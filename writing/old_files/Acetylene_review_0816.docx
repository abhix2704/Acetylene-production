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2F257" w14:textId="10AF908B" w:rsidR="00C34BFC" w:rsidRPr="00711E28" w:rsidRDefault="00E31F10" w:rsidP="00AF42D0">
      <w:pPr>
        <w:spacing w:before="120" w:line="360" w:lineRule="auto"/>
        <w:jc w:val="both"/>
        <w:rPr>
          <w:rFonts w:ascii="Arial" w:hAnsi="Arial" w:cs="Arial"/>
          <w:b/>
          <w:sz w:val="22"/>
          <w:szCs w:val="28"/>
        </w:rPr>
      </w:pPr>
      <w:r>
        <w:rPr>
          <w:rFonts w:ascii="Arial" w:hAnsi="Arial" w:cs="Arial"/>
          <w:b/>
          <w:sz w:val="22"/>
          <w:szCs w:val="28"/>
        </w:rPr>
        <w:t xml:space="preserve">The </w:t>
      </w:r>
      <w:commentRangeStart w:id="0"/>
      <w:commentRangeStart w:id="1"/>
      <w:r w:rsidR="00E47698" w:rsidRPr="004241C5">
        <w:rPr>
          <w:rFonts w:ascii="Arial" w:hAnsi="Arial" w:cs="Arial"/>
          <w:b/>
          <w:sz w:val="22"/>
          <w:szCs w:val="28"/>
        </w:rPr>
        <w:t xml:space="preserve">Landscape </w:t>
      </w:r>
      <w:r>
        <w:rPr>
          <w:rFonts w:ascii="Arial" w:hAnsi="Arial" w:cs="Arial"/>
          <w:b/>
          <w:sz w:val="22"/>
          <w:szCs w:val="28"/>
        </w:rPr>
        <w:t>for</w:t>
      </w:r>
      <w:r w:rsidR="00E47698" w:rsidRPr="004241C5">
        <w:rPr>
          <w:rFonts w:ascii="Arial" w:hAnsi="Arial" w:cs="Arial"/>
          <w:b/>
          <w:sz w:val="22"/>
          <w:szCs w:val="28"/>
        </w:rPr>
        <w:t xml:space="preserve"> </w:t>
      </w:r>
      <w:del w:id="2" w:author="Zhang  Zihao" w:date="2024-08-16T10:21:00Z" w16du:dateUtc="2024-08-16T08:21:00Z">
        <w:r w:rsidR="0008405F" w:rsidDel="00446384">
          <w:rPr>
            <w:rFonts w:ascii="Arial" w:hAnsi="Arial" w:cs="Arial"/>
            <w:b/>
            <w:sz w:val="22"/>
            <w:szCs w:val="28"/>
          </w:rPr>
          <w:delText xml:space="preserve">Future </w:delText>
        </w:r>
      </w:del>
      <w:r w:rsidR="00E47698" w:rsidRPr="004241C5">
        <w:rPr>
          <w:rFonts w:ascii="Arial" w:hAnsi="Arial" w:cs="Arial"/>
          <w:b/>
          <w:sz w:val="22"/>
          <w:szCs w:val="28"/>
        </w:rPr>
        <w:t xml:space="preserve">Acetylene </w:t>
      </w:r>
      <w:r w:rsidR="00182C91">
        <w:rPr>
          <w:rFonts w:ascii="Arial" w:eastAsiaTheme="minorEastAsia" w:hAnsi="Arial" w:cs="Arial" w:hint="eastAsia"/>
          <w:b/>
          <w:sz w:val="22"/>
          <w:szCs w:val="28"/>
          <w:lang w:eastAsia="zh-CN"/>
        </w:rPr>
        <w:t>Production</w:t>
      </w:r>
      <w:commentRangeEnd w:id="0"/>
      <w:r>
        <w:rPr>
          <w:rStyle w:val="CommentReference"/>
        </w:rPr>
        <w:commentReference w:id="0"/>
      </w:r>
      <w:commentRangeEnd w:id="1"/>
      <w:r w:rsidR="00E948D0">
        <w:rPr>
          <w:rStyle w:val="CommentReference"/>
        </w:rPr>
        <w:commentReference w:id="1"/>
      </w:r>
    </w:p>
    <w:p w14:paraId="5C2A4B48" w14:textId="2395F20E" w:rsidR="00E47698" w:rsidRPr="00711E28" w:rsidRDefault="00E47698" w:rsidP="00AF42D0">
      <w:pPr>
        <w:spacing w:before="120" w:line="360" w:lineRule="auto"/>
        <w:jc w:val="both"/>
        <w:rPr>
          <w:rFonts w:ascii="Arial" w:hAnsi="Arial" w:cs="Arial"/>
          <w:bCs/>
          <w:iCs/>
          <w:color w:val="000000" w:themeColor="text1"/>
          <w:sz w:val="22"/>
        </w:rPr>
      </w:pPr>
      <w:r w:rsidRPr="00711E28">
        <w:rPr>
          <w:rFonts w:ascii="Arial" w:eastAsiaTheme="minorEastAsia" w:hAnsi="Arial" w:cs="Arial"/>
          <w:bCs/>
          <w:iCs/>
          <w:color w:val="000000" w:themeColor="text1"/>
          <w:sz w:val="22"/>
          <w:lang w:eastAsia="zh-CN"/>
        </w:rPr>
        <w:t>Zihao Zhang</w:t>
      </w:r>
      <w:r w:rsidRPr="00711E28">
        <w:rPr>
          <w:rFonts w:ascii="Arial" w:hAnsi="Arial" w:cs="Arial"/>
          <w:bCs/>
          <w:iCs/>
          <w:color w:val="000000" w:themeColor="text1"/>
          <w:sz w:val="22"/>
        </w:rPr>
        <w:t>, Abhinandan Nabera, Gonzalo Guillén-</w:t>
      </w:r>
      <w:proofErr w:type="spellStart"/>
      <w:r w:rsidRPr="00711E28">
        <w:rPr>
          <w:rFonts w:ascii="Arial" w:hAnsi="Arial" w:cs="Arial"/>
          <w:bCs/>
          <w:iCs/>
          <w:color w:val="000000" w:themeColor="text1"/>
          <w:sz w:val="22"/>
        </w:rPr>
        <w:t>Gosálbez</w:t>
      </w:r>
      <w:proofErr w:type="spellEnd"/>
      <w:r w:rsidRPr="00711E28">
        <w:rPr>
          <w:rFonts w:ascii="Arial" w:hAnsi="Arial" w:cs="Arial"/>
          <w:bCs/>
          <w:iCs/>
          <w:color w:val="000000" w:themeColor="text1"/>
          <w:sz w:val="22"/>
        </w:rPr>
        <w:t>, Javier Pérez-Ramírez*</w:t>
      </w:r>
    </w:p>
    <w:p w14:paraId="7E36E571" w14:textId="2AEB1FE6" w:rsidR="004D4194" w:rsidRPr="00CF7E03" w:rsidRDefault="00465778" w:rsidP="00AF42D0">
      <w:pPr>
        <w:spacing w:before="120" w:line="360" w:lineRule="auto"/>
        <w:jc w:val="both"/>
        <w:rPr>
          <w:rFonts w:ascii="Arial" w:eastAsiaTheme="minorEastAsia" w:hAnsi="Arial" w:cs="Arial"/>
          <w:bCs/>
          <w:sz w:val="22"/>
          <w:lang w:eastAsia="zh-CN"/>
        </w:rPr>
      </w:pPr>
      <w:r w:rsidRPr="00CF7E03">
        <w:rPr>
          <w:rFonts w:ascii="Arial" w:hAnsi="Arial" w:cs="Arial"/>
          <w:bCs/>
          <w:sz w:val="22"/>
        </w:rPr>
        <w:t>Institute for Chemical and Bioengineering, Department of Chemistry and Applied Biosciences, ETH Zurich, Vladimir-Prelog-Weg 1, 8093 Zurich, Switzerland</w:t>
      </w:r>
      <w:r w:rsidR="00DE34F1" w:rsidRPr="00CF7E03">
        <w:rPr>
          <w:rFonts w:ascii="Arial" w:hAnsi="Arial" w:cs="Arial"/>
          <w:bCs/>
          <w:sz w:val="22"/>
        </w:rPr>
        <w:t>.</w:t>
      </w:r>
    </w:p>
    <w:p w14:paraId="18AEE9B9" w14:textId="18F35318" w:rsidR="002D3C68" w:rsidRPr="00CF7E03" w:rsidRDefault="00465778" w:rsidP="00711E28">
      <w:pPr>
        <w:spacing w:before="120" w:line="360" w:lineRule="auto"/>
        <w:jc w:val="both"/>
        <w:rPr>
          <w:rFonts w:ascii="Arial" w:eastAsiaTheme="minorEastAsia" w:hAnsi="Arial" w:cs="Arial"/>
          <w:b/>
          <w:bCs/>
          <w:lang w:eastAsia="zh-CN"/>
        </w:rPr>
      </w:pPr>
      <w:r w:rsidRPr="00CF7E03">
        <w:rPr>
          <w:rFonts w:ascii="Arial" w:hAnsi="Arial" w:cs="Arial"/>
          <w:bCs/>
          <w:sz w:val="22"/>
        </w:rPr>
        <w:t>*</w:t>
      </w:r>
      <w:r w:rsidR="00050182">
        <w:rPr>
          <w:rFonts w:ascii="Arial" w:hAnsi="Arial" w:cs="Arial"/>
          <w:bCs/>
          <w:sz w:val="22"/>
        </w:rPr>
        <w:t> </w:t>
      </w:r>
      <w:r w:rsidRPr="00CF7E03">
        <w:rPr>
          <w:rFonts w:ascii="Arial" w:hAnsi="Arial" w:cs="Arial"/>
          <w:bCs/>
          <w:sz w:val="22"/>
        </w:rPr>
        <w:t xml:space="preserve">Corresponding author. </w:t>
      </w:r>
      <w:r w:rsidRPr="00711E28">
        <w:rPr>
          <w:rFonts w:ascii="Arial" w:hAnsi="Arial" w:cs="Arial"/>
          <w:bCs/>
          <w:color w:val="000000" w:themeColor="text1"/>
          <w:sz w:val="22"/>
        </w:rPr>
        <w:t xml:space="preserve">E-mail: </w:t>
      </w:r>
      <w:hyperlink r:id="rId12" w:history="1">
        <w:r w:rsidRPr="00711E28">
          <w:rPr>
            <w:rFonts w:ascii="Arial" w:hAnsi="Arial" w:cs="Arial"/>
            <w:color w:val="0000FF"/>
            <w:sz w:val="22"/>
            <w:u w:val="single"/>
          </w:rPr>
          <w:t>jpr@chem.ethz.ch</w:t>
        </w:r>
      </w:hyperlink>
      <w:r w:rsidR="002D3C68" w:rsidRPr="00CF7E03">
        <w:rPr>
          <w:rFonts w:ascii="Arial" w:eastAsiaTheme="minorEastAsia" w:hAnsi="Arial" w:cs="Arial"/>
          <w:b/>
          <w:bCs/>
          <w:lang w:eastAsia="zh-CN"/>
        </w:rPr>
        <w:br w:type="page"/>
      </w:r>
    </w:p>
    <w:p w14:paraId="109777C0" w14:textId="264CF824" w:rsidR="002271BC" w:rsidRPr="00E96071" w:rsidRDefault="002271BC" w:rsidP="00711E28">
      <w:pPr>
        <w:spacing w:line="360" w:lineRule="auto"/>
        <w:jc w:val="both"/>
        <w:rPr>
          <w:rFonts w:ascii="Arial" w:eastAsiaTheme="minorEastAsia" w:hAnsi="Arial" w:cs="Arial"/>
          <w:b/>
          <w:bCs/>
          <w:sz w:val="22"/>
          <w:szCs w:val="22"/>
          <w:lang w:eastAsia="zh-CN"/>
        </w:rPr>
      </w:pPr>
      <w:r w:rsidRPr="00E96071">
        <w:rPr>
          <w:rFonts w:ascii="Arial" w:hAnsi="Arial" w:cs="Arial"/>
          <w:b/>
          <w:bCs/>
          <w:sz w:val="22"/>
          <w:szCs w:val="22"/>
        </w:rPr>
        <w:lastRenderedPageBreak/>
        <w:t>Abstract</w:t>
      </w:r>
    </w:p>
    <w:p w14:paraId="2C822C47" w14:textId="0591F54A" w:rsidR="009F3A38" w:rsidRDefault="00484151" w:rsidP="004241C5">
      <w:pPr>
        <w:spacing w:after="240" w:line="360" w:lineRule="auto"/>
        <w:jc w:val="both"/>
        <w:rPr>
          <w:ins w:id="3" w:author="Pérez-Ramirez  Javier" w:date="2024-07-29T09:56:00Z"/>
          <w:rFonts w:ascii="Arial" w:eastAsiaTheme="minorEastAsia" w:hAnsi="Arial" w:cs="Arial"/>
          <w:sz w:val="22"/>
          <w:szCs w:val="22"/>
          <w:lang w:eastAsia="zh-CN"/>
        </w:rPr>
      </w:pPr>
      <w:r w:rsidRPr="00CF7E03">
        <w:rPr>
          <w:rFonts w:ascii="Arial" w:eastAsiaTheme="minorEastAsia" w:hAnsi="Arial" w:cs="Arial"/>
          <w:sz w:val="22"/>
          <w:szCs w:val="22"/>
          <w:lang w:eastAsia="zh-CN"/>
        </w:rPr>
        <w:t>Acetylene</w:t>
      </w:r>
      <w:r w:rsidR="00C41120" w:rsidRPr="00CF7E03">
        <w:rPr>
          <w:rFonts w:ascii="Arial" w:eastAsiaTheme="minorEastAsia" w:hAnsi="Arial" w:cs="Arial"/>
          <w:sz w:val="22"/>
          <w:szCs w:val="22"/>
          <w:lang w:eastAsia="zh-CN"/>
        </w:rPr>
        <w:t xml:space="preserve"> (C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produced from coal or natural gas</w:t>
      </w:r>
      <w:r w:rsidRPr="00CF7E03">
        <w:rPr>
          <w:rFonts w:ascii="Arial" w:eastAsiaTheme="minorEastAsia" w:hAnsi="Arial" w:cs="Arial"/>
          <w:sz w:val="22"/>
          <w:szCs w:val="22"/>
          <w:lang w:eastAsia="zh-CN"/>
        </w:rPr>
        <w:t xml:space="preserve">, </w:t>
      </w:r>
      <w:r w:rsidR="00B54B21" w:rsidRPr="00CF7E03">
        <w:rPr>
          <w:rFonts w:ascii="Arial" w:eastAsiaTheme="minorEastAsia" w:hAnsi="Arial" w:cs="Arial"/>
          <w:sz w:val="22"/>
          <w:szCs w:val="22"/>
          <w:lang w:eastAsia="zh-CN"/>
        </w:rPr>
        <w:t>was</w:t>
      </w:r>
      <w:r w:rsidRPr="00CF7E03">
        <w:rPr>
          <w:rFonts w:ascii="Arial" w:eastAsiaTheme="minorEastAsia" w:hAnsi="Arial" w:cs="Arial"/>
          <w:sz w:val="22"/>
          <w:szCs w:val="22"/>
          <w:lang w:eastAsia="zh-CN"/>
        </w:rPr>
        <w:t xml:space="preserve"> a cornerstone of the </w:t>
      </w:r>
      <w:del w:id="4" w:author="Zhang  Zihao" w:date="2024-08-13T10:29:00Z">
        <w:r w:rsidRPr="00CF7E03" w:rsidDel="001B4427">
          <w:rPr>
            <w:rFonts w:ascii="Arial" w:eastAsiaTheme="minorEastAsia" w:hAnsi="Arial" w:cs="Arial"/>
            <w:sz w:val="22"/>
            <w:szCs w:val="22"/>
            <w:lang w:eastAsia="zh-CN"/>
          </w:rPr>
          <w:delText xml:space="preserve">organic </w:delText>
        </w:r>
      </w:del>
      <w:r w:rsidRPr="00CF7E03">
        <w:rPr>
          <w:rFonts w:ascii="Arial" w:eastAsiaTheme="minorEastAsia" w:hAnsi="Arial" w:cs="Arial"/>
          <w:sz w:val="22"/>
          <w:szCs w:val="22"/>
          <w:lang w:eastAsia="zh-CN"/>
        </w:rPr>
        <w:t>chemical industry until the 1960s</w:t>
      </w:r>
      <w:r w:rsidR="00D04776" w:rsidRPr="00534E86">
        <w:rPr>
          <w:rFonts w:ascii="Arial" w:eastAsiaTheme="minorEastAsia" w:hAnsi="Arial" w:cs="Arial"/>
          <w:sz w:val="22"/>
          <w:szCs w:val="22"/>
          <w:lang w:eastAsia="zh-CN"/>
        </w:rPr>
        <w:t>–</w:t>
      </w:r>
      <w:r w:rsidR="00D04776">
        <w:rPr>
          <w:rFonts w:ascii="Arial" w:eastAsiaTheme="minorEastAsia" w:hAnsi="Arial" w:cs="Arial" w:hint="eastAsia"/>
          <w:sz w:val="22"/>
          <w:szCs w:val="22"/>
          <w:lang w:eastAsia="zh-CN"/>
        </w:rPr>
        <w:t>1970s</w:t>
      </w:r>
      <w:r w:rsidR="001F46A3">
        <w:rPr>
          <w:rFonts w:ascii="Arial" w:eastAsiaTheme="minorEastAsia" w:hAnsi="Arial" w:cs="Arial" w:hint="eastAsia"/>
          <w:sz w:val="22"/>
          <w:szCs w:val="22"/>
          <w:lang w:eastAsia="zh-CN"/>
        </w:rPr>
        <w:t xml:space="preserve"> due to </w:t>
      </w:r>
      <w:r w:rsidR="001F46A3" w:rsidRPr="00CF7E03">
        <w:rPr>
          <w:rFonts w:ascii="Arial" w:eastAsiaTheme="minorEastAsia" w:hAnsi="Arial" w:cs="Arial"/>
          <w:sz w:val="22"/>
          <w:szCs w:val="22"/>
          <w:lang w:eastAsia="zh-CN"/>
        </w:rPr>
        <w:t xml:space="preserve">its rich chemistry </w:t>
      </w:r>
      <w:r w:rsidR="001F46A3">
        <w:rPr>
          <w:rFonts w:ascii="Arial" w:eastAsiaTheme="minorEastAsia" w:hAnsi="Arial" w:cs="Arial" w:hint="eastAsia"/>
          <w:sz w:val="22"/>
          <w:szCs w:val="22"/>
          <w:lang w:eastAsia="zh-CN"/>
        </w:rPr>
        <w:t>afforded by</w:t>
      </w:r>
      <w:r w:rsidR="001F46A3" w:rsidRPr="00CF7E03">
        <w:rPr>
          <w:rFonts w:ascii="Arial" w:eastAsiaTheme="minorEastAsia" w:hAnsi="Arial" w:cs="Arial"/>
          <w:sz w:val="22"/>
          <w:szCs w:val="22"/>
          <w:lang w:eastAsia="zh-CN"/>
        </w:rPr>
        <w:t xml:space="preserve"> the triple bond</w:t>
      </w:r>
      <w:r w:rsidRPr="00CF7E03">
        <w:rPr>
          <w:rFonts w:ascii="Arial" w:eastAsiaTheme="minorEastAsia" w:hAnsi="Arial" w:cs="Arial"/>
          <w:sz w:val="22"/>
          <w:szCs w:val="22"/>
          <w:lang w:eastAsia="zh-CN"/>
        </w:rPr>
        <w:t xml:space="preserve">. </w:t>
      </w:r>
      <w:r w:rsidR="00C349A7" w:rsidRPr="0025511F">
        <w:rPr>
          <w:rFonts w:ascii="Arial" w:eastAsiaTheme="minorEastAsia" w:hAnsi="Arial" w:cs="Arial"/>
          <w:sz w:val="22"/>
          <w:szCs w:val="22"/>
          <w:lang w:eastAsia="zh-CN"/>
        </w:rPr>
        <w:t xml:space="preserve">However, </w:t>
      </w:r>
      <w:r w:rsidR="00C349A7" w:rsidRPr="00CF7E03">
        <w:rPr>
          <w:rFonts w:ascii="Arial" w:eastAsiaTheme="minorEastAsia" w:hAnsi="Arial" w:cs="Arial"/>
          <w:sz w:val="22"/>
          <w:szCs w:val="22"/>
          <w:lang w:eastAsia="zh-CN"/>
        </w:rPr>
        <w:t>t</w:t>
      </w:r>
      <w:r w:rsidR="00FE27A3" w:rsidRPr="00CF7E03">
        <w:rPr>
          <w:rFonts w:ascii="Arial" w:eastAsiaTheme="minorEastAsia" w:hAnsi="Arial" w:cs="Arial"/>
          <w:sz w:val="22"/>
          <w:szCs w:val="22"/>
          <w:lang w:eastAsia="zh-CN"/>
        </w:rPr>
        <w:t xml:space="preserve">he </w:t>
      </w:r>
      <w:r w:rsidR="008E4118" w:rsidRPr="00CF7E03">
        <w:rPr>
          <w:rFonts w:ascii="Arial" w:eastAsiaTheme="minorEastAsia" w:hAnsi="Arial" w:cs="Arial"/>
          <w:sz w:val="22"/>
          <w:szCs w:val="22"/>
          <w:lang w:eastAsia="zh-CN"/>
        </w:rPr>
        <w:t xml:space="preserve">global availability of inexpensive petroleum </w:t>
      </w:r>
      <w:r w:rsidR="00FA045C">
        <w:rPr>
          <w:rFonts w:ascii="Arial" w:eastAsiaTheme="minorEastAsia" w:hAnsi="Arial" w:cs="Arial" w:hint="eastAsia"/>
          <w:sz w:val="22"/>
          <w:szCs w:val="22"/>
          <w:lang w:eastAsia="zh-CN"/>
        </w:rPr>
        <w:t>in</w:t>
      </w:r>
      <w:r w:rsidR="00ED04E1" w:rsidRPr="00CF7E03">
        <w:rPr>
          <w:rFonts w:ascii="Arial" w:eastAsiaTheme="minorEastAsia" w:hAnsi="Arial" w:cs="Arial"/>
          <w:sz w:val="22"/>
          <w:szCs w:val="22"/>
          <w:lang w:eastAsia="zh-CN"/>
        </w:rPr>
        <w:t xml:space="preserve"> the 1950s </w:t>
      </w:r>
      <w:r w:rsidR="00C021DC" w:rsidRPr="00CF7E03">
        <w:rPr>
          <w:rFonts w:ascii="Arial" w:eastAsiaTheme="minorEastAsia" w:hAnsi="Arial" w:cs="Arial"/>
          <w:sz w:val="22"/>
          <w:szCs w:val="22"/>
          <w:lang w:eastAsia="zh-CN"/>
        </w:rPr>
        <w:t>accelerate</w:t>
      </w:r>
      <w:r w:rsidR="00B54B21" w:rsidRPr="00CF7E03">
        <w:rPr>
          <w:rFonts w:ascii="Arial" w:eastAsiaTheme="minorEastAsia" w:hAnsi="Arial" w:cs="Arial"/>
          <w:sz w:val="22"/>
          <w:szCs w:val="22"/>
          <w:lang w:eastAsia="zh-CN"/>
        </w:rPr>
        <w:t xml:space="preserve">d </w:t>
      </w:r>
      <w:r w:rsidR="00466C3D">
        <w:rPr>
          <w:rFonts w:ascii="Arial" w:eastAsiaTheme="minorEastAsia" w:hAnsi="Arial" w:cs="Arial" w:hint="eastAsia"/>
          <w:sz w:val="22"/>
          <w:szCs w:val="22"/>
          <w:lang w:eastAsia="zh-CN"/>
        </w:rPr>
        <w:t xml:space="preserve">the production of </w:t>
      </w:r>
      <w:r w:rsidR="007160DD">
        <w:rPr>
          <w:rFonts w:ascii="Arial" w:eastAsiaTheme="minorEastAsia" w:hAnsi="Arial" w:cs="Arial" w:hint="eastAsia"/>
          <w:sz w:val="22"/>
          <w:szCs w:val="22"/>
          <w:lang w:eastAsia="zh-CN"/>
        </w:rPr>
        <w:t>olefins</w:t>
      </w:r>
      <w:r w:rsidRPr="00CF7E03">
        <w:rPr>
          <w:rFonts w:ascii="Arial" w:eastAsiaTheme="minorEastAsia" w:hAnsi="Arial" w:cs="Arial"/>
          <w:sz w:val="22"/>
          <w:szCs w:val="22"/>
          <w:lang w:eastAsia="zh-CN"/>
        </w:rPr>
        <w:t xml:space="preserve"> </w:t>
      </w:r>
      <w:r w:rsidR="00C41120" w:rsidRPr="00CF7E03">
        <w:rPr>
          <w:rFonts w:ascii="Arial" w:eastAsiaTheme="minorEastAsia" w:hAnsi="Arial" w:cs="Arial"/>
          <w:sz w:val="22"/>
          <w:szCs w:val="22"/>
          <w:lang w:eastAsia="zh-CN"/>
        </w:rPr>
        <w:t>(</w:t>
      </w:r>
      <w:r w:rsidR="007D7331" w:rsidRPr="007D7331">
        <w:rPr>
          <w:rFonts w:ascii="Arial" w:eastAsiaTheme="minorEastAsia" w:hAnsi="Arial" w:cs="Arial" w:hint="eastAsia"/>
          <w:i/>
          <w:iCs/>
          <w:sz w:val="22"/>
          <w:szCs w:val="22"/>
          <w:lang w:eastAsia="zh-CN"/>
        </w:rPr>
        <w:t>e.g.</w:t>
      </w:r>
      <w:r w:rsidR="007D7331">
        <w:rPr>
          <w:rFonts w:ascii="Arial" w:eastAsiaTheme="minorEastAsia" w:hAnsi="Arial" w:cs="Arial" w:hint="eastAsia"/>
          <w:sz w:val="22"/>
          <w:szCs w:val="22"/>
          <w:lang w:eastAsia="zh-CN"/>
        </w:rPr>
        <w:t xml:space="preserve">,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w:t>
      </w:r>
      <w:r w:rsidR="00FE27A3" w:rsidRPr="00CF7E03">
        <w:rPr>
          <w:rFonts w:ascii="Arial" w:eastAsiaTheme="minorEastAsia" w:hAnsi="Arial" w:cs="Arial"/>
          <w:sz w:val="22"/>
          <w:szCs w:val="22"/>
          <w:lang w:eastAsia="zh-CN"/>
        </w:rPr>
        <w:t>,</w:t>
      </w:r>
      <w:r w:rsidR="00896BBA" w:rsidRPr="00CF7E03">
        <w:rPr>
          <w:rFonts w:ascii="Arial" w:eastAsiaTheme="minorEastAsia" w:hAnsi="Arial" w:cs="Arial"/>
          <w:sz w:val="22"/>
          <w:szCs w:val="22"/>
          <w:lang w:eastAsia="zh-CN"/>
        </w:rPr>
        <w:t xml:space="preserve"> </w:t>
      </w:r>
      <w:r w:rsidR="00B271BA" w:rsidRPr="00CF7E03">
        <w:rPr>
          <w:rFonts w:ascii="Arial" w:eastAsiaTheme="minorEastAsia" w:hAnsi="Arial" w:cs="Arial"/>
          <w:sz w:val="22"/>
          <w:szCs w:val="22"/>
          <w:lang w:eastAsia="zh-CN"/>
        </w:rPr>
        <w:t>diminish</w:t>
      </w:r>
      <w:r w:rsidR="00484796" w:rsidRPr="00CF7E03">
        <w:rPr>
          <w:rFonts w:ascii="Arial" w:eastAsiaTheme="minorEastAsia" w:hAnsi="Arial" w:cs="Arial"/>
          <w:sz w:val="22"/>
          <w:szCs w:val="22"/>
          <w:lang w:eastAsia="zh-CN"/>
        </w:rPr>
        <w:t>ing</w:t>
      </w:r>
      <w:r w:rsidR="00B271BA" w:rsidRPr="00CF7E03">
        <w:rPr>
          <w:rFonts w:ascii="Arial" w:eastAsiaTheme="minorEastAsia" w:hAnsi="Arial" w:cs="Arial"/>
          <w:sz w:val="22"/>
          <w:szCs w:val="22"/>
          <w:lang w:eastAsia="zh-CN"/>
        </w:rPr>
        <w:t xml:space="preserve"> C</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H</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 xml:space="preserve">’s market prominence </w:t>
      </w:r>
      <w:r w:rsidR="00F52CFA" w:rsidRPr="00CF7E03">
        <w:rPr>
          <w:rFonts w:ascii="Arial" w:eastAsiaTheme="minorEastAsia" w:hAnsi="Arial" w:cs="Arial"/>
          <w:sz w:val="22"/>
          <w:szCs w:val="22"/>
          <w:lang w:eastAsia="zh-CN"/>
        </w:rPr>
        <w:t>due to</w:t>
      </w:r>
      <w:r w:rsidR="00B54B21" w:rsidRPr="00CF7E03">
        <w:rPr>
          <w:rFonts w:ascii="Arial" w:eastAsiaTheme="minorEastAsia" w:hAnsi="Arial" w:cs="Arial"/>
          <w:sz w:val="22"/>
          <w:szCs w:val="22"/>
          <w:lang w:eastAsia="zh-CN"/>
        </w:rPr>
        <w:t xml:space="preserve"> </w:t>
      </w:r>
      <w:r w:rsidR="001301D4" w:rsidRPr="00CF7E03">
        <w:rPr>
          <w:rFonts w:ascii="Arial" w:eastAsiaTheme="minorEastAsia" w:hAnsi="Arial" w:cs="Arial"/>
          <w:sz w:val="22"/>
          <w:szCs w:val="22"/>
          <w:lang w:eastAsia="zh-CN"/>
        </w:rPr>
        <w:t xml:space="preserve">their </w:t>
      </w:r>
      <w:r w:rsidR="00B54B21" w:rsidRPr="00CF7E03">
        <w:rPr>
          <w:rFonts w:ascii="Arial" w:eastAsiaTheme="minorEastAsia" w:hAnsi="Arial" w:cs="Arial"/>
          <w:sz w:val="22"/>
          <w:szCs w:val="22"/>
          <w:lang w:eastAsia="zh-CN"/>
        </w:rPr>
        <w:t xml:space="preserve">similar </w:t>
      </w:r>
      <w:r w:rsidR="00C534AA" w:rsidRPr="00CF7E03">
        <w:rPr>
          <w:rFonts w:ascii="Arial" w:eastAsiaTheme="minorEastAsia" w:hAnsi="Arial" w:cs="Arial"/>
          <w:sz w:val="22"/>
          <w:szCs w:val="22"/>
          <w:lang w:eastAsia="zh-CN"/>
        </w:rPr>
        <w:t xml:space="preserve">range of </w:t>
      </w:r>
      <w:r w:rsidR="00B54B21" w:rsidRPr="00CF7E03">
        <w:rPr>
          <w:rFonts w:ascii="Arial" w:eastAsiaTheme="minorEastAsia" w:hAnsi="Arial" w:cs="Arial"/>
          <w:sz w:val="22"/>
          <w:szCs w:val="22"/>
          <w:lang w:eastAsia="zh-CN"/>
        </w:rPr>
        <w:t>downstream chemical</w:t>
      </w:r>
      <w:r w:rsidR="00C534AA"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w:t>
      </w:r>
      <w:ins w:id="5" w:author="Zhang  Zihao" w:date="2024-08-13T10:35:00Z">
        <w:r w:rsidR="00633070">
          <w:rPr>
            <w:rFonts w:ascii="Arial" w:eastAsiaTheme="minorEastAsia" w:hAnsi="Arial" w:cs="Arial" w:hint="eastAsia"/>
            <w:sz w:val="22"/>
            <w:szCs w:val="22"/>
            <w:lang w:eastAsia="zh-CN"/>
          </w:rPr>
          <w:t>Despite this</w:t>
        </w:r>
      </w:ins>
      <w:ins w:id="6" w:author="Zhang  Zihao" w:date="2024-08-13T22:57:00Z">
        <w:r w:rsidR="003E446D">
          <w:rPr>
            <w:rFonts w:ascii="Arial" w:eastAsiaTheme="minorEastAsia" w:hAnsi="Arial" w:cs="Arial" w:hint="eastAsia"/>
            <w:sz w:val="22"/>
            <w:szCs w:val="22"/>
            <w:lang w:eastAsia="zh-CN"/>
          </w:rPr>
          <w:t xml:space="preserve"> shift</w:t>
        </w:r>
      </w:ins>
      <w:ins w:id="7" w:author="Zhang  Zihao" w:date="2024-08-13T10:35:00Z">
        <w:r w:rsidR="00633070">
          <w:rPr>
            <w:rFonts w:ascii="Arial" w:eastAsiaTheme="minorEastAsia" w:hAnsi="Arial" w:cs="Arial" w:hint="eastAsia"/>
            <w:sz w:val="22"/>
            <w:szCs w:val="22"/>
            <w:lang w:eastAsia="zh-CN"/>
          </w:rPr>
          <w:t xml:space="preserve">, </w:t>
        </w:r>
      </w:ins>
      <w:ins w:id="8" w:author="Zhang  Zihao" w:date="2024-08-13T10:36:00Z">
        <w:r w:rsidR="00234D61" w:rsidRPr="00CF7E03">
          <w:rPr>
            <w:rFonts w:ascii="Arial" w:eastAsiaTheme="minorEastAsia" w:hAnsi="Arial" w:cs="Arial"/>
            <w:sz w:val="22"/>
            <w:szCs w:val="22"/>
            <w:lang w:eastAsia="zh-CN"/>
          </w:rPr>
          <w:t>C</w:t>
        </w:r>
        <w:r w:rsidR="00234D61" w:rsidRPr="00CF7E03">
          <w:rPr>
            <w:rFonts w:ascii="Arial" w:eastAsiaTheme="minorEastAsia" w:hAnsi="Arial" w:cs="Arial"/>
            <w:sz w:val="22"/>
            <w:szCs w:val="22"/>
            <w:vertAlign w:val="subscript"/>
            <w:lang w:eastAsia="zh-CN"/>
          </w:rPr>
          <w:t>2</w:t>
        </w:r>
        <w:r w:rsidR="00234D61" w:rsidRPr="00CF7E03">
          <w:rPr>
            <w:rFonts w:ascii="Arial" w:eastAsiaTheme="minorEastAsia" w:hAnsi="Arial" w:cs="Arial"/>
            <w:sz w:val="22"/>
            <w:szCs w:val="22"/>
            <w:lang w:eastAsia="zh-CN"/>
          </w:rPr>
          <w:t>H</w:t>
        </w:r>
        <w:r w:rsidR="00234D61" w:rsidRPr="00CF7E03">
          <w:rPr>
            <w:rFonts w:ascii="Arial" w:eastAsiaTheme="minorEastAsia" w:hAnsi="Arial" w:cs="Arial"/>
            <w:sz w:val="22"/>
            <w:szCs w:val="22"/>
            <w:vertAlign w:val="subscript"/>
            <w:lang w:eastAsia="zh-CN"/>
          </w:rPr>
          <w:t>2</w:t>
        </w:r>
        <w:r w:rsidR="00234D61">
          <w:rPr>
            <w:rFonts w:ascii="Arial" w:eastAsiaTheme="minorEastAsia" w:hAnsi="Arial" w:cs="Arial" w:hint="eastAsia"/>
            <w:sz w:val="22"/>
            <w:szCs w:val="22"/>
            <w:lang w:eastAsia="zh-CN"/>
          </w:rPr>
          <w:t xml:space="preserve"> </w:t>
        </w:r>
      </w:ins>
      <w:ins w:id="9" w:author="Zhang  Zihao" w:date="2024-08-13T22:57:00Z">
        <w:r w:rsidR="003E446D">
          <w:rPr>
            <w:rFonts w:ascii="Arial" w:eastAsiaTheme="minorEastAsia" w:hAnsi="Arial" w:cs="Arial" w:hint="eastAsia"/>
            <w:sz w:val="22"/>
            <w:szCs w:val="22"/>
            <w:lang w:eastAsia="zh-CN"/>
          </w:rPr>
          <w:t>re</w:t>
        </w:r>
      </w:ins>
      <w:ins w:id="10" w:author="Zhang  Zihao" w:date="2024-08-13T22:58:00Z">
        <w:r w:rsidR="003E446D">
          <w:rPr>
            <w:rFonts w:ascii="Arial" w:eastAsiaTheme="minorEastAsia" w:hAnsi="Arial" w:cs="Arial" w:hint="eastAsia"/>
            <w:sz w:val="22"/>
            <w:szCs w:val="22"/>
            <w:lang w:eastAsia="zh-CN"/>
          </w:rPr>
          <w:t xml:space="preserve">mains crucial for </w:t>
        </w:r>
        <w:r w:rsidR="003E446D">
          <w:rPr>
            <w:rFonts w:ascii="Arial" w:eastAsiaTheme="minorEastAsia" w:hAnsi="Arial" w:cs="Arial"/>
            <w:sz w:val="22"/>
            <w:szCs w:val="22"/>
            <w:lang w:eastAsia="zh-CN"/>
          </w:rPr>
          <w:t>specific</w:t>
        </w:r>
      </w:ins>
      <w:ins w:id="11" w:author="Zhang  Zihao" w:date="2024-08-13T10:38:00Z">
        <w:r w:rsidR="00234D61" w:rsidRPr="00CF7E03">
          <w:rPr>
            <w:rFonts w:ascii="Arial" w:eastAsiaTheme="minorEastAsia" w:hAnsi="Arial" w:cs="Arial"/>
            <w:sz w:val="22"/>
            <w:szCs w:val="22"/>
            <w:lang w:eastAsia="zh-CN"/>
          </w:rPr>
          <w:t xml:space="preserve"> applications, </w:t>
        </w:r>
      </w:ins>
      <w:ins w:id="12" w:author="Zhang  Zihao" w:date="2024-08-13T22:59:00Z">
        <w:r w:rsidR="009E43CD">
          <w:rPr>
            <w:rFonts w:ascii="Arial" w:eastAsiaTheme="minorEastAsia" w:hAnsi="Arial" w:cs="Arial" w:hint="eastAsia"/>
            <w:sz w:val="22"/>
            <w:szCs w:val="22"/>
            <w:lang w:eastAsia="zh-CN"/>
          </w:rPr>
          <w:t xml:space="preserve">including </w:t>
        </w:r>
      </w:ins>
      <w:ins w:id="13" w:author="Zhang  Zihao" w:date="2024-08-13T10:38:00Z">
        <w:r w:rsidR="00234D61" w:rsidRPr="00CF7E03">
          <w:rPr>
            <w:rFonts w:ascii="Arial" w:eastAsiaTheme="minorEastAsia" w:hAnsi="Arial" w:cs="Arial"/>
            <w:sz w:val="22"/>
            <w:szCs w:val="22"/>
            <w:lang w:eastAsia="zh-CN"/>
          </w:rPr>
          <w:t>oxyacetylene welding, butanediol</w:t>
        </w:r>
        <w:del w:id="14" w:author="Nabera  Abhinandan" w:date="2024-08-15T18:58:00Z">
          <w:r w:rsidR="00234D61" w:rsidRPr="00CF7E03" w:rsidDel="00D36661">
            <w:rPr>
              <w:rFonts w:ascii="Arial" w:eastAsiaTheme="minorEastAsia" w:hAnsi="Arial" w:cs="Arial"/>
              <w:sz w:val="22"/>
              <w:szCs w:val="22"/>
              <w:lang w:eastAsia="zh-CN"/>
            </w:rPr>
            <w:delText>,</w:delText>
          </w:r>
        </w:del>
        <w:r w:rsidR="00234D61" w:rsidRPr="00CF7E03">
          <w:rPr>
            <w:rFonts w:ascii="Arial" w:eastAsiaTheme="minorEastAsia" w:hAnsi="Arial" w:cs="Arial"/>
            <w:sz w:val="22"/>
            <w:szCs w:val="22"/>
            <w:lang w:eastAsia="zh-CN"/>
          </w:rPr>
          <w:t xml:space="preserve"> and </w:t>
        </w:r>
        <w:r w:rsidR="00234D61" w:rsidRPr="00C75C9F">
          <w:rPr>
            <w:rFonts w:ascii="Arial" w:eastAsiaTheme="minorEastAsia" w:hAnsi="Arial" w:cs="Arial"/>
            <w:sz w:val="22"/>
            <w:szCs w:val="22"/>
            <w:lang w:eastAsia="zh-CN"/>
          </w:rPr>
          <w:t xml:space="preserve">acetylene black </w:t>
        </w:r>
      </w:ins>
      <w:ins w:id="15" w:author="Zhang  Zihao" w:date="2024-08-13T23:00:00Z">
        <w:r w:rsidR="009E43CD">
          <w:rPr>
            <w:rFonts w:ascii="Arial" w:eastAsiaTheme="minorEastAsia" w:hAnsi="Arial" w:cs="Arial"/>
            <w:sz w:val="22"/>
            <w:szCs w:val="22"/>
            <w:lang w:eastAsia="zh-CN"/>
          </w:rPr>
          <w:t>synthesis</w:t>
        </w:r>
      </w:ins>
      <w:ins w:id="16" w:author="Zhang  Zihao" w:date="2024-08-13T10:38:00Z">
        <w:r w:rsidR="00234D61">
          <w:rPr>
            <w:rFonts w:ascii="Arial" w:eastAsiaTheme="minorEastAsia" w:hAnsi="Arial" w:cs="Arial" w:hint="eastAsia"/>
            <w:sz w:val="22"/>
            <w:szCs w:val="22"/>
            <w:lang w:eastAsia="zh-CN"/>
          </w:rPr>
          <w:t xml:space="preserve">, as well as </w:t>
        </w:r>
      </w:ins>
      <w:ins w:id="17" w:author="Zhang  Zihao" w:date="2024-08-13T22:58:00Z">
        <w:r w:rsidR="003E446D">
          <w:rPr>
            <w:rFonts w:ascii="Arial" w:eastAsiaTheme="minorEastAsia" w:hAnsi="Arial" w:cs="Arial" w:hint="eastAsia"/>
            <w:sz w:val="22"/>
            <w:szCs w:val="22"/>
            <w:lang w:eastAsia="zh-CN"/>
          </w:rPr>
          <w:t>in</w:t>
        </w:r>
      </w:ins>
      <w:ins w:id="18" w:author="Zhang  Zihao" w:date="2024-08-13T10:38:00Z">
        <w:r w:rsidR="00234D61">
          <w:rPr>
            <w:rFonts w:ascii="Arial" w:eastAsiaTheme="minorEastAsia" w:hAnsi="Arial" w:cs="Arial" w:hint="eastAsia"/>
            <w:sz w:val="22"/>
            <w:szCs w:val="22"/>
            <w:lang w:eastAsia="zh-CN"/>
          </w:rPr>
          <w:t xml:space="preserve"> </w:t>
        </w:r>
      </w:ins>
      <w:ins w:id="19" w:author="Zhang  Zihao" w:date="2024-08-13T10:39:00Z">
        <w:r w:rsidR="000D1ACD" w:rsidRPr="00CF7E03">
          <w:rPr>
            <w:rFonts w:ascii="Arial" w:hAnsi="Arial" w:cs="Arial"/>
            <w:sz w:val="22"/>
            <w:szCs w:val="22"/>
          </w:rPr>
          <w:t>streamlined</w:t>
        </w:r>
        <w:r w:rsidR="000D1ACD">
          <w:rPr>
            <w:rFonts w:ascii="Arial" w:eastAsiaTheme="minorEastAsia" w:hAnsi="Arial" w:cs="Arial" w:hint="eastAsia"/>
            <w:sz w:val="22"/>
            <w:szCs w:val="22"/>
            <w:lang w:eastAsia="zh-CN"/>
          </w:rPr>
          <w:t xml:space="preserve"> </w:t>
        </w:r>
      </w:ins>
      <w:ins w:id="20" w:author="Zhang  Zihao" w:date="2024-08-13T10:38:00Z">
        <w:r w:rsidR="00234D61" w:rsidRPr="00CF7E03">
          <w:rPr>
            <w:rFonts w:ascii="Arial" w:eastAsiaTheme="minorEastAsia" w:hAnsi="Arial" w:cs="Arial"/>
            <w:sz w:val="22"/>
            <w:szCs w:val="22"/>
            <w:lang w:eastAsia="zh-CN"/>
          </w:rPr>
          <w:t xml:space="preserve">chemical </w:t>
        </w:r>
      </w:ins>
      <w:ins w:id="21" w:author="Zhang  Zihao" w:date="2024-08-13T22:58:00Z">
        <w:r w:rsidR="003E446D">
          <w:rPr>
            <w:rFonts w:ascii="Arial" w:eastAsiaTheme="minorEastAsia" w:hAnsi="Arial" w:cs="Arial" w:hint="eastAsia"/>
            <w:sz w:val="22"/>
            <w:szCs w:val="22"/>
            <w:lang w:eastAsia="zh-CN"/>
          </w:rPr>
          <w:t>processes like</w:t>
        </w:r>
      </w:ins>
      <w:ins w:id="22" w:author="Zhang  Zihao" w:date="2024-08-13T10:39:00Z">
        <w:r w:rsidR="000D1ACD">
          <w:rPr>
            <w:rFonts w:ascii="Arial" w:eastAsiaTheme="minorEastAsia" w:hAnsi="Arial" w:cs="Arial" w:hint="eastAsia"/>
            <w:sz w:val="22"/>
            <w:szCs w:val="22"/>
            <w:lang w:eastAsia="zh-CN"/>
          </w:rPr>
          <w:t xml:space="preserve"> </w:t>
        </w:r>
      </w:ins>
      <w:ins w:id="23" w:author="Zhang  Zihao" w:date="2024-08-13T10:40:00Z">
        <w:r w:rsidR="000D1ACD">
          <w:rPr>
            <w:rFonts w:ascii="Arial" w:eastAsiaTheme="minorEastAsia" w:hAnsi="Arial" w:cs="Arial" w:hint="eastAsia"/>
            <w:sz w:val="22"/>
            <w:szCs w:val="22"/>
            <w:lang w:eastAsia="zh-CN"/>
          </w:rPr>
          <w:t xml:space="preserve">vinyl </w:t>
        </w:r>
        <w:r w:rsidR="000D1ACD">
          <w:rPr>
            <w:rFonts w:ascii="Arial" w:eastAsiaTheme="minorEastAsia" w:hAnsi="Arial" w:cs="Arial"/>
            <w:sz w:val="22"/>
            <w:szCs w:val="22"/>
            <w:lang w:eastAsia="zh-CN"/>
          </w:rPr>
          <w:t>chloride</w:t>
        </w:r>
      </w:ins>
      <w:ins w:id="24" w:author="Zhang  Zihao" w:date="2024-08-13T22:58:00Z">
        <w:r w:rsidR="003E446D">
          <w:rPr>
            <w:rFonts w:ascii="Arial" w:eastAsiaTheme="minorEastAsia" w:hAnsi="Arial" w:cs="Arial" w:hint="eastAsia"/>
            <w:sz w:val="22"/>
            <w:szCs w:val="22"/>
            <w:lang w:eastAsia="zh-CN"/>
          </w:rPr>
          <w:t xml:space="preserve"> </w:t>
        </w:r>
      </w:ins>
      <w:ins w:id="25" w:author="Zhang  Zihao" w:date="2024-08-13T22:59:00Z">
        <w:r w:rsidR="003E446D">
          <w:rPr>
            <w:rFonts w:ascii="Arial" w:eastAsiaTheme="minorEastAsia" w:hAnsi="Arial" w:cs="Arial" w:hint="eastAsia"/>
            <w:sz w:val="22"/>
            <w:szCs w:val="22"/>
            <w:lang w:eastAsia="zh-CN"/>
          </w:rPr>
          <w:t>production</w:t>
        </w:r>
      </w:ins>
      <w:ins w:id="26" w:author="Zhang  Zihao" w:date="2024-08-13T10:35:00Z">
        <w:r w:rsidR="00633070">
          <w:rPr>
            <w:rFonts w:ascii="Arial" w:eastAsiaTheme="minorEastAsia" w:hAnsi="Arial" w:cs="Arial" w:hint="eastAsia"/>
            <w:sz w:val="22"/>
            <w:szCs w:val="22"/>
            <w:lang w:eastAsia="zh-CN"/>
          </w:rPr>
          <w:t xml:space="preserve">. </w:t>
        </w:r>
      </w:ins>
      <w:r w:rsidR="00EC7B9D" w:rsidRPr="00CF7E03">
        <w:rPr>
          <w:rFonts w:ascii="Arial" w:eastAsiaTheme="minorEastAsia" w:hAnsi="Arial" w:cs="Arial"/>
          <w:sz w:val="22"/>
          <w:szCs w:val="22"/>
          <w:lang w:eastAsia="zh-CN"/>
        </w:rPr>
        <w:t xml:space="preserve">Both </w:t>
      </w:r>
      <w:del w:id="27" w:author="Zhang  Zihao" w:date="2024-08-16T10:50:00Z" w16du:dateUtc="2024-08-16T08:50:00Z">
        <w:r w:rsidR="00EC7B9D" w:rsidRPr="00CF7E03" w:rsidDel="00A467E2">
          <w:rPr>
            <w:rFonts w:ascii="Arial" w:eastAsiaTheme="minorEastAsia" w:hAnsi="Arial" w:cs="Arial"/>
            <w:sz w:val="22"/>
            <w:szCs w:val="22"/>
            <w:lang w:eastAsia="zh-CN"/>
          </w:rPr>
          <w:delText>f</w:delText>
        </w:r>
        <w:r w:rsidR="001D5180" w:rsidRPr="00CF7E03" w:rsidDel="00A467E2">
          <w:rPr>
            <w:rFonts w:ascii="Arial" w:eastAsiaTheme="minorEastAsia" w:hAnsi="Arial" w:cs="Arial"/>
            <w:sz w:val="22"/>
            <w:szCs w:val="22"/>
            <w:lang w:eastAsia="zh-CN"/>
          </w:rPr>
          <w:delText>ossil</w:delText>
        </w:r>
        <w:r w:rsidR="00DF1426" w:rsidRPr="00CF7E03" w:rsidDel="00A467E2">
          <w:rPr>
            <w:rFonts w:ascii="Arial" w:eastAsiaTheme="minorEastAsia" w:hAnsi="Arial" w:cs="Arial"/>
            <w:sz w:val="22"/>
            <w:szCs w:val="22"/>
            <w:lang w:eastAsia="zh-CN"/>
          </w:rPr>
          <w:noBreakHyphen/>
        </w:r>
        <w:r w:rsidR="003B3B0E" w:rsidRPr="00CF7E03" w:rsidDel="00A467E2">
          <w:rPr>
            <w:rFonts w:ascii="Arial" w:eastAsiaTheme="minorEastAsia" w:hAnsi="Arial" w:cs="Arial"/>
            <w:sz w:val="22"/>
            <w:szCs w:val="22"/>
            <w:lang w:eastAsia="zh-CN"/>
          </w:rPr>
          <w:delText xml:space="preserve">based </w:delText>
        </w:r>
      </w:del>
      <w:r w:rsidR="007D7331" w:rsidRPr="00CF7E03">
        <w:rPr>
          <w:rFonts w:ascii="Arial" w:eastAsiaTheme="minorEastAsia" w:hAnsi="Arial" w:cs="Arial"/>
          <w:sz w:val="22"/>
          <w:szCs w:val="22"/>
          <w:lang w:eastAsia="zh-CN"/>
        </w:rPr>
        <w:t>C</w:t>
      </w:r>
      <w:r w:rsidR="007D7331" w:rsidRPr="00CF7E03">
        <w:rPr>
          <w:rFonts w:ascii="Arial" w:eastAsiaTheme="minorEastAsia" w:hAnsi="Arial" w:cs="Arial"/>
          <w:sz w:val="22"/>
          <w:szCs w:val="22"/>
          <w:vertAlign w:val="subscript"/>
          <w:lang w:eastAsia="zh-CN"/>
        </w:rPr>
        <w:t>2</w:t>
      </w:r>
      <w:r w:rsidR="007D7331" w:rsidRPr="00CF7E03">
        <w:rPr>
          <w:rFonts w:ascii="Arial" w:eastAsiaTheme="minorEastAsia" w:hAnsi="Arial" w:cs="Arial"/>
          <w:sz w:val="22"/>
          <w:szCs w:val="22"/>
          <w:lang w:eastAsia="zh-CN"/>
        </w:rPr>
        <w:t>H</w:t>
      </w:r>
      <w:r w:rsidR="007D7331"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 xml:space="preserve"> </w:t>
      </w:r>
      <w:r w:rsidR="00021AD6" w:rsidRPr="00CF7E03">
        <w:rPr>
          <w:rFonts w:ascii="Arial" w:eastAsiaTheme="minorEastAsia" w:hAnsi="Arial" w:cs="Arial"/>
          <w:sz w:val="22"/>
          <w:szCs w:val="22"/>
          <w:lang w:eastAsia="zh-CN"/>
        </w:rPr>
        <w:t xml:space="preserve">and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021AD6" w:rsidRPr="00CF7E03">
        <w:rPr>
          <w:rFonts w:ascii="Arial" w:eastAsiaTheme="minorEastAsia" w:hAnsi="Arial" w:cs="Arial"/>
          <w:sz w:val="22"/>
          <w:szCs w:val="22"/>
          <w:lang w:eastAsia="zh-CN"/>
        </w:rPr>
        <w:t xml:space="preserve"> </w:t>
      </w:r>
      <w:r w:rsidR="00C35669">
        <w:rPr>
          <w:rFonts w:ascii="Arial" w:eastAsiaTheme="minorEastAsia" w:hAnsi="Arial" w:cs="Arial" w:hint="eastAsia"/>
          <w:sz w:val="22"/>
          <w:szCs w:val="22"/>
          <w:lang w:eastAsia="zh-CN"/>
        </w:rPr>
        <w:t>production</w:t>
      </w:r>
      <w:r w:rsidR="00C35669" w:rsidRPr="00CF7E03">
        <w:rPr>
          <w:rFonts w:ascii="Arial" w:eastAsiaTheme="minorEastAsia" w:hAnsi="Arial" w:cs="Arial"/>
          <w:sz w:val="22"/>
          <w:szCs w:val="22"/>
          <w:lang w:eastAsia="zh-CN"/>
        </w:rPr>
        <w:t xml:space="preserve"> </w:t>
      </w:r>
      <w:r w:rsidR="00997EF2">
        <w:rPr>
          <w:rFonts w:ascii="Arial" w:eastAsiaTheme="minorEastAsia" w:hAnsi="Arial" w:cs="Arial" w:hint="eastAsia"/>
          <w:sz w:val="22"/>
          <w:szCs w:val="22"/>
          <w:lang w:eastAsia="zh-CN"/>
        </w:rPr>
        <w:t xml:space="preserve">processes </w:t>
      </w:r>
      <w:r w:rsidR="00035744" w:rsidRPr="00CF7E03">
        <w:rPr>
          <w:rFonts w:ascii="Arial" w:eastAsiaTheme="minorEastAsia" w:hAnsi="Arial" w:cs="Arial"/>
          <w:sz w:val="22"/>
          <w:szCs w:val="22"/>
          <w:lang w:eastAsia="zh-CN"/>
        </w:rPr>
        <w:t>are</w:t>
      </w:r>
      <w:r w:rsidR="00732A13" w:rsidRPr="00CF7E03">
        <w:rPr>
          <w:rFonts w:ascii="Arial" w:eastAsiaTheme="minorEastAsia" w:hAnsi="Arial" w:cs="Arial"/>
          <w:sz w:val="22"/>
          <w:szCs w:val="22"/>
          <w:lang w:eastAsia="zh-CN"/>
        </w:rPr>
        <w:t xml:space="preserve"> </w:t>
      </w:r>
      <w:r w:rsidR="00C21890">
        <w:rPr>
          <w:rFonts w:ascii="Arial" w:eastAsiaTheme="minorEastAsia" w:hAnsi="Arial" w:cs="Arial"/>
          <w:sz w:val="22"/>
          <w:szCs w:val="22"/>
          <w:lang w:eastAsia="zh-CN"/>
        </w:rPr>
        <w:t xml:space="preserve">highly </w:t>
      </w:r>
      <w:r w:rsidR="00732A13" w:rsidRPr="00CF7E03">
        <w:rPr>
          <w:rFonts w:ascii="Arial" w:eastAsiaTheme="minorEastAsia" w:hAnsi="Arial" w:cs="Arial"/>
          <w:sz w:val="22"/>
          <w:szCs w:val="22"/>
          <w:lang w:eastAsia="zh-CN"/>
        </w:rPr>
        <w:t>energy</w:t>
      </w:r>
      <w:r w:rsidR="00071441" w:rsidRPr="00CF7E03">
        <w:rPr>
          <w:rFonts w:ascii="Arial" w:eastAsiaTheme="minorEastAsia" w:hAnsi="Arial" w:cs="Arial"/>
          <w:sz w:val="22"/>
          <w:szCs w:val="22"/>
          <w:lang w:eastAsia="zh-CN"/>
        </w:rPr>
        <w:noBreakHyphen/>
      </w:r>
      <w:r w:rsidR="00732A13" w:rsidRPr="00CF7E03">
        <w:rPr>
          <w:rFonts w:ascii="Arial" w:eastAsiaTheme="minorEastAsia" w:hAnsi="Arial" w:cs="Arial"/>
          <w:sz w:val="22"/>
          <w:szCs w:val="22"/>
          <w:lang w:eastAsia="zh-CN"/>
        </w:rPr>
        <w:t xml:space="preserve">intensive and </w:t>
      </w:r>
      <w:r w:rsidR="00FF1D96">
        <w:rPr>
          <w:rFonts w:ascii="Arial" w:eastAsiaTheme="minorEastAsia" w:hAnsi="Arial" w:cs="Arial" w:hint="eastAsia"/>
          <w:sz w:val="22"/>
          <w:szCs w:val="22"/>
          <w:lang w:eastAsia="zh-CN"/>
        </w:rPr>
        <w:t>pose</w:t>
      </w:r>
      <w:r w:rsidR="002A2681"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significant </w:t>
      </w:r>
      <w:r w:rsidR="00C41120" w:rsidRPr="00CF7E03">
        <w:rPr>
          <w:rFonts w:ascii="Arial" w:eastAsiaTheme="minorEastAsia" w:hAnsi="Arial" w:cs="Arial"/>
          <w:sz w:val="22"/>
          <w:szCs w:val="22"/>
          <w:lang w:eastAsia="zh-CN"/>
        </w:rPr>
        <w:t xml:space="preserve">environmental </w:t>
      </w:r>
      <w:r w:rsidR="00CC0521" w:rsidRPr="00CF7E03">
        <w:rPr>
          <w:rFonts w:ascii="Arial" w:eastAsiaTheme="minorEastAsia" w:hAnsi="Arial" w:cs="Arial"/>
          <w:sz w:val="22"/>
          <w:szCs w:val="22"/>
          <w:lang w:eastAsia="zh-CN"/>
        </w:rPr>
        <w:t>concerns</w:t>
      </w:r>
      <w:ins w:id="28" w:author="Zhang  Zihao" w:date="2024-08-13T12:02:00Z">
        <w:del w:id="29" w:author="Nabera  Abhinandan" w:date="2024-08-15T18:58:00Z">
          <w:r w:rsidR="000D3FE0" w:rsidDel="00D36661">
            <w:rPr>
              <w:rFonts w:ascii="Arial" w:eastAsiaTheme="minorEastAsia" w:hAnsi="Arial" w:cs="Arial" w:hint="eastAsia"/>
              <w:sz w:val="22"/>
              <w:szCs w:val="22"/>
              <w:lang w:eastAsia="zh-CN"/>
            </w:rPr>
            <w:delText>,</w:delText>
          </w:r>
        </w:del>
      </w:ins>
      <w:ins w:id="30" w:author="Nabera  Abhinandan" w:date="2024-08-15T18:58:00Z">
        <w:r w:rsidR="00D36661">
          <w:rPr>
            <w:rFonts w:ascii="Arial" w:eastAsiaTheme="minorEastAsia" w:hAnsi="Arial" w:cs="Arial"/>
            <w:sz w:val="22"/>
            <w:szCs w:val="22"/>
            <w:lang w:eastAsia="zh-CN"/>
          </w:rPr>
          <w:t>;</w:t>
        </w:r>
      </w:ins>
      <w:ins w:id="31" w:author="Zhang  Zihao" w:date="2024-08-13T12:02:00Z">
        <w:r w:rsidR="000D3FE0">
          <w:rPr>
            <w:rFonts w:ascii="Arial" w:eastAsiaTheme="minorEastAsia" w:hAnsi="Arial" w:cs="Arial" w:hint="eastAsia"/>
            <w:sz w:val="22"/>
            <w:szCs w:val="22"/>
            <w:lang w:eastAsia="zh-CN"/>
          </w:rPr>
          <w:t xml:space="preserve"> however, </w:t>
        </w:r>
      </w:ins>
      <w:del w:id="32" w:author="Zhang  Zihao" w:date="2024-08-13T12:02:00Z">
        <w:r w:rsidR="00C41120" w:rsidRPr="00CF7E03" w:rsidDel="000D3FE0">
          <w:rPr>
            <w:rFonts w:ascii="Arial" w:eastAsiaTheme="minorEastAsia" w:hAnsi="Arial" w:cs="Arial"/>
            <w:sz w:val="22"/>
            <w:szCs w:val="22"/>
            <w:lang w:eastAsia="zh-CN"/>
          </w:rPr>
          <w:delText xml:space="preserve">. </w:delText>
        </w:r>
        <w:r w:rsidR="00732A13" w:rsidRPr="00CF7E03" w:rsidDel="000D3FE0">
          <w:rPr>
            <w:rFonts w:ascii="Arial" w:eastAsiaTheme="minorEastAsia" w:hAnsi="Arial" w:cs="Arial"/>
            <w:sz w:val="22"/>
            <w:szCs w:val="22"/>
            <w:lang w:eastAsia="zh-CN"/>
          </w:rPr>
          <w:delText>While</w:delText>
        </w:r>
        <w:r w:rsidR="00CC0521" w:rsidRPr="00CF7E03" w:rsidDel="000D3FE0">
          <w:rPr>
            <w:rFonts w:ascii="Arial" w:eastAsiaTheme="minorEastAsia" w:hAnsi="Arial" w:cs="Arial"/>
            <w:sz w:val="22"/>
            <w:szCs w:val="22"/>
            <w:lang w:eastAsia="zh-CN"/>
          </w:rPr>
          <w:delText xml:space="preserve"> </w:delText>
        </w:r>
      </w:del>
      <w:ins w:id="33" w:author="Zhang  Zihao" w:date="2024-08-13T23:00:00Z">
        <w:r w:rsidR="009E43CD">
          <w:rPr>
            <w:rFonts w:ascii="Arial" w:eastAsiaTheme="minorEastAsia" w:hAnsi="Arial" w:cs="Arial" w:hint="eastAsia"/>
            <w:sz w:val="22"/>
            <w:szCs w:val="22"/>
            <w:lang w:eastAsia="zh-CN"/>
          </w:rPr>
          <w:t>research has pr</w:t>
        </w:r>
      </w:ins>
      <w:ins w:id="34" w:author="Zhang  Zihao" w:date="2024-08-13T23:01:00Z">
        <w:r w:rsidR="009E43CD">
          <w:rPr>
            <w:rFonts w:ascii="Arial" w:eastAsiaTheme="minorEastAsia" w:hAnsi="Arial" w:cs="Arial" w:hint="eastAsia"/>
            <w:sz w:val="22"/>
            <w:szCs w:val="22"/>
            <w:lang w:eastAsia="zh-CN"/>
          </w:rPr>
          <w:t xml:space="preserve">imarily </w:t>
        </w:r>
      </w:ins>
      <w:del w:id="35" w:author="Zhang  Zihao" w:date="2024-08-13T23:00:00Z">
        <w:r w:rsidR="00FF1D96" w:rsidDel="009E43CD">
          <w:rPr>
            <w:rFonts w:ascii="Arial" w:eastAsiaTheme="minorEastAsia" w:hAnsi="Arial" w:cs="Arial" w:hint="eastAsia"/>
            <w:sz w:val="22"/>
            <w:szCs w:val="22"/>
            <w:lang w:eastAsia="zh-CN"/>
          </w:rPr>
          <w:delText xml:space="preserve">the </w:delText>
        </w:r>
      </w:del>
      <w:r w:rsidR="00FF1D96">
        <w:rPr>
          <w:rFonts w:ascii="Arial" w:eastAsiaTheme="minorEastAsia" w:hAnsi="Arial" w:cs="Arial" w:hint="eastAsia"/>
          <w:sz w:val="22"/>
          <w:szCs w:val="22"/>
          <w:lang w:eastAsia="zh-CN"/>
        </w:rPr>
        <w:t>focus</w:t>
      </w:r>
      <w:ins w:id="36" w:author="Zhang  Zihao" w:date="2024-08-13T23:01:00Z">
        <w:r w:rsidR="009E43CD">
          <w:rPr>
            <w:rFonts w:ascii="Arial" w:eastAsiaTheme="minorEastAsia" w:hAnsi="Arial" w:cs="Arial" w:hint="eastAsia"/>
            <w:sz w:val="22"/>
            <w:szCs w:val="22"/>
            <w:lang w:eastAsia="zh-CN"/>
          </w:rPr>
          <w:t>ed</w:t>
        </w:r>
      </w:ins>
      <w:r w:rsidR="00FF1D96">
        <w:rPr>
          <w:rFonts w:ascii="Arial" w:eastAsiaTheme="minorEastAsia" w:hAnsi="Arial" w:cs="Arial" w:hint="eastAsia"/>
          <w:sz w:val="22"/>
          <w:szCs w:val="22"/>
          <w:lang w:eastAsia="zh-CN"/>
        </w:rPr>
        <w:t xml:space="preserve"> </w:t>
      </w:r>
      <w:del w:id="37" w:author="Zhang  Zihao" w:date="2024-08-13T23:01:00Z">
        <w:r w:rsidR="00FF1D96" w:rsidDel="009E43CD">
          <w:rPr>
            <w:rFonts w:ascii="Arial" w:eastAsiaTheme="minorEastAsia" w:hAnsi="Arial" w:cs="Arial" w:hint="eastAsia"/>
            <w:sz w:val="22"/>
            <w:szCs w:val="22"/>
            <w:lang w:eastAsia="zh-CN"/>
          </w:rPr>
          <w:delText xml:space="preserve">has been </w:delText>
        </w:r>
      </w:del>
      <w:r w:rsidR="00FF1D96">
        <w:rPr>
          <w:rFonts w:ascii="Arial" w:eastAsiaTheme="minorEastAsia" w:hAnsi="Arial" w:cs="Arial" w:hint="eastAsia"/>
          <w:sz w:val="22"/>
          <w:szCs w:val="22"/>
          <w:lang w:eastAsia="zh-CN"/>
        </w:rPr>
        <w:t xml:space="preserve">on </w:t>
      </w:r>
      <w:r w:rsidR="00CC0521" w:rsidRPr="00CF7E03">
        <w:rPr>
          <w:rFonts w:ascii="Arial" w:eastAsiaTheme="minorEastAsia" w:hAnsi="Arial" w:cs="Arial"/>
          <w:sz w:val="22"/>
          <w:szCs w:val="22"/>
          <w:lang w:eastAsia="zh-CN"/>
        </w:rPr>
        <w:t>alternative C</w:t>
      </w:r>
      <w:r w:rsidR="00CC0521" w:rsidRPr="00CF7E03">
        <w:rPr>
          <w:rFonts w:ascii="Arial" w:eastAsiaTheme="minorEastAsia" w:hAnsi="Arial" w:cs="Arial"/>
          <w:sz w:val="22"/>
          <w:szCs w:val="22"/>
          <w:vertAlign w:val="subscript"/>
          <w:lang w:eastAsia="zh-CN"/>
        </w:rPr>
        <w:t>2</w:t>
      </w:r>
      <w:r w:rsidR="00CC0521" w:rsidRPr="00CF7E03">
        <w:rPr>
          <w:rFonts w:ascii="Arial" w:eastAsiaTheme="minorEastAsia" w:hAnsi="Arial" w:cs="Arial"/>
          <w:sz w:val="22"/>
          <w:szCs w:val="22"/>
          <w:lang w:eastAsia="zh-CN"/>
        </w:rPr>
        <w:t>H</w:t>
      </w:r>
      <w:r w:rsidR="00CC0521" w:rsidRPr="00CF7E03">
        <w:rPr>
          <w:rFonts w:ascii="Arial" w:eastAsiaTheme="minorEastAsia" w:hAnsi="Arial" w:cs="Arial"/>
          <w:sz w:val="22"/>
          <w:szCs w:val="22"/>
          <w:vertAlign w:val="subscript"/>
          <w:lang w:eastAsia="zh-CN"/>
        </w:rPr>
        <w:t>4</w:t>
      </w:r>
      <w:r w:rsidR="00CC0521" w:rsidRPr="00CF7E03">
        <w:rPr>
          <w:rFonts w:ascii="Arial" w:eastAsiaTheme="minorEastAsia" w:hAnsi="Arial" w:cs="Arial"/>
          <w:sz w:val="22"/>
          <w:szCs w:val="22"/>
          <w:lang w:eastAsia="zh-CN"/>
        </w:rPr>
        <w:t xml:space="preserve"> </w:t>
      </w:r>
      <w:del w:id="38" w:author="Zhang  Zihao" w:date="2024-08-13T12:13:00Z">
        <w:r w:rsidR="001D3C19" w:rsidRPr="00CF7E03" w:rsidDel="001A65B3">
          <w:rPr>
            <w:rFonts w:ascii="Arial" w:eastAsiaTheme="minorEastAsia" w:hAnsi="Arial" w:cs="Arial"/>
            <w:sz w:val="22"/>
            <w:szCs w:val="22"/>
            <w:lang w:eastAsia="zh-CN"/>
          </w:rPr>
          <w:delText xml:space="preserve">production </w:delText>
        </w:r>
      </w:del>
      <w:ins w:id="39" w:author="Zhang  Zihao" w:date="2024-08-13T12:13:00Z">
        <w:r w:rsidR="001A65B3">
          <w:rPr>
            <w:rFonts w:ascii="Arial" w:eastAsiaTheme="minorEastAsia" w:hAnsi="Arial" w:cs="Arial" w:hint="eastAsia"/>
            <w:sz w:val="22"/>
            <w:szCs w:val="22"/>
            <w:lang w:eastAsia="zh-CN"/>
          </w:rPr>
          <w:t>routes</w:t>
        </w:r>
      </w:ins>
      <w:ins w:id="40" w:author="Zhang  Zihao" w:date="2024-08-13T23:01:00Z">
        <w:r w:rsidR="009E43CD">
          <w:rPr>
            <w:rFonts w:ascii="Arial" w:eastAsiaTheme="minorEastAsia" w:hAnsi="Arial" w:cs="Arial" w:hint="eastAsia"/>
            <w:sz w:val="22"/>
            <w:szCs w:val="22"/>
            <w:lang w:eastAsia="zh-CN"/>
          </w:rPr>
          <w:t xml:space="preserve">, given </w:t>
        </w:r>
      </w:ins>
      <w:del w:id="41" w:author="Zhang  Zihao" w:date="2024-08-13T12:12:00Z">
        <w:r w:rsidR="00723AC5" w:rsidRPr="00CF7E03" w:rsidDel="00215197">
          <w:rPr>
            <w:rFonts w:ascii="Arial" w:eastAsiaTheme="minorEastAsia" w:hAnsi="Arial" w:cs="Arial"/>
            <w:sz w:val="22"/>
            <w:szCs w:val="22"/>
            <w:lang w:eastAsia="zh-CN"/>
          </w:rPr>
          <w:delText>due to</w:delText>
        </w:r>
      </w:del>
      <w:del w:id="42" w:author="Zhang  Zihao" w:date="2024-08-13T23:01:00Z">
        <w:r w:rsidR="00723AC5" w:rsidRPr="00CF7E03" w:rsidDel="009E43CD">
          <w:rPr>
            <w:rFonts w:ascii="Arial" w:eastAsiaTheme="minorEastAsia" w:hAnsi="Arial" w:cs="Arial"/>
            <w:sz w:val="22"/>
            <w:szCs w:val="22"/>
            <w:lang w:eastAsia="zh-CN"/>
          </w:rPr>
          <w:delText xml:space="preserve"> </w:delText>
        </w:r>
      </w:del>
      <w:r w:rsidR="001D7A13" w:rsidRPr="00CF7E03">
        <w:rPr>
          <w:rFonts w:ascii="Arial" w:eastAsiaTheme="minorEastAsia" w:hAnsi="Arial" w:cs="Arial"/>
          <w:sz w:val="22"/>
          <w:szCs w:val="22"/>
          <w:lang w:eastAsia="zh-CN"/>
        </w:rPr>
        <w:t>its</w:t>
      </w:r>
      <w:r w:rsidR="00723AC5" w:rsidRPr="00CF7E03">
        <w:rPr>
          <w:rFonts w:ascii="Arial" w:eastAsiaTheme="minorEastAsia" w:hAnsi="Arial" w:cs="Arial"/>
          <w:sz w:val="22"/>
          <w:szCs w:val="22"/>
          <w:lang w:eastAsia="zh-CN"/>
        </w:rPr>
        <w:t xml:space="preserve"> </w:t>
      </w:r>
      <w:ins w:id="43" w:author="Zhang  Zihao" w:date="2024-08-13T12:12:00Z">
        <w:r w:rsidR="00215197">
          <w:rPr>
            <w:rFonts w:ascii="Arial" w:eastAsiaTheme="minorEastAsia" w:hAnsi="Arial" w:cs="Arial" w:hint="eastAsia"/>
            <w:sz w:val="22"/>
            <w:szCs w:val="22"/>
            <w:lang w:eastAsia="zh-CN"/>
          </w:rPr>
          <w:t xml:space="preserve">production </w:t>
        </w:r>
      </w:ins>
      <w:ins w:id="44" w:author="Zhang  Zihao" w:date="2024-08-13T23:01:00Z">
        <w:r w:rsidR="009E43CD">
          <w:rPr>
            <w:rFonts w:ascii="Arial" w:eastAsiaTheme="minorEastAsia" w:hAnsi="Arial" w:cs="Arial" w:hint="eastAsia"/>
            <w:sz w:val="22"/>
            <w:szCs w:val="22"/>
            <w:lang w:eastAsia="zh-CN"/>
          </w:rPr>
          <w:t xml:space="preserve">scale, which is </w:t>
        </w:r>
      </w:ins>
      <w:ins w:id="45" w:author="Zhang  Zihao" w:date="2024-08-13T12:11:00Z">
        <w:r w:rsidR="00215197">
          <w:rPr>
            <w:rFonts w:ascii="Arial" w:eastAsiaTheme="minorEastAsia" w:hAnsi="Arial" w:cs="Arial" w:hint="eastAsia"/>
            <w:sz w:val="22"/>
            <w:szCs w:val="22"/>
            <w:lang w:eastAsia="zh-CN"/>
          </w:rPr>
          <w:t>nearly 20 time</w:t>
        </w:r>
      </w:ins>
      <w:ins w:id="46" w:author="Zhang  Zihao" w:date="2024-08-13T12:12:00Z">
        <w:r w:rsidR="00215197">
          <w:rPr>
            <w:rFonts w:ascii="Arial" w:eastAsiaTheme="minorEastAsia" w:hAnsi="Arial" w:cs="Arial" w:hint="eastAsia"/>
            <w:sz w:val="22"/>
            <w:szCs w:val="22"/>
            <w:lang w:eastAsia="zh-CN"/>
          </w:rPr>
          <w:t xml:space="preserve">s greater than </w:t>
        </w:r>
      </w:ins>
      <w:ins w:id="47" w:author="Zhang  Zihao" w:date="2024-08-13T23:01:00Z">
        <w:r w:rsidR="009E43CD">
          <w:rPr>
            <w:rFonts w:ascii="Arial" w:eastAsiaTheme="minorEastAsia" w:hAnsi="Arial" w:cs="Arial" w:hint="eastAsia"/>
            <w:sz w:val="22"/>
            <w:szCs w:val="22"/>
            <w:lang w:eastAsia="zh-CN"/>
          </w:rPr>
          <w:t xml:space="preserve">that of </w:t>
        </w:r>
      </w:ins>
      <w:ins w:id="48" w:author="Zhang  Zihao" w:date="2024-08-13T12:12:00Z">
        <w:r w:rsidR="00215197" w:rsidRPr="00CF7E03">
          <w:rPr>
            <w:rFonts w:ascii="Arial" w:eastAsiaTheme="minorEastAsia" w:hAnsi="Arial" w:cs="Arial"/>
            <w:sz w:val="22"/>
            <w:szCs w:val="22"/>
            <w:lang w:eastAsia="zh-CN"/>
          </w:rPr>
          <w:t>C</w:t>
        </w:r>
        <w:r w:rsidR="00215197" w:rsidRPr="00CF7E03">
          <w:rPr>
            <w:rFonts w:ascii="Arial" w:eastAsiaTheme="minorEastAsia" w:hAnsi="Arial" w:cs="Arial"/>
            <w:sz w:val="22"/>
            <w:szCs w:val="22"/>
            <w:vertAlign w:val="subscript"/>
            <w:lang w:eastAsia="zh-CN"/>
          </w:rPr>
          <w:t>2</w:t>
        </w:r>
        <w:r w:rsidR="00215197" w:rsidRPr="00CF7E03">
          <w:rPr>
            <w:rFonts w:ascii="Arial" w:eastAsiaTheme="minorEastAsia" w:hAnsi="Arial" w:cs="Arial"/>
            <w:sz w:val="22"/>
            <w:szCs w:val="22"/>
            <w:lang w:eastAsia="zh-CN"/>
          </w:rPr>
          <w:t>H</w:t>
        </w:r>
        <w:r w:rsidR="00215197" w:rsidRPr="00CF7E03">
          <w:rPr>
            <w:rFonts w:ascii="Arial" w:eastAsiaTheme="minorEastAsia" w:hAnsi="Arial" w:cs="Arial"/>
            <w:sz w:val="22"/>
            <w:szCs w:val="22"/>
            <w:vertAlign w:val="subscript"/>
            <w:lang w:eastAsia="zh-CN"/>
          </w:rPr>
          <w:t>2</w:t>
        </w:r>
      </w:ins>
      <w:del w:id="49" w:author="Zhang  Zihao" w:date="2024-08-13T12:12:00Z">
        <w:r w:rsidR="001D7A13" w:rsidRPr="00215197" w:rsidDel="00215197">
          <w:rPr>
            <w:rFonts w:ascii="Arial" w:eastAsiaTheme="minorEastAsia" w:hAnsi="Arial" w:cs="Arial"/>
            <w:sz w:val="22"/>
            <w:szCs w:val="22"/>
            <w:lang w:eastAsia="zh-CN"/>
          </w:rPr>
          <w:delText>larger</w:delText>
        </w:r>
        <w:r w:rsidR="00723AC5" w:rsidRPr="00215197" w:rsidDel="00215197">
          <w:rPr>
            <w:rFonts w:ascii="Arial" w:eastAsiaTheme="minorEastAsia" w:hAnsi="Arial" w:cs="Arial"/>
            <w:sz w:val="22"/>
            <w:szCs w:val="22"/>
            <w:lang w:eastAsia="zh-CN"/>
          </w:rPr>
          <w:delText xml:space="preserve"> market share</w:delText>
        </w:r>
      </w:del>
      <w:ins w:id="50" w:author="Pérez-Ramirez  Javier" w:date="2024-07-29T09:44:00Z">
        <w:del w:id="51" w:author="Zhang  Zihao" w:date="2024-08-13T12:09:00Z">
          <w:r w:rsidR="00BC4D2B" w:rsidDel="00215197">
            <w:rPr>
              <w:rFonts w:ascii="Arial" w:eastAsiaTheme="minorEastAsia" w:hAnsi="Arial" w:cs="Arial"/>
              <w:sz w:val="22"/>
              <w:szCs w:val="22"/>
              <w:lang w:eastAsia="zh-CN"/>
            </w:rPr>
            <w:delText xml:space="preserve"> (ever</w:delText>
          </w:r>
        </w:del>
        <w:del w:id="52" w:author="Zhang  Zihao" w:date="2024-08-08T12:19:00Z">
          <w:r w:rsidR="00BC4D2B" w:rsidDel="00CF11BD">
            <w:rPr>
              <w:rFonts w:ascii="Arial" w:eastAsiaTheme="minorEastAsia" w:hAnsi="Arial" w:cs="Arial"/>
              <w:sz w:val="22"/>
              <w:szCs w:val="22"/>
              <w:lang w:eastAsia="zh-CN"/>
            </w:rPr>
            <w:delText xml:space="preserve"> </w:delText>
          </w:r>
        </w:del>
        <w:del w:id="53" w:author="Zhang  Zihao" w:date="2024-08-13T12:09:00Z">
          <w:r w:rsidR="00BC4D2B" w:rsidDel="00215197">
            <w:rPr>
              <w:rFonts w:ascii="Arial" w:eastAsiaTheme="minorEastAsia" w:hAnsi="Arial" w:cs="Arial"/>
              <w:sz w:val="22"/>
              <w:szCs w:val="22"/>
              <w:lang w:eastAsia="zh-CN"/>
            </w:rPr>
            <w:delText xml:space="preserve">increasing </w:delText>
          </w:r>
        </w:del>
      </w:ins>
      <w:ins w:id="54" w:author="Pérez-Ramirez  Javier" w:date="2024-07-29T09:45:00Z">
        <w:del w:id="55" w:author="Zhang  Zihao" w:date="2024-08-08T14:59:00Z">
          <w:r w:rsidR="00BC4D2B" w:rsidDel="004C0134">
            <w:rPr>
              <w:rFonts w:ascii="Arial" w:eastAsiaTheme="minorEastAsia" w:hAnsi="Arial" w:cs="Arial"/>
              <w:sz w:val="22"/>
              <w:szCs w:val="22"/>
              <w:lang w:eastAsia="zh-CN"/>
            </w:rPr>
            <w:delText>production</w:delText>
          </w:r>
        </w:del>
        <w:del w:id="56" w:author="Zhang  Zihao" w:date="2024-08-08T12:19:00Z">
          <w:r w:rsidR="00BC4D2B" w:rsidDel="00CF11BD">
            <w:rPr>
              <w:rFonts w:ascii="Arial" w:eastAsiaTheme="minorEastAsia" w:hAnsi="Arial" w:cs="Arial"/>
              <w:sz w:val="22"/>
              <w:szCs w:val="22"/>
              <w:lang w:eastAsia="zh-CN"/>
            </w:rPr>
            <w:delText>?)</w:delText>
          </w:r>
        </w:del>
      </w:ins>
      <w:del w:id="57" w:author="Zhang  Zihao" w:date="2024-08-13T12:01:00Z">
        <w:r w:rsidR="009D4713" w:rsidRPr="00CF7E03" w:rsidDel="000D3FE0">
          <w:rPr>
            <w:rFonts w:ascii="Arial" w:eastAsiaTheme="minorEastAsia" w:hAnsi="Arial" w:cs="Arial"/>
            <w:sz w:val="22"/>
            <w:szCs w:val="22"/>
            <w:lang w:eastAsia="zh-CN"/>
          </w:rPr>
          <w:delText xml:space="preserve">, </w:delText>
        </w:r>
        <w:r w:rsidR="00FF1D96" w:rsidDel="000D3FE0">
          <w:rPr>
            <w:rFonts w:ascii="Arial" w:eastAsiaTheme="minorEastAsia" w:hAnsi="Arial" w:cs="Arial" w:hint="eastAsia"/>
            <w:sz w:val="22"/>
            <w:szCs w:val="22"/>
            <w:lang w:eastAsia="zh-CN"/>
          </w:rPr>
          <w:delText xml:space="preserve">the potential of </w:delText>
        </w:r>
        <w:r w:rsidR="00FA61C6" w:rsidRPr="00CF7E03" w:rsidDel="000D3FE0">
          <w:rPr>
            <w:rFonts w:ascii="Arial" w:eastAsiaTheme="minorEastAsia" w:hAnsi="Arial" w:cs="Arial"/>
            <w:sz w:val="22"/>
            <w:szCs w:val="22"/>
            <w:lang w:eastAsia="zh-CN"/>
          </w:rPr>
          <w:delText>new</w:delText>
        </w:r>
        <w:r w:rsidR="00CC0521" w:rsidRPr="00CF7E03" w:rsidDel="000D3FE0">
          <w:rPr>
            <w:rFonts w:ascii="Arial" w:eastAsiaTheme="minorEastAsia" w:hAnsi="Arial" w:cs="Arial"/>
            <w:sz w:val="22"/>
            <w:szCs w:val="22"/>
            <w:lang w:eastAsia="zh-CN"/>
          </w:rPr>
          <w:delText xml:space="preserve"> </w:delText>
        </w:r>
        <w:r w:rsidR="00AF47C4" w:rsidRPr="00CF7E03" w:rsidDel="000D3FE0">
          <w:rPr>
            <w:rFonts w:ascii="Arial" w:eastAsiaTheme="minorEastAsia" w:hAnsi="Arial" w:cs="Arial"/>
            <w:sz w:val="22"/>
            <w:szCs w:val="22"/>
            <w:lang w:eastAsia="zh-CN"/>
          </w:rPr>
          <w:delText>C</w:delText>
        </w:r>
        <w:r w:rsidR="00AF47C4" w:rsidRPr="00CF7E03" w:rsidDel="000D3FE0">
          <w:rPr>
            <w:rFonts w:ascii="Arial" w:eastAsiaTheme="minorEastAsia" w:hAnsi="Arial" w:cs="Arial"/>
            <w:sz w:val="22"/>
            <w:szCs w:val="22"/>
            <w:vertAlign w:val="subscript"/>
            <w:lang w:eastAsia="zh-CN"/>
          </w:rPr>
          <w:delText>2</w:delText>
        </w:r>
        <w:r w:rsidR="00AF47C4" w:rsidRPr="00CF7E03" w:rsidDel="000D3FE0">
          <w:rPr>
            <w:rFonts w:ascii="Arial" w:eastAsiaTheme="minorEastAsia" w:hAnsi="Arial" w:cs="Arial"/>
            <w:sz w:val="22"/>
            <w:szCs w:val="22"/>
            <w:lang w:eastAsia="zh-CN"/>
          </w:rPr>
          <w:delText>H</w:delText>
        </w:r>
        <w:r w:rsidR="00AF47C4" w:rsidRPr="00CF7E03" w:rsidDel="000D3FE0">
          <w:rPr>
            <w:rFonts w:ascii="Arial" w:eastAsiaTheme="minorEastAsia" w:hAnsi="Arial" w:cs="Arial"/>
            <w:sz w:val="22"/>
            <w:szCs w:val="22"/>
            <w:vertAlign w:val="subscript"/>
            <w:lang w:eastAsia="zh-CN"/>
          </w:rPr>
          <w:delText>2</w:delText>
        </w:r>
        <w:r w:rsidR="00A53ABB" w:rsidRPr="00CF7E03" w:rsidDel="000D3FE0">
          <w:rPr>
            <w:rFonts w:ascii="Arial" w:eastAsiaTheme="minorEastAsia" w:hAnsi="Arial" w:cs="Arial"/>
            <w:sz w:val="22"/>
            <w:szCs w:val="22"/>
            <w:lang w:eastAsia="zh-CN"/>
          </w:rPr>
          <w:delText xml:space="preserve"> </w:delText>
        </w:r>
        <w:r w:rsidR="001D3C19" w:rsidRPr="00CF7E03" w:rsidDel="000D3FE0">
          <w:rPr>
            <w:rFonts w:ascii="Arial" w:eastAsiaTheme="minorEastAsia" w:hAnsi="Arial" w:cs="Arial"/>
            <w:sz w:val="22"/>
            <w:szCs w:val="22"/>
            <w:lang w:eastAsia="zh-CN"/>
          </w:rPr>
          <w:delText xml:space="preserve">production </w:delText>
        </w:r>
        <w:r w:rsidR="00FF1D96" w:rsidDel="000D3FE0">
          <w:rPr>
            <w:rFonts w:ascii="Arial" w:eastAsiaTheme="minorEastAsia" w:hAnsi="Arial" w:cs="Arial" w:hint="eastAsia"/>
            <w:sz w:val="22"/>
            <w:szCs w:val="22"/>
            <w:lang w:eastAsia="zh-CN"/>
          </w:rPr>
          <w:delText xml:space="preserve">methods </w:delText>
        </w:r>
        <w:r w:rsidR="00FF1D96" w:rsidRPr="00FF1D96" w:rsidDel="000D3FE0">
          <w:rPr>
            <w:rFonts w:ascii="Arial" w:eastAsiaTheme="minorEastAsia" w:hAnsi="Arial" w:cs="Arial"/>
            <w:sz w:val="22"/>
            <w:szCs w:val="22"/>
            <w:lang w:eastAsia="zh-CN"/>
          </w:rPr>
          <w:delText xml:space="preserve">warrants </w:delText>
        </w:r>
        <w:r w:rsidR="00CC0521" w:rsidRPr="00CF7E03" w:rsidDel="000D3FE0">
          <w:rPr>
            <w:rFonts w:ascii="Arial" w:eastAsiaTheme="minorEastAsia" w:hAnsi="Arial" w:cs="Arial"/>
            <w:sz w:val="22"/>
            <w:szCs w:val="22"/>
            <w:lang w:eastAsia="zh-CN"/>
          </w:rPr>
          <w:delText>equal attention</w:delText>
        </w:r>
      </w:del>
      <w:del w:id="58" w:author="Zhang  Zihao" w:date="2024-08-13T10:42:00Z">
        <w:r w:rsidR="00732A13" w:rsidRPr="00CF7E03" w:rsidDel="00BD5A2A">
          <w:rPr>
            <w:rFonts w:ascii="Arial" w:eastAsiaTheme="minorEastAsia" w:hAnsi="Arial" w:cs="Arial"/>
            <w:sz w:val="22"/>
            <w:szCs w:val="22"/>
            <w:lang w:eastAsia="zh-CN"/>
          </w:rPr>
          <w:delText xml:space="preserve"> for</w:delText>
        </w:r>
        <w:r w:rsidR="00ED04E1" w:rsidRPr="00CF7E03" w:rsidDel="00BD5A2A">
          <w:rPr>
            <w:rFonts w:ascii="Arial" w:eastAsiaTheme="minorEastAsia" w:hAnsi="Arial" w:cs="Arial"/>
            <w:sz w:val="22"/>
            <w:szCs w:val="22"/>
            <w:lang w:eastAsia="zh-CN"/>
          </w:rPr>
          <w:delText xml:space="preserve"> </w:delText>
        </w:r>
      </w:del>
      <w:del w:id="59" w:author="Zhang  Zihao" w:date="2024-08-08T14:14:00Z">
        <w:r w:rsidR="00ED04E1" w:rsidRPr="00CF7E03" w:rsidDel="00736F5E">
          <w:rPr>
            <w:rFonts w:ascii="Arial" w:eastAsiaTheme="minorEastAsia" w:hAnsi="Arial" w:cs="Arial"/>
            <w:sz w:val="22"/>
            <w:szCs w:val="22"/>
            <w:lang w:eastAsia="zh-CN"/>
          </w:rPr>
          <w:delText>produc</w:delText>
        </w:r>
        <w:r w:rsidR="00FF1D96" w:rsidDel="00736F5E">
          <w:rPr>
            <w:rFonts w:ascii="Arial" w:eastAsiaTheme="minorEastAsia" w:hAnsi="Arial" w:cs="Arial" w:hint="eastAsia"/>
            <w:sz w:val="22"/>
            <w:szCs w:val="22"/>
            <w:lang w:eastAsia="zh-CN"/>
          </w:rPr>
          <w:delText>ing</w:delText>
        </w:r>
        <w:r w:rsidR="00AF47C4" w:rsidRPr="00CF7E03" w:rsidDel="00736F5E">
          <w:rPr>
            <w:rFonts w:ascii="Arial" w:eastAsiaTheme="minorEastAsia" w:hAnsi="Arial" w:cs="Arial"/>
            <w:sz w:val="22"/>
            <w:szCs w:val="22"/>
            <w:lang w:eastAsia="zh-CN"/>
          </w:rPr>
          <w:delText xml:space="preserve"> C</w:delText>
        </w:r>
        <w:r w:rsidR="00AF47C4" w:rsidRPr="00CF7E03" w:rsidDel="00736F5E">
          <w:rPr>
            <w:rFonts w:ascii="Arial" w:eastAsiaTheme="minorEastAsia" w:hAnsi="Arial" w:cs="Arial"/>
            <w:sz w:val="22"/>
            <w:szCs w:val="22"/>
            <w:vertAlign w:val="subscript"/>
            <w:lang w:eastAsia="zh-CN"/>
          </w:rPr>
          <w:delText>2</w:delText>
        </w:r>
        <w:r w:rsidR="00AF47C4" w:rsidRPr="00CF7E03" w:rsidDel="00736F5E">
          <w:rPr>
            <w:rFonts w:ascii="Arial" w:eastAsiaTheme="minorEastAsia" w:hAnsi="Arial" w:cs="Arial"/>
            <w:sz w:val="22"/>
            <w:szCs w:val="22"/>
            <w:lang w:eastAsia="zh-CN"/>
          </w:rPr>
          <w:delText>H</w:delText>
        </w:r>
        <w:r w:rsidR="00AF47C4" w:rsidRPr="00CF7E03" w:rsidDel="00736F5E">
          <w:rPr>
            <w:rFonts w:ascii="Arial" w:eastAsiaTheme="minorEastAsia" w:hAnsi="Arial" w:cs="Arial"/>
            <w:sz w:val="22"/>
            <w:szCs w:val="22"/>
            <w:vertAlign w:val="subscript"/>
            <w:lang w:eastAsia="zh-CN"/>
          </w:rPr>
          <w:delText>4</w:delText>
        </w:r>
        <w:r w:rsidR="00DF1426" w:rsidRPr="00CF7E03" w:rsidDel="00736F5E">
          <w:rPr>
            <w:rFonts w:ascii="Arial" w:eastAsiaTheme="minorEastAsia" w:hAnsi="Arial" w:cs="Arial"/>
            <w:sz w:val="22"/>
            <w:szCs w:val="22"/>
            <w:lang w:eastAsia="zh-CN"/>
          </w:rPr>
          <w:noBreakHyphen/>
        </w:r>
        <w:r w:rsidR="00AF47C4" w:rsidRPr="00CF7E03" w:rsidDel="00736F5E">
          <w:rPr>
            <w:rFonts w:ascii="Arial" w:eastAsiaTheme="minorEastAsia" w:hAnsi="Arial" w:cs="Arial"/>
            <w:sz w:val="22"/>
            <w:szCs w:val="22"/>
            <w:lang w:eastAsia="zh-CN"/>
          </w:rPr>
          <w:delText xml:space="preserve">derived chemicals </w:delText>
        </w:r>
        <w:r w:rsidR="00CC0521" w:rsidRPr="00CF7E03" w:rsidDel="00736F5E">
          <w:rPr>
            <w:rFonts w:ascii="Arial" w:eastAsiaTheme="minorEastAsia" w:hAnsi="Arial" w:cs="Arial"/>
            <w:sz w:val="22"/>
            <w:szCs w:val="22"/>
            <w:lang w:eastAsia="zh-CN"/>
          </w:rPr>
          <w:delText>and</w:delText>
        </w:r>
        <w:r w:rsidR="00AF47C4" w:rsidRPr="00CF7E03" w:rsidDel="00736F5E">
          <w:rPr>
            <w:rFonts w:ascii="Arial" w:eastAsiaTheme="minorEastAsia" w:hAnsi="Arial" w:cs="Arial"/>
            <w:sz w:val="22"/>
            <w:szCs w:val="22"/>
            <w:lang w:eastAsia="zh-CN"/>
          </w:rPr>
          <w:delText xml:space="preserve"> </w:delText>
        </w:r>
      </w:del>
      <w:del w:id="60" w:author="Zhang  Zihao" w:date="2024-08-13T10:38:00Z">
        <w:r w:rsidR="00CC0521" w:rsidRPr="00CF7E03" w:rsidDel="00234D61">
          <w:rPr>
            <w:rFonts w:ascii="Arial" w:eastAsiaTheme="minorEastAsia" w:hAnsi="Arial" w:cs="Arial"/>
            <w:sz w:val="22"/>
            <w:szCs w:val="22"/>
            <w:lang w:eastAsia="zh-CN"/>
          </w:rPr>
          <w:delText xml:space="preserve">its </w:delText>
        </w:r>
        <w:r w:rsidR="00AF47C4" w:rsidRPr="00CF7E03" w:rsidDel="00234D61">
          <w:rPr>
            <w:rFonts w:ascii="Arial" w:eastAsiaTheme="minorEastAsia" w:hAnsi="Arial" w:cs="Arial"/>
            <w:sz w:val="22"/>
            <w:szCs w:val="22"/>
            <w:lang w:eastAsia="zh-CN"/>
          </w:rPr>
          <w:delText xml:space="preserve">unique </w:delText>
        </w:r>
        <w:r w:rsidR="00CC0521" w:rsidRPr="00CF7E03" w:rsidDel="00234D61">
          <w:rPr>
            <w:rFonts w:ascii="Arial" w:eastAsiaTheme="minorEastAsia" w:hAnsi="Arial" w:cs="Arial"/>
            <w:sz w:val="22"/>
            <w:szCs w:val="22"/>
            <w:lang w:eastAsia="zh-CN"/>
          </w:rPr>
          <w:delText>applications</w:delText>
        </w:r>
        <w:r w:rsidR="00A01F04" w:rsidRPr="00CF7E03" w:rsidDel="00234D61">
          <w:rPr>
            <w:rFonts w:ascii="Arial" w:eastAsiaTheme="minorEastAsia" w:hAnsi="Arial" w:cs="Arial"/>
            <w:sz w:val="22"/>
            <w:szCs w:val="22"/>
            <w:lang w:eastAsia="zh-CN"/>
          </w:rPr>
          <w:delText>,</w:delText>
        </w:r>
        <w:r w:rsidR="00AF47C4" w:rsidRPr="00CF7E03" w:rsidDel="00234D61">
          <w:rPr>
            <w:rFonts w:ascii="Arial" w:eastAsiaTheme="minorEastAsia" w:hAnsi="Arial" w:cs="Arial"/>
            <w:sz w:val="22"/>
            <w:szCs w:val="22"/>
            <w:lang w:eastAsia="zh-CN"/>
          </w:rPr>
          <w:delText xml:space="preserve"> such as oxyacetylene welding, butanediol</w:delText>
        </w:r>
        <w:r w:rsidR="005B403B" w:rsidRPr="00CF7E03" w:rsidDel="00234D61">
          <w:rPr>
            <w:rFonts w:ascii="Arial" w:eastAsiaTheme="minorEastAsia" w:hAnsi="Arial" w:cs="Arial"/>
            <w:sz w:val="22"/>
            <w:szCs w:val="22"/>
            <w:lang w:eastAsia="zh-CN"/>
          </w:rPr>
          <w:delText>,</w:delText>
        </w:r>
        <w:r w:rsidR="00614690" w:rsidRPr="00CF7E03" w:rsidDel="00234D61">
          <w:rPr>
            <w:rFonts w:ascii="Arial" w:eastAsiaTheme="minorEastAsia" w:hAnsi="Arial" w:cs="Arial"/>
            <w:sz w:val="22"/>
            <w:szCs w:val="22"/>
            <w:lang w:eastAsia="zh-CN"/>
          </w:rPr>
          <w:delText xml:space="preserve"> and</w:delText>
        </w:r>
        <w:r w:rsidR="000F7B0D" w:rsidRPr="00CF7E03" w:rsidDel="00234D61">
          <w:rPr>
            <w:rFonts w:ascii="Arial" w:eastAsiaTheme="minorEastAsia" w:hAnsi="Arial" w:cs="Arial"/>
            <w:sz w:val="22"/>
            <w:szCs w:val="22"/>
            <w:lang w:eastAsia="zh-CN"/>
          </w:rPr>
          <w:delText xml:space="preserve"> </w:delText>
        </w:r>
        <w:r w:rsidR="003C5882" w:rsidRPr="00C75C9F" w:rsidDel="00234D61">
          <w:rPr>
            <w:rFonts w:ascii="Arial" w:eastAsiaTheme="minorEastAsia" w:hAnsi="Arial" w:cs="Arial"/>
            <w:sz w:val="22"/>
            <w:szCs w:val="22"/>
            <w:lang w:eastAsia="zh-CN"/>
          </w:rPr>
          <w:delText>acetylene black</w:delText>
        </w:r>
        <w:r w:rsidR="00AF47C4" w:rsidRPr="00C75C9F" w:rsidDel="00234D61">
          <w:rPr>
            <w:rFonts w:ascii="Arial" w:eastAsiaTheme="minorEastAsia" w:hAnsi="Arial" w:cs="Arial"/>
            <w:sz w:val="22"/>
            <w:szCs w:val="22"/>
            <w:lang w:eastAsia="zh-CN"/>
          </w:rPr>
          <w:delText xml:space="preserve"> synthesis</w:delText>
        </w:r>
      </w:del>
      <w:ins w:id="61" w:author="Pérez-Ramirez  Javier" w:date="2024-07-29T09:47:00Z">
        <w:del w:id="62" w:author="Zhang  Zihao" w:date="2024-08-08T14:38:00Z">
          <w:r w:rsidR="005C17B6" w:rsidDel="00243C37">
            <w:rPr>
              <w:rFonts w:ascii="Arial" w:eastAsiaTheme="minorEastAsia" w:hAnsi="Arial" w:cs="Arial"/>
              <w:sz w:val="22"/>
              <w:szCs w:val="22"/>
              <w:lang w:eastAsia="zh-CN"/>
            </w:rPr>
            <w:delText xml:space="preserve"> </w:delText>
          </w:r>
        </w:del>
        <w:del w:id="63" w:author="Zhang  Zihao" w:date="2024-08-08T14:29:00Z">
          <w:r w:rsidR="005C17B6" w:rsidDel="006134BE">
            <w:rPr>
              <w:rFonts w:ascii="Arial" w:eastAsiaTheme="minorEastAsia" w:hAnsi="Arial" w:cs="Arial"/>
              <w:sz w:val="22"/>
              <w:szCs w:val="22"/>
              <w:lang w:eastAsia="zh-CN"/>
            </w:rPr>
            <w:delText>(</w:delText>
          </w:r>
        </w:del>
        <w:del w:id="64" w:author="Zhang  Zihao" w:date="2024-08-08T14:38:00Z">
          <w:r w:rsidR="005C17B6" w:rsidDel="00243C37">
            <w:rPr>
              <w:rFonts w:ascii="Arial" w:eastAsiaTheme="minorEastAsia" w:hAnsi="Arial" w:cs="Arial"/>
              <w:sz w:val="22"/>
              <w:szCs w:val="22"/>
              <w:lang w:eastAsia="zh-CN"/>
            </w:rPr>
            <w:delText>vinyl chloride synthesis</w:delText>
          </w:r>
        </w:del>
        <w:del w:id="65" w:author="Zhang  Zihao" w:date="2024-08-08T14:29:00Z">
          <w:r w:rsidR="005C17B6" w:rsidDel="006134BE">
            <w:rPr>
              <w:rFonts w:ascii="Arial" w:eastAsiaTheme="minorEastAsia" w:hAnsi="Arial" w:cs="Arial"/>
              <w:sz w:val="22"/>
              <w:szCs w:val="22"/>
              <w:lang w:eastAsia="zh-CN"/>
            </w:rPr>
            <w:delText>?</w:delText>
          </w:r>
        </w:del>
        <w:del w:id="66" w:author="Zhang  Zihao" w:date="2024-08-08T14:30:00Z">
          <w:r w:rsidR="005C17B6" w:rsidDel="000F3F12">
            <w:rPr>
              <w:rFonts w:ascii="Arial" w:eastAsiaTheme="minorEastAsia" w:hAnsi="Arial" w:cs="Arial"/>
              <w:sz w:val="22"/>
              <w:szCs w:val="22"/>
              <w:lang w:eastAsia="zh-CN"/>
            </w:rPr>
            <w:delText xml:space="preserve"> Location of acetylene uses?)</w:delText>
          </w:r>
        </w:del>
      </w:ins>
      <w:r w:rsidR="00AF47C4" w:rsidRPr="00CF7E03">
        <w:rPr>
          <w:rFonts w:ascii="Arial" w:eastAsiaTheme="minorEastAsia" w:hAnsi="Arial" w:cs="Arial"/>
          <w:sz w:val="22"/>
          <w:szCs w:val="22"/>
          <w:lang w:eastAsia="zh-CN"/>
        </w:rPr>
        <w:t>.</w:t>
      </w:r>
      <w:r w:rsidR="00CC0521" w:rsidRPr="00CF7E03">
        <w:rPr>
          <w:rFonts w:ascii="Arial" w:eastAsiaTheme="minorEastAsia" w:hAnsi="Arial" w:cs="Arial"/>
          <w:sz w:val="22"/>
          <w:szCs w:val="22"/>
          <w:lang w:eastAsia="zh-CN"/>
        </w:rPr>
        <w:t xml:space="preserve"> T</w:t>
      </w:r>
      <w:r w:rsidRPr="00CF7E03">
        <w:rPr>
          <w:rFonts w:ascii="Arial" w:eastAsiaTheme="minorEastAsia" w:hAnsi="Arial" w:cs="Arial"/>
          <w:sz w:val="22"/>
          <w:szCs w:val="22"/>
          <w:lang w:eastAsia="zh-CN"/>
        </w:rPr>
        <w:t>his review</w:t>
      </w:r>
      <w:r w:rsidR="00CC0521" w:rsidRPr="00CF7E03">
        <w:rPr>
          <w:rFonts w:ascii="Arial" w:eastAsiaTheme="minorEastAsia" w:hAnsi="Arial" w:cs="Arial"/>
          <w:sz w:val="22"/>
          <w:szCs w:val="22"/>
          <w:lang w:eastAsia="zh-CN"/>
        </w:rPr>
        <w:t xml:space="preserve"> </w:t>
      </w:r>
      <w:r w:rsidR="00B8220B">
        <w:rPr>
          <w:rFonts w:ascii="Arial" w:eastAsiaTheme="minorEastAsia" w:hAnsi="Arial" w:cs="Arial" w:hint="eastAsia"/>
          <w:sz w:val="22"/>
          <w:szCs w:val="22"/>
          <w:lang w:eastAsia="zh-CN"/>
        </w:rPr>
        <w:t>offers</w:t>
      </w:r>
      <w:r w:rsidRPr="00CF7E03">
        <w:rPr>
          <w:rFonts w:ascii="Arial" w:eastAsiaTheme="minorEastAsia" w:hAnsi="Arial" w:cs="Arial"/>
          <w:sz w:val="22"/>
          <w:szCs w:val="22"/>
          <w:lang w:eastAsia="zh-CN"/>
        </w:rPr>
        <w:t xml:space="preserve"> a holistic overview </w:t>
      </w:r>
      <w:r w:rsidR="00CC0521" w:rsidRPr="00CF7E03">
        <w:rPr>
          <w:rFonts w:ascii="Arial" w:eastAsiaTheme="minorEastAsia" w:hAnsi="Arial" w:cs="Arial"/>
          <w:sz w:val="22"/>
          <w:szCs w:val="22"/>
          <w:lang w:eastAsia="zh-CN"/>
        </w:rPr>
        <w:t>of</w:t>
      </w:r>
      <w:r w:rsidRPr="00CF7E03">
        <w:rPr>
          <w:rFonts w:ascii="Arial" w:eastAsiaTheme="minorEastAsia" w:hAnsi="Arial" w:cs="Arial"/>
          <w:sz w:val="22"/>
          <w:szCs w:val="22"/>
          <w:lang w:eastAsia="zh-CN"/>
        </w:rPr>
        <w:t xml:space="preserve"> </w:t>
      </w:r>
      <w:r w:rsidR="00A01F04" w:rsidRPr="00CF7E03">
        <w:rPr>
          <w:rFonts w:ascii="Arial" w:eastAsiaTheme="minorEastAsia" w:hAnsi="Arial" w:cs="Arial"/>
          <w:sz w:val="22"/>
          <w:szCs w:val="22"/>
          <w:lang w:eastAsia="zh-CN"/>
        </w:rPr>
        <w:t>C</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H</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 xml:space="preserve"> </w:t>
      </w:r>
      <w:r w:rsidR="00203FEC" w:rsidRPr="00CF7E03">
        <w:rPr>
          <w:rFonts w:ascii="Arial" w:eastAsiaTheme="minorEastAsia" w:hAnsi="Arial" w:cs="Arial"/>
          <w:sz w:val="22"/>
          <w:szCs w:val="22"/>
          <w:lang w:eastAsia="zh-CN"/>
        </w:rPr>
        <w:t xml:space="preserve">production </w:t>
      </w:r>
      <w:r w:rsidRPr="00CF7E03">
        <w:rPr>
          <w:rFonts w:ascii="Arial" w:eastAsiaTheme="minorEastAsia" w:hAnsi="Arial" w:cs="Arial"/>
          <w:sz w:val="22"/>
          <w:szCs w:val="22"/>
          <w:lang w:eastAsia="zh-CN"/>
        </w:rPr>
        <w:t xml:space="preserve">technologies, including </w:t>
      </w:r>
      <w:r w:rsidR="005B403B"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indirect calcium carbide</w:t>
      </w:r>
      <w:r w:rsidR="00350D4B" w:rsidRPr="00CF7E03">
        <w:rPr>
          <w:rFonts w:ascii="Arial" w:eastAsiaTheme="minorEastAsia" w:hAnsi="Arial" w:cs="Arial"/>
          <w:sz w:val="22"/>
          <w:szCs w:val="22"/>
          <w:lang w:eastAsia="zh-CN"/>
        </w:rPr>
        <w:t xml:space="preserve"> route</w:t>
      </w:r>
      <w:r w:rsidRPr="00CF7E03">
        <w:rPr>
          <w:rFonts w:ascii="Arial" w:eastAsiaTheme="minorEastAsia" w:hAnsi="Arial" w:cs="Arial"/>
          <w:sz w:val="22"/>
          <w:szCs w:val="22"/>
          <w:lang w:eastAsia="zh-CN"/>
        </w:rPr>
        <w:t xml:space="preserve"> and direct routes </w:t>
      </w:r>
      <w:commentRangeStart w:id="67"/>
      <w:commentRangeStart w:id="68"/>
      <w:r w:rsidRPr="00CF7E03">
        <w:rPr>
          <w:rFonts w:ascii="Arial" w:eastAsiaTheme="minorEastAsia" w:hAnsi="Arial" w:cs="Arial"/>
          <w:i/>
          <w:iCs/>
          <w:sz w:val="22"/>
          <w:szCs w:val="22"/>
          <w:lang w:eastAsia="zh-CN"/>
        </w:rPr>
        <w:t>via</w:t>
      </w:r>
      <w:r w:rsidRPr="00CF7E03">
        <w:rPr>
          <w:rFonts w:ascii="Arial" w:eastAsiaTheme="minorEastAsia" w:hAnsi="Arial" w:cs="Arial"/>
          <w:sz w:val="22"/>
          <w:szCs w:val="22"/>
          <w:lang w:eastAsia="zh-CN"/>
        </w:rPr>
        <w:t xml:space="preserve"> partial combustion, </w:t>
      </w:r>
      <w:r w:rsidR="003D7162">
        <w:rPr>
          <w:rFonts w:ascii="Arial" w:eastAsiaTheme="minorEastAsia" w:hAnsi="Arial" w:cs="Arial" w:hint="eastAsia"/>
          <w:sz w:val="22"/>
          <w:szCs w:val="22"/>
          <w:lang w:eastAsia="zh-CN"/>
        </w:rPr>
        <w:t>thermal</w:t>
      </w:r>
      <w:r w:rsidR="00507F48">
        <w:rPr>
          <w:rFonts w:ascii="Arial" w:eastAsiaTheme="minorEastAsia" w:hAnsi="Arial" w:cs="Arial" w:hint="eastAsia"/>
          <w:sz w:val="22"/>
          <w:szCs w:val="22"/>
          <w:lang w:eastAsia="zh-CN"/>
        </w:rPr>
        <w:t xml:space="preserve"> </w:t>
      </w:r>
      <w:r w:rsidR="00507F48"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 </w:t>
      </w:r>
      <w:r w:rsidR="003D7162">
        <w:rPr>
          <w:rFonts w:ascii="Arial" w:eastAsiaTheme="minorEastAsia" w:hAnsi="Arial" w:cs="Arial" w:hint="eastAsia"/>
          <w:sz w:val="22"/>
          <w:szCs w:val="22"/>
          <w:lang w:eastAsia="zh-CN"/>
        </w:rPr>
        <w:t>non</w:t>
      </w:r>
      <w:r w:rsidR="003D7162" w:rsidRPr="00CF7E03">
        <w:rPr>
          <w:rFonts w:ascii="Arial" w:eastAsiaTheme="minorEastAsia" w:hAnsi="Arial" w:cs="Arial"/>
          <w:sz w:val="22"/>
          <w:szCs w:val="22"/>
          <w:lang w:eastAsia="zh-CN"/>
        </w:rPr>
        <w:t>-</w:t>
      </w:r>
      <w:r w:rsidR="003D7162">
        <w:rPr>
          <w:rFonts w:ascii="Arial" w:eastAsiaTheme="minorEastAsia" w:hAnsi="Arial" w:cs="Arial" w:hint="eastAsia"/>
          <w:sz w:val="22"/>
          <w:szCs w:val="22"/>
          <w:lang w:eastAsia="zh-CN"/>
        </w:rPr>
        <w:t>thermal</w:t>
      </w:r>
      <w:r w:rsidRPr="00CF7E03">
        <w:rPr>
          <w:rFonts w:ascii="Arial" w:eastAsiaTheme="minorEastAsia" w:hAnsi="Arial" w:cs="Arial"/>
          <w:sz w:val="22"/>
          <w:szCs w:val="22"/>
          <w:lang w:eastAsia="zh-CN"/>
        </w:rPr>
        <w:t xml:space="preserve"> plasma, </w:t>
      </w:r>
      <w:r w:rsidR="00A07B17" w:rsidRPr="00CF7E03">
        <w:rPr>
          <w:rFonts w:ascii="Arial" w:eastAsiaTheme="minorEastAsia" w:hAnsi="Arial" w:cs="Arial"/>
          <w:sz w:val="22"/>
          <w:szCs w:val="22"/>
          <w:lang w:eastAsia="zh-CN"/>
        </w:rPr>
        <w:t xml:space="preserve">and </w:t>
      </w:r>
      <w:r w:rsidRPr="00CF7E03">
        <w:rPr>
          <w:rFonts w:ascii="Arial" w:eastAsiaTheme="minorEastAsia" w:hAnsi="Arial" w:cs="Arial"/>
          <w:sz w:val="22"/>
          <w:szCs w:val="22"/>
          <w:lang w:eastAsia="zh-CN"/>
        </w:rPr>
        <w:t>thermal pyrolysis</w:t>
      </w:r>
      <w:commentRangeEnd w:id="67"/>
      <w:r w:rsidR="003164E4">
        <w:rPr>
          <w:rStyle w:val="CommentReference"/>
        </w:rPr>
        <w:commentReference w:id="67"/>
      </w:r>
      <w:commentRangeEnd w:id="68"/>
      <w:r w:rsidR="00A41668">
        <w:rPr>
          <w:rStyle w:val="CommentReference"/>
        </w:rPr>
        <w:commentReference w:id="68"/>
      </w:r>
      <w:r w:rsidRPr="00CF7E03">
        <w:rPr>
          <w:rFonts w:ascii="Arial" w:eastAsiaTheme="minorEastAsia" w:hAnsi="Arial" w:cs="Arial"/>
          <w:sz w:val="22"/>
          <w:szCs w:val="22"/>
          <w:lang w:eastAsia="zh-CN"/>
        </w:rPr>
        <w:t xml:space="preserve">. </w:t>
      </w:r>
      <w:ins w:id="69" w:author="Zhang  Zihao" w:date="2024-08-13T12:24:00Z">
        <w:r w:rsidR="005032C8" w:rsidRPr="00CF7E03">
          <w:rPr>
            <w:rFonts w:ascii="Arial" w:eastAsiaTheme="minorEastAsia" w:hAnsi="Arial" w:cs="Arial"/>
            <w:sz w:val="22"/>
            <w:szCs w:val="22"/>
            <w:lang w:eastAsia="zh-CN"/>
          </w:rPr>
          <w:t xml:space="preserve">We </w:t>
        </w:r>
      </w:ins>
      <w:ins w:id="70" w:author="Zhang  Zihao" w:date="2024-08-13T23:02:00Z">
        <w:r w:rsidR="009E43CD">
          <w:rPr>
            <w:rFonts w:ascii="Arial" w:eastAsiaTheme="minorEastAsia" w:hAnsi="Arial" w:cs="Arial" w:hint="eastAsia"/>
            <w:sz w:val="22"/>
            <w:szCs w:val="22"/>
            <w:lang w:eastAsia="zh-CN"/>
          </w:rPr>
          <w:t>assess</w:t>
        </w:r>
      </w:ins>
      <w:ins w:id="71" w:author="Zhang  Zihao" w:date="2024-08-13T12:24:00Z">
        <w:r w:rsidR="005032C8" w:rsidRPr="00CF7E03">
          <w:rPr>
            <w:rFonts w:ascii="Arial" w:eastAsiaTheme="minorEastAsia" w:hAnsi="Arial" w:cs="Arial"/>
            <w:sz w:val="22"/>
            <w:szCs w:val="22"/>
            <w:lang w:eastAsia="zh-CN"/>
          </w:rPr>
          <w:t xml:space="preserve"> the status and challenges of </w:t>
        </w:r>
      </w:ins>
      <w:ins w:id="72" w:author="Zhang  Zihao" w:date="2024-08-13T23:02:00Z">
        <w:r w:rsidR="009E43CD">
          <w:rPr>
            <w:rFonts w:ascii="Arial" w:eastAsiaTheme="minorEastAsia" w:hAnsi="Arial" w:cs="Arial" w:hint="eastAsia"/>
            <w:sz w:val="22"/>
            <w:szCs w:val="22"/>
            <w:lang w:eastAsia="zh-CN"/>
          </w:rPr>
          <w:t>these</w:t>
        </w:r>
      </w:ins>
      <w:ins w:id="73" w:author="Zhang  Zihao" w:date="2024-08-13T12:24:00Z">
        <w:r w:rsidR="005032C8" w:rsidRPr="00CF7E03">
          <w:rPr>
            <w:rFonts w:ascii="Arial" w:eastAsiaTheme="minorEastAsia" w:hAnsi="Arial" w:cs="Arial"/>
            <w:sz w:val="22"/>
            <w:szCs w:val="22"/>
            <w:lang w:eastAsia="zh-CN"/>
          </w:rPr>
          <w:t xml:space="preserve"> technolog</w:t>
        </w:r>
      </w:ins>
      <w:ins w:id="74" w:author="Zhang  Zihao" w:date="2024-08-13T23:02:00Z">
        <w:r w:rsidR="009E43CD">
          <w:rPr>
            <w:rFonts w:ascii="Arial" w:eastAsiaTheme="minorEastAsia" w:hAnsi="Arial" w:cs="Arial" w:hint="eastAsia"/>
            <w:sz w:val="22"/>
            <w:szCs w:val="22"/>
            <w:lang w:eastAsia="zh-CN"/>
          </w:rPr>
          <w:t>ies</w:t>
        </w:r>
      </w:ins>
      <w:ins w:id="75" w:author="Zhang  Zihao" w:date="2024-08-13T23:03:00Z">
        <w:r w:rsidR="009E43CD">
          <w:rPr>
            <w:rFonts w:ascii="Arial" w:eastAsiaTheme="minorEastAsia" w:hAnsi="Arial" w:cs="Arial" w:hint="eastAsia"/>
            <w:sz w:val="22"/>
            <w:szCs w:val="22"/>
            <w:lang w:eastAsia="zh-CN"/>
          </w:rPr>
          <w:t>,</w:t>
        </w:r>
      </w:ins>
      <w:ins w:id="76" w:author="Zhang  Zihao" w:date="2024-08-13T12:24:00Z">
        <w:r w:rsidR="005032C8" w:rsidRPr="00CF7E03">
          <w:rPr>
            <w:rFonts w:ascii="Arial" w:eastAsiaTheme="minorEastAsia" w:hAnsi="Arial" w:cs="Arial"/>
            <w:sz w:val="22"/>
            <w:szCs w:val="22"/>
            <w:lang w:eastAsia="zh-CN"/>
          </w:rPr>
          <w:t xml:space="preserve"> </w:t>
        </w:r>
        <w:r w:rsidR="005032C8" w:rsidRPr="006F0ADB">
          <w:rPr>
            <w:rFonts w:ascii="Arial" w:eastAsiaTheme="minorEastAsia" w:hAnsi="Arial" w:cs="Arial" w:hint="eastAsia"/>
            <w:sz w:val="22"/>
            <w:szCs w:val="22"/>
            <w:lang w:eastAsia="zh-CN"/>
          </w:rPr>
          <w:t xml:space="preserve">covering </w:t>
        </w:r>
        <w:del w:id="77" w:author="Nabera  Abhinandan" w:date="2024-08-15T18:58:00Z">
          <w:r w:rsidR="005032C8" w:rsidRPr="006F0ADB" w:rsidDel="00D36661">
            <w:rPr>
              <w:rFonts w:ascii="Arial" w:eastAsiaTheme="minorEastAsia" w:hAnsi="Arial" w:cs="Arial" w:hint="eastAsia"/>
              <w:sz w:val="22"/>
              <w:szCs w:val="22"/>
              <w:lang w:eastAsia="zh-CN"/>
            </w:rPr>
            <w:delText xml:space="preserve">the </w:delText>
          </w:r>
        </w:del>
        <w:r w:rsidR="005032C8" w:rsidRPr="006F0ADB">
          <w:rPr>
            <w:rFonts w:ascii="Arial" w:eastAsiaTheme="minorEastAsia" w:hAnsi="Arial" w:cs="Arial"/>
            <w:sz w:val="22"/>
            <w:szCs w:val="22"/>
            <w:lang w:eastAsia="zh-CN"/>
          </w:rPr>
          <w:t>reactor</w:t>
        </w:r>
        <w:r w:rsidR="005032C8" w:rsidRPr="006F0ADB">
          <w:rPr>
            <w:rFonts w:ascii="Arial" w:eastAsiaTheme="minorEastAsia" w:hAnsi="Arial" w:cs="Arial" w:hint="eastAsia"/>
            <w:sz w:val="22"/>
            <w:szCs w:val="22"/>
            <w:lang w:eastAsia="zh-CN"/>
          </w:rPr>
          <w:t xml:space="preserve"> design, reaction mechanism</w:t>
        </w:r>
      </w:ins>
      <w:ins w:id="78" w:author="Nabera  Abhinandan" w:date="2024-08-15T18:59:00Z">
        <w:r w:rsidR="00D36661">
          <w:rPr>
            <w:rFonts w:ascii="Arial" w:eastAsiaTheme="minorEastAsia" w:hAnsi="Arial" w:cs="Arial"/>
            <w:sz w:val="22"/>
            <w:szCs w:val="22"/>
            <w:lang w:eastAsia="zh-CN"/>
          </w:rPr>
          <w:t>s</w:t>
        </w:r>
      </w:ins>
      <w:ins w:id="79" w:author="Zhang  Zihao" w:date="2024-08-13T12:24:00Z">
        <w:r w:rsidR="005032C8" w:rsidRPr="006F0ADB">
          <w:rPr>
            <w:rFonts w:ascii="Arial" w:eastAsiaTheme="minorEastAsia" w:hAnsi="Arial" w:cs="Arial" w:hint="eastAsia"/>
            <w:sz w:val="22"/>
            <w:szCs w:val="22"/>
            <w:lang w:eastAsia="zh-CN"/>
          </w:rPr>
          <w:t>, energy requirement</w:t>
        </w:r>
      </w:ins>
      <w:ins w:id="80" w:author="Nabera  Abhinandan" w:date="2024-08-15T18:59:00Z">
        <w:r w:rsidR="00D36661">
          <w:rPr>
            <w:rFonts w:ascii="Arial" w:eastAsiaTheme="minorEastAsia" w:hAnsi="Arial" w:cs="Arial"/>
            <w:sz w:val="22"/>
            <w:szCs w:val="22"/>
            <w:lang w:eastAsia="zh-CN"/>
          </w:rPr>
          <w:t>s</w:t>
        </w:r>
      </w:ins>
      <w:ins w:id="81" w:author="Zhang  Zihao" w:date="2024-08-13T12:24:00Z">
        <w:r w:rsidR="005032C8" w:rsidRPr="006F0ADB">
          <w:rPr>
            <w:rFonts w:ascii="Arial" w:eastAsiaTheme="minorEastAsia" w:hAnsi="Arial" w:cs="Arial" w:hint="eastAsia"/>
            <w:sz w:val="22"/>
            <w:szCs w:val="22"/>
            <w:lang w:eastAsia="zh-CN"/>
          </w:rPr>
          <w:t>, carbon footprint</w:t>
        </w:r>
      </w:ins>
      <w:ins w:id="82" w:author="Nabera  Abhinandan" w:date="2024-08-15T18:59:00Z">
        <w:r w:rsidR="00D36661">
          <w:rPr>
            <w:rFonts w:ascii="Arial" w:eastAsiaTheme="minorEastAsia" w:hAnsi="Arial" w:cs="Arial"/>
            <w:sz w:val="22"/>
            <w:szCs w:val="22"/>
            <w:lang w:eastAsia="zh-CN"/>
          </w:rPr>
          <w:t>s</w:t>
        </w:r>
      </w:ins>
      <w:ins w:id="83" w:author="Zhang  Zihao" w:date="2024-08-13T12:24:00Z">
        <w:r w:rsidR="005032C8">
          <w:rPr>
            <w:rFonts w:ascii="Arial" w:eastAsiaTheme="minorEastAsia" w:hAnsi="Arial" w:cs="Arial" w:hint="eastAsia"/>
            <w:sz w:val="22"/>
            <w:szCs w:val="22"/>
            <w:lang w:eastAsia="zh-CN"/>
          </w:rPr>
          <w:t>,</w:t>
        </w:r>
        <w:r w:rsidR="005032C8" w:rsidRPr="006F0ADB">
          <w:rPr>
            <w:rFonts w:ascii="Arial" w:eastAsiaTheme="minorEastAsia" w:hAnsi="Arial" w:cs="Arial"/>
            <w:sz w:val="22"/>
            <w:szCs w:val="22"/>
            <w:lang w:eastAsia="zh-CN"/>
          </w:rPr>
          <w:t xml:space="preserve"> </w:t>
        </w:r>
        <w:r w:rsidR="005032C8" w:rsidRPr="006F0ADB">
          <w:rPr>
            <w:rFonts w:ascii="Arial" w:eastAsiaTheme="minorEastAsia" w:hAnsi="Arial" w:cs="Arial" w:hint="eastAsia"/>
            <w:sz w:val="22"/>
            <w:szCs w:val="22"/>
            <w:lang w:eastAsia="zh-CN"/>
          </w:rPr>
          <w:t xml:space="preserve">and </w:t>
        </w:r>
      </w:ins>
      <w:ins w:id="84" w:author="Zhang  Zihao" w:date="2024-08-16T10:47:00Z" w16du:dateUtc="2024-08-16T08:47:00Z">
        <w:r w:rsidR="00B215F7">
          <w:rPr>
            <w:rFonts w:ascii="Arial" w:eastAsiaTheme="minorEastAsia" w:hAnsi="Arial" w:cs="Arial"/>
            <w:sz w:val="22"/>
            <w:szCs w:val="22"/>
            <w:lang w:eastAsia="zh-CN"/>
          </w:rPr>
          <w:t>catalytic</w:t>
        </w:r>
        <w:r w:rsidR="00B215F7">
          <w:rPr>
            <w:rFonts w:ascii="Arial" w:eastAsiaTheme="minorEastAsia" w:hAnsi="Arial" w:cs="Arial" w:hint="eastAsia"/>
            <w:sz w:val="22"/>
            <w:szCs w:val="22"/>
            <w:lang w:eastAsia="zh-CN"/>
          </w:rPr>
          <w:t xml:space="preserve"> </w:t>
        </w:r>
      </w:ins>
      <w:ins w:id="85" w:author="Zhang  Zihao" w:date="2024-08-16T10:48:00Z" w16du:dateUtc="2024-08-16T08:48:00Z">
        <w:r w:rsidR="00B223B1">
          <w:rPr>
            <w:rFonts w:ascii="Arial" w:eastAsiaTheme="minorEastAsia" w:hAnsi="Arial" w:cs="Arial" w:hint="eastAsia"/>
            <w:sz w:val="22"/>
            <w:szCs w:val="22"/>
            <w:lang w:eastAsia="zh-CN"/>
          </w:rPr>
          <w:t>role</w:t>
        </w:r>
      </w:ins>
      <w:ins w:id="86" w:author="Zhang  Zihao" w:date="2024-08-13T12:25:00Z">
        <w:r w:rsidR="00D41821">
          <w:rPr>
            <w:rFonts w:ascii="Arial" w:eastAsiaTheme="minorEastAsia" w:hAnsi="Arial" w:cs="Arial" w:hint="eastAsia"/>
            <w:sz w:val="22"/>
            <w:szCs w:val="22"/>
            <w:lang w:eastAsia="zh-CN"/>
          </w:rPr>
          <w:t>.</w:t>
        </w:r>
      </w:ins>
      <w:ins w:id="87" w:author="Zhang  Zihao" w:date="2024-08-13T12:24:00Z">
        <w:r w:rsidR="005032C8" w:rsidRPr="006F0ADB">
          <w:rPr>
            <w:rFonts w:ascii="Arial" w:eastAsiaTheme="minorEastAsia" w:hAnsi="Arial" w:cs="Arial" w:hint="eastAsia"/>
            <w:sz w:val="22"/>
            <w:szCs w:val="22"/>
            <w:lang w:eastAsia="zh-CN"/>
          </w:rPr>
          <w:t xml:space="preserve"> </w:t>
        </w:r>
      </w:ins>
      <w:r w:rsidR="00207894" w:rsidRPr="00CF7E03">
        <w:rPr>
          <w:rFonts w:ascii="Arial" w:eastAsiaTheme="minorEastAsia" w:hAnsi="Arial" w:cs="Arial"/>
          <w:sz w:val="22"/>
          <w:szCs w:val="22"/>
          <w:lang w:eastAsia="zh-CN"/>
        </w:rPr>
        <w:t xml:space="preserve">In addition to traditional </w:t>
      </w:r>
      <w:r w:rsidR="00E4237B" w:rsidRPr="00CF7E03">
        <w:rPr>
          <w:rFonts w:ascii="Arial" w:eastAsiaTheme="minorEastAsia" w:hAnsi="Arial" w:cs="Arial"/>
          <w:sz w:val="22"/>
          <w:szCs w:val="22"/>
          <w:lang w:eastAsia="zh-CN"/>
        </w:rPr>
        <w:t>fossil</w:t>
      </w:r>
      <w:r w:rsidR="00E57A86" w:rsidRPr="00CF7E03">
        <w:rPr>
          <w:rFonts w:ascii="Arial" w:eastAsiaTheme="minorEastAsia" w:hAnsi="Arial" w:cs="Arial"/>
          <w:sz w:val="22"/>
          <w:szCs w:val="22"/>
          <w:lang w:eastAsia="zh-CN"/>
        </w:rPr>
        <w:noBreakHyphen/>
      </w:r>
      <w:r w:rsidR="00E4237B" w:rsidRPr="00CF7E03">
        <w:rPr>
          <w:rFonts w:ascii="Arial" w:eastAsiaTheme="minorEastAsia" w:hAnsi="Arial" w:cs="Arial"/>
          <w:sz w:val="22"/>
          <w:szCs w:val="22"/>
          <w:lang w:eastAsia="zh-CN"/>
        </w:rPr>
        <w:t>based</w:t>
      </w:r>
      <w:r w:rsidR="00207894" w:rsidRPr="00CF7E03">
        <w:rPr>
          <w:rFonts w:ascii="Arial" w:eastAsiaTheme="minorEastAsia" w:hAnsi="Arial" w:cs="Arial"/>
          <w:sz w:val="22"/>
          <w:szCs w:val="22"/>
          <w:lang w:eastAsia="zh-CN"/>
        </w:rPr>
        <w:t xml:space="preserve"> </w:t>
      </w:r>
      <w:r w:rsidR="00E4237B" w:rsidRPr="00CF7E03">
        <w:rPr>
          <w:rFonts w:ascii="Arial" w:eastAsiaTheme="minorEastAsia" w:hAnsi="Arial" w:cs="Arial"/>
          <w:sz w:val="22"/>
          <w:szCs w:val="22"/>
          <w:lang w:eastAsia="zh-CN"/>
        </w:rPr>
        <w:t>routes</w:t>
      </w:r>
      <w:r w:rsidR="00207894"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00B8220B">
        <w:rPr>
          <w:rFonts w:ascii="Arial" w:eastAsiaTheme="minorEastAsia" w:hAnsi="Arial" w:cs="Arial" w:hint="eastAsia"/>
          <w:sz w:val="22"/>
          <w:szCs w:val="22"/>
          <w:lang w:eastAsia="zh-CN"/>
        </w:rPr>
        <w:t>explore</w:t>
      </w:r>
      <w:r w:rsidR="00ED04E1"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sustainable</w:t>
      </w:r>
      <w:r w:rsidR="00387E17" w:rsidRPr="00CF7E03">
        <w:rPr>
          <w:rFonts w:ascii="Arial" w:eastAsiaTheme="minorEastAsia" w:hAnsi="Arial" w:cs="Arial"/>
          <w:sz w:val="22"/>
          <w:szCs w:val="22"/>
          <w:lang w:eastAsia="zh-CN"/>
        </w:rPr>
        <w:t xml:space="preserve"> </w:t>
      </w:r>
      <w:ins w:id="88" w:author="Zhang  Zihao" w:date="2024-08-16T10:52:00Z" w16du:dateUtc="2024-08-16T08:52:00Z">
        <w:r w:rsidR="002115F1" w:rsidRPr="00CF7E03">
          <w:rPr>
            <w:rFonts w:ascii="Arial" w:eastAsiaTheme="minorEastAsia" w:hAnsi="Arial" w:cs="Arial"/>
            <w:sz w:val="22"/>
            <w:szCs w:val="22"/>
            <w:lang w:eastAsia="zh-CN"/>
          </w:rPr>
          <w:t>carbon feedstocks</w:t>
        </w:r>
      </w:ins>
      <w:del w:id="89" w:author="Zhang  Zihao" w:date="2024-08-16T10:52:00Z" w16du:dateUtc="2024-08-16T08:52:00Z">
        <w:r w:rsidR="00387E17" w:rsidRPr="00CF7E03" w:rsidDel="002115F1">
          <w:rPr>
            <w:rFonts w:ascii="Arial" w:eastAsiaTheme="minorEastAsia" w:hAnsi="Arial" w:cs="Arial"/>
            <w:sz w:val="22"/>
            <w:szCs w:val="22"/>
            <w:lang w:eastAsia="zh-CN"/>
          </w:rPr>
          <w:delText>resources</w:delText>
        </w:r>
      </w:del>
      <w:r w:rsidR="00387E17" w:rsidRPr="00CF7E03">
        <w:rPr>
          <w:rFonts w:ascii="Arial" w:eastAsiaTheme="minorEastAsia" w:hAnsi="Arial" w:cs="Arial"/>
          <w:sz w:val="22"/>
          <w:szCs w:val="22"/>
          <w:lang w:eastAsia="zh-CN"/>
        </w:rPr>
        <w:t xml:space="preserve"> like</w:t>
      </w:r>
      <w:r w:rsidR="00EB2658" w:rsidRPr="00EB2658">
        <w:rPr>
          <w:rFonts w:ascii="Arial" w:eastAsiaTheme="minorEastAsia" w:hAnsi="Arial" w:cs="Arial" w:hint="eastAsia"/>
          <w:sz w:val="22"/>
          <w:szCs w:val="22"/>
          <w:lang w:eastAsia="zh-CN"/>
        </w:rPr>
        <w:t xml:space="preserve"> </w:t>
      </w:r>
      <w:r w:rsidR="00EB2658">
        <w:rPr>
          <w:rFonts w:ascii="Arial" w:eastAsiaTheme="minorEastAsia" w:hAnsi="Arial" w:cs="Arial" w:hint="eastAsia"/>
          <w:sz w:val="22"/>
          <w:szCs w:val="22"/>
          <w:lang w:eastAsia="zh-CN"/>
        </w:rPr>
        <w:t>biomass</w:t>
      </w:r>
      <w:r w:rsidR="00EB2658" w:rsidRPr="00CF7E03">
        <w:rPr>
          <w:rFonts w:ascii="Arial" w:eastAsiaTheme="minorEastAsia" w:hAnsi="Arial" w:cs="Arial"/>
          <w:sz w:val="22"/>
          <w:szCs w:val="22"/>
          <w:lang w:eastAsia="zh-CN"/>
        </w:rPr>
        <w:t>-</w:t>
      </w:r>
      <w:r w:rsidR="00EB2658">
        <w:rPr>
          <w:rFonts w:ascii="Arial" w:eastAsiaTheme="minorEastAsia" w:hAnsi="Arial" w:cs="Arial" w:hint="eastAsia"/>
          <w:sz w:val="22"/>
          <w:szCs w:val="22"/>
          <w:lang w:eastAsia="zh-CN"/>
        </w:rPr>
        <w:t>derived</w:t>
      </w:r>
      <w:r w:rsidR="00387E17" w:rsidRPr="00CF7E03">
        <w:rPr>
          <w:rFonts w:ascii="Arial" w:eastAsiaTheme="minorEastAsia" w:hAnsi="Arial" w:cs="Arial"/>
          <w:sz w:val="22"/>
          <w:szCs w:val="22"/>
          <w:lang w:eastAsia="zh-CN"/>
        </w:rPr>
        <w:t xml:space="preserve"> </w:t>
      </w:r>
      <w:r w:rsidR="00507235" w:rsidRPr="00CF7E03">
        <w:rPr>
          <w:rFonts w:ascii="Arial" w:eastAsiaTheme="minorEastAsia" w:hAnsi="Arial" w:cs="Arial"/>
          <w:sz w:val="22"/>
          <w:szCs w:val="22"/>
          <w:lang w:eastAsia="zh-CN"/>
        </w:rPr>
        <w:t xml:space="preserve">biochar and </w:t>
      </w:r>
      <w:r w:rsidR="00002935" w:rsidRPr="00CF7E03">
        <w:rPr>
          <w:rFonts w:ascii="Arial" w:eastAsiaTheme="minorEastAsia" w:hAnsi="Arial" w:cs="Arial"/>
          <w:sz w:val="22"/>
          <w:szCs w:val="22"/>
          <w:lang w:eastAsia="zh-CN"/>
        </w:rPr>
        <w:t>biomethane</w:t>
      </w:r>
      <w:r w:rsidR="00387E17" w:rsidRPr="00CF7E03">
        <w:rPr>
          <w:rFonts w:ascii="Arial" w:eastAsiaTheme="minorEastAsia" w:hAnsi="Arial" w:cs="Arial"/>
          <w:sz w:val="22"/>
          <w:szCs w:val="22"/>
          <w:lang w:eastAsia="zh-CN"/>
        </w:rPr>
        <w:t xml:space="preserve"> </w:t>
      </w:r>
      <w:del w:id="90" w:author="Zhang  Zihao" w:date="2024-08-16T10:52:00Z" w16du:dateUtc="2024-08-16T08:52:00Z">
        <w:r w:rsidR="00207894" w:rsidRPr="00CF7E03" w:rsidDel="002115F1">
          <w:rPr>
            <w:rFonts w:ascii="Arial" w:eastAsiaTheme="minorEastAsia" w:hAnsi="Arial" w:cs="Arial"/>
            <w:sz w:val="22"/>
            <w:szCs w:val="22"/>
            <w:lang w:eastAsia="zh-CN"/>
          </w:rPr>
          <w:delText xml:space="preserve">as </w:delText>
        </w:r>
        <w:r w:rsidR="00ED04E1" w:rsidRPr="00CF7E03" w:rsidDel="002115F1">
          <w:rPr>
            <w:rFonts w:ascii="Arial" w:eastAsiaTheme="minorEastAsia" w:hAnsi="Arial" w:cs="Arial"/>
            <w:sz w:val="22"/>
            <w:szCs w:val="22"/>
            <w:lang w:eastAsia="zh-CN"/>
          </w:rPr>
          <w:delText>carbon</w:delText>
        </w:r>
        <w:r w:rsidR="00207894" w:rsidRPr="00CF7E03" w:rsidDel="002115F1">
          <w:rPr>
            <w:rFonts w:ascii="Arial" w:eastAsiaTheme="minorEastAsia" w:hAnsi="Arial" w:cs="Arial"/>
            <w:sz w:val="22"/>
            <w:szCs w:val="22"/>
            <w:lang w:eastAsia="zh-CN"/>
          </w:rPr>
          <w:delText xml:space="preserve"> feedstock</w:delText>
        </w:r>
        <w:r w:rsidR="00C0577E" w:rsidRPr="00CF7E03" w:rsidDel="002115F1">
          <w:rPr>
            <w:rFonts w:ascii="Arial" w:eastAsiaTheme="minorEastAsia" w:hAnsi="Arial" w:cs="Arial"/>
            <w:sz w:val="22"/>
            <w:szCs w:val="22"/>
            <w:lang w:eastAsia="zh-CN"/>
          </w:rPr>
          <w:delText>s</w:delText>
        </w:r>
      </w:del>
      <w:del w:id="91" w:author="Zhang  Zihao" w:date="2024-08-13T12:25:00Z">
        <w:r w:rsidR="00ED04E1" w:rsidRPr="00CF7E03" w:rsidDel="00D41821">
          <w:rPr>
            <w:rFonts w:ascii="Arial" w:eastAsiaTheme="minorEastAsia" w:hAnsi="Arial" w:cs="Arial"/>
            <w:sz w:val="22"/>
            <w:szCs w:val="22"/>
            <w:lang w:eastAsia="zh-CN"/>
          </w:rPr>
          <w:delText>.</w:delText>
        </w:r>
      </w:del>
      <w:del w:id="92" w:author="Zhang  Zihao" w:date="2024-08-16T10:52:00Z" w16du:dateUtc="2024-08-16T08:52:00Z">
        <w:r w:rsidR="00387E17" w:rsidRPr="00CF7E03" w:rsidDel="002115F1">
          <w:rPr>
            <w:rFonts w:ascii="Arial" w:eastAsiaTheme="minorEastAsia" w:hAnsi="Arial" w:cs="Arial"/>
            <w:sz w:val="22"/>
            <w:szCs w:val="22"/>
            <w:lang w:eastAsia="zh-CN"/>
          </w:rPr>
          <w:delText xml:space="preserve"> </w:delText>
        </w:r>
      </w:del>
      <w:del w:id="93" w:author="Zhang  Zihao" w:date="2024-08-13T12:24:00Z">
        <w:r w:rsidR="00ED04E1" w:rsidRPr="00CF7E03" w:rsidDel="005032C8">
          <w:rPr>
            <w:rFonts w:ascii="Arial" w:eastAsiaTheme="minorEastAsia" w:hAnsi="Arial" w:cs="Arial"/>
            <w:sz w:val="22"/>
            <w:szCs w:val="22"/>
            <w:lang w:eastAsia="zh-CN"/>
          </w:rPr>
          <w:delText xml:space="preserve">We </w:delText>
        </w:r>
        <w:r w:rsidRPr="00CF7E03" w:rsidDel="005032C8">
          <w:rPr>
            <w:rFonts w:ascii="Arial" w:eastAsiaTheme="minorEastAsia" w:hAnsi="Arial" w:cs="Arial"/>
            <w:sz w:val="22"/>
            <w:szCs w:val="22"/>
            <w:lang w:eastAsia="zh-CN"/>
          </w:rPr>
          <w:delText xml:space="preserve">aim </w:delText>
        </w:r>
        <w:r w:rsidR="00ED04E1" w:rsidRPr="00CF7E03" w:rsidDel="005032C8">
          <w:rPr>
            <w:rFonts w:ascii="Arial" w:eastAsiaTheme="minorEastAsia" w:hAnsi="Arial" w:cs="Arial"/>
            <w:sz w:val="22"/>
            <w:szCs w:val="22"/>
            <w:lang w:eastAsia="zh-CN"/>
          </w:rPr>
          <w:delText>to</w:delText>
        </w:r>
        <w:r w:rsidRPr="00CF7E03" w:rsidDel="005032C8">
          <w:rPr>
            <w:rFonts w:ascii="Arial" w:eastAsiaTheme="minorEastAsia" w:hAnsi="Arial" w:cs="Arial"/>
            <w:sz w:val="22"/>
            <w:szCs w:val="22"/>
            <w:lang w:eastAsia="zh-CN"/>
          </w:rPr>
          <w:delText xml:space="preserve"> elucidate the status and challenges of each </w:delText>
        </w:r>
        <w:r w:rsidR="00507235" w:rsidRPr="00CF7E03" w:rsidDel="005032C8">
          <w:rPr>
            <w:rFonts w:ascii="Arial" w:eastAsiaTheme="minorEastAsia" w:hAnsi="Arial" w:cs="Arial"/>
            <w:sz w:val="22"/>
            <w:szCs w:val="22"/>
            <w:lang w:eastAsia="zh-CN"/>
          </w:rPr>
          <w:delText xml:space="preserve">production technology </w:delText>
        </w:r>
      </w:del>
      <w:r w:rsidR="009F330F" w:rsidRPr="00CF7E03">
        <w:rPr>
          <w:rFonts w:ascii="Arial" w:eastAsiaTheme="minorEastAsia" w:hAnsi="Arial" w:cs="Arial"/>
          <w:sz w:val="22"/>
          <w:szCs w:val="22"/>
          <w:lang w:eastAsia="zh-CN"/>
        </w:rPr>
        <w:t xml:space="preserve">and </w:t>
      </w:r>
      <w:r w:rsidR="00C0577E" w:rsidRPr="00CF7E03">
        <w:rPr>
          <w:rFonts w:ascii="Arial" w:eastAsiaTheme="minorEastAsia" w:hAnsi="Arial" w:cs="Arial"/>
          <w:sz w:val="22"/>
          <w:szCs w:val="22"/>
          <w:lang w:eastAsia="zh-CN"/>
        </w:rPr>
        <w:t>encourage</w:t>
      </w:r>
      <w:r w:rsidRPr="00CF7E03">
        <w:rPr>
          <w:rFonts w:ascii="Arial" w:eastAsiaTheme="minorEastAsia" w:hAnsi="Arial" w:cs="Arial"/>
          <w:sz w:val="22"/>
          <w:szCs w:val="22"/>
          <w:lang w:eastAsia="zh-CN"/>
        </w:rPr>
        <w:t xml:space="preserve"> </w:t>
      </w:r>
      <w:r w:rsidR="005E2A7D">
        <w:rPr>
          <w:rFonts w:ascii="Arial" w:eastAsiaTheme="minorEastAsia" w:hAnsi="Arial" w:cs="Arial" w:hint="eastAsia"/>
          <w:sz w:val="22"/>
          <w:szCs w:val="22"/>
          <w:lang w:eastAsia="zh-CN"/>
        </w:rPr>
        <w:t xml:space="preserve">the development of </w:t>
      </w:r>
      <w:r w:rsidR="00B8220B" w:rsidRPr="00CF7E03">
        <w:rPr>
          <w:rFonts w:ascii="Arial" w:eastAsiaTheme="minorEastAsia" w:hAnsi="Arial" w:cs="Arial"/>
          <w:sz w:val="22"/>
          <w:szCs w:val="22"/>
          <w:lang w:eastAsia="zh-CN"/>
        </w:rPr>
        <w:t xml:space="preserve">sustainable </w:t>
      </w:r>
      <w:r w:rsidR="00387E17" w:rsidRPr="00CF7E03">
        <w:rPr>
          <w:rFonts w:ascii="Arial" w:eastAsiaTheme="minorEastAsia" w:hAnsi="Arial" w:cs="Arial"/>
          <w:sz w:val="22"/>
          <w:szCs w:val="22"/>
          <w:lang w:eastAsia="zh-CN"/>
        </w:rPr>
        <w:t>C</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H</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 xml:space="preserve"> </w:t>
      </w:r>
      <w:r w:rsidR="006244EB" w:rsidRPr="00CF7E03">
        <w:rPr>
          <w:rFonts w:ascii="Arial" w:eastAsiaTheme="minorEastAsia" w:hAnsi="Arial" w:cs="Arial"/>
          <w:sz w:val="22"/>
          <w:szCs w:val="22"/>
          <w:lang w:eastAsia="zh-CN"/>
        </w:rPr>
        <w:t xml:space="preserve">production </w:t>
      </w:r>
      <w:r w:rsidR="00C0577E" w:rsidRPr="00CF7E03">
        <w:rPr>
          <w:rFonts w:ascii="Arial" w:eastAsiaTheme="minorEastAsia" w:hAnsi="Arial" w:cs="Arial"/>
          <w:sz w:val="22"/>
          <w:szCs w:val="22"/>
          <w:lang w:eastAsia="zh-CN"/>
        </w:rPr>
        <w:t xml:space="preserve">by </w:t>
      </w:r>
      <w:r w:rsidR="00CC0521" w:rsidRPr="00CF7E03">
        <w:rPr>
          <w:rFonts w:ascii="Arial" w:eastAsiaTheme="minorEastAsia" w:hAnsi="Arial" w:cs="Arial"/>
          <w:sz w:val="22"/>
          <w:szCs w:val="22"/>
          <w:lang w:eastAsia="zh-CN"/>
        </w:rPr>
        <w:t xml:space="preserve">evaluating their </w:t>
      </w:r>
      <w:r w:rsidRPr="00CF7E03">
        <w:rPr>
          <w:rFonts w:ascii="Arial" w:eastAsiaTheme="minorEastAsia" w:hAnsi="Arial" w:cs="Arial"/>
          <w:sz w:val="22"/>
          <w:szCs w:val="22"/>
          <w:lang w:eastAsia="zh-CN"/>
        </w:rPr>
        <w:t xml:space="preserve">potential </w:t>
      </w:r>
      <w:r w:rsidR="00CC0521" w:rsidRPr="00CF7E03">
        <w:rPr>
          <w:rFonts w:ascii="Arial" w:eastAsiaTheme="minorEastAsia" w:hAnsi="Arial" w:cs="Arial"/>
          <w:sz w:val="22"/>
          <w:szCs w:val="22"/>
          <w:lang w:eastAsia="zh-CN"/>
        </w:rPr>
        <w:t>through</w:t>
      </w:r>
      <w:ins w:id="94" w:author="Zhang  Zihao" w:date="2024-08-08T17:24:00Z">
        <w:r w:rsidR="006F3DA3">
          <w:rPr>
            <w:rFonts w:ascii="Arial" w:eastAsiaTheme="minorEastAsia" w:hAnsi="Arial" w:cs="Arial" w:hint="eastAsia"/>
            <w:sz w:val="22"/>
            <w:szCs w:val="22"/>
            <w:lang w:eastAsia="zh-CN"/>
          </w:rPr>
          <w:t xml:space="preserve"> </w:t>
        </w:r>
      </w:ins>
      <w:ins w:id="95" w:author="Zhang  Zihao" w:date="2024-08-08T17:25:00Z">
        <w:r w:rsidR="006F3DA3">
          <w:rPr>
            <w:rFonts w:ascii="Arial" w:eastAsiaTheme="minorEastAsia" w:hAnsi="Arial" w:cs="Arial" w:hint="eastAsia"/>
            <w:sz w:val="22"/>
            <w:szCs w:val="22"/>
            <w:lang w:eastAsia="zh-CN"/>
          </w:rPr>
          <w:t>an</w:t>
        </w:r>
      </w:ins>
      <w:ins w:id="96" w:author="Zhang  Zihao" w:date="2024-08-08T17:24:00Z">
        <w:r w:rsidR="006F3DA3">
          <w:rPr>
            <w:rFonts w:ascii="Arial" w:eastAsiaTheme="minorEastAsia" w:hAnsi="Arial" w:cs="Arial" w:hint="eastAsia"/>
            <w:sz w:val="22"/>
            <w:szCs w:val="22"/>
            <w:lang w:eastAsia="zh-CN"/>
          </w:rPr>
          <w:t xml:space="preserve"> </w:t>
        </w:r>
        <w:r w:rsidR="006F3DA3" w:rsidRPr="006F3DA3">
          <w:rPr>
            <w:rFonts w:ascii="Arial" w:eastAsiaTheme="minorEastAsia" w:hAnsi="Arial" w:cs="Arial"/>
            <w:sz w:val="22"/>
            <w:szCs w:val="22"/>
            <w:lang w:eastAsia="zh-CN"/>
          </w:rPr>
          <w:t>environmental</w:t>
        </w:r>
      </w:ins>
      <w:ins w:id="97" w:author="Nabera  Abhinandan" w:date="2024-08-15T19:01:00Z">
        <w:r w:rsidR="000A3F45">
          <w:rPr>
            <w:rFonts w:ascii="Arial" w:eastAsiaTheme="minorEastAsia" w:hAnsi="Arial" w:cs="Arial"/>
            <w:sz w:val="22"/>
            <w:szCs w:val="22"/>
            <w:lang w:eastAsia="zh-CN"/>
          </w:rPr>
          <w:t xml:space="preserve"> </w:t>
        </w:r>
      </w:ins>
      <w:ins w:id="98" w:author="Zhang  Zihao" w:date="2024-08-08T17:24:00Z">
        <w:del w:id="99" w:author="Nabera  Abhinandan" w:date="2024-08-15T19:01:00Z">
          <w:r w:rsidR="006F3DA3" w:rsidRPr="006F3DA3" w:rsidDel="000A3F45">
            <w:rPr>
              <w:rFonts w:ascii="Arial" w:eastAsiaTheme="minorEastAsia" w:hAnsi="Arial" w:cs="Arial"/>
              <w:sz w:val="22"/>
              <w:szCs w:val="22"/>
              <w:lang w:eastAsia="zh-CN"/>
            </w:rPr>
            <w:delText> </w:delText>
          </w:r>
        </w:del>
        <w:r w:rsidR="006F3DA3" w:rsidRPr="006F3DA3">
          <w:rPr>
            <w:rFonts w:ascii="Arial" w:eastAsiaTheme="minorEastAsia" w:hAnsi="Arial" w:cs="Arial"/>
            <w:sz w:val="22"/>
            <w:szCs w:val="22"/>
            <w:lang w:eastAsia="zh-CN"/>
          </w:rPr>
          <w:t>and</w:t>
        </w:r>
      </w:ins>
      <w:ins w:id="100" w:author="Nabera  Abhinandan" w:date="2024-08-15T19:01:00Z">
        <w:r w:rsidR="000A3F45">
          <w:rPr>
            <w:rFonts w:ascii="Arial" w:eastAsiaTheme="minorEastAsia" w:hAnsi="Arial" w:cs="Arial"/>
            <w:sz w:val="22"/>
            <w:szCs w:val="22"/>
            <w:lang w:eastAsia="zh-CN"/>
          </w:rPr>
          <w:t xml:space="preserve"> </w:t>
        </w:r>
      </w:ins>
      <w:ins w:id="101" w:author="Zhang  Zihao" w:date="2024-08-08T17:24:00Z">
        <w:del w:id="102" w:author="Nabera  Abhinandan" w:date="2024-08-15T19:01:00Z">
          <w:r w:rsidR="006F3DA3" w:rsidRPr="006F3DA3" w:rsidDel="000A3F45">
            <w:rPr>
              <w:rFonts w:ascii="Arial" w:eastAsiaTheme="minorEastAsia" w:hAnsi="Arial" w:cs="Arial"/>
              <w:sz w:val="22"/>
              <w:szCs w:val="22"/>
              <w:lang w:eastAsia="zh-CN"/>
            </w:rPr>
            <w:delText> </w:delText>
          </w:r>
        </w:del>
        <w:r w:rsidR="006F3DA3" w:rsidRPr="006F3DA3">
          <w:rPr>
            <w:rFonts w:ascii="Arial" w:eastAsiaTheme="minorEastAsia" w:hAnsi="Arial" w:cs="Arial"/>
            <w:sz w:val="22"/>
            <w:szCs w:val="22"/>
            <w:lang w:eastAsia="zh-CN"/>
          </w:rPr>
          <w:t>economic</w:t>
        </w:r>
      </w:ins>
      <w:ins w:id="103" w:author="Nabera  Abhinandan" w:date="2024-08-15T19:01:00Z">
        <w:r w:rsidR="000A3F45">
          <w:rPr>
            <w:rFonts w:ascii="Arial" w:eastAsiaTheme="minorEastAsia" w:hAnsi="Arial" w:cs="Arial"/>
            <w:sz w:val="22"/>
            <w:szCs w:val="22"/>
            <w:lang w:eastAsia="zh-CN"/>
          </w:rPr>
          <w:t xml:space="preserve"> </w:t>
        </w:r>
      </w:ins>
      <w:ins w:id="104" w:author="Zhang  Zihao" w:date="2024-08-08T17:24:00Z">
        <w:del w:id="105" w:author="Nabera  Abhinandan" w:date="2024-08-15T19:01:00Z">
          <w:r w:rsidR="006F3DA3" w:rsidRPr="006F3DA3" w:rsidDel="000A3F45">
            <w:rPr>
              <w:rFonts w:ascii="Arial" w:eastAsiaTheme="minorEastAsia" w:hAnsi="Arial" w:cs="Arial"/>
              <w:sz w:val="22"/>
              <w:szCs w:val="22"/>
              <w:lang w:eastAsia="zh-CN"/>
            </w:rPr>
            <w:delText> </w:delText>
          </w:r>
        </w:del>
        <w:r w:rsidR="006F3DA3" w:rsidRPr="006F3DA3">
          <w:rPr>
            <w:rFonts w:ascii="Arial" w:eastAsiaTheme="minorEastAsia" w:hAnsi="Arial" w:cs="Arial"/>
            <w:sz w:val="22"/>
            <w:szCs w:val="22"/>
            <w:lang w:eastAsia="zh-CN"/>
          </w:rPr>
          <w:t>assessment</w:t>
        </w:r>
      </w:ins>
      <w:commentRangeStart w:id="106"/>
      <w:commentRangeStart w:id="107"/>
      <w:del w:id="108" w:author="Zhang  Zihao" w:date="2024-08-08T17:24:00Z">
        <w:r w:rsidRPr="00CF7E03" w:rsidDel="006F3DA3">
          <w:rPr>
            <w:rFonts w:ascii="Arial" w:eastAsiaTheme="minorEastAsia" w:hAnsi="Arial" w:cs="Arial"/>
            <w:sz w:val="22"/>
            <w:szCs w:val="22"/>
            <w:lang w:eastAsia="zh-CN"/>
          </w:rPr>
          <w:delText xml:space="preserve"> </w:delText>
        </w:r>
        <w:r w:rsidR="00CC0521" w:rsidRPr="00CF7E03" w:rsidDel="006F3DA3">
          <w:rPr>
            <w:rFonts w:ascii="Arial" w:eastAsiaTheme="minorEastAsia" w:hAnsi="Arial" w:cs="Arial"/>
            <w:sz w:val="22"/>
            <w:szCs w:val="22"/>
            <w:lang w:eastAsia="zh-CN"/>
          </w:rPr>
          <w:delText>life cycle assessment</w:delText>
        </w:r>
        <w:r w:rsidR="00CD2C81" w:rsidRPr="00CF7E03" w:rsidDel="006F3DA3">
          <w:rPr>
            <w:rFonts w:ascii="Arial" w:eastAsiaTheme="minorEastAsia" w:hAnsi="Arial" w:cs="Arial"/>
            <w:sz w:val="22"/>
            <w:szCs w:val="22"/>
            <w:lang w:eastAsia="zh-CN"/>
          </w:rPr>
          <w:delText>s</w:delText>
        </w:r>
      </w:del>
      <w:r w:rsidRPr="00CF7E03">
        <w:rPr>
          <w:rFonts w:ascii="Arial" w:eastAsiaTheme="minorEastAsia" w:hAnsi="Arial" w:cs="Arial"/>
          <w:sz w:val="22"/>
          <w:szCs w:val="22"/>
          <w:lang w:eastAsia="zh-CN"/>
        </w:rPr>
        <w:t xml:space="preserve">. </w:t>
      </w:r>
      <w:commentRangeEnd w:id="106"/>
      <w:r w:rsidR="005A12F6">
        <w:rPr>
          <w:rStyle w:val="CommentReference"/>
        </w:rPr>
        <w:commentReference w:id="106"/>
      </w:r>
      <w:commentRangeEnd w:id="107"/>
      <w:r w:rsidR="0051440D">
        <w:rPr>
          <w:rStyle w:val="CommentReference"/>
        </w:rPr>
        <w:commentReference w:id="107"/>
      </w:r>
      <w:r w:rsidR="008D3A20" w:rsidRPr="00CF7E03">
        <w:rPr>
          <w:rFonts w:ascii="Arial" w:eastAsiaTheme="minorEastAsia" w:hAnsi="Arial" w:cs="Arial"/>
          <w:sz w:val="22"/>
          <w:szCs w:val="22"/>
          <w:lang w:eastAsia="zh-CN"/>
        </w:rPr>
        <w:t xml:space="preserve">By highlighting novel synthesis approaches, we </w:t>
      </w:r>
      <w:r w:rsidR="00C0577E" w:rsidRPr="00CF7E03">
        <w:rPr>
          <w:rFonts w:ascii="Arial" w:eastAsiaTheme="minorEastAsia" w:hAnsi="Arial" w:cs="Arial"/>
          <w:sz w:val="22"/>
          <w:szCs w:val="22"/>
          <w:lang w:eastAsia="zh-CN"/>
        </w:rPr>
        <w:t>seek to</w:t>
      </w:r>
      <w:r w:rsidR="008D3A20" w:rsidRPr="00CF7E03">
        <w:rPr>
          <w:rFonts w:ascii="Arial" w:eastAsiaTheme="minorEastAsia" w:hAnsi="Arial" w:cs="Arial"/>
          <w:sz w:val="22"/>
          <w:szCs w:val="22"/>
          <w:lang w:eastAsia="zh-CN"/>
        </w:rPr>
        <w:t xml:space="preserve"> </w:t>
      </w:r>
      <w:r w:rsidR="00E26E8A" w:rsidRPr="00E26E8A">
        <w:rPr>
          <w:rFonts w:ascii="Arial" w:eastAsiaTheme="minorEastAsia" w:hAnsi="Arial" w:cs="Arial"/>
          <w:sz w:val="22"/>
          <w:szCs w:val="22"/>
          <w:lang w:eastAsia="zh-CN"/>
        </w:rPr>
        <w:t xml:space="preserve">rekindle </w:t>
      </w:r>
      <w:r w:rsidR="008D3A20" w:rsidRPr="00CF7E03">
        <w:rPr>
          <w:rFonts w:ascii="Arial" w:eastAsiaTheme="minorEastAsia" w:hAnsi="Arial" w:cs="Arial"/>
          <w:sz w:val="22"/>
          <w:szCs w:val="22"/>
          <w:lang w:eastAsia="zh-CN"/>
        </w:rPr>
        <w:t xml:space="preserve">interest in </w:t>
      </w:r>
      <w:r w:rsidR="00C0577E" w:rsidRPr="00CF7E03">
        <w:rPr>
          <w:rFonts w:ascii="Arial" w:eastAsiaTheme="minorEastAsia" w:hAnsi="Arial" w:cs="Arial"/>
          <w:sz w:val="22"/>
          <w:szCs w:val="22"/>
          <w:lang w:eastAsia="zh-CN"/>
        </w:rPr>
        <w:t>C</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H</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 xml:space="preserve"> </w:t>
      </w:r>
      <w:del w:id="109" w:author="Zhang  Zihao" w:date="2024-08-14T12:13:00Z">
        <w:r w:rsidR="008D3A20" w:rsidRPr="00CF7E03" w:rsidDel="00F67AC5">
          <w:rPr>
            <w:rFonts w:ascii="Arial" w:eastAsiaTheme="minorEastAsia" w:hAnsi="Arial" w:cs="Arial"/>
            <w:sz w:val="22"/>
            <w:szCs w:val="22"/>
            <w:lang w:eastAsia="zh-CN"/>
          </w:rPr>
          <w:delText xml:space="preserve">chemistry </w:delText>
        </w:r>
      </w:del>
      <w:r w:rsidR="008D3A20" w:rsidRPr="00CF7E03">
        <w:rPr>
          <w:rFonts w:ascii="Arial" w:eastAsiaTheme="minorEastAsia" w:hAnsi="Arial" w:cs="Arial"/>
          <w:sz w:val="22"/>
          <w:szCs w:val="22"/>
          <w:lang w:eastAsia="zh-CN"/>
        </w:rPr>
        <w:t>and foster collaborative efforts for its technological advancement.</w:t>
      </w:r>
    </w:p>
    <w:p w14:paraId="12BD99D1" w14:textId="44C41700" w:rsidR="005A12F6" w:rsidRPr="00786C40" w:rsidDel="00A86D3F" w:rsidRDefault="005A12F6" w:rsidP="00786C40">
      <w:pPr>
        <w:pStyle w:val="ListParagraph"/>
        <w:numPr>
          <w:ilvl w:val="0"/>
          <w:numId w:val="40"/>
        </w:numPr>
        <w:spacing w:after="240" w:line="360" w:lineRule="auto"/>
        <w:jc w:val="both"/>
        <w:rPr>
          <w:ins w:id="110" w:author="Pérez-Ramirez  Javier" w:date="2024-07-29T10:00:00Z"/>
          <w:del w:id="111" w:author="Zhang  Zihao" w:date="2024-08-08T15:49:00Z"/>
          <w:rFonts w:ascii="Arial" w:hAnsi="Arial" w:cs="Arial"/>
          <w:sz w:val="22"/>
          <w:szCs w:val="22"/>
          <w:rPrChange w:id="112" w:author="Pérez-Ramirez  Javier" w:date="2024-07-29T10:00:00Z">
            <w:rPr>
              <w:ins w:id="113" w:author="Pérez-Ramirez  Javier" w:date="2024-07-29T10:00:00Z"/>
              <w:del w:id="114" w:author="Zhang  Zihao" w:date="2024-08-08T15:49:00Z"/>
              <w:rFonts w:ascii="Arial" w:eastAsiaTheme="minorEastAsia" w:hAnsi="Arial" w:cs="Arial"/>
              <w:sz w:val="22"/>
              <w:szCs w:val="22"/>
              <w:lang w:eastAsia="zh-CN"/>
            </w:rPr>
          </w:rPrChange>
        </w:rPr>
      </w:pPr>
      <w:commentRangeStart w:id="115"/>
      <w:ins w:id="116" w:author="Pérez-Ramirez  Javier" w:date="2024-07-29T09:56:00Z">
        <w:del w:id="117" w:author="Zhang  Zihao" w:date="2024-08-08T15:49:00Z">
          <w:r w:rsidRPr="00A86D3F" w:rsidDel="00A86D3F">
            <w:rPr>
              <w:rFonts w:ascii="Arial" w:eastAsiaTheme="minorEastAsia" w:hAnsi="Arial" w:cs="Arial"/>
              <w:sz w:val="22"/>
              <w:szCs w:val="22"/>
              <w:lang w:eastAsia="zh-CN"/>
            </w:rPr>
            <w:delText>Unique aspects of acetylene vs ethylene? It would be nice to capture this briefly</w:delText>
          </w:r>
        </w:del>
      </w:ins>
      <w:ins w:id="118" w:author="Pérez-Ramirez  Javier" w:date="2024-07-29T09:58:00Z">
        <w:del w:id="119" w:author="Zhang  Zihao" w:date="2024-08-08T15:49:00Z">
          <w:r w:rsidR="00786C40" w:rsidRPr="00A86D3F" w:rsidDel="00A86D3F">
            <w:rPr>
              <w:rFonts w:ascii="Arial" w:eastAsiaTheme="minorEastAsia" w:hAnsi="Arial" w:cs="Arial"/>
              <w:sz w:val="22"/>
              <w:szCs w:val="22"/>
              <w:lang w:eastAsia="zh-CN"/>
            </w:rPr>
            <w:delText xml:space="preserve"> early</w:delText>
          </w:r>
        </w:del>
      </w:ins>
      <w:ins w:id="120" w:author="Pérez-Ramirez  Javier" w:date="2024-07-29T09:56:00Z">
        <w:del w:id="121" w:author="Zhang  Zihao" w:date="2024-08-08T15:49:00Z">
          <w:r w:rsidRPr="00A86D3F" w:rsidDel="00A86D3F">
            <w:rPr>
              <w:rFonts w:ascii="Arial" w:eastAsiaTheme="minorEastAsia" w:hAnsi="Arial" w:cs="Arial"/>
              <w:sz w:val="22"/>
              <w:szCs w:val="22"/>
              <w:lang w:eastAsia="zh-CN"/>
            </w:rPr>
            <w:delText xml:space="preserve"> in the abstract</w:delText>
          </w:r>
        </w:del>
      </w:ins>
      <w:ins w:id="122" w:author="Pérez-Ramirez  Javier" w:date="2024-07-29T09:58:00Z">
        <w:del w:id="123" w:author="Zhang  Zihao" w:date="2024-08-08T15:49:00Z">
          <w:r w:rsidR="00786C40" w:rsidRPr="00A86D3F" w:rsidDel="00A86D3F">
            <w:rPr>
              <w:rFonts w:ascii="Arial" w:eastAsiaTheme="minorEastAsia" w:hAnsi="Arial" w:cs="Arial"/>
              <w:sz w:val="22"/>
              <w:szCs w:val="22"/>
              <w:lang w:eastAsia="zh-CN"/>
            </w:rPr>
            <w:delText>, otherwise it looks like we are trying to compete with eth</w:delText>
          </w:r>
        </w:del>
      </w:ins>
      <w:ins w:id="124" w:author="Pérez-Ramirez  Javier" w:date="2024-07-29T09:59:00Z">
        <w:del w:id="125" w:author="Zhang  Zihao" w:date="2024-08-08T15:49:00Z">
          <w:r w:rsidR="00786C40" w:rsidRPr="00A86D3F" w:rsidDel="00A86D3F">
            <w:rPr>
              <w:rFonts w:ascii="Arial" w:eastAsiaTheme="minorEastAsia" w:hAnsi="Arial" w:cs="Arial"/>
              <w:sz w:val="22"/>
              <w:szCs w:val="22"/>
              <w:lang w:eastAsia="zh-CN"/>
            </w:rPr>
            <w:delText>ylene</w:delText>
          </w:r>
        </w:del>
      </w:ins>
      <w:commentRangeEnd w:id="115"/>
      <w:del w:id="126" w:author="Zhang  Zihao" w:date="2024-08-08T15:58:00Z">
        <w:r w:rsidR="00A86D3F" w:rsidDel="00947F6E">
          <w:rPr>
            <w:rStyle w:val="CommentReference"/>
          </w:rPr>
          <w:commentReference w:id="115"/>
        </w:r>
      </w:del>
    </w:p>
    <w:p w14:paraId="395CFB2E" w14:textId="3913D0F3" w:rsidR="00786C40" w:rsidRPr="00A86D3F" w:rsidDel="00A86D3F" w:rsidRDefault="00786C40" w:rsidP="00A86D3F">
      <w:pPr>
        <w:pStyle w:val="ListParagraph"/>
        <w:numPr>
          <w:ilvl w:val="0"/>
          <w:numId w:val="40"/>
        </w:numPr>
        <w:spacing w:after="240" w:line="360" w:lineRule="auto"/>
        <w:jc w:val="both"/>
        <w:rPr>
          <w:del w:id="127" w:author="Zhang  Zihao" w:date="2024-08-08T15:50:00Z"/>
          <w:rFonts w:ascii="Arial" w:hAnsi="Arial" w:cs="Arial"/>
          <w:sz w:val="22"/>
          <w:szCs w:val="22"/>
        </w:rPr>
      </w:pPr>
      <w:commentRangeStart w:id="128"/>
      <w:ins w:id="129" w:author="Pérez-Ramirez  Javier" w:date="2024-07-29T10:00:00Z">
        <w:del w:id="130" w:author="Zhang  Zihao" w:date="2024-08-08T15:50:00Z">
          <w:r w:rsidDel="00A86D3F">
            <w:rPr>
              <w:rFonts w:ascii="Arial" w:eastAsiaTheme="minorEastAsia" w:hAnsi="Arial" w:cs="Arial"/>
              <w:sz w:val="22"/>
              <w:szCs w:val="22"/>
              <w:lang w:eastAsia="zh-CN"/>
            </w:rPr>
            <w:delText>Can we convert ethylene to acetylene? Direct or indirectly?</w:delText>
          </w:r>
        </w:del>
      </w:ins>
      <w:ins w:id="131" w:author="Pérez-Ramirez  Javier" w:date="2024-07-29T10:01:00Z">
        <w:del w:id="132" w:author="Zhang  Zihao" w:date="2024-08-08T15:50:00Z">
          <w:r w:rsidDel="00A86D3F">
            <w:rPr>
              <w:rFonts w:ascii="Arial" w:eastAsiaTheme="minorEastAsia" w:hAnsi="Arial" w:cs="Arial"/>
              <w:sz w:val="22"/>
              <w:szCs w:val="22"/>
              <w:lang w:eastAsia="zh-CN"/>
            </w:rPr>
            <w:delText xml:space="preserve"> Is this touched upon in the review</w:delText>
          </w:r>
        </w:del>
      </w:ins>
      <w:commentRangeEnd w:id="128"/>
      <w:r w:rsidR="00BE7C01">
        <w:rPr>
          <w:rStyle w:val="CommentReference"/>
        </w:rPr>
        <w:commentReference w:id="128"/>
      </w:r>
    </w:p>
    <w:p w14:paraId="713C3A8C" w14:textId="2E3B28EC" w:rsidR="00DC1576" w:rsidRDefault="002D3C68" w:rsidP="00DF26A6">
      <w:pPr>
        <w:spacing w:after="240" w:line="360" w:lineRule="auto"/>
        <w:jc w:val="both"/>
        <w:rPr>
          <w:ins w:id="133" w:author="Zhang  Zihao" w:date="2024-08-13T13:35:00Z"/>
          <w:rFonts w:ascii="Arial" w:eastAsiaTheme="minorEastAsia" w:hAnsi="Arial" w:cs="Arial"/>
          <w:sz w:val="22"/>
          <w:szCs w:val="22"/>
          <w:lang w:eastAsia="zh-CN"/>
        </w:rPr>
      </w:pPr>
      <w:r w:rsidRPr="00CF7E03">
        <w:rPr>
          <w:rFonts w:ascii="Arial" w:hAnsi="Arial" w:cs="Arial"/>
          <w:b/>
          <w:sz w:val="22"/>
          <w:szCs w:val="22"/>
        </w:rPr>
        <w:t>Keywords</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 xml:space="preserve">Acetylene </w:t>
      </w:r>
      <w:r w:rsidR="00024BD5">
        <w:rPr>
          <w:rFonts w:ascii="Arial" w:eastAsiaTheme="minorEastAsia" w:hAnsi="Arial" w:cs="Arial" w:hint="eastAsia"/>
          <w:sz w:val="22"/>
          <w:szCs w:val="22"/>
          <w:lang w:eastAsia="zh-CN"/>
        </w:rPr>
        <w:t>production</w:t>
      </w:r>
      <w:r w:rsidR="00A213FD" w:rsidRPr="00CF7E03">
        <w:rPr>
          <w:rFonts w:ascii="Arial" w:eastAsiaTheme="minorEastAsia" w:hAnsi="Arial" w:cs="Arial"/>
          <w:sz w:val="22"/>
          <w:szCs w:val="22"/>
          <w:lang w:eastAsia="zh-CN"/>
        </w:rPr>
        <w:t>;</w:t>
      </w:r>
      <w:r w:rsidRPr="00CF7E03">
        <w:rPr>
          <w:rFonts w:ascii="Arial" w:hAnsi="Arial" w:cs="Arial"/>
          <w:sz w:val="22"/>
          <w:szCs w:val="22"/>
        </w:rPr>
        <w:t xml:space="preserve"> </w:t>
      </w:r>
      <w:commentRangeStart w:id="134"/>
      <w:commentRangeStart w:id="135"/>
      <w:del w:id="136" w:author="Zhang  Zihao" w:date="2024-08-08T16:41:00Z">
        <w:r w:rsidR="0078350F" w:rsidRPr="00CF7E03" w:rsidDel="00D516B1">
          <w:rPr>
            <w:rFonts w:ascii="Arial" w:eastAsiaTheme="minorEastAsia" w:hAnsi="Arial" w:cs="Arial"/>
            <w:sz w:val="22"/>
            <w:szCs w:val="22"/>
            <w:lang w:eastAsia="zh-CN"/>
          </w:rPr>
          <w:delText xml:space="preserve">Calcium </w:delText>
        </w:r>
        <w:r w:rsidR="00D1693F" w:rsidRPr="00CF7E03" w:rsidDel="00D516B1">
          <w:rPr>
            <w:rFonts w:ascii="Arial" w:eastAsiaTheme="minorEastAsia" w:hAnsi="Arial" w:cs="Arial"/>
            <w:sz w:val="22"/>
            <w:szCs w:val="22"/>
            <w:lang w:eastAsia="zh-CN"/>
          </w:rPr>
          <w:delText>c</w:delText>
        </w:r>
        <w:r w:rsidR="0078350F" w:rsidRPr="00CF7E03" w:rsidDel="00D516B1">
          <w:rPr>
            <w:rFonts w:ascii="Arial" w:eastAsiaTheme="minorEastAsia" w:hAnsi="Arial" w:cs="Arial"/>
            <w:sz w:val="22"/>
            <w:szCs w:val="22"/>
            <w:lang w:eastAsia="zh-CN"/>
          </w:rPr>
          <w:delText>arbide</w:delText>
        </w:r>
        <w:r w:rsidR="00A213FD" w:rsidRPr="00CF7E03" w:rsidDel="00D516B1">
          <w:rPr>
            <w:rFonts w:ascii="Arial" w:eastAsiaTheme="minorEastAsia" w:hAnsi="Arial" w:cs="Arial"/>
            <w:sz w:val="22"/>
            <w:szCs w:val="22"/>
            <w:lang w:eastAsia="zh-CN"/>
          </w:rPr>
          <w:delText>;</w:delText>
        </w:r>
        <w:r w:rsidR="0078350F" w:rsidRPr="00CF7E03" w:rsidDel="00D516B1">
          <w:rPr>
            <w:rFonts w:ascii="Arial" w:eastAsiaTheme="minorEastAsia" w:hAnsi="Arial" w:cs="Arial"/>
            <w:sz w:val="22"/>
            <w:szCs w:val="22"/>
            <w:lang w:eastAsia="zh-CN"/>
          </w:rPr>
          <w:delText xml:space="preserve"> </w:delText>
        </w:r>
        <w:r w:rsidR="0036254D" w:rsidRPr="00CF7E03" w:rsidDel="00D516B1">
          <w:rPr>
            <w:rFonts w:ascii="Arial" w:eastAsiaTheme="minorEastAsia" w:hAnsi="Arial" w:cs="Arial"/>
            <w:sz w:val="22"/>
            <w:szCs w:val="22"/>
            <w:lang w:eastAsia="zh-CN"/>
          </w:rPr>
          <w:delText>Plasma</w:delText>
        </w:r>
        <w:r w:rsidR="00A213FD" w:rsidRPr="00CF7E03" w:rsidDel="00D516B1">
          <w:rPr>
            <w:rFonts w:ascii="Arial" w:hAnsi="Arial" w:cs="Arial"/>
            <w:sz w:val="22"/>
            <w:szCs w:val="22"/>
          </w:rPr>
          <w:delText>;</w:delText>
        </w:r>
        <w:r w:rsidRPr="00CF7E03" w:rsidDel="00D516B1">
          <w:rPr>
            <w:rFonts w:ascii="Arial" w:hAnsi="Arial" w:cs="Arial"/>
            <w:sz w:val="22"/>
            <w:szCs w:val="22"/>
          </w:rPr>
          <w:delText xml:space="preserve"> </w:delText>
        </w:r>
        <w:r w:rsidR="0036254D" w:rsidRPr="00CF7E03" w:rsidDel="00D516B1">
          <w:rPr>
            <w:rFonts w:ascii="Arial" w:eastAsiaTheme="minorEastAsia" w:hAnsi="Arial" w:cs="Arial"/>
            <w:sz w:val="22"/>
            <w:szCs w:val="22"/>
            <w:lang w:eastAsia="zh-CN"/>
          </w:rPr>
          <w:delText>Methane coupling</w:delText>
        </w:r>
        <w:r w:rsidR="00A213FD" w:rsidRPr="00CF7E03" w:rsidDel="00D516B1">
          <w:rPr>
            <w:rFonts w:ascii="Arial" w:hAnsi="Arial" w:cs="Arial"/>
            <w:sz w:val="22"/>
            <w:szCs w:val="22"/>
          </w:rPr>
          <w:delText>;</w:delText>
        </w:r>
        <w:commentRangeEnd w:id="134"/>
        <w:r w:rsidR="00577143" w:rsidDel="00D516B1">
          <w:rPr>
            <w:rStyle w:val="CommentReference"/>
          </w:rPr>
          <w:commentReference w:id="134"/>
        </w:r>
      </w:del>
      <w:commentRangeEnd w:id="135"/>
      <w:r w:rsidR="00726FFC">
        <w:rPr>
          <w:rStyle w:val="CommentReference"/>
        </w:rPr>
        <w:commentReference w:id="135"/>
      </w:r>
      <w:del w:id="137" w:author="Zhang  Zihao" w:date="2024-08-08T16:41:00Z">
        <w:r w:rsidRPr="00CF7E03" w:rsidDel="00D516B1">
          <w:rPr>
            <w:rFonts w:ascii="Arial" w:hAnsi="Arial" w:cs="Arial"/>
            <w:sz w:val="22"/>
            <w:szCs w:val="22"/>
          </w:rPr>
          <w:delText xml:space="preserve"> </w:delText>
        </w:r>
      </w:del>
      <w:ins w:id="138" w:author="Zhang  Zihao" w:date="2024-08-08T16:42:00Z">
        <w:r w:rsidR="00D516B1">
          <w:rPr>
            <w:rFonts w:ascii="Arial" w:eastAsiaTheme="minorEastAsia" w:hAnsi="Arial" w:cs="Arial" w:hint="eastAsia"/>
            <w:sz w:val="22"/>
            <w:szCs w:val="22"/>
            <w:lang w:eastAsia="zh-CN"/>
          </w:rPr>
          <w:t>Reactor design;</w:t>
        </w:r>
      </w:ins>
      <w:ins w:id="139" w:author="Zhang  Zihao" w:date="2024-08-08T16:45:00Z">
        <w:r w:rsidR="00BD2F36">
          <w:rPr>
            <w:rFonts w:ascii="Arial" w:eastAsiaTheme="minorEastAsia" w:hAnsi="Arial" w:cs="Arial" w:hint="eastAsia"/>
            <w:sz w:val="22"/>
            <w:szCs w:val="22"/>
            <w:lang w:eastAsia="zh-CN"/>
          </w:rPr>
          <w:t xml:space="preserve"> </w:t>
        </w:r>
      </w:ins>
      <w:r w:rsidR="00AA3CC6" w:rsidRPr="00CF7E03">
        <w:rPr>
          <w:rFonts w:ascii="Arial" w:eastAsiaTheme="minorEastAsia" w:hAnsi="Arial" w:cs="Arial"/>
          <w:sz w:val="22"/>
          <w:szCs w:val="22"/>
          <w:lang w:eastAsia="zh-CN"/>
        </w:rPr>
        <w:t>Sustainable carbon sources</w:t>
      </w:r>
      <w:r w:rsidR="00A213FD" w:rsidRPr="00CF7E03">
        <w:rPr>
          <w:rFonts w:ascii="Arial" w:eastAsiaTheme="minorEastAsia" w:hAnsi="Arial" w:cs="Arial"/>
          <w:sz w:val="22"/>
          <w:szCs w:val="22"/>
          <w:lang w:eastAsia="zh-CN"/>
        </w:rPr>
        <w:t>;</w:t>
      </w:r>
      <w:r w:rsidR="00AA3CC6" w:rsidRPr="00CF7E03">
        <w:rPr>
          <w:rFonts w:ascii="Arial" w:eastAsiaTheme="minorEastAsia" w:hAnsi="Arial" w:cs="Arial"/>
          <w:sz w:val="22"/>
          <w:szCs w:val="22"/>
          <w:lang w:eastAsia="zh-CN"/>
        </w:rPr>
        <w:t xml:space="preserve"> </w:t>
      </w:r>
      <w:ins w:id="140" w:author="Zhang  Zihao" w:date="2024-08-16T10:53:00Z" w16du:dateUtc="2024-08-16T08:53:00Z">
        <w:r w:rsidR="009A1CBF">
          <w:rPr>
            <w:rFonts w:ascii="Arial" w:eastAsiaTheme="minorEastAsia" w:hAnsi="Arial" w:cs="Arial" w:hint="eastAsia"/>
            <w:sz w:val="22"/>
            <w:szCs w:val="22"/>
            <w:lang w:eastAsia="zh-CN"/>
          </w:rPr>
          <w:t xml:space="preserve">Heterogeneous catalysis; </w:t>
        </w:r>
      </w:ins>
      <w:ins w:id="141" w:author="Zhang  Zihao" w:date="2024-08-08T17:25:00Z">
        <w:r w:rsidR="006F3DA3">
          <w:rPr>
            <w:rFonts w:ascii="Arial" w:eastAsiaTheme="minorEastAsia" w:hAnsi="Arial" w:cs="Arial" w:hint="eastAsia"/>
            <w:sz w:val="22"/>
            <w:szCs w:val="22"/>
            <w:lang w:eastAsia="zh-CN"/>
          </w:rPr>
          <w:t>E</w:t>
        </w:r>
        <w:r w:rsidR="006F3DA3" w:rsidRPr="006F3DA3">
          <w:rPr>
            <w:rFonts w:ascii="Arial" w:eastAsiaTheme="minorEastAsia" w:hAnsi="Arial" w:cs="Arial"/>
            <w:sz w:val="22"/>
            <w:szCs w:val="22"/>
            <w:lang w:eastAsia="zh-CN"/>
          </w:rPr>
          <w:t>nvironmental</w:t>
        </w:r>
      </w:ins>
      <w:ins w:id="142" w:author="Nabera  Abhinandan" w:date="2024-08-15T18:59:00Z">
        <w:r w:rsidR="008B67EC">
          <w:rPr>
            <w:rFonts w:ascii="Arial" w:eastAsiaTheme="minorEastAsia" w:hAnsi="Arial" w:cs="Arial"/>
            <w:sz w:val="22"/>
            <w:szCs w:val="22"/>
            <w:lang w:eastAsia="zh-CN"/>
          </w:rPr>
          <w:t xml:space="preserve"> </w:t>
        </w:r>
      </w:ins>
      <w:ins w:id="143" w:author="Zhang  Zihao" w:date="2024-08-08T17:25:00Z">
        <w:del w:id="144" w:author="Nabera  Abhinandan" w:date="2024-08-15T18:59:00Z">
          <w:r w:rsidR="006F3DA3" w:rsidRPr="006F3DA3" w:rsidDel="008B67EC">
            <w:rPr>
              <w:rFonts w:ascii="Arial" w:eastAsiaTheme="minorEastAsia" w:hAnsi="Arial" w:cs="Arial"/>
              <w:sz w:val="22"/>
              <w:szCs w:val="22"/>
              <w:lang w:eastAsia="zh-CN"/>
            </w:rPr>
            <w:delText> </w:delText>
          </w:r>
        </w:del>
        <w:r w:rsidR="006F3DA3" w:rsidRPr="006F3DA3">
          <w:rPr>
            <w:rFonts w:ascii="Arial" w:eastAsiaTheme="minorEastAsia" w:hAnsi="Arial" w:cs="Arial"/>
            <w:sz w:val="22"/>
            <w:szCs w:val="22"/>
            <w:lang w:eastAsia="zh-CN"/>
          </w:rPr>
          <w:t>and</w:t>
        </w:r>
      </w:ins>
      <w:ins w:id="145" w:author="Nabera  Abhinandan" w:date="2024-08-15T18:59:00Z">
        <w:r w:rsidR="008B67EC">
          <w:rPr>
            <w:rFonts w:ascii="Arial" w:eastAsiaTheme="minorEastAsia" w:hAnsi="Arial" w:cs="Arial"/>
            <w:sz w:val="22"/>
            <w:szCs w:val="22"/>
            <w:lang w:eastAsia="zh-CN"/>
          </w:rPr>
          <w:t xml:space="preserve"> </w:t>
        </w:r>
      </w:ins>
      <w:ins w:id="146" w:author="Zhang  Zihao" w:date="2024-08-08T17:25:00Z">
        <w:del w:id="147" w:author="Nabera  Abhinandan" w:date="2024-08-15T18:59:00Z">
          <w:r w:rsidR="006F3DA3" w:rsidRPr="006F3DA3" w:rsidDel="008B67EC">
            <w:rPr>
              <w:rFonts w:ascii="Arial" w:eastAsiaTheme="minorEastAsia" w:hAnsi="Arial" w:cs="Arial"/>
              <w:sz w:val="22"/>
              <w:szCs w:val="22"/>
              <w:lang w:eastAsia="zh-CN"/>
            </w:rPr>
            <w:delText> </w:delText>
          </w:r>
        </w:del>
        <w:r w:rsidR="006F3DA3" w:rsidRPr="006F3DA3">
          <w:rPr>
            <w:rFonts w:ascii="Arial" w:eastAsiaTheme="minorEastAsia" w:hAnsi="Arial" w:cs="Arial"/>
            <w:sz w:val="22"/>
            <w:szCs w:val="22"/>
            <w:lang w:eastAsia="zh-CN"/>
          </w:rPr>
          <w:t>economic</w:t>
        </w:r>
      </w:ins>
      <w:ins w:id="148" w:author="Nabera  Abhinandan" w:date="2024-08-15T18:59:00Z">
        <w:r w:rsidR="008B67EC">
          <w:rPr>
            <w:rFonts w:ascii="Arial" w:eastAsiaTheme="minorEastAsia" w:hAnsi="Arial" w:cs="Arial"/>
            <w:sz w:val="22"/>
            <w:szCs w:val="22"/>
            <w:lang w:eastAsia="zh-CN"/>
          </w:rPr>
          <w:t xml:space="preserve"> </w:t>
        </w:r>
      </w:ins>
      <w:ins w:id="149" w:author="Zhang  Zihao" w:date="2024-08-08T17:25:00Z">
        <w:del w:id="150" w:author="Nabera  Abhinandan" w:date="2024-08-15T18:59:00Z">
          <w:r w:rsidR="006F3DA3" w:rsidRPr="006F3DA3" w:rsidDel="008B67EC">
            <w:rPr>
              <w:rFonts w:ascii="Arial" w:eastAsiaTheme="minorEastAsia" w:hAnsi="Arial" w:cs="Arial"/>
              <w:sz w:val="22"/>
              <w:szCs w:val="22"/>
              <w:lang w:eastAsia="zh-CN"/>
            </w:rPr>
            <w:delText> </w:delText>
          </w:r>
        </w:del>
        <w:r w:rsidR="006F3DA3" w:rsidRPr="006F3DA3">
          <w:rPr>
            <w:rFonts w:ascii="Arial" w:eastAsiaTheme="minorEastAsia" w:hAnsi="Arial" w:cs="Arial"/>
            <w:sz w:val="22"/>
            <w:szCs w:val="22"/>
            <w:lang w:eastAsia="zh-CN"/>
          </w:rPr>
          <w:t>assessment</w:t>
        </w:r>
      </w:ins>
      <w:del w:id="151" w:author="Zhang  Zihao" w:date="2024-08-08T17:25:00Z">
        <w:r w:rsidR="0036254D" w:rsidRPr="00CF7E03" w:rsidDel="006F3DA3">
          <w:rPr>
            <w:rFonts w:ascii="Arial" w:eastAsiaTheme="minorEastAsia" w:hAnsi="Arial" w:cs="Arial"/>
            <w:sz w:val="22"/>
            <w:szCs w:val="22"/>
            <w:lang w:eastAsia="zh-CN"/>
          </w:rPr>
          <w:delText>Life cycle assessment</w:delText>
        </w:r>
      </w:del>
      <w:r w:rsidR="00A213FD" w:rsidRPr="00CF7E03">
        <w:rPr>
          <w:rFonts w:ascii="Arial" w:eastAsiaTheme="minorEastAsia" w:hAnsi="Arial" w:cs="Arial"/>
          <w:sz w:val="22"/>
          <w:szCs w:val="22"/>
          <w:lang w:eastAsia="zh-CN"/>
        </w:rPr>
        <w:t>.</w:t>
      </w:r>
    </w:p>
    <w:p w14:paraId="41E78103" w14:textId="5D8FF5FB" w:rsidR="002D3C68" w:rsidRPr="001017A8" w:rsidDel="006F3CC7" w:rsidRDefault="00577143" w:rsidP="00495801">
      <w:pPr>
        <w:spacing w:line="360" w:lineRule="auto"/>
        <w:jc w:val="both"/>
        <w:rPr>
          <w:del w:id="152" w:author="Nabera  Abhinandan" w:date="2024-08-15T18:59:00Z"/>
          <w:rFonts w:ascii="Arial" w:hAnsi="Arial" w:cs="Arial"/>
          <w:sz w:val="28"/>
          <w:szCs w:val="28"/>
          <w:highlight w:val="yellow"/>
        </w:rPr>
      </w:pPr>
      <w:ins w:id="153" w:author="Pérez-Ramirez  Javier" w:date="2024-07-29T10:24:00Z">
        <w:del w:id="154" w:author="Zhang  Zihao" w:date="2024-08-08T17:25:00Z">
          <w:r w:rsidRPr="001017A8" w:rsidDel="006F3DA3">
            <w:rPr>
              <w:rFonts w:ascii="Arial" w:eastAsiaTheme="minorEastAsia" w:hAnsi="Arial" w:cs="Arial"/>
              <w:sz w:val="28"/>
              <w:szCs w:val="28"/>
              <w:lang w:eastAsia="zh-CN"/>
            </w:rPr>
            <w:lastRenderedPageBreak/>
            <w:delText xml:space="preserve"> What about economics? </w:delText>
          </w:r>
        </w:del>
        <w:del w:id="155" w:author="Zhang  Zihao" w:date="2024-08-08T16:45:00Z">
          <w:r w:rsidRPr="001017A8" w:rsidDel="00BD2F36">
            <w:rPr>
              <w:rFonts w:ascii="Arial" w:eastAsiaTheme="minorEastAsia" w:hAnsi="Arial" w:cs="Arial"/>
              <w:sz w:val="28"/>
              <w:szCs w:val="28"/>
              <w:lang w:eastAsia="zh-CN"/>
            </w:rPr>
            <w:delText xml:space="preserve">What about catalyst design? </w:delText>
          </w:r>
        </w:del>
        <w:del w:id="156" w:author="Zhang  Zihao" w:date="2024-08-08T16:42:00Z">
          <w:r w:rsidRPr="001017A8" w:rsidDel="00D516B1">
            <w:rPr>
              <w:rFonts w:ascii="Arial" w:eastAsiaTheme="minorEastAsia" w:hAnsi="Arial" w:cs="Arial"/>
              <w:sz w:val="28"/>
              <w:szCs w:val="28"/>
              <w:lang w:eastAsia="zh-CN"/>
            </w:rPr>
            <w:delText>What about reactor design?</w:delText>
          </w:r>
        </w:del>
      </w:ins>
      <w:del w:id="157" w:author="Zhang  Zihao" w:date="2024-08-08T16:45:00Z">
        <w:r w:rsidR="002D3C68" w:rsidRPr="001017A8" w:rsidDel="00BD2F36">
          <w:rPr>
            <w:rFonts w:ascii="Arial" w:hAnsi="Arial" w:cs="Arial"/>
            <w:sz w:val="28"/>
            <w:szCs w:val="28"/>
            <w:highlight w:val="yellow"/>
          </w:rPr>
          <w:br w:type="page"/>
        </w:r>
      </w:del>
    </w:p>
    <w:p w14:paraId="22C2DE3A" w14:textId="1C315D39" w:rsidR="00A839C1" w:rsidRPr="00736557" w:rsidRDefault="00CB3855" w:rsidP="00736557">
      <w:pPr>
        <w:pStyle w:val="ListParagraph"/>
        <w:numPr>
          <w:ilvl w:val="0"/>
          <w:numId w:val="43"/>
        </w:numPr>
        <w:spacing w:before="240" w:line="360" w:lineRule="auto"/>
        <w:ind w:left="360"/>
        <w:jc w:val="both"/>
        <w:rPr>
          <w:rFonts w:ascii="Arial" w:hAnsi="Arial" w:cs="Arial"/>
          <w:b/>
          <w:sz w:val="22"/>
          <w:szCs w:val="22"/>
        </w:rPr>
      </w:pPr>
      <w:r w:rsidRPr="00736557">
        <w:rPr>
          <w:rFonts w:ascii="Arial" w:hAnsi="Arial" w:cs="Arial"/>
          <w:b/>
          <w:sz w:val="22"/>
          <w:szCs w:val="22"/>
        </w:rPr>
        <w:lastRenderedPageBreak/>
        <w:t>Introduction</w:t>
      </w:r>
    </w:p>
    <w:p w14:paraId="6DCE3EDC" w14:textId="1FD91968" w:rsidR="00953CBE" w:rsidRPr="00CF7E03" w:rsidRDefault="00D5258B" w:rsidP="00AA2184">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EF64DF" w:rsidRPr="00CF7E03">
        <w:rPr>
          <w:rFonts w:ascii="Arial" w:eastAsiaTheme="minorEastAsia" w:hAnsi="Arial" w:cs="Arial"/>
          <w:sz w:val="22"/>
          <w:szCs w:val="22"/>
          <w:lang w:eastAsia="zh-CN"/>
        </w:rPr>
        <w:t xml:space="preserve"> </w:t>
      </w:r>
      <w:r w:rsidR="007F444F" w:rsidRPr="00CF7E03">
        <w:rPr>
          <w:rFonts w:ascii="Arial" w:eastAsiaTheme="minorEastAsia" w:hAnsi="Arial" w:cs="Arial"/>
          <w:sz w:val="22"/>
          <w:szCs w:val="22"/>
          <w:lang w:eastAsia="zh-CN"/>
        </w:rPr>
        <w:t>was</w:t>
      </w:r>
      <w:r w:rsidR="0054029C" w:rsidRPr="00CF7E03">
        <w:rPr>
          <w:rFonts w:ascii="Arial" w:eastAsiaTheme="minorEastAsia" w:hAnsi="Arial" w:cs="Arial"/>
          <w:sz w:val="22"/>
          <w:szCs w:val="22"/>
          <w:lang w:eastAsia="zh-CN"/>
        </w:rPr>
        <w:t xml:space="preserve"> </w:t>
      </w:r>
      <w:r w:rsidR="00D54205" w:rsidRPr="00CF7E03">
        <w:rPr>
          <w:rFonts w:ascii="Arial" w:eastAsiaTheme="minorEastAsia" w:hAnsi="Arial" w:cs="Arial"/>
          <w:sz w:val="22"/>
          <w:szCs w:val="22"/>
          <w:lang w:eastAsia="zh-CN"/>
        </w:rPr>
        <w:t xml:space="preserve">accidentally </w:t>
      </w:r>
      <w:r w:rsidR="00D11825" w:rsidRPr="00CF7E03">
        <w:rPr>
          <w:rFonts w:ascii="Arial" w:eastAsiaTheme="minorEastAsia" w:hAnsi="Arial" w:cs="Arial"/>
          <w:sz w:val="22"/>
          <w:szCs w:val="22"/>
          <w:lang w:eastAsia="zh-CN"/>
        </w:rPr>
        <w:t>discovered</w:t>
      </w:r>
      <w:r w:rsidR="007F444F" w:rsidRPr="00CF7E03">
        <w:rPr>
          <w:rFonts w:ascii="Arial" w:eastAsiaTheme="minorEastAsia" w:hAnsi="Arial" w:cs="Arial"/>
          <w:sz w:val="22"/>
          <w:szCs w:val="22"/>
          <w:lang w:eastAsia="zh-CN"/>
        </w:rPr>
        <w:t xml:space="preserve"> </w:t>
      </w:r>
      <w:r w:rsidR="00B031F5" w:rsidRPr="00CF7E03">
        <w:rPr>
          <w:rFonts w:ascii="Arial" w:eastAsiaTheme="minorEastAsia" w:hAnsi="Arial" w:cs="Arial"/>
          <w:sz w:val="22"/>
          <w:szCs w:val="22"/>
          <w:lang w:eastAsia="zh-CN"/>
        </w:rPr>
        <w:t>in 1836 by Edmund Davy</w:t>
      </w:r>
      <w:r w:rsidR="00D54205" w:rsidRPr="00CF7E03">
        <w:rPr>
          <w:rFonts w:ascii="Arial" w:eastAsiaTheme="minorEastAsia" w:hAnsi="Arial" w:cs="Arial"/>
          <w:sz w:val="22"/>
          <w:szCs w:val="22"/>
          <w:lang w:eastAsia="zh-CN"/>
        </w:rPr>
        <w:t xml:space="preserve"> </w:t>
      </w:r>
      <w:r w:rsidR="00932440" w:rsidRPr="00CF7E03">
        <w:rPr>
          <w:rFonts w:ascii="Arial" w:eastAsiaTheme="minorEastAsia" w:hAnsi="Arial" w:cs="Arial"/>
          <w:sz w:val="22"/>
          <w:szCs w:val="22"/>
          <w:lang w:eastAsia="zh-CN"/>
        </w:rPr>
        <w:t xml:space="preserve">in Ireland </w:t>
      </w:r>
      <w:r w:rsidR="00D54205" w:rsidRPr="00CF7E03">
        <w:rPr>
          <w:rFonts w:ascii="Arial" w:eastAsiaTheme="minorEastAsia" w:hAnsi="Arial" w:cs="Arial"/>
          <w:sz w:val="22"/>
          <w:szCs w:val="22"/>
          <w:lang w:eastAsia="zh-CN"/>
        </w:rPr>
        <w:t xml:space="preserve">through the reaction of water with potassium carbide </w:t>
      </w:r>
      <w:del w:id="158" w:author="Zhang  Zihao" w:date="2024-08-16T10:55:00Z" w16du:dateUtc="2024-08-16T08:55:00Z">
        <w:r w:rsidR="00D54205" w:rsidRPr="00CF7E03" w:rsidDel="00AF64EB">
          <w:rPr>
            <w:rFonts w:ascii="Arial" w:eastAsiaTheme="minorEastAsia" w:hAnsi="Arial" w:cs="Arial"/>
            <w:sz w:val="22"/>
            <w:szCs w:val="22"/>
            <w:lang w:eastAsia="zh-CN"/>
          </w:rPr>
          <w:delText>(K</w:delText>
        </w:r>
        <w:r w:rsidR="00D54205" w:rsidRPr="00CF7E03" w:rsidDel="00AF64EB">
          <w:rPr>
            <w:rFonts w:ascii="Arial" w:eastAsiaTheme="minorEastAsia" w:hAnsi="Arial" w:cs="Arial"/>
            <w:sz w:val="22"/>
            <w:szCs w:val="22"/>
            <w:vertAlign w:val="subscript"/>
            <w:lang w:eastAsia="zh-CN"/>
          </w:rPr>
          <w:delText>2</w:delText>
        </w:r>
        <w:r w:rsidR="00D54205" w:rsidRPr="00CF7E03" w:rsidDel="00AF64EB">
          <w:rPr>
            <w:rFonts w:ascii="Arial" w:eastAsiaTheme="minorEastAsia" w:hAnsi="Arial" w:cs="Arial"/>
            <w:sz w:val="22"/>
            <w:szCs w:val="22"/>
            <w:lang w:eastAsia="zh-CN"/>
          </w:rPr>
          <w:delText>C</w:delText>
        </w:r>
        <w:r w:rsidR="00D54205" w:rsidRPr="00CF7E03" w:rsidDel="00AF64EB">
          <w:rPr>
            <w:rFonts w:ascii="Arial" w:eastAsiaTheme="minorEastAsia" w:hAnsi="Arial" w:cs="Arial"/>
            <w:sz w:val="22"/>
            <w:szCs w:val="22"/>
            <w:vertAlign w:val="subscript"/>
            <w:lang w:eastAsia="zh-CN"/>
          </w:rPr>
          <w:delText>2</w:delText>
        </w:r>
        <w:r w:rsidR="00D54205" w:rsidRPr="00CF7E03" w:rsidDel="00AF64EB">
          <w:rPr>
            <w:rFonts w:ascii="Arial" w:eastAsiaTheme="minorEastAsia" w:hAnsi="Arial" w:cs="Arial"/>
            <w:sz w:val="22"/>
            <w:szCs w:val="22"/>
            <w:lang w:eastAsia="zh-CN"/>
          </w:rPr>
          <w:delText>)</w:delText>
        </w:r>
        <w:r w:rsidR="0010415B" w:rsidRPr="00CF7E03" w:rsidDel="00AF64EB">
          <w:rPr>
            <w:rFonts w:ascii="Arial" w:eastAsiaTheme="minorEastAsia" w:hAnsi="Arial" w:cs="Arial"/>
            <w:sz w:val="22"/>
            <w:szCs w:val="22"/>
            <w:lang w:eastAsia="zh-CN"/>
          </w:rPr>
          <w:delText>,</w:delText>
        </w:r>
        <w:r w:rsidR="00725299" w:rsidRPr="00CF7E03" w:rsidDel="00AF64EB">
          <w:rPr>
            <w:rFonts w:ascii="Arial" w:eastAsiaTheme="minorEastAsia" w:hAnsi="Arial" w:cs="Arial"/>
            <w:sz w:val="22"/>
            <w:szCs w:val="22"/>
            <w:lang w:eastAsia="zh-CN"/>
          </w:rPr>
          <w:delText xml:space="preserve"> obtained by heating a mixture of tartar (potassium hydrogen tartrate, KC</w:delText>
        </w:r>
        <w:r w:rsidR="00725299" w:rsidRPr="00CF7E03" w:rsidDel="00AF64EB">
          <w:rPr>
            <w:rFonts w:ascii="Arial" w:eastAsiaTheme="minorEastAsia" w:hAnsi="Arial" w:cs="Arial"/>
            <w:sz w:val="22"/>
            <w:szCs w:val="22"/>
            <w:vertAlign w:val="subscript"/>
            <w:lang w:eastAsia="zh-CN"/>
          </w:rPr>
          <w:delText>4</w:delText>
        </w:r>
        <w:r w:rsidR="00725299" w:rsidRPr="00CF7E03" w:rsidDel="00AF64EB">
          <w:rPr>
            <w:rFonts w:ascii="Arial" w:eastAsiaTheme="minorEastAsia" w:hAnsi="Arial" w:cs="Arial"/>
            <w:sz w:val="22"/>
            <w:szCs w:val="22"/>
            <w:lang w:eastAsia="zh-CN"/>
          </w:rPr>
          <w:delText>H</w:delText>
        </w:r>
        <w:r w:rsidR="00725299" w:rsidRPr="00CF7E03" w:rsidDel="00AF64EB">
          <w:rPr>
            <w:rFonts w:ascii="Arial" w:eastAsiaTheme="minorEastAsia" w:hAnsi="Arial" w:cs="Arial"/>
            <w:sz w:val="22"/>
            <w:szCs w:val="22"/>
            <w:vertAlign w:val="subscript"/>
            <w:lang w:eastAsia="zh-CN"/>
          </w:rPr>
          <w:delText>5</w:delText>
        </w:r>
        <w:r w:rsidR="00725299" w:rsidRPr="00CF7E03" w:rsidDel="00AF64EB">
          <w:rPr>
            <w:rFonts w:ascii="Arial" w:eastAsiaTheme="minorEastAsia" w:hAnsi="Arial" w:cs="Arial"/>
            <w:sz w:val="22"/>
            <w:szCs w:val="22"/>
            <w:lang w:eastAsia="zh-CN"/>
          </w:rPr>
          <w:delText>O</w:delText>
        </w:r>
        <w:r w:rsidR="00725299" w:rsidRPr="00CF7E03" w:rsidDel="00AF64EB">
          <w:rPr>
            <w:rFonts w:ascii="Arial" w:eastAsiaTheme="minorEastAsia" w:hAnsi="Arial" w:cs="Arial"/>
            <w:sz w:val="22"/>
            <w:szCs w:val="22"/>
            <w:vertAlign w:val="subscript"/>
            <w:lang w:eastAsia="zh-CN"/>
          </w:rPr>
          <w:delText>6</w:delText>
        </w:r>
        <w:r w:rsidR="00725299" w:rsidRPr="00CF7E03" w:rsidDel="00AF64EB">
          <w:rPr>
            <w:rFonts w:ascii="Arial" w:eastAsiaTheme="minorEastAsia" w:hAnsi="Arial" w:cs="Arial"/>
            <w:sz w:val="22"/>
            <w:szCs w:val="22"/>
            <w:lang w:eastAsia="zh-CN"/>
          </w:rPr>
          <w:delText xml:space="preserve">) and charcoal powder </w:delText>
        </w:r>
      </w:del>
      <w:r w:rsidR="00725299" w:rsidRPr="00CF7E03">
        <w:rPr>
          <w:rFonts w:ascii="Arial" w:eastAsiaTheme="minorEastAsia" w:hAnsi="Arial" w:cs="Arial"/>
          <w:sz w:val="22"/>
          <w:szCs w:val="22"/>
          <w:lang w:eastAsia="zh-CN"/>
        </w:rPr>
        <w:t>(</w:t>
      </w:r>
      <w:r w:rsidR="00725299"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2768F3" w:rsidRPr="00CF7E03">
        <w:rPr>
          <w:rFonts w:ascii="Arial" w:eastAsiaTheme="minorEastAsia" w:hAnsi="Arial" w:cs="Arial"/>
          <w:b/>
          <w:bCs/>
          <w:sz w:val="22"/>
          <w:szCs w:val="22"/>
          <w:lang w:eastAsia="zh-CN"/>
        </w:rPr>
        <w:t> </w:t>
      </w:r>
      <w:r w:rsidR="00725299" w:rsidRPr="00CF7E03">
        <w:rPr>
          <w:rFonts w:ascii="Arial" w:eastAsiaTheme="minorEastAsia" w:hAnsi="Arial" w:cs="Arial"/>
          <w:b/>
          <w:bCs/>
          <w:sz w:val="22"/>
          <w:szCs w:val="22"/>
          <w:lang w:eastAsia="zh-CN"/>
        </w:rPr>
        <w:t>1</w:t>
      </w:r>
      <w:r w:rsidR="00725299" w:rsidRPr="00CF7E03">
        <w:rPr>
          <w:rFonts w:ascii="Arial" w:eastAsiaTheme="minorEastAsia" w:hAnsi="Arial" w:cs="Arial"/>
          <w:sz w:val="22"/>
          <w:szCs w:val="22"/>
          <w:lang w:eastAsia="zh-CN"/>
        </w:rPr>
        <w:t>).</w:t>
      </w:r>
      <w:r w:rsidR="006D11EF" w:rsidRPr="00CF7E03">
        <w:rPr>
          <w:rFonts w:ascii="Arial" w:hAnsi="Arial" w:cs="Arial"/>
          <w:sz w:val="22"/>
          <w:vertAlign w:val="superscript"/>
        </w:rPr>
        <w:t>1</w:t>
      </w:r>
      <w:r w:rsidR="00C62EEB"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 xml:space="preserve">Significant study only </w:t>
      </w:r>
      <w:r w:rsidR="005418FE" w:rsidRPr="00CF7E03">
        <w:rPr>
          <w:rFonts w:ascii="Arial" w:eastAsiaTheme="minorEastAsia" w:hAnsi="Arial" w:cs="Arial"/>
          <w:sz w:val="22"/>
          <w:szCs w:val="22"/>
          <w:lang w:eastAsia="zh-CN"/>
        </w:rPr>
        <w:t>began</w:t>
      </w:r>
      <w:r w:rsidR="00D11825" w:rsidRPr="00CF7E03">
        <w:rPr>
          <w:rFonts w:ascii="Arial" w:eastAsiaTheme="minorEastAsia" w:hAnsi="Arial" w:cs="Arial"/>
          <w:sz w:val="22"/>
          <w:szCs w:val="22"/>
          <w:lang w:eastAsia="zh-CN"/>
        </w:rPr>
        <w:t xml:space="preserve"> after </w:t>
      </w:r>
      <w:ins w:id="159" w:author="Nabera  Abhinandan" w:date="2024-08-15T19:03:00Z">
        <w:r w:rsidR="00E322E6">
          <w:rPr>
            <w:rFonts w:ascii="Arial" w:eastAsiaTheme="minorEastAsia" w:hAnsi="Arial" w:cs="Arial"/>
            <w:sz w:val="22"/>
            <w:szCs w:val="22"/>
            <w:lang w:eastAsia="zh-CN"/>
          </w:rPr>
          <w:t xml:space="preserve">the </w:t>
        </w:r>
      </w:ins>
      <w:r w:rsidR="00D11825" w:rsidRPr="00CF7E03">
        <w:rPr>
          <w:rFonts w:ascii="Arial" w:eastAsiaTheme="minorEastAsia" w:hAnsi="Arial" w:cs="Arial"/>
          <w:sz w:val="22"/>
          <w:szCs w:val="22"/>
          <w:lang w:eastAsia="zh-CN"/>
        </w:rPr>
        <w:t>French chemist Marcellin Berthelot coined</w:t>
      </w:r>
      <w:r w:rsidR="00FD53DF"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t</w:t>
      </w:r>
      <w:r w:rsidR="00D54205" w:rsidRPr="00CF7E03">
        <w:rPr>
          <w:rFonts w:ascii="Arial" w:eastAsiaTheme="minorEastAsia" w:hAnsi="Arial" w:cs="Arial"/>
          <w:sz w:val="22"/>
          <w:szCs w:val="22"/>
          <w:lang w:eastAsia="zh-CN"/>
        </w:rPr>
        <w:t>he name “acetylene” in 1860</w:t>
      </w:r>
      <w:r w:rsidR="00D11825" w:rsidRPr="00CF7E03">
        <w:rPr>
          <w:rFonts w:ascii="Arial" w:eastAsiaTheme="minorEastAsia" w:hAnsi="Arial" w:cs="Arial"/>
          <w:sz w:val="22"/>
          <w:szCs w:val="22"/>
          <w:lang w:eastAsia="zh-CN"/>
        </w:rPr>
        <w:t xml:space="preserve"> and reported </w:t>
      </w:r>
      <w:r w:rsidR="00932440">
        <w:rPr>
          <w:rFonts w:ascii="Arial" w:eastAsiaTheme="minorEastAsia" w:hAnsi="Arial" w:cs="Arial" w:hint="eastAsia"/>
          <w:sz w:val="22"/>
          <w:szCs w:val="22"/>
          <w:lang w:eastAsia="zh-CN"/>
        </w:rPr>
        <w:t>its</w:t>
      </w:r>
      <w:r w:rsidR="00D11825" w:rsidRPr="00CF7E03">
        <w:rPr>
          <w:rFonts w:ascii="Arial" w:eastAsiaTheme="minorEastAsia" w:hAnsi="Arial" w:cs="Arial"/>
          <w:sz w:val="22"/>
          <w:szCs w:val="22"/>
          <w:lang w:eastAsia="zh-CN"/>
        </w:rPr>
        <w:t xml:space="preserve"> synthesis </w:t>
      </w:r>
      <w:r w:rsidR="00D11825" w:rsidRPr="00685B8B">
        <w:rPr>
          <w:rFonts w:ascii="Arial" w:eastAsiaTheme="minorEastAsia" w:hAnsi="Arial" w:cs="Arial"/>
          <w:i/>
          <w:sz w:val="22"/>
          <w:szCs w:val="22"/>
          <w:lang w:eastAsia="zh-CN"/>
        </w:rPr>
        <w:t>via</w:t>
      </w:r>
      <w:r w:rsidR="00D11825" w:rsidRPr="00CF7E03">
        <w:rPr>
          <w:rFonts w:ascii="Arial" w:eastAsiaTheme="minorEastAsia" w:hAnsi="Arial" w:cs="Arial"/>
          <w:sz w:val="22"/>
          <w:szCs w:val="22"/>
          <w:lang w:eastAsia="zh-CN"/>
        </w:rPr>
        <w:t xml:space="preserve"> electric arc in 1862</w:t>
      </w:r>
      <w:r w:rsidR="009645DC" w:rsidRPr="00CF7E03">
        <w:rPr>
          <w:rFonts w:ascii="Arial" w:eastAsiaTheme="minorEastAsia" w:hAnsi="Arial" w:cs="Arial"/>
          <w:sz w:val="22"/>
          <w:szCs w:val="22"/>
          <w:lang w:eastAsia="zh-CN"/>
        </w:rPr>
        <w:t>.</w:t>
      </w:r>
      <w:r w:rsidR="006D11EF" w:rsidRPr="00CF7E03">
        <w:rPr>
          <w:rFonts w:ascii="Arial" w:hAnsi="Arial" w:cs="Arial"/>
          <w:sz w:val="22"/>
          <w:vertAlign w:val="superscript"/>
        </w:rPr>
        <w:t>2</w:t>
      </w:r>
      <w:r w:rsidR="00D54205"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The first commercial </w:t>
      </w:r>
      <w:r w:rsidR="002F3F77" w:rsidRPr="00CF7E03">
        <w:rPr>
          <w:rFonts w:ascii="Arial" w:eastAsiaTheme="minorEastAsia" w:hAnsi="Arial" w:cs="Arial"/>
          <w:sz w:val="22"/>
          <w:szCs w:val="22"/>
          <w:lang w:eastAsia="zh-CN"/>
        </w:rPr>
        <w:t>calcium carbide (CaC</w:t>
      </w:r>
      <w:r w:rsidR="002F3F77" w:rsidRPr="00CF7E03">
        <w:rPr>
          <w:rFonts w:ascii="Arial" w:eastAsiaTheme="minorEastAsia" w:hAnsi="Arial" w:cs="Arial"/>
          <w:sz w:val="22"/>
          <w:szCs w:val="22"/>
          <w:vertAlign w:val="subscript"/>
          <w:lang w:eastAsia="zh-CN"/>
        </w:rPr>
        <w:t>2</w:t>
      </w:r>
      <w:r w:rsidR="002F3F77"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plant for C</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H</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 xml:space="preserve"> production was </w:t>
      </w:r>
      <w:r w:rsidR="002F3F77" w:rsidRPr="00CF7E03">
        <w:rPr>
          <w:rFonts w:ascii="Arial" w:eastAsiaTheme="minorEastAsia" w:hAnsi="Arial" w:cs="Arial"/>
          <w:sz w:val="22"/>
          <w:szCs w:val="22"/>
          <w:lang w:eastAsia="zh-CN"/>
        </w:rPr>
        <w:t xml:space="preserve">established </w:t>
      </w:r>
      <w:r w:rsidR="00CC1882" w:rsidRPr="00CF7E03">
        <w:rPr>
          <w:rFonts w:ascii="Arial" w:eastAsiaTheme="minorEastAsia" w:hAnsi="Arial" w:cs="Arial"/>
          <w:sz w:val="22"/>
          <w:szCs w:val="22"/>
          <w:lang w:eastAsia="zh-CN"/>
        </w:rPr>
        <w:t>in 1894</w:t>
      </w:r>
      <w:ins w:id="160" w:author="Nabera  Abhinandan" w:date="2024-08-15T19:03:00Z">
        <w:r w:rsidR="00387818">
          <w:rPr>
            <w:rFonts w:ascii="Arial" w:eastAsiaTheme="minorEastAsia" w:hAnsi="Arial" w:cs="Arial"/>
            <w:sz w:val="22"/>
            <w:szCs w:val="22"/>
            <w:lang w:eastAsia="zh-CN"/>
          </w:rPr>
          <w:t>,</w:t>
        </w:r>
      </w:ins>
      <w:r w:rsidR="00CC1882" w:rsidRPr="00CF7E03">
        <w:rPr>
          <w:rFonts w:ascii="Arial" w:eastAsiaTheme="minorEastAsia" w:hAnsi="Arial" w:cs="Arial"/>
          <w:sz w:val="22"/>
          <w:szCs w:val="22"/>
          <w:lang w:eastAsia="zh-CN"/>
        </w:rPr>
        <w:t xml:space="preserve"> </w:t>
      </w:r>
      <w:ins w:id="161" w:author="Nabera  Abhinandan" w:date="2024-08-15T19:04:00Z">
        <w:r w:rsidR="00387818">
          <w:rPr>
            <w:rFonts w:ascii="Arial" w:eastAsiaTheme="minorEastAsia" w:hAnsi="Arial" w:cs="Arial"/>
            <w:sz w:val="22"/>
            <w:szCs w:val="22"/>
            <w:lang w:eastAsia="zh-CN"/>
          </w:rPr>
          <w:t>fo</w:t>
        </w:r>
      </w:ins>
      <w:ins w:id="162" w:author="Nabera  Abhinandan" w:date="2024-08-15T19:05:00Z">
        <w:r w:rsidR="00387818">
          <w:rPr>
            <w:rFonts w:ascii="Arial" w:eastAsiaTheme="minorEastAsia" w:hAnsi="Arial" w:cs="Arial"/>
            <w:sz w:val="22"/>
            <w:szCs w:val="22"/>
            <w:lang w:eastAsia="zh-CN"/>
          </w:rPr>
          <w:t xml:space="preserve">llowing </w:t>
        </w:r>
      </w:ins>
      <w:del w:id="163" w:author="Nabera  Abhinandan" w:date="2024-08-15T19:03:00Z">
        <w:r w:rsidR="002F3F77" w:rsidRPr="00CF7E03" w:rsidDel="00387818">
          <w:rPr>
            <w:rFonts w:ascii="Arial" w:eastAsiaTheme="minorEastAsia" w:hAnsi="Arial" w:cs="Arial"/>
            <w:sz w:val="22"/>
            <w:szCs w:val="22"/>
            <w:lang w:eastAsia="zh-CN"/>
          </w:rPr>
          <w:delText>due to</w:delText>
        </w:r>
        <w:r w:rsidR="00931A02" w:rsidRPr="00CF7E03" w:rsidDel="00387818">
          <w:rPr>
            <w:rFonts w:ascii="Arial" w:eastAsiaTheme="minorEastAsia" w:hAnsi="Arial" w:cs="Arial"/>
            <w:sz w:val="22"/>
            <w:szCs w:val="22"/>
            <w:lang w:eastAsia="zh-CN"/>
          </w:rPr>
          <w:delText xml:space="preserve"> </w:delText>
        </w:r>
      </w:del>
      <w:r w:rsidR="005F5FEE" w:rsidRPr="00CF7E03">
        <w:rPr>
          <w:rFonts w:ascii="Arial" w:eastAsiaTheme="minorEastAsia" w:hAnsi="Arial" w:cs="Arial"/>
          <w:sz w:val="22"/>
          <w:szCs w:val="22"/>
          <w:lang w:eastAsia="zh-CN"/>
        </w:rPr>
        <w:t xml:space="preserve">the </w:t>
      </w:r>
      <w:ins w:id="164" w:author="Nabera  Abhinandan" w:date="2024-08-15T19:03:00Z">
        <w:r w:rsidR="00387818">
          <w:rPr>
            <w:rFonts w:ascii="Arial" w:eastAsiaTheme="minorEastAsia" w:hAnsi="Arial" w:cs="Arial"/>
            <w:sz w:val="22"/>
            <w:szCs w:val="22"/>
            <w:lang w:eastAsia="zh-CN"/>
          </w:rPr>
          <w:t xml:space="preserve">discovery </w:t>
        </w:r>
      </w:ins>
      <w:ins w:id="165" w:author="Nabera  Abhinandan" w:date="2024-08-15T19:04:00Z">
        <w:r w:rsidR="00387818">
          <w:rPr>
            <w:rFonts w:ascii="Arial" w:eastAsiaTheme="minorEastAsia" w:hAnsi="Arial" w:cs="Arial"/>
            <w:sz w:val="22"/>
            <w:szCs w:val="22"/>
            <w:lang w:eastAsia="zh-CN"/>
          </w:rPr>
          <w:t xml:space="preserve">by Thomas </w:t>
        </w:r>
        <w:r w:rsidR="00387818" w:rsidRPr="00387818">
          <w:rPr>
            <w:rFonts w:ascii="Arial" w:eastAsiaTheme="minorEastAsia" w:hAnsi="Arial" w:cs="Arial"/>
            <w:sz w:val="22"/>
            <w:szCs w:val="22"/>
            <w:lang w:eastAsia="zh-CN"/>
          </w:rPr>
          <w:t xml:space="preserve">Willson </w:t>
        </w:r>
        <w:r w:rsidR="00387818">
          <w:rPr>
            <w:rFonts w:ascii="Arial" w:eastAsiaTheme="minorEastAsia" w:hAnsi="Arial" w:cs="Arial"/>
            <w:sz w:val="22"/>
            <w:szCs w:val="22"/>
            <w:lang w:eastAsia="zh-CN"/>
          </w:rPr>
          <w:t>of CaC</w:t>
        </w:r>
        <w:r w:rsidR="00387818" w:rsidRPr="001017A8">
          <w:rPr>
            <w:rFonts w:ascii="Arial" w:eastAsiaTheme="minorEastAsia" w:hAnsi="Arial" w:cs="Arial"/>
            <w:sz w:val="22"/>
            <w:szCs w:val="22"/>
            <w:vertAlign w:val="subscript"/>
            <w:lang w:eastAsia="zh-CN"/>
          </w:rPr>
          <w:t>2</w:t>
        </w:r>
        <w:r w:rsidR="00387818">
          <w:rPr>
            <w:rFonts w:ascii="Arial" w:eastAsiaTheme="minorEastAsia" w:hAnsi="Arial" w:cs="Arial"/>
            <w:sz w:val="22"/>
            <w:szCs w:val="22"/>
            <w:lang w:eastAsia="zh-CN"/>
          </w:rPr>
          <w:t xml:space="preserve"> </w:t>
        </w:r>
      </w:ins>
      <w:r w:rsidR="008D01A7" w:rsidRPr="00CF7E03">
        <w:rPr>
          <w:rFonts w:ascii="Arial" w:eastAsiaTheme="minorEastAsia" w:hAnsi="Arial" w:cs="Arial"/>
          <w:sz w:val="22"/>
          <w:szCs w:val="22"/>
          <w:lang w:eastAsia="zh-CN"/>
        </w:rPr>
        <w:t>production</w:t>
      </w:r>
      <w:r w:rsidR="00931A02" w:rsidRPr="00CF7E03">
        <w:rPr>
          <w:rFonts w:ascii="Arial" w:eastAsiaTheme="minorEastAsia" w:hAnsi="Arial" w:cs="Arial"/>
          <w:sz w:val="22"/>
          <w:szCs w:val="22"/>
          <w:lang w:eastAsia="zh-CN"/>
        </w:rPr>
        <w:t xml:space="preserve"> </w:t>
      </w:r>
      <w:del w:id="166" w:author="Nabera  Abhinandan" w:date="2024-08-15T19:04:00Z">
        <w:r w:rsidR="00931A02" w:rsidRPr="00CF7E03" w:rsidDel="00387818">
          <w:rPr>
            <w:rFonts w:ascii="Arial" w:eastAsiaTheme="minorEastAsia" w:hAnsi="Arial" w:cs="Arial"/>
            <w:sz w:val="22"/>
            <w:szCs w:val="22"/>
            <w:lang w:eastAsia="zh-CN"/>
          </w:rPr>
          <w:delText>of CaC</w:delText>
        </w:r>
        <w:r w:rsidR="00931A02" w:rsidRPr="00CF7E03" w:rsidDel="00387818">
          <w:rPr>
            <w:rFonts w:ascii="Arial" w:eastAsiaTheme="minorEastAsia" w:hAnsi="Arial" w:cs="Arial"/>
            <w:sz w:val="22"/>
            <w:szCs w:val="22"/>
            <w:vertAlign w:val="subscript"/>
            <w:lang w:eastAsia="zh-CN"/>
          </w:rPr>
          <w:delText>2</w:delText>
        </w:r>
        <w:r w:rsidR="00931A02" w:rsidRPr="00CF7E03" w:rsidDel="00387818">
          <w:rPr>
            <w:rFonts w:ascii="Arial" w:eastAsiaTheme="minorEastAsia" w:hAnsi="Arial" w:cs="Arial"/>
            <w:sz w:val="22"/>
            <w:szCs w:val="22"/>
            <w:lang w:eastAsia="zh-CN"/>
          </w:rPr>
          <w:delText xml:space="preserve"> by</w:delText>
        </w:r>
      </w:del>
      <w:ins w:id="167" w:author="Nabera  Abhinandan" w:date="2024-08-15T19:04:00Z">
        <w:r w:rsidR="00387818">
          <w:rPr>
            <w:rFonts w:ascii="Arial" w:eastAsiaTheme="minorEastAsia" w:hAnsi="Arial" w:cs="Arial"/>
            <w:sz w:val="22"/>
            <w:szCs w:val="22"/>
            <w:lang w:eastAsia="zh-CN"/>
          </w:rPr>
          <w:t>through</w:t>
        </w:r>
      </w:ins>
      <w:r w:rsidR="00931A02" w:rsidRPr="00CF7E03">
        <w:rPr>
          <w:rFonts w:ascii="Arial" w:eastAsiaTheme="minorEastAsia" w:hAnsi="Arial" w:cs="Arial"/>
          <w:sz w:val="22"/>
          <w:szCs w:val="22"/>
          <w:lang w:eastAsia="zh-CN"/>
        </w:rPr>
        <w:t xml:space="preserve"> the electrothermal reduction of lime (</w:t>
      </w:r>
      <w:proofErr w:type="spellStart"/>
      <w:r w:rsidR="00931A02" w:rsidRPr="00CF7E03">
        <w:rPr>
          <w:rFonts w:ascii="Arial" w:eastAsiaTheme="minorEastAsia" w:hAnsi="Arial" w:cs="Arial"/>
          <w:sz w:val="22"/>
          <w:szCs w:val="22"/>
          <w:lang w:eastAsia="zh-CN"/>
        </w:rPr>
        <w:t>CaO</w:t>
      </w:r>
      <w:proofErr w:type="spellEnd"/>
      <w:r w:rsidR="00931A02" w:rsidRPr="00CF7E03">
        <w:rPr>
          <w:rFonts w:ascii="Arial" w:eastAsiaTheme="minorEastAsia" w:hAnsi="Arial" w:cs="Arial"/>
          <w:sz w:val="22"/>
          <w:szCs w:val="22"/>
          <w:lang w:eastAsia="zh-CN"/>
        </w:rPr>
        <w:t>) with carbon sources and its simple reaction with water to form</w:t>
      </w:r>
      <w:r w:rsidR="00575DC2" w:rsidRPr="00CF7E03">
        <w:rPr>
          <w:rFonts w:ascii="Arial" w:eastAsiaTheme="minorEastAsia" w:hAnsi="Arial" w:cs="Arial"/>
          <w:sz w:val="22"/>
          <w:szCs w:val="22"/>
          <w:lang w:eastAsia="zh-CN"/>
        </w:rPr>
        <w:t xml:space="preserve"> C</w:t>
      </w:r>
      <w:r w:rsidR="00575DC2" w:rsidRPr="00CF7E03">
        <w:rPr>
          <w:rFonts w:ascii="Arial" w:eastAsiaTheme="minorEastAsia" w:hAnsi="Arial" w:cs="Arial"/>
          <w:sz w:val="22"/>
          <w:szCs w:val="22"/>
          <w:vertAlign w:val="subscript"/>
          <w:lang w:eastAsia="zh-CN"/>
        </w:rPr>
        <w:t>2</w:t>
      </w:r>
      <w:r w:rsidR="00575DC2" w:rsidRPr="00CF7E03">
        <w:rPr>
          <w:rFonts w:ascii="Arial" w:eastAsiaTheme="minorEastAsia" w:hAnsi="Arial" w:cs="Arial"/>
          <w:sz w:val="22"/>
          <w:szCs w:val="22"/>
          <w:lang w:eastAsia="zh-CN"/>
        </w:rPr>
        <w:t>H</w:t>
      </w:r>
      <w:r w:rsidR="00575DC2" w:rsidRPr="00CF7E03">
        <w:rPr>
          <w:rFonts w:ascii="Arial" w:eastAsiaTheme="minorEastAsia" w:hAnsi="Arial" w:cs="Arial"/>
          <w:sz w:val="22"/>
          <w:szCs w:val="22"/>
          <w:vertAlign w:val="subscript"/>
          <w:lang w:eastAsia="zh-CN"/>
        </w:rPr>
        <w:t>2</w:t>
      </w:r>
      <w:del w:id="168" w:author="Nabera  Abhinandan" w:date="2024-08-15T19:04:00Z">
        <w:r w:rsidR="0043744A" w:rsidDel="00387818">
          <w:rPr>
            <w:rFonts w:ascii="Arial" w:eastAsiaTheme="minorEastAsia" w:hAnsi="Arial" w:cs="Arial" w:hint="eastAsia"/>
            <w:sz w:val="22"/>
            <w:szCs w:val="22"/>
            <w:lang w:eastAsia="zh-CN"/>
          </w:rPr>
          <w:delText xml:space="preserve">, </w:delText>
        </w:r>
        <w:r w:rsidR="00932440" w:rsidDel="00387818">
          <w:rPr>
            <w:rFonts w:ascii="Arial" w:eastAsiaTheme="minorEastAsia" w:hAnsi="Arial" w:cs="Arial" w:hint="eastAsia"/>
            <w:sz w:val="22"/>
            <w:szCs w:val="22"/>
            <w:lang w:eastAsia="zh-CN"/>
          </w:rPr>
          <w:delText xml:space="preserve">discovered </w:delText>
        </w:r>
        <w:r w:rsidR="008C469A" w:rsidRPr="00CF7E03" w:rsidDel="00387818">
          <w:rPr>
            <w:rFonts w:ascii="Arial" w:eastAsiaTheme="minorEastAsia" w:hAnsi="Arial" w:cs="Arial"/>
            <w:sz w:val="22"/>
            <w:szCs w:val="22"/>
            <w:lang w:eastAsia="zh-CN"/>
          </w:rPr>
          <w:delText>by Thomas Willson</w:delText>
        </w:r>
      </w:del>
      <w:r w:rsidR="00931A02" w:rsidRPr="00CF7E03">
        <w:rPr>
          <w:rFonts w:ascii="Arial" w:eastAsiaTheme="minorEastAsia" w:hAnsi="Arial" w:cs="Arial"/>
          <w:sz w:val="22"/>
          <w:szCs w:val="22"/>
          <w:lang w:eastAsia="zh-CN"/>
        </w:rPr>
        <w:t>.</w:t>
      </w:r>
      <w:r w:rsidR="007E4456" w:rsidRPr="00CF7E03">
        <w:rPr>
          <w:rFonts w:ascii="Arial" w:hAnsi="Arial" w:cs="Arial"/>
          <w:sz w:val="22"/>
          <w:vertAlign w:val="superscript"/>
        </w:rPr>
        <w:t>3</w:t>
      </w:r>
      <w:r w:rsidR="00B5746D" w:rsidRPr="00CF7E03">
        <w:rPr>
          <w:rFonts w:ascii="Arial" w:eastAsiaTheme="minorEastAsia" w:hAnsi="Arial" w:cs="Arial"/>
          <w:sz w:val="22"/>
          <w:szCs w:val="22"/>
          <w:lang w:eastAsia="zh-CN"/>
        </w:rPr>
        <w:t xml:space="preserve"> </w:t>
      </w:r>
      <w:r w:rsidR="00D70295" w:rsidRPr="00CF7E03">
        <w:rPr>
          <w:rFonts w:ascii="Arial" w:eastAsiaTheme="minorEastAsia" w:hAnsi="Arial" w:cs="Arial"/>
          <w:sz w:val="22"/>
          <w:szCs w:val="22"/>
          <w:lang w:eastAsia="zh-CN"/>
        </w:rPr>
        <w:t>E</w:t>
      </w:r>
      <w:r w:rsidR="00222DC4" w:rsidRPr="00CF7E03">
        <w:rPr>
          <w:rFonts w:ascii="Arial" w:eastAsiaTheme="minorEastAsia" w:hAnsi="Arial" w:cs="Arial"/>
          <w:sz w:val="22"/>
          <w:szCs w:val="22"/>
          <w:lang w:eastAsia="zh-CN"/>
        </w:rPr>
        <w:t>arl</w:t>
      </w:r>
      <w:r w:rsidR="00D70295" w:rsidRPr="00CF7E03">
        <w:rPr>
          <w:rFonts w:ascii="Arial" w:eastAsiaTheme="minorEastAsia" w:hAnsi="Arial" w:cs="Arial"/>
          <w:sz w:val="22"/>
          <w:szCs w:val="22"/>
          <w:lang w:eastAsia="zh-CN"/>
        </w:rPr>
        <w:t>y</w:t>
      </w:r>
      <w:r w:rsidR="00222DC4" w:rsidRPr="00CF7E03">
        <w:rPr>
          <w:rFonts w:ascii="Arial" w:eastAsiaTheme="minorEastAsia" w:hAnsi="Arial" w:cs="Arial"/>
          <w:sz w:val="22"/>
          <w:szCs w:val="22"/>
          <w:lang w:eastAsia="zh-CN"/>
        </w:rPr>
        <w:t xml:space="preserve"> </w:t>
      </w:r>
      <w:ins w:id="169" w:author="Zhang  Zihao" w:date="2024-08-16T10:57:00Z" w16du:dateUtc="2024-08-16T08:57:00Z">
        <w:r w:rsidR="00AF0CCC" w:rsidRPr="00CF7E03">
          <w:rPr>
            <w:rFonts w:ascii="Arial" w:eastAsiaTheme="minorEastAsia" w:hAnsi="Arial" w:cs="Arial"/>
            <w:sz w:val="22"/>
            <w:szCs w:val="22"/>
            <w:lang w:eastAsia="zh-CN"/>
          </w:rPr>
          <w:t>C</w:t>
        </w:r>
        <w:r w:rsidR="00AF0CCC" w:rsidRPr="00CF7E03">
          <w:rPr>
            <w:rFonts w:ascii="Arial" w:eastAsiaTheme="minorEastAsia" w:hAnsi="Arial" w:cs="Arial"/>
            <w:sz w:val="22"/>
            <w:szCs w:val="22"/>
            <w:vertAlign w:val="subscript"/>
            <w:lang w:eastAsia="zh-CN"/>
          </w:rPr>
          <w:t>2</w:t>
        </w:r>
        <w:r w:rsidR="00AF0CCC" w:rsidRPr="00CF7E03">
          <w:rPr>
            <w:rFonts w:ascii="Arial" w:eastAsiaTheme="minorEastAsia" w:hAnsi="Arial" w:cs="Arial"/>
            <w:sz w:val="22"/>
            <w:szCs w:val="22"/>
            <w:lang w:eastAsia="zh-CN"/>
          </w:rPr>
          <w:t>H</w:t>
        </w:r>
        <w:r w:rsidR="00AF0CCC" w:rsidRPr="00CF7E03">
          <w:rPr>
            <w:rFonts w:ascii="Arial" w:eastAsiaTheme="minorEastAsia" w:hAnsi="Arial" w:cs="Arial"/>
            <w:sz w:val="22"/>
            <w:szCs w:val="22"/>
            <w:vertAlign w:val="subscript"/>
            <w:lang w:eastAsia="zh-CN"/>
          </w:rPr>
          <w:t>2</w:t>
        </w:r>
        <w:r w:rsidR="00AF0CCC" w:rsidRPr="00CF7E03">
          <w:rPr>
            <w:rFonts w:ascii="Arial" w:eastAsiaTheme="minorEastAsia" w:hAnsi="Arial" w:cs="Arial"/>
            <w:sz w:val="22"/>
            <w:szCs w:val="22"/>
            <w:lang w:eastAsia="zh-CN"/>
          </w:rPr>
          <w:t xml:space="preserve"> </w:t>
        </w:r>
      </w:ins>
      <w:r w:rsidR="00222DC4" w:rsidRPr="00CF7E03">
        <w:rPr>
          <w:rFonts w:ascii="Arial" w:eastAsiaTheme="minorEastAsia" w:hAnsi="Arial" w:cs="Arial"/>
          <w:sz w:val="22"/>
          <w:szCs w:val="22"/>
          <w:lang w:eastAsia="zh-CN"/>
        </w:rPr>
        <w:t>application</w:t>
      </w:r>
      <w:r w:rsidR="00990335" w:rsidRPr="00CF7E03">
        <w:rPr>
          <w:rFonts w:ascii="Arial" w:eastAsiaTheme="minorEastAsia" w:hAnsi="Arial" w:cs="Arial"/>
          <w:sz w:val="22"/>
          <w:szCs w:val="22"/>
          <w:lang w:eastAsia="zh-CN"/>
        </w:rPr>
        <w:t xml:space="preserve">s </w:t>
      </w:r>
      <w:del w:id="170" w:author="Zhang  Zihao" w:date="2024-08-16T10:57:00Z" w16du:dateUtc="2024-08-16T08:57:00Z">
        <w:r w:rsidR="00222DC4" w:rsidRPr="00CF7E03" w:rsidDel="00AF0CCC">
          <w:rPr>
            <w:rFonts w:ascii="Arial" w:eastAsiaTheme="minorEastAsia" w:hAnsi="Arial" w:cs="Arial"/>
            <w:sz w:val="22"/>
            <w:szCs w:val="22"/>
            <w:lang w:eastAsia="zh-CN"/>
          </w:rPr>
          <w:delText>of C</w:delText>
        </w:r>
        <w:r w:rsidR="00222DC4" w:rsidRPr="00CF7E03" w:rsidDel="00AF0CCC">
          <w:rPr>
            <w:rFonts w:ascii="Arial" w:eastAsiaTheme="minorEastAsia" w:hAnsi="Arial" w:cs="Arial"/>
            <w:sz w:val="22"/>
            <w:szCs w:val="22"/>
            <w:vertAlign w:val="subscript"/>
            <w:lang w:eastAsia="zh-CN"/>
          </w:rPr>
          <w:delText>2</w:delText>
        </w:r>
        <w:r w:rsidR="00222DC4" w:rsidRPr="00CF7E03" w:rsidDel="00AF0CCC">
          <w:rPr>
            <w:rFonts w:ascii="Arial" w:eastAsiaTheme="minorEastAsia" w:hAnsi="Arial" w:cs="Arial"/>
            <w:sz w:val="22"/>
            <w:szCs w:val="22"/>
            <w:lang w:eastAsia="zh-CN"/>
          </w:rPr>
          <w:delText>H</w:delText>
        </w:r>
        <w:r w:rsidR="00222DC4" w:rsidRPr="00CF7E03" w:rsidDel="00AF0CCC">
          <w:rPr>
            <w:rFonts w:ascii="Arial" w:eastAsiaTheme="minorEastAsia" w:hAnsi="Arial" w:cs="Arial"/>
            <w:sz w:val="22"/>
            <w:szCs w:val="22"/>
            <w:vertAlign w:val="subscript"/>
            <w:lang w:eastAsia="zh-CN"/>
          </w:rPr>
          <w:delText>2</w:delText>
        </w:r>
        <w:r w:rsidR="00222DC4" w:rsidRPr="00CF7E03" w:rsidDel="00AF0CCC">
          <w:rPr>
            <w:rFonts w:ascii="Arial" w:eastAsiaTheme="minorEastAsia" w:hAnsi="Arial" w:cs="Arial"/>
            <w:sz w:val="22"/>
            <w:szCs w:val="22"/>
            <w:lang w:eastAsia="zh-CN"/>
          </w:rPr>
          <w:delText xml:space="preserve"> </w:delText>
        </w:r>
      </w:del>
      <w:r w:rsidR="00990335" w:rsidRPr="00CF7E03">
        <w:rPr>
          <w:rFonts w:ascii="Arial" w:eastAsiaTheme="minorEastAsia" w:hAnsi="Arial" w:cs="Arial"/>
          <w:sz w:val="22"/>
          <w:szCs w:val="22"/>
          <w:lang w:eastAsia="zh-CN"/>
        </w:rPr>
        <w:t>were</w:t>
      </w:r>
      <w:r w:rsidR="00222DC4" w:rsidRPr="00CF7E03">
        <w:rPr>
          <w:rFonts w:ascii="Arial" w:eastAsiaTheme="minorEastAsia" w:hAnsi="Arial" w:cs="Arial"/>
          <w:sz w:val="22"/>
          <w:szCs w:val="22"/>
          <w:lang w:eastAsia="zh-CN"/>
        </w:rPr>
        <w:t xml:space="preserve"> mainly in lighting and oxyacetylene welding and cutting </w:t>
      </w:r>
      <w:r w:rsidR="00990335" w:rsidRPr="00CF7E03">
        <w:rPr>
          <w:rFonts w:ascii="Arial" w:eastAsiaTheme="minorEastAsia" w:hAnsi="Arial" w:cs="Arial"/>
          <w:sz w:val="22"/>
          <w:szCs w:val="22"/>
          <w:lang w:eastAsia="zh-CN"/>
        </w:rPr>
        <w:t>due to</w:t>
      </w:r>
      <w:r w:rsidR="00222DC4" w:rsidRPr="00CF7E03">
        <w:rPr>
          <w:rFonts w:ascii="Arial" w:eastAsiaTheme="minorEastAsia" w:hAnsi="Arial" w:cs="Arial"/>
          <w:sz w:val="22"/>
          <w:szCs w:val="22"/>
          <w:lang w:eastAsia="zh-CN"/>
        </w:rPr>
        <w:t xml:space="preserve"> the brightness and high temperature of </w:t>
      </w:r>
      <w:r w:rsidR="0043744A">
        <w:rPr>
          <w:rFonts w:ascii="Arial" w:eastAsiaTheme="minorEastAsia" w:hAnsi="Arial" w:cs="Arial" w:hint="eastAsia"/>
          <w:sz w:val="22"/>
          <w:szCs w:val="22"/>
          <w:lang w:eastAsia="zh-CN"/>
        </w:rPr>
        <w:t>its</w:t>
      </w:r>
      <w:r w:rsidR="00222DC4" w:rsidRPr="00CF7E03">
        <w:rPr>
          <w:rFonts w:ascii="Arial" w:eastAsiaTheme="minorEastAsia" w:hAnsi="Arial" w:cs="Arial"/>
          <w:sz w:val="22"/>
          <w:szCs w:val="22"/>
          <w:lang w:eastAsia="zh-CN"/>
        </w:rPr>
        <w:t xml:space="preserve"> flame.</w:t>
      </w:r>
      <w:r w:rsidR="00F24CE8" w:rsidRPr="00F24CE8">
        <w:rPr>
          <w:rFonts w:ascii="Arial" w:hAnsi="Arial" w:cs="Arial"/>
          <w:sz w:val="22"/>
          <w:vertAlign w:val="superscript"/>
        </w:rPr>
        <w:t>2</w:t>
      </w:r>
      <w:r w:rsidR="005C5917" w:rsidRPr="00CF7E03">
        <w:rPr>
          <w:rFonts w:ascii="Arial" w:eastAsiaTheme="minorEastAsia" w:hAnsi="Arial" w:cs="Arial"/>
          <w:sz w:val="22"/>
          <w:szCs w:val="22"/>
          <w:lang w:eastAsia="zh-CN"/>
        </w:rPr>
        <w:t xml:space="preserve"> The </w:t>
      </w:r>
      <w:r w:rsidR="0030073D" w:rsidRPr="00CF7E03">
        <w:rPr>
          <w:rFonts w:ascii="Arial" w:eastAsiaTheme="minorEastAsia" w:hAnsi="Arial" w:cs="Arial"/>
          <w:sz w:val="22"/>
          <w:szCs w:val="22"/>
          <w:lang w:eastAsia="zh-CN"/>
        </w:rPr>
        <w:t>importance of C</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H</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 xml:space="preserve"> </w:t>
      </w:r>
      <w:ins w:id="171" w:author="Zhang  Zihao" w:date="2024-08-16T10:57:00Z" w16du:dateUtc="2024-08-16T08:57:00Z">
        <w:r w:rsidR="00AF0CCC">
          <w:rPr>
            <w:rFonts w:ascii="Arial" w:eastAsiaTheme="minorEastAsia" w:hAnsi="Arial" w:cs="Arial" w:hint="eastAsia"/>
            <w:sz w:val="22"/>
            <w:szCs w:val="22"/>
            <w:lang w:eastAsia="zh-CN"/>
          </w:rPr>
          <w:t xml:space="preserve">in chemical industry </w:t>
        </w:r>
      </w:ins>
      <w:r w:rsidR="0030073D" w:rsidRPr="00CF7E03">
        <w:rPr>
          <w:rFonts w:ascii="Arial" w:eastAsiaTheme="minorEastAsia" w:hAnsi="Arial" w:cs="Arial"/>
          <w:sz w:val="22"/>
          <w:szCs w:val="22"/>
          <w:lang w:eastAsia="zh-CN"/>
        </w:rPr>
        <w:t xml:space="preserve">was </w:t>
      </w:r>
      <w:del w:id="172" w:author="Nabera  Abhinandan" w:date="2024-08-15T19:05:00Z">
        <w:r w:rsidR="0030073D" w:rsidRPr="00CF7E03" w:rsidDel="00387818">
          <w:rPr>
            <w:rFonts w:ascii="Arial" w:eastAsiaTheme="minorEastAsia" w:hAnsi="Arial" w:cs="Arial"/>
            <w:sz w:val="22"/>
            <w:szCs w:val="22"/>
            <w:lang w:eastAsia="zh-CN"/>
          </w:rPr>
          <w:delText xml:space="preserve">reflected </w:delText>
        </w:r>
      </w:del>
      <w:ins w:id="173" w:author="Nabera  Abhinandan" w:date="2024-08-15T19:05:00Z">
        <w:r w:rsidR="00387818">
          <w:rPr>
            <w:rFonts w:ascii="Arial" w:eastAsiaTheme="minorEastAsia" w:hAnsi="Arial" w:cs="Arial"/>
            <w:sz w:val="22"/>
            <w:szCs w:val="22"/>
            <w:lang w:eastAsia="zh-CN"/>
          </w:rPr>
          <w:t>underscored</w:t>
        </w:r>
        <w:r w:rsidR="00387818" w:rsidRPr="00CF7E03">
          <w:rPr>
            <w:rFonts w:ascii="Arial" w:eastAsiaTheme="minorEastAsia" w:hAnsi="Arial" w:cs="Arial"/>
            <w:sz w:val="22"/>
            <w:szCs w:val="22"/>
            <w:lang w:eastAsia="zh-CN"/>
          </w:rPr>
          <w:t xml:space="preserve"> </w:t>
        </w:r>
      </w:ins>
      <w:r w:rsidR="0030073D" w:rsidRPr="00CF7E03">
        <w:rPr>
          <w:rFonts w:ascii="Arial" w:eastAsiaTheme="minorEastAsia" w:hAnsi="Arial" w:cs="Arial"/>
          <w:sz w:val="22"/>
          <w:szCs w:val="22"/>
          <w:lang w:eastAsia="zh-CN"/>
        </w:rPr>
        <w:t xml:space="preserve">by its </w:t>
      </w:r>
      <w:r w:rsidR="005C5917" w:rsidRPr="00CF7E03">
        <w:rPr>
          <w:rFonts w:ascii="Arial" w:eastAsiaTheme="minorEastAsia" w:hAnsi="Arial" w:cs="Arial"/>
          <w:sz w:val="22"/>
          <w:szCs w:val="22"/>
          <w:lang w:eastAsia="zh-CN"/>
        </w:rPr>
        <w:t>triple bond</w:t>
      </w:r>
      <w:r w:rsidR="0030073D" w:rsidRPr="00CF7E03">
        <w:rPr>
          <w:rFonts w:ascii="Arial" w:eastAsiaTheme="minorEastAsia" w:hAnsi="Arial" w:cs="Arial"/>
          <w:sz w:val="22"/>
          <w:szCs w:val="22"/>
          <w:lang w:eastAsia="zh-CN"/>
        </w:rPr>
        <w:t>, which</w:t>
      </w:r>
      <w:r w:rsidR="005C5917" w:rsidRPr="00CF7E03">
        <w:rPr>
          <w:rFonts w:ascii="Arial" w:eastAsiaTheme="minorEastAsia" w:hAnsi="Arial" w:cs="Arial"/>
          <w:sz w:val="22"/>
          <w:szCs w:val="22"/>
          <w:lang w:eastAsia="zh-CN"/>
        </w:rPr>
        <w:t xml:space="preserve"> makes the molecule </w:t>
      </w:r>
      <w:r w:rsidR="00373D67" w:rsidRPr="00CF7E03">
        <w:rPr>
          <w:rFonts w:ascii="Arial" w:eastAsiaTheme="minorEastAsia" w:hAnsi="Arial" w:cs="Arial"/>
          <w:sz w:val="22"/>
          <w:szCs w:val="22"/>
          <w:lang w:eastAsia="zh-CN"/>
        </w:rPr>
        <w:t>reactive and</w:t>
      </w:r>
      <w:r w:rsidR="005C5917" w:rsidRPr="00CF7E03">
        <w:rPr>
          <w:rFonts w:ascii="Arial" w:eastAsiaTheme="minorEastAsia" w:hAnsi="Arial" w:cs="Arial"/>
          <w:sz w:val="22"/>
          <w:szCs w:val="22"/>
          <w:lang w:eastAsia="zh-CN"/>
        </w:rPr>
        <w:t xml:space="preserve"> </w:t>
      </w:r>
      <w:r w:rsidR="007B7B73">
        <w:rPr>
          <w:rFonts w:ascii="Arial" w:eastAsiaTheme="minorEastAsia" w:hAnsi="Arial" w:cs="Arial" w:hint="eastAsia"/>
          <w:sz w:val="22"/>
          <w:szCs w:val="22"/>
          <w:lang w:eastAsia="zh-CN"/>
        </w:rPr>
        <w:t>offers</w:t>
      </w:r>
      <w:r w:rsidR="005C5917" w:rsidRPr="00CF7E03">
        <w:rPr>
          <w:rFonts w:ascii="Arial" w:eastAsiaTheme="minorEastAsia" w:hAnsi="Arial" w:cs="Arial"/>
          <w:sz w:val="22"/>
          <w:szCs w:val="22"/>
          <w:lang w:eastAsia="zh-CN"/>
        </w:rPr>
        <w:t xml:space="preserve"> rich </w:t>
      </w:r>
      <w:r w:rsidR="007B7B73" w:rsidRPr="007B7B73">
        <w:rPr>
          <w:rFonts w:ascii="Arial" w:eastAsiaTheme="minorEastAsia" w:hAnsi="Arial" w:cs="Arial"/>
          <w:sz w:val="22"/>
          <w:szCs w:val="22"/>
          <w:lang w:eastAsia="zh-CN"/>
        </w:rPr>
        <w:t>chemical possibilities</w:t>
      </w:r>
      <w:r w:rsidR="009E1EE2" w:rsidRPr="00CF7E03">
        <w:rPr>
          <w:rFonts w:ascii="Arial" w:eastAsiaTheme="minorEastAsia" w:hAnsi="Arial" w:cs="Arial"/>
          <w:sz w:val="22"/>
          <w:szCs w:val="22"/>
          <w:lang w:eastAsia="zh-CN"/>
        </w:rPr>
        <w:t>.</w:t>
      </w:r>
      <w:r w:rsidR="005C5917"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I</w:t>
      </w:r>
      <w:r w:rsidR="005C5917" w:rsidRPr="00CF7E03">
        <w:rPr>
          <w:rFonts w:ascii="Arial" w:eastAsiaTheme="minorEastAsia" w:hAnsi="Arial" w:cs="Arial"/>
          <w:sz w:val="22"/>
          <w:szCs w:val="22"/>
          <w:lang w:eastAsia="zh-CN"/>
        </w:rPr>
        <w:t xml:space="preserve">ndustrial acetaldehyde production </w:t>
      </w:r>
      <w:r w:rsidR="005C5917" w:rsidRPr="00AA2184">
        <w:rPr>
          <w:rFonts w:ascii="Arial" w:eastAsiaTheme="minorEastAsia" w:hAnsi="Arial" w:cs="Arial"/>
          <w:i/>
          <w:sz w:val="22"/>
          <w:szCs w:val="22"/>
          <w:lang w:eastAsia="zh-CN"/>
        </w:rPr>
        <w:t>via</w:t>
      </w:r>
      <w:r w:rsidR="005C5917" w:rsidRPr="00CF7E03">
        <w:rPr>
          <w:rFonts w:ascii="Arial" w:eastAsiaTheme="minorEastAsia" w:hAnsi="Arial" w:cs="Arial"/>
          <w:sz w:val="22"/>
          <w:szCs w:val="22"/>
          <w:lang w:eastAsia="zh-CN"/>
        </w:rPr>
        <w:t xml:space="preserve"> C</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H</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 xml:space="preserve"> hydration in 1916</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along with </w:t>
      </w:r>
      <w:r w:rsidR="009E1EE2" w:rsidRPr="00CF7E03">
        <w:rPr>
          <w:rFonts w:ascii="Arial" w:eastAsiaTheme="minorEastAsia" w:hAnsi="Arial" w:cs="Arial"/>
          <w:sz w:val="22"/>
          <w:szCs w:val="22"/>
          <w:lang w:eastAsia="zh-CN"/>
        </w:rPr>
        <w:t>studies on C</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H</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 xml:space="preserve"> chemistry by Walter Reppe</w:t>
      </w:r>
      <w:r w:rsidR="00810877"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to produce various commodity chemicals</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positioned </w:t>
      </w:r>
      <w:r w:rsidR="00601E81" w:rsidRPr="00CF7E03">
        <w:rPr>
          <w:rFonts w:ascii="Arial" w:eastAsiaTheme="minorEastAsia" w:hAnsi="Arial" w:cs="Arial"/>
          <w:sz w:val="22"/>
          <w:szCs w:val="22"/>
          <w:lang w:eastAsia="zh-CN"/>
        </w:rPr>
        <w:t>C</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H</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as a </w:t>
      </w:r>
      <w:commentRangeStart w:id="174"/>
      <w:commentRangeStart w:id="175"/>
      <w:r w:rsidR="00601E81" w:rsidRPr="00CF7E03">
        <w:rPr>
          <w:rFonts w:ascii="Arial" w:eastAsiaTheme="minorEastAsia" w:hAnsi="Arial" w:cs="Arial"/>
          <w:sz w:val="22"/>
          <w:szCs w:val="22"/>
          <w:lang w:eastAsia="zh-CN"/>
        </w:rPr>
        <w:t xml:space="preserve">pillar </w:t>
      </w:r>
      <w:commentRangeEnd w:id="174"/>
      <w:r w:rsidR="00F0769A">
        <w:rPr>
          <w:rStyle w:val="CommentReference"/>
        </w:rPr>
        <w:commentReference w:id="174"/>
      </w:r>
      <w:commentRangeEnd w:id="175"/>
      <w:r w:rsidR="00726FFC">
        <w:rPr>
          <w:rStyle w:val="CommentReference"/>
        </w:rPr>
        <w:commentReference w:id="175"/>
      </w:r>
      <w:r w:rsidR="00601E81" w:rsidRPr="00CF7E03">
        <w:rPr>
          <w:rFonts w:ascii="Arial" w:eastAsiaTheme="minorEastAsia" w:hAnsi="Arial" w:cs="Arial"/>
          <w:sz w:val="22"/>
          <w:szCs w:val="22"/>
          <w:lang w:eastAsia="zh-CN"/>
        </w:rPr>
        <w:t xml:space="preserve">of the </w:t>
      </w:r>
      <w:del w:id="176" w:author="Zhang  Zihao" w:date="2024-08-13T13:49:00Z">
        <w:r w:rsidR="00601E81" w:rsidRPr="00CF7E03" w:rsidDel="00A36406">
          <w:rPr>
            <w:rFonts w:ascii="Arial" w:eastAsiaTheme="minorEastAsia" w:hAnsi="Arial" w:cs="Arial"/>
            <w:sz w:val="22"/>
            <w:szCs w:val="22"/>
            <w:lang w:eastAsia="zh-CN"/>
          </w:rPr>
          <w:delText xml:space="preserve">organic </w:delText>
        </w:r>
      </w:del>
      <w:r w:rsidR="00601E81" w:rsidRPr="00CF7E03">
        <w:rPr>
          <w:rFonts w:ascii="Arial" w:eastAsiaTheme="minorEastAsia" w:hAnsi="Arial" w:cs="Arial"/>
          <w:sz w:val="22"/>
          <w:szCs w:val="22"/>
          <w:lang w:eastAsia="zh-CN"/>
        </w:rPr>
        <w:t>chemical industry</w:t>
      </w:r>
      <w:r w:rsidR="005C5917" w:rsidRPr="00CF7E03">
        <w:rPr>
          <w:rFonts w:ascii="Arial" w:eastAsiaTheme="minorEastAsia" w:hAnsi="Arial" w:cs="Arial"/>
          <w:sz w:val="22"/>
          <w:szCs w:val="22"/>
          <w:lang w:eastAsia="zh-CN"/>
        </w:rPr>
        <w:t>.</w:t>
      </w:r>
      <w:r w:rsidR="00F24CE8" w:rsidRPr="00F24CE8">
        <w:rPr>
          <w:rFonts w:ascii="Arial" w:hAnsi="Arial" w:cs="Arial"/>
          <w:sz w:val="22"/>
          <w:vertAlign w:val="superscript"/>
        </w:rPr>
        <w:t>4</w:t>
      </w:r>
      <w:r w:rsidR="00BB495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Coal</w:t>
      </w:r>
      <w:r w:rsidR="009B3AC0">
        <w:rPr>
          <w:rFonts w:ascii="Arial" w:eastAsiaTheme="minorEastAsia" w:hAnsi="Arial" w:cs="Arial"/>
          <w:sz w:val="22"/>
          <w:szCs w:val="22"/>
          <w:lang w:eastAsia="zh-CN"/>
        </w:rPr>
        <w:noBreakHyphen/>
      </w:r>
      <w:r w:rsidR="00D976BF" w:rsidRPr="00CF7E03">
        <w:rPr>
          <w:rFonts w:ascii="Arial" w:eastAsiaTheme="minorEastAsia" w:hAnsi="Arial" w:cs="Arial"/>
          <w:sz w:val="22"/>
          <w:szCs w:val="22"/>
          <w:lang w:eastAsia="zh-CN"/>
        </w:rPr>
        <w:t>based CaC</w:t>
      </w:r>
      <w:r w:rsidR="00D976BF" w:rsidRPr="00CF7E03">
        <w:rPr>
          <w:rFonts w:ascii="Arial" w:eastAsiaTheme="minorEastAsia" w:hAnsi="Arial" w:cs="Arial"/>
          <w:sz w:val="22"/>
          <w:szCs w:val="22"/>
          <w:vertAlign w:val="subscript"/>
          <w:lang w:eastAsia="zh-CN"/>
        </w:rPr>
        <w:t>2</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was the </w:t>
      </w:r>
      <w:r w:rsidR="000D4816" w:rsidRPr="00CF7E03">
        <w:rPr>
          <w:rFonts w:ascii="Arial" w:eastAsiaTheme="minorEastAsia" w:hAnsi="Arial" w:cs="Arial"/>
          <w:sz w:val="22"/>
          <w:szCs w:val="22"/>
          <w:lang w:eastAsia="zh-CN"/>
        </w:rPr>
        <w:t>sole</w:t>
      </w:r>
      <w:r w:rsidR="00AF102F" w:rsidRPr="00CF7E03">
        <w:rPr>
          <w:rFonts w:ascii="Arial" w:eastAsiaTheme="minorEastAsia" w:hAnsi="Arial" w:cs="Arial"/>
          <w:sz w:val="22"/>
          <w:szCs w:val="22"/>
          <w:lang w:eastAsia="zh-CN"/>
        </w:rPr>
        <w:t xml:space="preserve"> </w:t>
      </w:r>
      <w:r w:rsidR="000D4816" w:rsidRPr="00CF7E03">
        <w:rPr>
          <w:rFonts w:ascii="Arial" w:eastAsiaTheme="minorEastAsia" w:hAnsi="Arial" w:cs="Arial"/>
          <w:sz w:val="22"/>
          <w:szCs w:val="22"/>
          <w:lang w:eastAsia="zh-CN"/>
        </w:rPr>
        <w:t>source</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for C</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H</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 xml:space="preserve"> production until </w:t>
      </w:r>
      <w:r w:rsidR="00B73A7B" w:rsidRPr="00CF7E03">
        <w:rPr>
          <w:rFonts w:ascii="Arial" w:eastAsiaTheme="minorEastAsia" w:hAnsi="Arial" w:cs="Arial"/>
          <w:sz w:val="22"/>
          <w:szCs w:val="22"/>
          <w:lang w:eastAsia="zh-CN"/>
        </w:rPr>
        <w:t xml:space="preserve">the </w:t>
      </w:r>
      <w:r w:rsidR="00C27AF8" w:rsidRPr="00CF7E03">
        <w:rPr>
          <w:rFonts w:ascii="Arial" w:eastAsiaTheme="minorEastAsia" w:hAnsi="Arial" w:cs="Arial"/>
          <w:sz w:val="22"/>
          <w:szCs w:val="22"/>
          <w:lang w:eastAsia="zh-CN"/>
        </w:rPr>
        <w:t xml:space="preserve">development of </w:t>
      </w:r>
      <w:r w:rsidR="00AF102F" w:rsidRPr="00CF7E03">
        <w:rPr>
          <w:rFonts w:ascii="Arial" w:eastAsiaTheme="minorEastAsia" w:hAnsi="Arial" w:cs="Arial"/>
          <w:sz w:val="22"/>
          <w:szCs w:val="22"/>
          <w:lang w:eastAsia="zh-CN"/>
        </w:rPr>
        <w:t xml:space="preserve">commercial light hydrocarbon </w:t>
      </w:r>
      <w:r w:rsidR="00C27AF8" w:rsidRPr="00CF7E03">
        <w:rPr>
          <w:rFonts w:ascii="Arial" w:eastAsiaTheme="minorEastAsia" w:hAnsi="Arial" w:cs="Arial"/>
          <w:sz w:val="22"/>
          <w:szCs w:val="22"/>
          <w:lang w:eastAsia="zh-CN"/>
        </w:rPr>
        <w:t xml:space="preserve">cracking </w:t>
      </w:r>
      <w:r w:rsidR="000D4816" w:rsidRPr="00CF7E03">
        <w:rPr>
          <w:rFonts w:ascii="Arial" w:eastAsiaTheme="minorEastAsia" w:hAnsi="Arial" w:cs="Arial"/>
          <w:sz w:val="22"/>
          <w:szCs w:val="22"/>
          <w:lang w:eastAsia="zh-CN"/>
        </w:rPr>
        <w:t>methods, including</w:t>
      </w:r>
      <w:r w:rsidR="00AF102F"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the </w:t>
      </w:r>
      <w:r w:rsidR="00AF102F" w:rsidRPr="00CF7E03">
        <w:rPr>
          <w:rFonts w:ascii="Arial" w:eastAsiaTheme="minorEastAsia" w:hAnsi="Arial" w:cs="Arial"/>
          <w:sz w:val="22"/>
          <w:szCs w:val="22"/>
          <w:lang w:eastAsia="zh-CN"/>
        </w:rPr>
        <w:t>electric</w:t>
      </w:r>
      <w:r w:rsidR="00A53A7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arc </w:t>
      </w:r>
      <w:r w:rsidR="00B73A7B" w:rsidRPr="00CF7E03">
        <w:rPr>
          <w:rFonts w:ascii="Arial" w:eastAsiaTheme="minorEastAsia" w:hAnsi="Arial" w:cs="Arial"/>
          <w:sz w:val="22"/>
          <w:szCs w:val="22"/>
          <w:lang w:eastAsia="zh-CN"/>
        </w:rPr>
        <w:t>(</w:t>
      </w:r>
      <w:proofErr w:type="spellStart"/>
      <w:r w:rsidR="00B73A7B" w:rsidRPr="00CF7E03">
        <w:rPr>
          <w:rFonts w:ascii="Arial" w:eastAsiaTheme="minorEastAsia" w:hAnsi="Arial" w:cs="Arial"/>
          <w:sz w:val="22"/>
          <w:szCs w:val="22"/>
          <w:lang w:eastAsia="zh-CN"/>
        </w:rPr>
        <w:t>Hüls</w:t>
      </w:r>
      <w:proofErr w:type="spellEnd"/>
      <w:r w:rsidR="009C45E0">
        <w:rPr>
          <w:rFonts w:ascii="Arial" w:eastAsiaTheme="minorEastAsia" w:hAnsi="Arial" w:cs="Arial" w:hint="eastAsia"/>
          <w:sz w:val="22"/>
          <w:szCs w:val="22"/>
          <w:lang w:eastAsia="zh-CN"/>
        </w:rPr>
        <w:t xml:space="preserve"> arc</w:t>
      </w:r>
      <w:r w:rsidR="00B73A7B"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process </w:t>
      </w:r>
      <w:r w:rsidR="00C27AF8" w:rsidRPr="00CF7E03">
        <w:rPr>
          <w:rFonts w:ascii="Arial" w:eastAsiaTheme="minorEastAsia" w:hAnsi="Arial" w:cs="Arial"/>
          <w:sz w:val="22"/>
          <w:szCs w:val="22"/>
          <w:lang w:eastAsia="zh-CN"/>
        </w:rPr>
        <w:t>in 1940</w:t>
      </w:r>
      <w:r w:rsidR="000D4816" w:rsidRPr="00CF7E03">
        <w:rPr>
          <w:rFonts w:ascii="Arial" w:eastAsiaTheme="minorEastAsia" w:hAnsi="Arial" w:cs="Arial"/>
          <w:sz w:val="22"/>
          <w:szCs w:val="22"/>
          <w:lang w:eastAsia="zh-CN"/>
        </w:rPr>
        <w:t xml:space="preserve">, and the </w:t>
      </w:r>
      <w:commentRangeStart w:id="177"/>
      <w:ins w:id="178" w:author="Pérez-Ramirez  Javier" w:date="2024-07-29T11:29:00Z">
        <w:del w:id="179" w:author="Zhang  Zihao" w:date="2024-08-08T16:55:00Z">
          <w:r w:rsidR="00FD77F2" w:rsidDel="00726FFC">
            <w:rPr>
              <w:rFonts w:ascii="Arial" w:eastAsiaTheme="minorEastAsia" w:hAnsi="Arial" w:cs="Arial"/>
              <w:sz w:val="22"/>
              <w:szCs w:val="22"/>
              <w:lang w:eastAsia="zh-CN"/>
            </w:rPr>
            <w:delText xml:space="preserve">[feedstock?] </w:delText>
          </w:r>
        </w:del>
      </w:ins>
      <w:commentRangeEnd w:id="177"/>
      <w:r w:rsidR="00726FFC">
        <w:rPr>
          <w:rStyle w:val="CommentReference"/>
        </w:rPr>
        <w:commentReference w:id="177"/>
      </w:r>
      <w:r w:rsidR="00C27AF8" w:rsidRPr="00CF7E03">
        <w:rPr>
          <w:rFonts w:ascii="Arial" w:eastAsiaTheme="minorEastAsia" w:hAnsi="Arial" w:cs="Arial"/>
          <w:sz w:val="22"/>
          <w:szCs w:val="22"/>
          <w:lang w:eastAsia="zh-CN"/>
        </w:rPr>
        <w:t>partial combustion</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 xml:space="preserve">(PC) </w:t>
      </w:r>
      <w:r w:rsidR="000D4816" w:rsidRPr="00CF7E03">
        <w:rPr>
          <w:rFonts w:ascii="Arial" w:eastAsiaTheme="minorEastAsia" w:hAnsi="Arial" w:cs="Arial"/>
          <w:sz w:val="22"/>
          <w:szCs w:val="22"/>
          <w:lang w:eastAsia="zh-CN"/>
        </w:rPr>
        <w:t xml:space="preserve">and </w:t>
      </w:r>
      <w:r w:rsidR="00714AF8" w:rsidRPr="00CF7E03">
        <w:rPr>
          <w:rFonts w:ascii="Arial" w:eastAsiaTheme="minorEastAsia" w:hAnsi="Arial" w:cs="Arial"/>
          <w:sz w:val="22"/>
          <w:szCs w:val="22"/>
          <w:lang w:eastAsia="zh-CN"/>
        </w:rPr>
        <w:t xml:space="preserve">Wulff </w:t>
      </w:r>
      <w:r w:rsidR="00315729" w:rsidRPr="00CF7E03">
        <w:rPr>
          <w:rFonts w:ascii="Arial" w:eastAsiaTheme="minorEastAsia" w:hAnsi="Arial" w:cs="Arial"/>
          <w:sz w:val="22"/>
          <w:szCs w:val="22"/>
          <w:lang w:eastAsia="zh-CN"/>
        </w:rPr>
        <w:t>thermal pyrolysis</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TP</w:t>
      </w:r>
      <w:r w:rsidR="000D4816" w:rsidRPr="00CF7E03">
        <w:rPr>
          <w:rFonts w:ascii="Arial" w:eastAsiaTheme="minorEastAsia" w:hAnsi="Arial" w:cs="Arial"/>
          <w:sz w:val="22"/>
          <w:szCs w:val="22"/>
          <w:lang w:eastAsia="zh-CN"/>
        </w:rPr>
        <w:t>) processes</w:t>
      </w:r>
      <w:r w:rsidR="00C27AF8" w:rsidRPr="00CF7E03">
        <w:rPr>
          <w:rFonts w:ascii="Arial" w:eastAsiaTheme="minorEastAsia" w:hAnsi="Arial" w:cs="Arial"/>
          <w:sz w:val="22"/>
          <w:szCs w:val="22"/>
          <w:lang w:eastAsia="zh-CN"/>
        </w:rPr>
        <w:t xml:space="preserve"> in 1950</w:t>
      </w:r>
      <w:r w:rsidR="00AF102F" w:rsidRPr="00CF7E03">
        <w:rPr>
          <w:rFonts w:ascii="Arial" w:eastAsiaTheme="minorEastAsia" w:hAnsi="Arial" w:cs="Arial"/>
          <w:sz w:val="22"/>
          <w:szCs w:val="22"/>
          <w:lang w:eastAsia="zh-CN"/>
        </w:rPr>
        <w:t>.</w:t>
      </w:r>
      <w:r w:rsidR="00F24CE8" w:rsidRPr="00F24CE8">
        <w:rPr>
          <w:rFonts w:ascii="Arial" w:hAnsi="Arial" w:cs="Arial"/>
          <w:sz w:val="22"/>
          <w:vertAlign w:val="superscript"/>
        </w:rPr>
        <w:t>5,6</w:t>
      </w:r>
    </w:p>
    <w:p w14:paraId="07300712" w14:textId="390FBBD7" w:rsidR="00953CBE" w:rsidRPr="00CF7E03"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A1132E">
        <w:rPr>
          <w:rFonts w:ascii="Arial" w:eastAsiaTheme="minorEastAsia" w:hAnsi="Arial" w:cs="Arial"/>
          <w:sz w:val="22"/>
          <w:szCs w:val="22"/>
          <w:lang w:eastAsia="zh-CN"/>
        </w:rPr>
        <w:t xml:space="preserve">birth and rapid growth of the </w:t>
      </w:r>
      <w:r w:rsidR="00304B13" w:rsidRPr="00CF7E03">
        <w:rPr>
          <w:rFonts w:ascii="Arial" w:eastAsiaTheme="minorEastAsia" w:hAnsi="Arial" w:cs="Arial"/>
          <w:sz w:val="22"/>
          <w:szCs w:val="22"/>
          <w:lang w:eastAsia="zh-CN"/>
        </w:rPr>
        <w:t>petrochemical industry</w:t>
      </w:r>
      <w:r w:rsidR="00E877F6">
        <w:rPr>
          <w:rFonts w:ascii="Arial" w:eastAsiaTheme="minorEastAsia" w:hAnsi="Arial" w:cs="Arial" w:hint="eastAsia"/>
          <w:sz w:val="22"/>
          <w:szCs w:val="22"/>
          <w:lang w:eastAsia="zh-CN"/>
        </w:rPr>
        <w:t xml:space="preserve"> </w:t>
      </w:r>
      <w:r w:rsidR="00304B13" w:rsidRPr="00CF7E03">
        <w:rPr>
          <w:rFonts w:ascii="Arial" w:eastAsiaTheme="minorEastAsia" w:hAnsi="Arial" w:cs="Arial"/>
          <w:sz w:val="22"/>
          <w:szCs w:val="22"/>
          <w:lang w:eastAsia="zh-CN"/>
        </w:rPr>
        <w:t xml:space="preserve">in the USA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w:t>
      </w:r>
      <w:r w:rsidR="008E0BB3"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 xml:space="preserve">1940s and </w:t>
      </w:r>
      <w:ins w:id="180" w:author="Nabera  Abhinandan" w:date="2024-08-15T19:06:00Z">
        <w:r w:rsidR="00387818">
          <w:rPr>
            <w:rFonts w:ascii="Arial" w:eastAsiaTheme="minorEastAsia" w:hAnsi="Arial" w:cs="Arial"/>
            <w:sz w:val="22"/>
            <w:szCs w:val="22"/>
            <w:lang w:eastAsia="zh-CN"/>
          </w:rPr>
          <w:t xml:space="preserve">in </w:t>
        </w:r>
      </w:ins>
      <w:r w:rsidR="002821B6" w:rsidRPr="00CF7E03">
        <w:rPr>
          <w:rFonts w:ascii="Arial" w:eastAsiaTheme="minorEastAsia" w:hAnsi="Arial" w:cs="Arial"/>
          <w:sz w:val="22"/>
          <w:szCs w:val="22"/>
          <w:lang w:eastAsia="zh-CN"/>
        </w:rPr>
        <w:t>Europe</w:t>
      </w:r>
      <w:r w:rsidR="00304B13"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the 1950s</w:t>
      </w:r>
      <w:r w:rsidR="008E0BB3" w:rsidRPr="00CF7E03">
        <w:rPr>
          <w:rFonts w:ascii="Arial" w:eastAsiaTheme="minorEastAsia" w:hAnsi="Arial" w:cs="Arial"/>
          <w:sz w:val="22"/>
          <w:szCs w:val="22"/>
          <w:lang w:eastAsia="zh-CN"/>
        </w:rPr>
        <w:t>,</w:t>
      </w:r>
      <w:r w:rsidR="00304B13"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coupled</w:t>
      </w:r>
      <w:r w:rsidR="00807815" w:rsidRPr="00CF7E03">
        <w:rPr>
          <w:rFonts w:ascii="Arial" w:eastAsiaTheme="minorEastAsia" w:hAnsi="Arial" w:cs="Arial"/>
          <w:sz w:val="22"/>
          <w:szCs w:val="22"/>
          <w:lang w:eastAsia="zh-CN"/>
        </w:rPr>
        <w:t xml:space="preserve"> with the safer handling of </w:t>
      </w:r>
      <w:r w:rsidR="00D21905" w:rsidRPr="00CF7E03">
        <w:rPr>
          <w:rFonts w:ascii="Arial" w:eastAsiaTheme="minorEastAsia" w:hAnsi="Arial" w:cs="Arial"/>
          <w:sz w:val="22"/>
          <w:szCs w:val="22"/>
          <w:lang w:eastAsia="zh-CN"/>
        </w:rPr>
        <w:t>olefins</w:t>
      </w:r>
      <w:r w:rsidR="00C10A02" w:rsidRPr="00CF7E03">
        <w:rPr>
          <w:rFonts w:ascii="Arial" w:eastAsiaTheme="minorEastAsia" w:hAnsi="Arial" w:cs="Arial"/>
          <w:sz w:val="22"/>
          <w:szCs w:val="22"/>
          <w:lang w:eastAsia="zh-CN"/>
        </w:rPr>
        <w:t xml:space="preserve"> compared to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2</w:t>
      </w:r>
      <w:r w:rsidR="008E0BB3" w:rsidRPr="00CF7E03">
        <w:rPr>
          <w:rFonts w:ascii="Arial" w:eastAsiaTheme="minorEastAsia" w:hAnsi="Arial" w:cs="Arial"/>
          <w:sz w:val="22"/>
          <w:szCs w:val="22"/>
          <w:lang w:eastAsia="zh-CN"/>
        </w:rPr>
        <w:t>,</w:t>
      </w:r>
      <w:r w:rsidR="00807815" w:rsidRPr="00CF7E03">
        <w:rPr>
          <w:rFonts w:ascii="Arial" w:eastAsiaTheme="minorEastAsia" w:hAnsi="Arial" w:cs="Arial"/>
          <w:sz w:val="22"/>
          <w:szCs w:val="22"/>
          <w:lang w:eastAsia="zh-CN"/>
        </w:rPr>
        <w:t xml:space="preserve"> </w:t>
      </w:r>
      <w:r w:rsidR="002821B6" w:rsidRPr="00CF7E03">
        <w:rPr>
          <w:rFonts w:ascii="Arial" w:eastAsiaTheme="minorEastAsia" w:hAnsi="Arial" w:cs="Arial"/>
          <w:sz w:val="22"/>
          <w:szCs w:val="22"/>
          <w:lang w:eastAsia="zh-CN"/>
        </w:rPr>
        <w:t>le</w:t>
      </w:r>
      <w:r w:rsidR="008E0BB3" w:rsidRPr="00CF7E03">
        <w:rPr>
          <w:rFonts w:ascii="Arial" w:eastAsiaTheme="minorEastAsia" w:hAnsi="Arial" w:cs="Arial"/>
          <w:sz w:val="22"/>
          <w:szCs w:val="22"/>
          <w:lang w:eastAsia="zh-CN"/>
        </w:rPr>
        <w:t>d</w:t>
      </w:r>
      <w:r w:rsidR="002821B6" w:rsidRPr="00CF7E03">
        <w:rPr>
          <w:rFonts w:ascii="Arial" w:eastAsiaTheme="minorEastAsia" w:hAnsi="Arial" w:cs="Arial"/>
          <w:sz w:val="22"/>
          <w:szCs w:val="22"/>
          <w:lang w:eastAsia="zh-CN"/>
        </w:rPr>
        <w:t xml:space="preserve"> to </w:t>
      </w:r>
      <w:r w:rsidR="00C10A02" w:rsidRPr="00CF7E03">
        <w:rPr>
          <w:rFonts w:ascii="Arial" w:eastAsiaTheme="minorEastAsia" w:hAnsi="Arial" w:cs="Arial"/>
          <w:sz w:val="22"/>
          <w:szCs w:val="22"/>
          <w:lang w:eastAsia="zh-CN"/>
        </w:rPr>
        <w:t>the development of</w:t>
      </w:r>
      <w:r w:rsidR="008A506B" w:rsidRPr="00CF7E03">
        <w:rPr>
          <w:rFonts w:ascii="Arial" w:eastAsiaTheme="minorEastAsia" w:hAnsi="Arial" w:cs="Arial"/>
          <w:sz w:val="22"/>
          <w:szCs w:val="22"/>
          <w:lang w:eastAsia="zh-CN"/>
        </w:rPr>
        <w:t xml:space="preserve"> </w:t>
      </w:r>
      <w:r w:rsidR="009B5D47" w:rsidRPr="00CF7E03">
        <w:rPr>
          <w:rFonts w:ascii="Arial" w:eastAsiaTheme="minorEastAsia" w:hAnsi="Arial" w:cs="Arial"/>
          <w:sz w:val="22"/>
          <w:szCs w:val="22"/>
          <w:lang w:eastAsia="zh-CN"/>
        </w:rPr>
        <w:t>more cost</w:t>
      </w:r>
      <w:r w:rsidR="009423EC" w:rsidRPr="00CF7E03">
        <w:rPr>
          <w:rFonts w:ascii="Arial" w:eastAsiaTheme="minorEastAsia" w:hAnsi="Arial" w:cs="Arial"/>
          <w:sz w:val="22"/>
          <w:szCs w:val="22"/>
          <w:lang w:eastAsia="zh-CN"/>
        </w:rPr>
        <w:noBreakHyphen/>
      </w:r>
      <w:r w:rsidR="009B5D47" w:rsidRPr="00CF7E03">
        <w:rPr>
          <w:rFonts w:ascii="Arial" w:eastAsiaTheme="minorEastAsia" w:hAnsi="Arial" w:cs="Arial"/>
          <w:sz w:val="22"/>
          <w:szCs w:val="22"/>
          <w:lang w:eastAsia="zh-CN"/>
        </w:rPr>
        <w:t xml:space="preserve">effective </w:t>
      </w:r>
      <w:r w:rsidR="00667E68" w:rsidRPr="00CF7E03">
        <w:rPr>
          <w:rFonts w:ascii="Arial" w:eastAsiaTheme="minorEastAsia" w:hAnsi="Arial" w:cs="Arial"/>
          <w:sz w:val="22"/>
          <w:szCs w:val="22"/>
          <w:lang w:eastAsia="zh-CN"/>
        </w:rPr>
        <w:t>steam cracking technolog</w:t>
      </w:r>
      <w:r w:rsidR="00E877F6">
        <w:rPr>
          <w:rFonts w:ascii="Arial" w:eastAsiaTheme="minorEastAsia" w:hAnsi="Arial" w:cs="Arial" w:hint="eastAsia"/>
          <w:sz w:val="22"/>
          <w:szCs w:val="22"/>
          <w:lang w:eastAsia="zh-CN"/>
        </w:rPr>
        <w:t>ies</w:t>
      </w:r>
      <w:r w:rsidR="00667E68" w:rsidRPr="00CF7E03">
        <w:rPr>
          <w:rFonts w:ascii="Arial" w:eastAsiaTheme="minorEastAsia" w:hAnsi="Arial" w:cs="Arial"/>
          <w:sz w:val="22"/>
          <w:szCs w:val="22"/>
          <w:lang w:eastAsia="zh-CN"/>
        </w:rPr>
        <w:t xml:space="preserve"> for </w:t>
      </w:r>
      <w:del w:id="181" w:author="Nabera  Abhinandan" w:date="2024-08-15T19:06:00Z">
        <w:r w:rsidR="001D0E52" w:rsidRPr="00CF7E03" w:rsidDel="00387818">
          <w:rPr>
            <w:rFonts w:ascii="Arial" w:eastAsiaTheme="minorEastAsia" w:hAnsi="Arial" w:cs="Arial"/>
            <w:sz w:val="22"/>
            <w:szCs w:val="22"/>
            <w:lang w:eastAsia="zh-CN"/>
          </w:rPr>
          <w:delText xml:space="preserve">the production of </w:delText>
        </w:r>
      </w:del>
      <w:r w:rsidR="00211090">
        <w:rPr>
          <w:rFonts w:ascii="Arial" w:eastAsiaTheme="minorEastAsia" w:hAnsi="Arial" w:cs="Arial"/>
          <w:sz w:val="22"/>
          <w:szCs w:val="22"/>
          <w:lang w:eastAsia="zh-CN"/>
        </w:rPr>
        <w:t>olefin</w:t>
      </w:r>
      <w:ins w:id="182" w:author="Nabera  Abhinandan" w:date="2024-08-15T19:06:00Z">
        <w:r w:rsidR="00387818">
          <w:rPr>
            <w:rFonts w:ascii="Arial" w:eastAsiaTheme="minorEastAsia" w:hAnsi="Arial" w:cs="Arial"/>
            <w:sz w:val="22"/>
            <w:szCs w:val="22"/>
            <w:lang w:eastAsia="zh-CN"/>
          </w:rPr>
          <w:t xml:space="preserve"> production</w:t>
        </w:r>
      </w:ins>
      <w:del w:id="183" w:author="Nabera  Abhinandan" w:date="2024-08-15T19:06:00Z">
        <w:r w:rsidR="00211090" w:rsidDel="00387818">
          <w:rPr>
            <w:rFonts w:ascii="Arial" w:eastAsiaTheme="minorEastAsia" w:hAnsi="Arial" w:cs="Arial"/>
            <w:sz w:val="22"/>
            <w:szCs w:val="22"/>
            <w:lang w:eastAsia="zh-CN"/>
          </w:rPr>
          <w:delText>s</w:delText>
        </w:r>
      </w:del>
      <w:r w:rsidR="002821B6" w:rsidRPr="00CF7E03">
        <w:rPr>
          <w:rFonts w:ascii="Arial" w:eastAsiaTheme="minorEastAsia" w:hAnsi="Arial" w:cs="Arial"/>
          <w:sz w:val="22"/>
          <w:szCs w:val="22"/>
          <w:lang w:eastAsia="zh-CN"/>
        </w:rPr>
        <w:t>, gradually displac</w:t>
      </w:r>
      <w:r w:rsidR="008E0BB3" w:rsidRPr="00CF7E03">
        <w:rPr>
          <w:rFonts w:ascii="Arial" w:eastAsiaTheme="minorEastAsia" w:hAnsi="Arial" w:cs="Arial"/>
          <w:sz w:val="22"/>
          <w:szCs w:val="22"/>
          <w:lang w:eastAsia="zh-CN"/>
        </w:rPr>
        <w:t>ing</w:t>
      </w:r>
      <w:r w:rsidR="002821B6" w:rsidRPr="00CF7E03">
        <w:rPr>
          <w:rFonts w:ascii="Arial" w:eastAsiaTheme="minorEastAsia" w:hAnsi="Arial" w:cs="Arial"/>
          <w:sz w:val="22"/>
          <w:szCs w:val="22"/>
          <w:lang w:eastAsia="zh-CN"/>
        </w:rPr>
        <w:t xml:space="preserve"> the C</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H</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 xml:space="preserve"> marke</w:t>
      </w:r>
      <w:r w:rsidR="00667E68" w:rsidRPr="00CF7E03">
        <w:rPr>
          <w:rFonts w:ascii="Arial" w:eastAsiaTheme="minorEastAsia" w:hAnsi="Arial" w:cs="Arial"/>
          <w:sz w:val="22"/>
          <w:szCs w:val="22"/>
          <w:lang w:eastAsia="zh-CN"/>
        </w:rPr>
        <w:t>t</w:t>
      </w:r>
      <w:r w:rsidR="007A3865" w:rsidRPr="00CF7E03">
        <w:rPr>
          <w:rFonts w:ascii="Arial" w:eastAsiaTheme="minorEastAsia" w:hAnsi="Arial" w:cs="Arial"/>
          <w:sz w:val="22"/>
          <w:szCs w:val="22"/>
          <w:lang w:eastAsia="zh-CN"/>
        </w:rPr>
        <w:t xml:space="preserve"> primarily with </w:t>
      </w:r>
      <w:r w:rsidR="00211090" w:rsidRPr="00CF7E03">
        <w:rPr>
          <w:rFonts w:ascii="Arial" w:eastAsiaTheme="minorEastAsia" w:hAnsi="Arial" w:cs="Arial"/>
          <w:sz w:val="22"/>
          <w:szCs w:val="22"/>
          <w:lang w:eastAsia="zh-CN"/>
        </w:rPr>
        <w:t>ethylene (C</w:t>
      </w:r>
      <w:r w:rsidR="00211090" w:rsidRPr="00CF7E03">
        <w:rPr>
          <w:rFonts w:ascii="Arial" w:eastAsiaTheme="minorEastAsia" w:hAnsi="Arial" w:cs="Arial"/>
          <w:sz w:val="22"/>
          <w:szCs w:val="22"/>
          <w:vertAlign w:val="subscript"/>
          <w:lang w:eastAsia="zh-CN"/>
        </w:rPr>
        <w:t>2</w:t>
      </w:r>
      <w:r w:rsidR="00211090" w:rsidRPr="00CF7E03">
        <w:rPr>
          <w:rFonts w:ascii="Arial" w:eastAsiaTheme="minorEastAsia" w:hAnsi="Arial" w:cs="Arial"/>
          <w:sz w:val="22"/>
          <w:szCs w:val="22"/>
          <w:lang w:eastAsia="zh-CN"/>
        </w:rPr>
        <w:t>H</w:t>
      </w:r>
      <w:r w:rsidR="00211090" w:rsidRPr="00CF7E03">
        <w:rPr>
          <w:rFonts w:ascii="Arial" w:eastAsiaTheme="minorEastAsia" w:hAnsi="Arial" w:cs="Arial"/>
          <w:sz w:val="22"/>
          <w:szCs w:val="22"/>
          <w:vertAlign w:val="subscript"/>
          <w:lang w:eastAsia="zh-CN"/>
        </w:rPr>
        <w:t>4</w:t>
      </w:r>
      <w:r w:rsidR="00211090"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t>.</w:t>
      </w:r>
      <w:r w:rsidR="00F24CE8" w:rsidRPr="00F24CE8">
        <w:rPr>
          <w:rFonts w:ascii="Arial" w:hAnsi="Arial" w:cs="Arial"/>
          <w:sz w:val="22"/>
          <w:vertAlign w:val="superscript"/>
        </w:rPr>
        <w:t>7,8</w:t>
      </w:r>
      <w:r w:rsidR="00BC4C58"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C</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H</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 xml:space="preserve"> </w:t>
      </w:r>
      <w:r w:rsidR="006D0F03" w:rsidRPr="00CF7E03">
        <w:rPr>
          <w:rFonts w:ascii="Arial" w:eastAsiaTheme="minorEastAsia" w:hAnsi="Arial" w:cs="Arial"/>
          <w:sz w:val="22"/>
          <w:szCs w:val="22"/>
          <w:lang w:eastAsia="zh-CN"/>
        </w:rPr>
        <w:t xml:space="preserve">was </w:t>
      </w:r>
      <w:r w:rsidR="00A8550F" w:rsidRPr="00CF7E03">
        <w:rPr>
          <w:rFonts w:ascii="Arial" w:eastAsiaTheme="minorEastAsia" w:hAnsi="Arial" w:cs="Arial"/>
          <w:sz w:val="22"/>
          <w:szCs w:val="22"/>
          <w:lang w:eastAsia="zh-CN"/>
        </w:rPr>
        <w:t xml:space="preserve">the </w:t>
      </w:r>
      <w:del w:id="184" w:author="Nabera  Abhinandan" w:date="2024-08-15T19:06:00Z">
        <w:r w:rsidR="009C1A0E" w:rsidRPr="00CF7E03" w:rsidDel="00387818">
          <w:rPr>
            <w:rFonts w:ascii="Arial" w:eastAsiaTheme="minorEastAsia" w:hAnsi="Arial" w:cs="Arial"/>
            <w:sz w:val="22"/>
            <w:szCs w:val="22"/>
            <w:lang w:eastAsia="zh-CN"/>
          </w:rPr>
          <w:delText xml:space="preserve">sole </w:delText>
        </w:r>
      </w:del>
      <w:ins w:id="185" w:author="Nabera  Abhinandan" w:date="2024-08-15T19:06:00Z">
        <w:r w:rsidR="00387818">
          <w:rPr>
            <w:rFonts w:ascii="Arial" w:eastAsiaTheme="minorEastAsia" w:hAnsi="Arial" w:cs="Arial"/>
            <w:sz w:val="22"/>
            <w:szCs w:val="22"/>
            <w:lang w:eastAsia="zh-CN"/>
          </w:rPr>
          <w:t>primary</w:t>
        </w:r>
        <w:r w:rsidR="00387818" w:rsidRPr="00CF7E03">
          <w:rPr>
            <w:rFonts w:ascii="Arial" w:eastAsiaTheme="minorEastAsia" w:hAnsi="Arial" w:cs="Arial"/>
            <w:sz w:val="22"/>
            <w:szCs w:val="22"/>
            <w:lang w:eastAsia="zh-CN"/>
          </w:rPr>
          <w:t xml:space="preserve"> </w:t>
        </w:r>
      </w:ins>
      <w:r w:rsidR="009C1A0E" w:rsidRPr="00CF7E03">
        <w:rPr>
          <w:rFonts w:ascii="Arial" w:eastAsiaTheme="minorEastAsia" w:hAnsi="Arial" w:cs="Arial"/>
          <w:sz w:val="22"/>
          <w:szCs w:val="22"/>
          <w:lang w:eastAsia="zh-CN"/>
        </w:rPr>
        <w:t xml:space="preserve">pillar </w:t>
      </w:r>
      <w:r w:rsidR="001434DE">
        <w:rPr>
          <w:rFonts w:ascii="Arial" w:eastAsiaTheme="minorEastAsia" w:hAnsi="Arial" w:cs="Arial" w:hint="eastAsia"/>
          <w:sz w:val="22"/>
          <w:szCs w:val="22"/>
          <w:lang w:eastAsia="zh-CN"/>
        </w:rPr>
        <w:t>in</w:t>
      </w:r>
      <w:r w:rsidR="00390180" w:rsidRPr="00CF7E03">
        <w:rPr>
          <w:rFonts w:ascii="Arial" w:eastAsiaTheme="minorEastAsia" w:hAnsi="Arial" w:cs="Arial"/>
          <w:sz w:val="22"/>
          <w:szCs w:val="22"/>
          <w:lang w:eastAsia="zh-CN"/>
        </w:rPr>
        <w:t xml:space="preserve"> the</w:t>
      </w:r>
      <w:r w:rsidR="009C1A0E" w:rsidRPr="00CF7E03">
        <w:rPr>
          <w:rFonts w:ascii="Arial" w:eastAsiaTheme="minorEastAsia" w:hAnsi="Arial" w:cs="Arial"/>
          <w:sz w:val="22"/>
          <w:szCs w:val="22"/>
          <w:lang w:eastAsia="zh-CN"/>
        </w:rPr>
        <w:t xml:space="preserve"> chemical industry </w:t>
      </w:r>
      <w:r w:rsidR="00B66718" w:rsidRPr="00CF7E03">
        <w:rPr>
          <w:rFonts w:ascii="Arial" w:eastAsiaTheme="minorEastAsia" w:hAnsi="Arial" w:cs="Arial"/>
          <w:sz w:val="22"/>
          <w:szCs w:val="22"/>
          <w:lang w:eastAsia="zh-CN"/>
        </w:rPr>
        <w:t>before 1940</w:t>
      </w:r>
      <w:r w:rsidR="00116274" w:rsidRPr="00CF7E03">
        <w:rPr>
          <w:rFonts w:ascii="Arial" w:eastAsiaTheme="minorEastAsia" w:hAnsi="Arial" w:cs="Arial"/>
          <w:sz w:val="22"/>
          <w:szCs w:val="22"/>
          <w:lang w:eastAsia="zh-CN"/>
        </w:rPr>
        <w:t>, but by 1960</w:t>
      </w:r>
      <w:r w:rsidR="00B6671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global</w:t>
      </w:r>
      <w:r w:rsidR="00A76703" w:rsidRPr="00CF7E03">
        <w:rPr>
          <w:rFonts w:ascii="Arial" w:eastAsiaTheme="minorEastAsia" w:hAnsi="Arial" w:cs="Arial"/>
          <w:sz w:val="22"/>
          <w:szCs w:val="22"/>
          <w:lang w:eastAsia="zh-CN"/>
        </w:rPr>
        <w:t xml:space="preserve"> production of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 xml:space="preserve"> and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4</w:t>
      </w:r>
      <w:r w:rsidR="00A76703"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reached</w:t>
      </w:r>
      <w:r w:rsidR="00291E4E"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3</w:t>
      </w:r>
      <w:ins w:id="186" w:author="Zhang  Zihao" w:date="2024-08-13T13:55:00Z">
        <w:r w:rsidR="00211090">
          <w:rPr>
            <w:rFonts w:ascii="Arial" w:eastAsiaTheme="minorEastAsia" w:hAnsi="Arial" w:cs="Arial"/>
            <w:sz w:val="22"/>
            <w:szCs w:val="22"/>
            <w:lang w:eastAsia="zh-CN"/>
          </w:rPr>
          <w:t>.0</w:t>
        </w:r>
      </w:ins>
      <w:r w:rsidR="00291E4E" w:rsidRPr="00CF7E03">
        <w:rPr>
          <w:rFonts w:ascii="Arial" w:eastAsiaTheme="minorEastAsia" w:hAnsi="Arial" w:cs="Arial"/>
          <w:sz w:val="22"/>
          <w:szCs w:val="22"/>
          <w:lang w:eastAsia="zh-CN"/>
        </w:rPr>
        <w:t xml:space="preserve"> and </w:t>
      </w:r>
      <w:r w:rsidR="00B721CA" w:rsidRPr="00CF7E03">
        <w:rPr>
          <w:rFonts w:ascii="Arial" w:eastAsiaTheme="minorEastAsia" w:hAnsi="Arial" w:cs="Arial"/>
          <w:sz w:val="22"/>
          <w:szCs w:val="22"/>
          <w:lang w:eastAsia="zh-CN"/>
        </w:rPr>
        <w:t>3.</w:t>
      </w:r>
      <w:r w:rsidR="00BC4C58" w:rsidRPr="00CF7E03">
        <w:rPr>
          <w:rFonts w:ascii="Arial" w:eastAsiaTheme="minorEastAsia" w:hAnsi="Arial" w:cs="Arial"/>
          <w:sz w:val="22"/>
          <w:szCs w:val="22"/>
          <w:lang w:eastAsia="zh-CN"/>
        </w:rPr>
        <w:t>5</w:t>
      </w:r>
      <w:r w:rsidR="00D848AB" w:rsidRPr="00CF7E03">
        <w:rPr>
          <w:rFonts w:ascii="Arial" w:eastAsiaTheme="minorEastAsia" w:hAnsi="Arial" w:cs="Arial"/>
          <w:sz w:val="22"/>
          <w:szCs w:val="22"/>
          <w:lang w:eastAsia="zh-CN"/>
        </w:rPr>
        <w:t xml:space="preserve"> </w:t>
      </w:r>
      <w:r w:rsidR="00291E4E" w:rsidRPr="00CF7E03">
        <w:rPr>
          <w:rFonts w:ascii="Arial" w:eastAsiaTheme="minorEastAsia" w:hAnsi="Arial" w:cs="Arial"/>
          <w:sz w:val="22"/>
          <w:szCs w:val="22"/>
          <w:lang w:eastAsia="zh-CN"/>
        </w:rPr>
        <w:t>million metric tons per year (Mt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291E4E" w:rsidRPr="00CF7E03">
        <w:rPr>
          <w:rFonts w:ascii="Arial" w:eastAsiaTheme="minorEastAsia" w:hAnsi="Arial" w:cs="Arial"/>
          <w:sz w:val="22"/>
          <w:szCs w:val="22"/>
          <w:lang w:eastAsia="zh-CN"/>
        </w:rPr>
        <w:t>)</w:t>
      </w:r>
      <w:r w:rsidR="00656946" w:rsidRPr="00CF7E03">
        <w:rPr>
          <w:rFonts w:ascii="Arial" w:eastAsiaTheme="minorEastAsia" w:hAnsi="Arial" w:cs="Arial"/>
          <w:sz w:val="22"/>
          <w:szCs w:val="22"/>
          <w:lang w:eastAsia="zh-CN"/>
        </w:rPr>
        <w:t>,</w:t>
      </w:r>
      <w:r w:rsidR="008E0BB3" w:rsidRPr="00CF7E03">
        <w:rPr>
          <w:rFonts w:ascii="Arial" w:eastAsiaTheme="minorEastAsia" w:hAnsi="Arial" w:cs="Arial"/>
          <w:sz w:val="22"/>
          <w:szCs w:val="22"/>
          <w:lang w:eastAsia="zh-CN"/>
        </w:rPr>
        <w:t xml:space="preserve"> respectively</w:t>
      </w:r>
      <w:r w:rsidR="00BC4C58" w:rsidRPr="00CF7E03">
        <w:rPr>
          <w:rFonts w:ascii="Arial" w:eastAsiaTheme="minorEastAsia" w:hAnsi="Arial" w:cs="Arial"/>
          <w:sz w:val="22"/>
          <w:szCs w:val="22"/>
          <w:lang w:eastAsia="zh-CN"/>
        </w:rPr>
        <w:t>,</w:t>
      </w:r>
      <w:r w:rsidR="00F24CE8" w:rsidRPr="00F24CE8">
        <w:rPr>
          <w:rFonts w:ascii="Arial" w:hAnsi="Arial" w:cs="Arial"/>
          <w:sz w:val="22"/>
          <w:vertAlign w:val="superscript"/>
        </w:rPr>
        <w:t>9–11</w:t>
      </w:r>
      <w:r w:rsidR="00B721CA"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and</w:t>
      </w:r>
      <w:r w:rsidR="00116274" w:rsidRPr="00CF7E03">
        <w:rPr>
          <w:rFonts w:ascii="Arial" w:eastAsiaTheme="minorEastAsia" w:hAnsi="Arial" w:cs="Arial"/>
          <w:sz w:val="22"/>
          <w:szCs w:val="22"/>
          <w:lang w:eastAsia="zh-CN"/>
        </w:rPr>
        <w:t xml:space="preserve"> these figures </w:t>
      </w:r>
      <w:r w:rsidR="00FD77F2">
        <w:rPr>
          <w:rFonts w:ascii="Arial" w:eastAsiaTheme="minorEastAsia" w:hAnsi="Arial" w:cs="Arial"/>
          <w:sz w:val="22"/>
          <w:szCs w:val="22"/>
          <w:lang w:eastAsia="zh-CN"/>
        </w:rPr>
        <w:t>rose</w:t>
      </w:r>
      <w:r w:rsidR="00FD77F2"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to</w:t>
      </w:r>
      <w:r w:rsidR="006C1137" w:rsidRPr="00CF7E03">
        <w:rPr>
          <w:rFonts w:ascii="Arial" w:eastAsiaTheme="minorEastAsia" w:hAnsi="Arial" w:cs="Arial"/>
          <w:sz w:val="22"/>
          <w:szCs w:val="22"/>
          <w:lang w:eastAsia="zh-CN"/>
        </w:rPr>
        <w:t xml:space="preserve"> 1</w:t>
      </w:r>
      <w:r w:rsidR="001263CF" w:rsidRPr="00CF7E03">
        <w:rPr>
          <w:rFonts w:ascii="Arial" w:eastAsiaTheme="minorEastAsia" w:hAnsi="Arial" w:cs="Arial"/>
          <w:sz w:val="22"/>
          <w:szCs w:val="22"/>
          <w:lang w:eastAsia="zh-CN"/>
        </w:rPr>
        <w:t>1</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90484D"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 xml:space="preserve"> </w:t>
      </w:r>
      <w:r w:rsidR="006C1137" w:rsidRPr="00CF7E03">
        <w:rPr>
          <w:rFonts w:ascii="Arial" w:eastAsiaTheme="minorEastAsia" w:hAnsi="Arial" w:cs="Arial"/>
          <w:sz w:val="22"/>
          <w:szCs w:val="22"/>
          <w:lang w:eastAsia="zh-CN"/>
        </w:rPr>
        <w:t xml:space="preserve">and </w:t>
      </w:r>
      <w:ins w:id="187" w:author="Nabera  Abhinandan" w:date="2024-08-15T19:06:00Z">
        <w:r w:rsidR="00387818">
          <w:rPr>
            <w:rFonts w:ascii="Arial" w:eastAsiaTheme="minorEastAsia" w:hAnsi="Arial" w:cs="Arial"/>
            <w:sz w:val="22"/>
            <w:szCs w:val="22"/>
            <w:lang w:eastAsia="zh-CN"/>
          </w:rPr>
          <w:t xml:space="preserve">a </w:t>
        </w:r>
      </w:ins>
      <w:r w:rsidR="00FD77F2">
        <w:rPr>
          <w:rFonts w:ascii="Arial" w:eastAsiaTheme="minorEastAsia" w:hAnsi="Arial" w:cs="Arial"/>
          <w:sz w:val="22"/>
          <w:szCs w:val="22"/>
          <w:lang w:eastAsia="zh-CN"/>
        </w:rPr>
        <w:t xml:space="preserve">staggering </w:t>
      </w:r>
      <w:r w:rsidR="004E0E65" w:rsidRPr="00CF7E03">
        <w:rPr>
          <w:rFonts w:ascii="Arial" w:eastAsiaTheme="minorEastAsia" w:hAnsi="Arial" w:cs="Arial"/>
          <w:sz w:val="22"/>
          <w:szCs w:val="22"/>
          <w:lang w:eastAsia="zh-CN"/>
        </w:rPr>
        <w:t>2</w:t>
      </w:r>
      <w:r w:rsidR="0001759D">
        <w:rPr>
          <w:rFonts w:ascii="Arial" w:eastAsiaTheme="minorEastAsia" w:hAnsi="Arial" w:cs="Arial" w:hint="eastAsia"/>
          <w:sz w:val="22"/>
          <w:szCs w:val="22"/>
          <w:lang w:eastAsia="zh-CN"/>
        </w:rPr>
        <w:t>25</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4E0E65"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4</w:t>
      </w:r>
      <w:r w:rsidR="00A8550F" w:rsidRPr="00CF7E03">
        <w:rPr>
          <w:rFonts w:ascii="Arial" w:eastAsiaTheme="minorEastAsia" w:hAnsi="Arial" w:cs="Arial"/>
          <w:sz w:val="22"/>
          <w:szCs w:val="22"/>
          <w:lang w:eastAsia="zh-CN"/>
        </w:rPr>
        <w:t xml:space="preserve"> by 2021</w:t>
      </w:r>
      <w:r w:rsidR="00BC4C58" w:rsidRPr="00CF7E03">
        <w:rPr>
          <w:rFonts w:ascii="Arial" w:eastAsiaTheme="minorEastAsia" w:hAnsi="Arial" w:cs="Arial"/>
          <w:sz w:val="22"/>
          <w:szCs w:val="22"/>
          <w:lang w:eastAsia="zh-CN"/>
        </w:rPr>
        <w:t>.</w:t>
      </w:r>
      <w:r w:rsidR="00F24CE8" w:rsidRPr="00F24CE8">
        <w:rPr>
          <w:rFonts w:ascii="Arial" w:hAnsi="Arial" w:cs="Arial"/>
          <w:sz w:val="22"/>
          <w:vertAlign w:val="superscript"/>
        </w:rPr>
        <w:t>12–14</w:t>
      </w:r>
      <w:r w:rsidR="004E0E65" w:rsidRPr="00CF7E03">
        <w:rPr>
          <w:rFonts w:ascii="Arial" w:eastAsiaTheme="minorEastAsia" w:hAnsi="Arial" w:cs="Arial"/>
          <w:sz w:val="22"/>
          <w:szCs w:val="22"/>
          <w:lang w:eastAsia="zh-CN"/>
        </w:rPr>
        <w:t xml:space="preserve"> </w:t>
      </w:r>
      <w:r w:rsidR="009C1A0E" w:rsidRPr="00CF7E03">
        <w:rPr>
          <w:rFonts w:ascii="Arial" w:eastAsiaTheme="minorEastAsia" w:hAnsi="Arial" w:cs="Arial"/>
          <w:sz w:val="22"/>
          <w:szCs w:val="22"/>
          <w:lang w:eastAsia="zh-CN"/>
        </w:rPr>
        <w:t xml:space="preserve">Between </w:t>
      </w:r>
      <w:r w:rsidR="00867EF7"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1970s </w:t>
      </w:r>
      <w:r w:rsidR="00063543" w:rsidRPr="00CF7E03">
        <w:rPr>
          <w:rFonts w:ascii="Arial" w:eastAsiaTheme="minorEastAsia" w:hAnsi="Arial" w:cs="Arial"/>
          <w:sz w:val="22"/>
          <w:szCs w:val="22"/>
          <w:lang w:eastAsia="zh-CN"/>
        </w:rPr>
        <w:t xml:space="preserve">and </w:t>
      </w:r>
      <w:r w:rsidR="009C1A0E" w:rsidRPr="00CF7E03">
        <w:rPr>
          <w:rFonts w:ascii="Arial" w:eastAsiaTheme="minorEastAsia" w:hAnsi="Arial" w:cs="Arial"/>
          <w:sz w:val="22"/>
          <w:szCs w:val="22"/>
          <w:lang w:eastAsia="zh-CN"/>
        </w:rPr>
        <w:t xml:space="preserve">1980s, </w:t>
      </w:r>
      <w:r w:rsidR="00763B49">
        <w:rPr>
          <w:rFonts w:ascii="Arial" w:eastAsiaTheme="minorEastAsia" w:hAnsi="Arial" w:cs="Arial" w:hint="eastAsia"/>
          <w:sz w:val="22"/>
          <w:szCs w:val="22"/>
          <w:lang w:eastAsia="zh-CN"/>
        </w:rPr>
        <w:t>PC</w:t>
      </w:r>
      <w:r w:rsidR="00CC1CB0" w:rsidRPr="00CF7E03">
        <w:rPr>
          <w:rFonts w:ascii="Arial" w:eastAsiaTheme="minorEastAsia" w:hAnsi="Arial" w:cs="Arial"/>
          <w:sz w:val="22"/>
          <w:szCs w:val="22"/>
          <w:lang w:eastAsia="zh-CN"/>
        </w:rPr>
        <w:t xml:space="preserve"> became the </w:t>
      </w:r>
      <w:r w:rsidR="009665E2" w:rsidRPr="00CF7E03">
        <w:rPr>
          <w:rFonts w:ascii="Arial" w:eastAsiaTheme="minorEastAsia" w:hAnsi="Arial" w:cs="Arial"/>
          <w:sz w:val="22"/>
          <w:szCs w:val="22"/>
          <w:lang w:eastAsia="zh-CN"/>
        </w:rPr>
        <w:t xml:space="preserve">dominant </w:t>
      </w:r>
      <w:r w:rsidR="00CC1CB0" w:rsidRPr="00CF7E03">
        <w:rPr>
          <w:rFonts w:ascii="Arial" w:eastAsiaTheme="minorEastAsia" w:hAnsi="Arial" w:cs="Arial"/>
          <w:sz w:val="22"/>
          <w:szCs w:val="22"/>
          <w:lang w:eastAsia="zh-CN"/>
        </w:rPr>
        <w:t>technolog</w:t>
      </w:r>
      <w:r w:rsidR="00882BD8" w:rsidRPr="00CF7E03">
        <w:rPr>
          <w:rFonts w:ascii="Arial" w:eastAsiaTheme="minorEastAsia" w:hAnsi="Arial" w:cs="Arial"/>
          <w:sz w:val="22"/>
          <w:szCs w:val="22"/>
          <w:lang w:eastAsia="zh-CN"/>
        </w:rPr>
        <w:t>y</w:t>
      </w:r>
      <w:r w:rsidR="00CC1CB0" w:rsidRPr="00CF7E03">
        <w:rPr>
          <w:rFonts w:ascii="Arial" w:eastAsiaTheme="minorEastAsia" w:hAnsi="Arial" w:cs="Arial"/>
          <w:sz w:val="22"/>
          <w:szCs w:val="22"/>
          <w:lang w:eastAsia="zh-CN"/>
        </w:rPr>
        <w:t xml:space="preserve"> for </w:t>
      </w:r>
      <w:ins w:id="188" w:author="Zhang  Zihao" w:date="2024-08-16T11:00:00Z" w16du:dateUtc="2024-08-16T09:00:00Z">
        <w:r w:rsidR="001F03C7">
          <w:rPr>
            <w:rFonts w:ascii="Arial" w:eastAsiaTheme="minorEastAsia" w:hAnsi="Arial" w:cs="Arial" w:hint="eastAsia"/>
            <w:sz w:val="22"/>
            <w:szCs w:val="22"/>
            <w:lang w:eastAsia="zh-CN"/>
          </w:rPr>
          <w:t xml:space="preserve">global </w:t>
        </w:r>
      </w:ins>
      <w:r w:rsidR="00CC1CB0" w:rsidRPr="00CF7E03">
        <w:rPr>
          <w:rFonts w:ascii="Arial" w:eastAsiaTheme="minorEastAsia" w:hAnsi="Arial" w:cs="Arial"/>
          <w:sz w:val="22"/>
          <w:szCs w:val="22"/>
          <w:lang w:eastAsia="zh-CN"/>
        </w:rPr>
        <w:t>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H</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as other </w:t>
      </w:r>
      <w:r w:rsidR="009665E2" w:rsidRPr="00CF7E03">
        <w:rPr>
          <w:rFonts w:ascii="Arial" w:eastAsiaTheme="minorEastAsia" w:hAnsi="Arial" w:cs="Arial"/>
          <w:sz w:val="22"/>
          <w:szCs w:val="22"/>
          <w:lang w:eastAsia="zh-CN"/>
        </w:rPr>
        <w:t>methods</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were</w:t>
      </w:r>
      <w:r w:rsidR="00CC1CB0" w:rsidRPr="00CF7E03">
        <w:rPr>
          <w:rFonts w:ascii="Arial" w:eastAsiaTheme="minorEastAsia" w:hAnsi="Arial" w:cs="Arial"/>
          <w:sz w:val="22"/>
          <w:szCs w:val="22"/>
          <w:lang w:eastAsia="zh-CN"/>
        </w:rPr>
        <w:t xml:space="preserve"> mostly abandoned. </w:t>
      </w:r>
      <w:r w:rsidR="009665E2" w:rsidRPr="00CF7E03">
        <w:rPr>
          <w:rFonts w:ascii="Arial" w:eastAsiaTheme="minorEastAsia" w:hAnsi="Arial" w:cs="Arial"/>
          <w:sz w:val="22"/>
          <w:szCs w:val="22"/>
          <w:lang w:eastAsia="zh-CN"/>
        </w:rPr>
        <w:t xml:space="preserve">In recent years, China </w:t>
      </w:r>
      <w:ins w:id="189" w:author="Nabera  Abhinandan" w:date="2024-08-15T19:07:00Z">
        <w:r w:rsidR="00387818">
          <w:rPr>
            <w:rFonts w:ascii="Arial" w:eastAsiaTheme="minorEastAsia" w:hAnsi="Arial" w:cs="Arial"/>
            <w:sz w:val="22"/>
            <w:szCs w:val="22"/>
            <w:lang w:eastAsia="zh-CN"/>
          </w:rPr>
          <w:t>has seen</w:t>
        </w:r>
      </w:ins>
      <w:del w:id="190" w:author="Nabera  Abhinandan" w:date="2024-08-15T19:07:00Z">
        <w:r w:rsidR="009665E2" w:rsidRPr="00CF7E03" w:rsidDel="00387818">
          <w:rPr>
            <w:rFonts w:ascii="Arial" w:eastAsiaTheme="minorEastAsia" w:hAnsi="Arial" w:cs="Arial"/>
            <w:sz w:val="22"/>
            <w:szCs w:val="22"/>
            <w:lang w:eastAsia="zh-CN"/>
          </w:rPr>
          <w:delText>saw</w:delText>
        </w:r>
      </w:del>
      <w:r w:rsidR="009665E2" w:rsidRPr="00CF7E03">
        <w:rPr>
          <w:rFonts w:ascii="Arial" w:eastAsiaTheme="minorEastAsia" w:hAnsi="Arial" w:cs="Arial"/>
          <w:sz w:val="22"/>
          <w:szCs w:val="22"/>
          <w:lang w:eastAsia="zh-CN"/>
        </w:rPr>
        <w:t xml:space="preserve"> a </w:t>
      </w:r>
      <w:r w:rsidR="00CC1CB0" w:rsidRPr="00CF7E03">
        <w:rPr>
          <w:rFonts w:ascii="Arial" w:eastAsiaTheme="minorEastAsia" w:hAnsi="Arial" w:cs="Arial"/>
          <w:sz w:val="22"/>
          <w:szCs w:val="22"/>
          <w:lang w:eastAsia="zh-CN"/>
        </w:rPr>
        <w:t xml:space="preserve">resurgence </w:t>
      </w:r>
      <w:del w:id="191" w:author="Nabera  Abhinandan" w:date="2024-08-15T19:07:00Z">
        <w:r w:rsidR="009666FF" w:rsidDel="00387818">
          <w:rPr>
            <w:rFonts w:ascii="Arial" w:eastAsiaTheme="minorEastAsia" w:hAnsi="Arial" w:cs="Arial"/>
            <w:sz w:val="22"/>
            <w:szCs w:val="22"/>
            <w:lang w:eastAsia="zh-CN"/>
          </w:rPr>
          <w:delText>of</w:delText>
        </w:r>
        <w:r w:rsidR="00CC1CB0" w:rsidRPr="00CF7E03" w:rsidDel="00387818">
          <w:rPr>
            <w:rFonts w:ascii="Arial" w:eastAsiaTheme="minorEastAsia" w:hAnsi="Arial" w:cs="Arial"/>
            <w:sz w:val="22"/>
            <w:szCs w:val="22"/>
            <w:lang w:eastAsia="zh-CN"/>
          </w:rPr>
          <w:delText xml:space="preserve"> </w:delText>
        </w:r>
        <w:r w:rsidR="00601C0A" w:rsidRPr="00CF7E03" w:rsidDel="00387818">
          <w:rPr>
            <w:rFonts w:ascii="Arial" w:eastAsiaTheme="minorEastAsia" w:hAnsi="Arial" w:cs="Arial"/>
            <w:sz w:val="22"/>
            <w:szCs w:val="22"/>
            <w:lang w:eastAsia="zh-CN"/>
          </w:rPr>
          <w:delText>the</w:delText>
        </w:r>
      </w:del>
      <w:ins w:id="192" w:author="Nabera  Abhinandan" w:date="2024-08-15T19:07:00Z">
        <w:r w:rsidR="00387818">
          <w:rPr>
            <w:rFonts w:ascii="Arial" w:eastAsiaTheme="minorEastAsia" w:hAnsi="Arial" w:cs="Arial"/>
            <w:sz w:val="22"/>
            <w:szCs w:val="22"/>
            <w:lang w:eastAsia="zh-CN"/>
          </w:rPr>
          <w:t>in</w:t>
        </w:r>
      </w:ins>
      <w:r w:rsidR="00601C0A" w:rsidRPr="00CF7E03">
        <w:rPr>
          <w:rFonts w:ascii="Arial" w:eastAsiaTheme="minorEastAsia" w:hAnsi="Arial" w:cs="Arial"/>
          <w:sz w:val="22"/>
          <w:szCs w:val="22"/>
          <w:lang w:eastAsia="zh-CN"/>
        </w:rPr>
        <w:t xml:space="preserve">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w:t>
      </w:r>
      <w:del w:id="193" w:author="Zhang  Zihao" w:date="2024-08-13T23:07:00Z">
        <w:r w:rsidR="00CC1CB0" w:rsidRPr="00CF7E03" w:rsidDel="006B16DD">
          <w:rPr>
            <w:rFonts w:ascii="Arial" w:eastAsiaTheme="minorEastAsia" w:hAnsi="Arial" w:cs="Arial"/>
            <w:sz w:val="22"/>
            <w:szCs w:val="22"/>
            <w:lang w:eastAsia="zh-CN"/>
          </w:rPr>
          <w:delText>route</w:delText>
        </w:r>
      </w:del>
      <w:ins w:id="194" w:author="Zhang  Zihao" w:date="2024-08-13T23:07:00Z">
        <w:r w:rsidR="006B16DD">
          <w:rPr>
            <w:rFonts w:ascii="Arial" w:eastAsiaTheme="minorEastAsia" w:hAnsi="Arial" w:cs="Arial" w:hint="eastAsia"/>
            <w:sz w:val="22"/>
            <w:szCs w:val="22"/>
            <w:lang w:eastAsia="zh-CN"/>
          </w:rPr>
          <w:t>production</w:t>
        </w:r>
      </w:ins>
      <w:r w:rsidR="009665E2" w:rsidRPr="00CF7E03">
        <w:rPr>
          <w:rFonts w:ascii="Arial" w:eastAsiaTheme="minorEastAsia" w:hAnsi="Arial" w:cs="Arial"/>
          <w:sz w:val="22"/>
          <w:szCs w:val="22"/>
          <w:lang w:eastAsia="zh-CN"/>
        </w:rPr>
        <w:t xml:space="preserve">, </w:t>
      </w:r>
      <w:del w:id="195" w:author="Zhang  Zihao" w:date="2024-08-13T23:07:00Z">
        <w:r w:rsidR="009665E2" w:rsidRPr="00CF7E03" w:rsidDel="006B16DD">
          <w:rPr>
            <w:rFonts w:ascii="Arial" w:eastAsiaTheme="minorEastAsia" w:hAnsi="Arial" w:cs="Arial"/>
            <w:sz w:val="22"/>
            <w:szCs w:val="22"/>
            <w:lang w:eastAsia="zh-CN"/>
          </w:rPr>
          <w:delText xml:space="preserve">with </w:delText>
        </w:r>
        <w:r w:rsidR="00CC1CB0" w:rsidRPr="00CF7E03" w:rsidDel="006B16DD">
          <w:rPr>
            <w:rFonts w:ascii="Arial" w:eastAsiaTheme="minorEastAsia" w:hAnsi="Arial" w:cs="Arial"/>
            <w:sz w:val="22"/>
            <w:szCs w:val="22"/>
            <w:lang w:eastAsia="zh-CN"/>
          </w:rPr>
          <w:delText>CaC</w:delText>
        </w:r>
        <w:r w:rsidR="00CC1CB0" w:rsidRPr="00CF7E03" w:rsidDel="006B16DD">
          <w:rPr>
            <w:rFonts w:ascii="Arial" w:eastAsiaTheme="minorEastAsia" w:hAnsi="Arial" w:cs="Arial"/>
            <w:sz w:val="22"/>
            <w:szCs w:val="22"/>
            <w:vertAlign w:val="subscript"/>
            <w:lang w:eastAsia="zh-CN"/>
          </w:rPr>
          <w:delText>2</w:delText>
        </w:r>
        <w:r w:rsidR="00CC1CB0" w:rsidRPr="00CF7E03" w:rsidDel="006B16DD">
          <w:rPr>
            <w:rFonts w:ascii="Arial" w:eastAsiaTheme="minorEastAsia" w:hAnsi="Arial" w:cs="Arial"/>
            <w:sz w:val="22"/>
            <w:szCs w:val="22"/>
            <w:lang w:eastAsia="zh-CN"/>
          </w:rPr>
          <w:delText xml:space="preserve"> production </w:delText>
        </w:r>
      </w:del>
      <w:r w:rsidR="009665E2" w:rsidRPr="00CF7E03">
        <w:rPr>
          <w:rFonts w:ascii="Arial" w:eastAsiaTheme="minorEastAsia" w:hAnsi="Arial" w:cs="Arial"/>
          <w:sz w:val="22"/>
          <w:szCs w:val="22"/>
          <w:lang w:eastAsia="zh-CN"/>
        </w:rPr>
        <w:t xml:space="preserve">rising from </w:t>
      </w:r>
      <w:del w:id="196" w:author="Zhang  Zihao" w:date="2024-08-11T15:30:00Z">
        <w:r w:rsidR="009665E2" w:rsidRPr="00CF7E03" w:rsidDel="009208FD">
          <w:rPr>
            <w:rFonts w:ascii="Arial" w:eastAsiaTheme="minorEastAsia" w:hAnsi="Arial" w:cs="Arial"/>
            <w:sz w:val="22"/>
            <w:szCs w:val="22"/>
            <w:lang w:eastAsia="zh-CN"/>
          </w:rPr>
          <w:delText xml:space="preserve">over </w:delText>
        </w:r>
      </w:del>
      <w:ins w:id="197" w:author="Zhang  Zihao" w:date="2024-08-11T15:30:00Z">
        <w:r w:rsidR="009208FD">
          <w:rPr>
            <w:rFonts w:ascii="Arial" w:eastAsiaTheme="minorEastAsia" w:hAnsi="Arial" w:cs="Arial" w:hint="eastAsia"/>
            <w:sz w:val="22"/>
            <w:szCs w:val="22"/>
            <w:lang w:eastAsia="zh-CN"/>
          </w:rPr>
          <w:t>approximate</w:t>
        </w:r>
      </w:ins>
      <w:ins w:id="198" w:author="Zhang  Zihao" w:date="2024-08-13T23:07:00Z">
        <w:r w:rsidR="006B16DD">
          <w:rPr>
            <w:rFonts w:ascii="Arial" w:eastAsiaTheme="minorEastAsia" w:hAnsi="Arial" w:cs="Arial" w:hint="eastAsia"/>
            <w:sz w:val="22"/>
            <w:szCs w:val="22"/>
            <w:lang w:eastAsia="zh-CN"/>
          </w:rPr>
          <w:t>ly</w:t>
        </w:r>
      </w:ins>
      <w:ins w:id="199" w:author="Zhang  Zihao" w:date="2024-08-11T15:30:00Z">
        <w:r w:rsidR="009208FD" w:rsidRPr="00CF7E03">
          <w:rPr>
            <w:rFonts w:ascii="Arial" w:eastAsiaTheme="minorEastAsia" w:hAnsi="Arial" w:cs="Arial"/>
            <w:sz w:val="22"/>
            <w:szCs w:val="22"/>
            <w:lang w:eastAsia="zh-CN"/>
          </w:rPr>
          <w:t xml:space="preserve"> </w:t>
        </w:r>
        <w:r w:rsidR="009208FD">
          <w:rPr>
            <w:rFonts w:ascii="Arial" w:eastAsiaTheme="minorEastAsia" w:hAnsi="Arial" w:cs="Arial" w:hint="eastAsia"/>
            <w:sz w:val="22"/>
            <w:szCs w:val="22"/>
            <w:lang w:eastAsia="zh-CN"/>
          </w:rPr>
          <w:t>3</w:t>
        </w:r>
      </w:ins>
      <w:del w:id="200" w:author="Zhang  Zihao" w:date="2024-08-11T15:30:00Z">
        <w:r w:rsidR="00CC1CB0" w:rsidRPr="00CF7E03" w:rsidDel="009208FD">
          <w:rPr>
            <w:rFonts w:ascii="Arial" w:eastAsiaTheme="minorEastAsia" w:hAnsi="Arial" w:cs="Arial"/>
            <w:sz w:val="22"/>
            <w:szCs w:val="22"/>
            <w:lang w:eastAsia="zh-CN"/>
          </w:rPr>
          <w:delText>2</w:delText>
        </w:r>
      </w:del>
      <w:r w:rsidR="00FC2CCB" w:rsidRPr="00CF7E03">
        <w:rPr>
          <w:rFonts w:ascii="Arial" w:eastAsiaTheme="minorEastAsia" w:hAnsi="Arial" w:cs="Arial"/>
          <w:sz w:val="22"/>
          <w:szCs w:val="22"/>
          <w:lang w:eastAsia="zh-CN"/>
        </w:rPr>
        <w:t> </w:t>
      </w:r>
      <w:commentRangeStart w:id="201"/>
      <w:commentRangeStart w:id="202"/>
      <w:r w:rsidR="0090484D" w:rsidRPr="00CF7E03">
        <w:rPr>
          <w:rFonts w:ascii="Arial" w:eastAsiaTheme="minorEastAsia" w:hAnsi="Arial" w:cs="Arial"/>
          <w:sz w:val="22"/>
          <w:szCs w:val="22"/>
          <w:lang w:eastAsia="zh-CN"/>
        </w:rPr>
        <w:t>Mt</w:t>
      </w:r>
      <w:commentRangeEnd w:id="201"/>
      <w:r w:rsidR="00F06DFE">
        <w:rPr>
          <w:rStyle w:val="CommentReference"/>
        </w:rPr>
        <w:commentReference w:id="201"/>
      </w:r>
      <w:commentRangeEnd w:id="202"/>
      <w:r w:rsidR="002C566E">
        <w:rPr>
          <w:rStyle w:val="CommentReference"/>
        </w:rPr>
        <w:commentReference w:id="202"/>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199</w:t>
      </w:r>
      <w:ins w:id="203" w:author="Zhang  Zihao" w:date="2024-08-11T15:30:00Z">
        <w:r w:rsidR="009208FD">
          <w:rPr>
            <w:rFonts w:ascii="Arial" w:eastAsiaTheme="minorEastAsia" w:hAnsi="Arial" w:cs="Arial" w:hint="eastAsia"/>
            <w:sz w:val="22"/>
            <w:szCs w:val="22"/>
            <w:lang w:eastAsia="zh-CN"/>
          </w:rPr>
          <w:t>8</w:t>
        </w:r>
      </w:ins>
      <w:del w:id="204" w:author="Zhang  Zihao" w:date="2024-08-11T15:30:00Z">
        <w:r w:rsidR="00CC1CB0" w:rsidRPr="00CF7E03" w:rsidDel="009208FD">
          <w:rPr>
            <w:rFonts w:ascii="Arial" w:eastAsiaTheme="minorEastAsia" w:hAnsi="Arial" w:cs="Arial"/>
            <w:sz w:val="22"/>
            <w:szCs w:val="22"/>
            <w:lang w:eastAsia="zh-CN"/>
          </w:rPr>
          <w:delText>0</w:delText>
        </w:r>
      </w:del>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to</w:t>
      </w:r>
      <w:r w:rsidR="00CC1CB0" w:rsidRPr="00CF7E03">
        <w:rPr>
          <w:rFonts w:ascii="Arial" w:eastAsiaTheme="minorEastAsia" w:hAnsi="Arial" w:cs="Arial"/>
          <w:sz w:val="22"/>
          <w:szCs w:val="22"/>
          <w:lang w:eastAsia="zh-CN"/>
        </w:rPr>
        <w:t xml:space="preserve"> 2</w:t>
      </w:r>
      <w:ins w:id="205" w:author="Zhang  Zihao" w:date="2024-08-11T15:30:00Z">
        <w:r w:rsidR="009208FD">
          <w:rPr>
            <w:rFonts w:ascii="Arial" w:eastAsiaTheme="minorEastAsia" w:hAnsi="Arial" w:cs="Arial" w:hint="eastAsia"/>
            <w:sz w:val="22"/>
            <w:szCs w:val="22"/>
            <w:lang w:eastAsia="zh-CN"/>
          </w:rPr>
          <w:t>8</w:t>
        </w:r>
      </w:ins>
      <w:del w:id="206" w:author="Zhang  Zihao" w:date="2024-08-11T15:30:00Z">
        <w:r w:rsidR="00CC1CB0" w:rsidRPr="00CF7E03" w:rsidDel="009208FD">
          <w:rPr>
            <w:rFonts w:ascii="Arial" w:eastAsiaTheme="minorEastAsia" w:hAnsi="Arial" w:cs="Arial"/>
            <w:sz w:val="22"/>
            <w:szCs w:val="22"/>
            <w:lang w:eastAsia="zh-CN"/>
          </w:rPr>
          <w:delText>5</w:delText>
        </w:r>
      </w:del>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20</w:t>
      </w:r>
      <w:ins w:id="207" w:author="Zhang  Zihao" w:date="2024-08-11T15:30:00Z">
        <w:r w:rsidR="009208FD">
          <w:rPr>
            <w:rFonts w:ascii="Arial" w:eastAsiaTheme="minorEastAsia" w:hAnsi="Arial" w:cs="Arial" w:hint="eastAsia"/>
            <w:sz w:val="22"/>
            <w:szCs w:val="22"/>
            <w:lang w:eastAsia="zh-CN"/>
          </w:rPr>
          <w:t>20</w:t>
        </w:r>
      </w:ins>
      <w:ins w:id="208" w:author="Nabera  Abhinandan" w:date="2024-08-16T08:36:00Z">
        <w:r w:rsidR="003B39E2">
          <w:rPr>
            <w:rFonts w:ascii="Arial" w:eastAsiaTheme="minorEastAsia" w:hAnsi="Arial" w:cs="Arial"/>
            <w:sz w:val="22"/>
            <w:szCs w:val="22"/>
            <w:lang w:eastAsia="zh-CN"/>
          </w:rPr>
          <w:t>.</w:t>
        </w:r>
      </w:ins>
      <w:del w:id="209" w:author="Zhang  Zihao" w:date="2024-08-11T15:30:00Z">
        <w:r w:rsidR="00CC1CB0" w:rsidRPr="00CF7E03" w:rsidDel="009208FD">
          <w:rPr>
            <w:rFonts w:ascii="Arial" w:eastAsiaTheme="minorEastAsia" w:hAnsi="Arial" w:cs="Arial"/>
            <w:sz w:val="22"/>
            <w:szCs w:val="22"/>
            <w:lang w:eastAsia="zh-CN"/>
          </w:rPr>
          <w:delText>14</w:delText>
        </w:r>
      </w:del>
      <w:del w:id="210" w:author="Zhang  Zihao" w:date="2024-08-13T23:09:00Z">
        <w:r w:rsidR="00367A92" w:rsidRPr="00CF7E03" w:rsidDel="006B16DD">
          <w:rPr>
            <w:rFonts w:ascii="Arial" w:eastAsiaTheme="minorEastAsia" w:hAnsi="Arial" w:cs="Arial"/>
            <w:sz w:val="22"/>
            <w:szCs w:val="22"/>
            <w:lang w:eastAsia="zh-CN"/>
          </w:rPr>
          <w:delText>,</w:delText>
        </w:r>
      </w:del>
      <w:r w:rsidR="00F24CE8" w:rsidRPr="00F24CE8">
        <w:rPr>
          <w:rFonts w:ascii="Arial" w:hAnsi="Arial" w:cs="Arial"/>
          <w:sz w:val="22"/>
          <w:vertAlign w:val="superscript"/>
        </w:rPr>
        <w:t>15</w:t>
      </w:r>
      <w:del w:id="211" w:author="Zhang  Zihao" w:date="2024-08-13T23:09:00Z">
        <w:r w:rsidR="004C1088" w:rsidRPr="00CF7E03" w:rsidDel="006B16DD">
          <w:rPr>
            <w:rFonts w:ascii="Arial" w:eastAsiaTheme="minorEastAsia" w:hAnsi="Arial" w:cs="Arial"/>
            <w:sz w:val="22"/>
            <w:szCs w:val="22"/>
            <w:lang w:eastAsia="zh-CN"/>
          </w:rPr>
          <w:delText xml:space="preserve"> where nearly 3</w:delText>
        </w:r>
        <w:r w:rsidR="002D2EBD" w:rsidRPr="00CF7E03" w:rsidDel="006B16DD">
          <w:rPr>
            <w:rFonts w:ascii="Arial" w:eastAsiaTheme="minorEastAsia" w:hAnsi="Arial" w:cs="Arial"/>
            <w:sz w:val="22"/>
            <w:szCs w:val="22"/>
            <w:lang w:eastAsia="zh-CN"/>
          </w:rPr>
          <w:delText> </w:delText>
        </w:r>
        <w:r w:rsidR="002C566E" w:rsidRPr="00CF7E03" w:rsidDel="006B16DD">
          <w:rPr>
            <w:rFonts w:ascii="Arial" w:eastAsiaTheme="minorEastAsia" w:hAnsi="Arial" w:cs="Arial"/>
            <w:sz w:val="22"/>
            <w:szCs w:val="22"/>
            <w:lang w:eastAsia="zh-CN"/>
          </w:rPr>
          <w:delText>t</w:delText>
        </w:r>
        <w:r w:rsidR="004C1088" w:rsidRPr="00CF7E03" w:rsidDel="006B16DD">
          <w:rPr>
            <w:rFonts w:ascii="Arial" w:eastAsiaTheme="minorEastAsia" w:hAnsi="Arial" w:cs="Arial"/>
            <w:sz w:val="22"/>
            <w:szCs w:val="22"/>
            <w:lang w:eastAsia="zh-CN"/>
          </w:rPr>
          <w:delText xml:space="preserve"> of CaC</w:delText>
        </w:r>
        <w:r w:rsidR="004C1088" w:rsidRPr="00CF7E03" w:rsidDel="006B16DD">
          <w:rPr>
            <w:rFonts w:ascii="Arial" w:eastAsiaTheme="minorEastAsia" w:hAnsi="Arial" w:cs="Arial"/>
            <w:sz w:val="22"/>
            <w:szCs w:val="22"/>
            <w:vertAlign w:val="subscript"/>
            <w:lang w:eastAsia="zh-CN"/>
          </w:rPr>
          <w:delText>2</w:delText>
        </w:r>
        <w:r w:rsidR="004C1088" w:rsidRPr="00CF7E03" w:rsidDel="006B16DD">
          <w:rPr>
            <w:rFonts w:ascii="Arial" w:eastAsiaTheme="minorEastAsia" w:hAnsi="Arial" w:cs="Arial"/>
            <w:sz w:val="22"/>
            <w:szCs w:val="22"/>
            <w:lang w:eastAsia="zh-CN"/>
          </w:rPr>
          <w:delText xml:space="preserve"> </w:delText>
        </w:r>
        <w:r w:rsidR="00B31379" w:rsidRPr="00CF7E03" w:rsidDel="006B16DD">
          <w:rPr>
            <w:rFonts w:ascii="Arial" w:eastAsiaTheme="minorEastAsia" w:hAnsi="Arial" w:cs="Arial"/>
            <w:sz w:val="22"/>
            <w:szCs w:val="22"/>
            <w:lang w:eastAsia="zh-CN"/>
          </w:rPr>
          <w:delText>are</w:delText>
        </w:r>
        <w:r w:rsidR="003A37D0" w:rsidRPr="00CF7E03" w:rsidDel="006B16DD">
          <w:rPr>
            <w:rFonts w:ascii="Arial" w:eastAsiaTheme="minorEastAsia" w:hAnsi="Arial" w:cs="Arial"/>
            <w:sz w:val="22"/>
            <w:szCs w:val="22"/>
            <w:lang w:eastAsia="zh-CN"/>
          </w:rPr>
          <w:delText xml:space="preserve"> needed to </w:delText>
        </w:r>
        <w:r w:rsidR="004C1088" w:rsidRPr="00CF7E03" w:rsidDel="006B16DD">
          <w:rPr>
            <w:rFonts w:ascii="Arial" w:eastAsiaTheme="minorEastAsia" w:hAnsi="Arial" w:cs="Arial"/>
            <w:sz w:val="22"/>
            <w:szCs w:val="22"/>
            <w:lang w:eastAsia="zh-CN"/>
          </w:rPr>
          <w:delText>produce 1</w:delText>
        </w:r>
        <w:r w:rsidR="0071720A" w:rsidRPr="00CF7E03" w:rsidDel="006B16DD">
          <w:rPr>
            <w:rFonts w:ascii="Arial" w:eastAsiaTheme="minorEastAsia" w:hAnsi="Arial" w:cs="Arial"/>
            <w:sz w:val="22"/>
            <w:szCs w:val="22"/>
            <w:lang w:eastAsia="zh-CN"/>
          </w:rPr>
          <w:delText> </w:delText>
        </w:r>
        <w:r w:rsidR="002C566E" w:rsidRPr="00CF7E03" w:rsidDel="006B16DD">
          <w:rPr>
            <w:rFonts w:ascii="Arial" w:eastAsiaTheme="minorEastAsia" w:hAnsi="Arial" w:cs="Arial"/>
            <w:sz w:val="22"/>
            <w:szCs w:val="22"/>
            <w:lang w:eastAsia="zh-CN"/>
          </w:rPr>
          <w:delText xml:space="preserve">t </w:delText>
        </w:r>
        <w:r w:rsidR="004C1088" w:rsidRPr="00CF7E03" w:rsidDel="006B16DD">
          <w:rPr>
            <w:rFonts w:ascii="Arial" w:eastAsiaTheme="minorEastAsia" w:hAnsi="Arial" w:cs="Arial"/>
            <w:sz w:val="22"/>
            <w:szCs w:val="22"/>
            <w:lang w:eastAsia="zh-CN"/>
          </w:rPr>
          <w:delText>of C</w:delText>
        </w:r>
        <w:r w:rsidR="004C1088" w:rsidRPr="00CF7E03" w:rsidDel="006B16DD">
          <w:rPr>
            <w:rFonts w:ascii="Arial" w:eastAsiaTheme="minorEastAsia" w:hAnsi="Arial" w:cs="Arial"/>
            <w:sz w:val="22"/>
            <w:szCs w:val="22"/>
            <w:vertAlign w:val="subscript"/>
            <w:lang w:eastAsia="zh-CN"/>
          </w:rPr>
          <w:delText>2</w:delText>
        </w:r>
        <w:r w:rsidR="004C1088" w:rsidRPr="00CF7E03" w:rsidDel="006B16DD">
          <w:rPr>
            <w:rFonts w:ascii="Arial" w:eastAsiaTheme="minorEastAsia" w:hAnsi="Arial" w:cs="Arial"/>
            <w:sz w:val="22"/>
            <w:szCs w:val="22"/>
            <w:lang w:eastAsia="zh-CN"/>
          </w:rPr>
          <w:delText>H</w:delText>
        </w:r>
        <w:r w:rsidR="004C1088" w:rsidRPr="00CF7E03" w:rsidDel="006B16DD">
          <w:rPr>
            <w:rFonts w:ascii="Arial" w:eastAsiaTheme="minorEastAsia" w:hAnsi="Arial" w:cs="Arial"/>
            <w:sz w:val="22"/>
            <w:szCs w:val="22"/>
            <w:vertAlign w:val="subscript"/>
            <w:lang w:eastAsia="zh-CN"/>
          </w:rPr>
          <w:delText>2</w:delText>
        </w:r>
        <w:r w:rsidR="004C1088" w:rsidRPr="00CF7E03" w:rsidDel="006B16DD">
          <w:rPr>
            <w:rFonts w:ascii="Arial" w:eastAsiaTheme="minorEastAsia" w:hAnsi="Arial" w:cs="Arial"/>
            <w:sz w:val="22"/>
            <w:szCs w:val="22"/>
            <w:lang w:eastAsia="zh-CN"/>
          </w:rPr>
          <w:delText xml:space="preserve"> depending on the CaC</w:delText>
        </w:r>
        <w:r w:rsidR="004C1088" w:rsidRPr="00CF7E03" w:rsidDel="006B16DD">
          <w:rPr>
            <w:rFonts w:ascii="Arial" w:eastAsiaTheme="minorEastAsia" w:hAnsi="Arial" w:cs="Arial"/>
            <w:sz w:val="22"/>
            <w:szCs w:val="22"/>
            <w:vertAlign w:val="subscript"/>
            <w:lang w:eastAsia="zh-CN"/>
          </w:rPr>
          <w:delText>2</w:delText>
        </w:r>
        <w:r w:rsidR="004C1088" w:rsidRPr="00CF7E03" w:rsidDel="006B16DD">
          <w:rPr>
            <w:rFonts w:ascii="Arial" w:eastAsiaTheme="minorEastAsia" w:hAnsi="Arial" w:cs="Arial"/>
            <w:sz w:val="22"/>
            <w:szCs w:val="22"/>
            <w:lang w:eastAsia="zh-CN"/>
          </w:rPr>
          <w:delText xml:space="preserve"> purity</w:delText>
        </w:r>
      </w:del>
      <w:del w:id="212" w:author="Nabera  Abhinandan" w:date="2024-08-16T08:36:00Z">
        <w:r w:rsidR="00935EAB" w:rsidRPr="00CF7E03" w:rsidDel="003B39E2">
          <w:rPr>
            <w:rFonts w:ascii="Arial" w:eastAsiaTheme="minorEastAsia" w:hAnsi="Arial" w:cs="Arial"/>
            <w:sz w:val="22"/>
            <w:szCs w:val="22"/>
            <w:lang w:eastAsia="zh-CN"/>
          </w:rPr>
          <w:delText>.</w:delText>
        </w:r>
      </w:del>
      <w:r w:rsidR="009C1A0E" w:rsidRPr="00CF7E03">
        <w:rPr>
          <w:rFonts w:ascii="Arial" w:eastAsiaTheme="minorEastAsia" w:hAnsi="Arial" w:cs="Arial"/>
          <w:sz w:val="22"/>
          <w:szCs w:val="22"/>
          <w:lang w:eastAsia="zh-CN"/>
        </w:rPr>
        <w:t xml:space="preserve"> </w:t>
      </w:r>
      <w:ins w:id="213" w:author="Zhang  Zihao" w:date="2024-08-13T23:09:00Z">
        <w:r w:rsidR="006B16DD">
          <w:rPr>
            <w:rFonts w:ascii="Arial" w:eastAsiaTheme="minorEastAsia" w:hAnsi="Arial" w:cs="Arial" w:hint="eastAsia"/>
            <w:sz w:val="22"/>
            <w:szCs w:val="22"/>
            <w:lang w:eastAsia="zh-CN"/>
          </w:rPr>
          <w:t>This growth is linked to a si</w:t>
        </w:r>
      </w:ins>
      <w:ins w:id="214" w:author="Zhang  Zihao" w:date="2024-08-13T23:10:00Z">
        <w:r w:rsidR="006B16DD">
          <w:rPr>
            <w:rFonts w:ascii="Arial" w:eastAsiaTheme="minorEastAsia" w:hAnsi="Arial" w:cs="Arial" w:hint="eastAsia"/>
            <w:sz w:val="22"/>
            <w:szCs w:val="22"/>
            <w:lang w:eastAsia="zh-CN"/>
          </w:rPr>
          <w:t xml:space="preserve">gnificant increase in </w:t>
        </w:r>
      </w:ins>
      <w:ins w:id="215" w:author="Zhang  Zihao" w:date="2024-08-11T15:32:00Z">
        <w:r w:rsidR="009208FD" w:rsidRPr="00CF7E03">
          <w:rPr>
            <w:rFonts w:ascii="Arial" w:eastAsiaTheme="minorEastAsia" w:hAnsi="Arial" w:cs="Arial"/>
            <w:sz w:val="22"/>
            <w:szCs w:val="22"/>
            <w:lang w:eastAsia="zh-CN"/>
          </w:rPr>
          <w:t xml:space="preserve">polyvinyl chloride </w:t>
        </w:r>
        <w:r w:rsidR="009208FD">
          <w:rPr>
            <w:rFonts w:ascii="Arial" w:eastAsiaTheme="minorEastAsia" w:hAnsi="Arial" w:cs="Arial" w:hint="eastAsia"/>
            <w:sz w:val="22"/>
            <w:szCs w:val="22"/>
            <w:lang w:eastAsia="zh-CN"/>
          </w:rPr>
          <w:t>(PVC)</w:t>
        </w:r>
      </w:ins>
      <w:ins w:id="216" w:author="Zhang  Zihao" w:date="2024-08-13T23:10:00Z">
        <w:r w:rsidR="006B16DD">
          <w:rPr>
            <w:rFonts w:ascii="Arial" w:eastAsiaTheme="minorEastAsia" w:hAnsi="Arial" w:cs="Arial" w:hint="eastAsia"/>
            <w:sz w:val="22"/>
            <w:szCs w:val="22"/>
            <w:lang w:eastAsia="zh-CN"/>
          </w:rPr>
          <w:t xml:space="preserve"> production</w:t>
        </w:r>
      </w:ins>
      <w:ins w:id="217" w:author="Zhang  Zihao" w:date="2024-08-11T15:33:00Z">
        <w:r w:rsidR="0026626E">
          <w:rPr>
            <w:rFonts w:ascii="Arial" w:eastAsiaTheme="minorEastAsia" w:hAnsi="Arial" w:cs="Arial" w:hint="eastAsia"/>
            <w:sz w:val="22"/>
            <w:szCs w:val="22"/>
            <w:lang w:eastAsia="zh-CN"/>
          </w:rPr>
          <w:t xml:space="preserve">, </w:t>
        </w:r>
      </w:ins>
      <w:ins w:id="218" w:author="Zhang  Zihao" w:date="2024-08-11T15:34:00Z">
        <w:r w:rsidR="0026626E">
          <w:rPr>
            <w:rFonts w:ascii="Arial" w:eastAsiaTheme="minorEastAsia" w:hAnsi="Arial" w:cs="Arial" w:hint="eastAsia"/>
            <w:sz w:val="22"/>
            <w:szCs w:val="22"/>
            <w:lang w:eastAsia="zh-CN"/>
          </w:rPr>
          <w:t xml:space="preserve">from </w:t>
        </w:r>
      </w:ins>
      <w:ins w:id="219" w:author="Zhang  Zihao" w:date="2024-08-13T23:10:00Z">
        <w:r w:rsidR="006B16DD">
          <w:rPr>
            <w:rFonts w:ascii="Arial" w:eastAsiaTheme="minorEastAsia" w:hAnsi="Arial" w:cs="Arial" w:hint="eastAsia"/>
            <w:sz w:val="22"/>
            <w:szCs w:val="22"/>
            <w:lang w:eastAsia="zh-CN"/>
          </w:rPr>
          <w:t xml:space="preserve">less than </w:t>
        </w:r>
      </w:ins>
      <w:ins w:id="220" w:author="Nabera  Abhinandan" w:date="2024-08-15T19:08:00Z">
        <w:r w:rsidR="00387818">
          <w:rPr>
            <w:rFonts w:ascii="Arial" w:eastAsiaTheme="minorEastAsia" w:hAnsi="Arial" w:cs="Arial"/>
            <w:sz w:val="22"/>
            <w:szCs w:val="22"/>
            <w:lang w:eastAsia="zh-CN"/>
          </w:rPr>
          <w:br/>
        </w:r>
      </w:ins>
      <w:ins w:id="221" w:author="Zhang  Zihao" w:date="2024-08-11T15:34:00Z">
        <w:r w:rsidR="0026626E">
          <w:rPr>
            <w:rFonts w:ascii="Arial" w:eastAsiaTheme="minorEastAsia" w:hAnsi="Arial" w:cs="Arial" w:hint="eastAsia"/>
            <w:sz w:val="22"/>
            <w:szCs w:val="22"/>
            <w:lang w:eastAsia="zh-CN"/>
          </w:rPr>
          <w:t>1.6</w:t>
        </w:r>
        <w:r w:rsidR="0026626E" w:rsidRPr="0026626E">
          <w:rPr>
            <w:rFonts w:ascii="Arial" w:eastAsiaTheme="minorEastAsia" w:hAnsi="Arial" w:cs="Arial"/>
            <w:sz w:val="22"/>
            <w:szCs w:val="22"/>
            <w:lang w:eastAsia="zh-CN"/>
          </w:rPr>
          <w:t xml:space="preserve"> </w:t>
        </w:r>
        <w:r w:rsidR="0026626E" w:rsidRPr="00CF7E03">
          <w:rPr>
            <w:rFonts w:ascii="Arial" w:eastAsiaTheme="minorEastAsia" w:hAnsi="Arial" w:cs="Arial"/>
            <w:sz w:val="22"/>
            <w:szCs w:val="22"/>
            <w:lang w:eastAsia="zh-CN"/>
          </w:rPr>
          <w:t>Mt y</w:t>
        </w:r>
        <w:r w:rsidR="0026626E" w:rsidRPr="00CF7E03">
          <w:rPr>
            <w:rFonts w:ascii="Arial" w:eastAsiaTheme="minorEastAsia" w:hAnsi="Arial" w:cs="Arial"/>
            <w:sz w:val="22"/>
            <w:szCs w:val="22"/>
            <w:vertAlign w:val="superscript"/>
            <w:lang w:eastAsia="zh-CN"/>
          </w:rPr>
          <w:t>–1</w:t>
        </w:r>
        <w:r w:rsidR="0026626E">
          <w:rPr>
            <w:rFonts w:ascii="Arial" w:eastAsiaTheme="minorEastAsia" w:hAnsi="Arial" w:cs="Arial" w:hint="eastAsia"/>
            <w:sz w:val="22"/>
            <w:szCs w:val="22"/>
            <w:lang w:eastAsia="zh-CN"/>
          </w:rPr>
          <w:t xml:space="preserve"> in 1998 to</w:t>
        </w:r>
      </w:ins>
      <w:ins w:id="222" w:author="Zhang  Zihao" w:date="2024-08-11T15:35:00Z">
        <w:r w:rsidR="0019203E">
          <w:rPr>
            <w:rFonts w:ascii="Arial" w:eastAsiaTheme="minorEastAsia" w:hAnsi="Arial" w:cs="Arial" w:hint="eastAsia"/>
            <w:sz w:val="22"/>
            <w:szCs w:val="22"/>
            <w:lang w:eastAsia="zh-CN"/>
          </w:rPr>
          <w:t xml:space="preserve"> </w:t>
        </w:r>
      </w:ins>
      <w:ins w:id="223" w:author="Zhang  Zihao" w:date="2024-08-13T23:10:00Z">
        <w:r w:rsidR="006B16DD">
          <w:rPr>
            <w:rFonts w:ascii="Arial" w:eastAsiaTheme="minorEastAsia" w:hAnsi="Arial" w:cs="Arial" w:hint="eastAsia"/>
            <w:sz w:val="22"/>
            <w:szCs w:val="22"/>
            <w:lang w:eastAsia="zh-CN"/>
          </w:rPr>
          <w:t xml:space="preserve">over </w:t>
        </w:r>
      </w:ins>
      <w:ins w:id="224" w:author="Zhang  Zihao" w:date="2024-08-11T15:34:00Z">
        <w:r w:rsidR="0026626E">
          <w:rPr>
            <w:rFonts w:ascii="Arial" w:eastAsiaTheme="minorEastAsia" w:hAnsi="Arial" w:cs="Arial" w:hint="eastAsia"/>
            <w:sz w:val="22"/>
            <w:szCs w:val="22"/>
            <w:lang w:eastAsia="zh-CN"/>
          </w:rPr>
          <w:t xml:space="preserve">20 </w:t>
        </w:r>
        <w:r w:rsidR="0026626E" w:rsidRPr="00CF7E03">
          <w:rPr>
            <w:rFonts w:ascii="Arial" w:eastAsiaTheme="minorEastAsia" w:hAnsi="Arial" w:cs="Arial"/>
            <w:sz w:val="22"/>
            <w:szCs w:val="22"/>
            <w:lang w:eastAsia="zh-CN"/>
          </w:rPr>
          <w:t>Mt y</w:t>
        </w:r>
        <w:r w:rsidR="0026626E" w:rsidRPr="00CF7E03">
          <w:rPr>
            <w:rFonts w:ascii="Arial" w:eastAsiaTheme="minorEastAsia" w:hAnsi="Arial" w:cs="Arial"/>
            <w:sz w:val="22"/>
            <w:szCs w:val="22"/>
            <w:vertAlign w:val="superscript"/>
            <w:lang w:eastAsia="zh-CN"/>
          </w:rPr>
          <w:t>–1</w:t>
        </w:r>
      </w:ins>
      <w:ins w:id="225" w:author="Zhang  Zihao" w:date="2024-08-11T15:35:00Z">
        <w:r w:rsidR="0019203E" w:rsidRPr="0019203E">
          <w:rPr>
            <w:rFonts w:ascii="Arial" w:eastAsiaTheme="minorEastAsia" w:hAnsi="Arial" w:cs="Arial" w:hint="eastAsia"/>
            <w:sz w:val="22"/>
            <w:szCs w:val="22"/>
            <w:lang w:eastAsia="zh-CN"/>
          </w:rPr>
          <w:t xml:space="preserve"> </w:t>
        </w:r>
        <w:r w:rsidR="0019203E">
          <w:rPr>
            <w:rFonts w:ascii="Arial" w:eastAsiaTheme="minorEastAsia" w:hAnsi="Arial" w:cs="Arial" w:hint="eastAsia"/>
            <w:sz w:val="22"/>
            <w:szCs w:val="22"/>
            <w:lang w:eastAsia="zh-CN"/>
          </w:rPr>
          <w:t xml:space="preserve">in </w:t>
        </w:r>
      </w:ins>
      <w:ins w:id="226" w:author="Zhang  Zihao" w:date="2024-08-11T15:36:00Z">
        <w:r w:rsidR="0019203E">
          <w:rPr>
            <w:rFonts w:ascii="Arial" w:eastAsiaTheme="minorEastAsia" w:hAnsi="Arial" w:cs="Arial" w:hint="eastAsia"/>
            <w:sz w:val="22"/>
            <w:szCs w:val="22"/>
            <w:lang w:eastAsia="zh-CN"/>
          </w:rPr>
          <w:t>2020</w:t>
        </w:r>
      </w:ins>
      <w:ins w:id="227" w:author="Zhang  Zihao" w:date="2024-08-11T15:31:00Z">
        <w:r w:rsidR="009208FD">
          <w:rPr>
            <w:rFonts w:ascii="Arial" w:eastAsiaTheme="minorEastAsia" w:hAnsi="Arial" w:cs="Arial" w:hint="eastAsia"/>
            <w:sz w:val="22"/>
            <w:szCs w:val="22"/>
            <w:lang w:eastAsia="zh-CN"/>
          </w:rPr>
          <w:t>.</w:t>
        </w:r>
      </w:ins>
      <w:r w:rsidR="00BA3524" w:rsidRPr="00BA3524">
        <w:rPr>
          <w:rFonts w:ascii="Arial" w:hAnsi="Arial" w:cs="Arial"/>
          <w:sz w:val="22"/>
          <w:vertAlign w:val="superscript"/>
        </w:rPr>
        <w:t>16,17</w:t>
      </w:r>
      <w:ins w:id="228" w:author="Zhang  Zihao" w:date="2024-08-11T15:31:00Z">
        <w:r w:rsidR="009208FD">
          <w:rPr>
            <w:rFonts w:ascii="Arial" w:eastAsiaTheme="minorEastAsia" w:hAnsi="Arial" w:cs="Arial" w:hint="eastAsia"/>
            <w:sz w:val="22"/>
            <w:szCs w:val="22"/>
            <w:lang w:eastAsia="zh-CN"/>
          </w:rPr>
          <w:t xml:space="preserve"> </w:t>
        </w:r>
      </w:ins>
      <w:r w:rsidR="0046708E" w:rsidRPr="00CF7E03">
        <w:rPr>
          <w:rFonts w:ascii="Arial" w:eastAsiaTheme="minorEastAsia" w:hAnsi="Arial" w:cs="Arial"/>
          <w:sz w:val="22"/>
          <w:szCs w:val="22"/>
          <w:lang w:eastAsia="zh-CN"/>
        </w:rPr>
        <w:t xml:space="preserve">China </w:t>
      </w:r>
      <w:del w:id="229" w:author="Zhang  Zihao" w:date="2024-08-13T23:10:00Z">
        <w:r w:rsidR="003A37D0" w:rsidRPr="00CF7E03" w:rsidDel="004006C2">
          <w:rPr>
            <w:rFonts w:ascii="Arial" w:eastAsiaTheme="minorEastAsia" w:hAnsi="Arial" w:cs="Arial"/>
            <w:sz w:val="22"/>
            <w:szCs w:val="22"/>
            <w:lang w:eastAsia="zh-CN"/>
          </w:rPr>
          <w:delText xml:space="preserve">is </w:delText>
        </w:r>
        <w:r w:rsidR="005917D4" w:rsidRPr="00CF7E03" w:rsidDel="004006C2">
          <w:rPr>
            <w:rFonts w:ascii="Arial" w:eastAsiaTheme="minorEastAsia" w:hAnsi="Arial" w:cs="Arial"/>
            <w:sz w:val="22"/>
            <w:szCs w:val="22"/>
            <w:lang w:eastAsia="zh-CN"/>
          </w:rPr>
          <w:delText xml:space="preserve">currently </w:delText>
        </w:r>
      </w:del>
      <w:ins w:id="230" w:author="Zhang  Zihao" w:date="2024-08-13T23:10:00Z">
        <w:r w:rsidR="004006C2">
          <w:rPr>
            <w:rFonts w:ascii="Arial" w:eastAsiaTheme="minorEastAsia" w:hAnsi="Arial" w:cs="Arial" w:hint="eastAsia"/>
            <w:sz w:val="22"/>
            <w:szCs w:val="22"/>
            <w:lang w:eastAsia="zh-CN"/>
          </w:rPr>
          <w:t xml:space="preserve">now leads </w:t>
        </w:r>
      </w:ins>
      <w:ins w:id="231" w:author="Zhang  Zihao" w:date="2024-08-13T23:11:00Z">
        <w:r w:rsidR="004006C2">
          <w:rPr>
            <w:rFonts w:ascii="Arial" w:eastAsiaTheme="minorEastAsia" w:hAnsi="Arial" w:cs="Arial" w:hint="eastAsia"/>
            <w:sz w:val="22"/>
            <w:szCs w:val="22"/>
            <w:lang w:eastAsia="zh-CN"/>
          </w:rPr>
          <w:t xml:space="preserve">global </w:t>
        </w:r>
      </w:ins>
      <w:del w:id="232" w:author="Zhang  Zihao" w:date="2024-08-13T23:11:00Z">
        <w:r w:rsidR="003A37D0" w:rsidRPr="00CF7E03" w:rsidDel="004006C2">
          <w:rPr>
            <w:rFonts w:ascii="Arial" w:eastAsiaTheme="minorEastAsia" w:hAnsi="Arial" w:cs="Arial"/>
            <w:sz w:val="22"/>
            <w:szCs w:val="22"/>
            <w:lang w:eastAsia="zh-CN"/>
          </w:rPr>
          <w:delText xml:space="preserve">the </w:delText>
        </w:r>
        <w:r w:rsidR="00674AF6" w:rsidDel="004006C2">
          <w:rPr>
            <w:rFonts w:ascii="Arial" w:eastAsiaTheme="minorEastAsia" w:hAnsi="Arial" w:cs="Arial" w:hint="eastAsia"/>
            <w:sz w:val="22"/>
            <w:szCs w:val="22"/>
            <w:lang w:eastAsia="zh-CN"/>
          </w:rPr>
          <w:delText>sole</w:delText>
        </w:r>
        <w:r w:rsidR="003A37D0" w:rsidRPr="00CF7E03" w:rsidDel="004006C2">
          <w:rPr>
            <w:rFonts w:ascii="Arial" w:eastAsiaTheme="minorEastAsia" w:hAnsi="Arial" w:cs="Arial"/>
            <w:sz w:val="22"/>
            <w:szCs w:val="22"/>
            <w:lang w:eastAsia="zh-CN"/>
          </w:rPr>
          <w:delText xml:space="preserve"> leader </w:delText>
        </w:r>
        <w:r w:rsidR="001263CF" w:rsidRPr="00CF7E03" w:rsidDel="004006C2">
          <w:rPr>
            <w:rFonts w:ascii="Arial" w:eastAsiaTheme="minorEastAsia" w:hAnsi="Arial" w:cs="Arial"/>
            <w:sz w:val="22"/>
            <w:szCs w:val="22"/>
            <w:lang w:eastAsia="zh-CN"/>
          </w:rPr>
          <w:delText>in</w:delText>
        </w:r>
        <w:r w:rsidR="0046708E" w:rsidRPr="00CF7E03" w:rsidDel="004006C2">
          <w:rPr>
            <w:rFonts w:ascii="Arial" w:eastAsiaTheme="minorEastAsia" w:hAnsi="Arial" w:cs="Arial"/>
            <w:sz w:val="22"/>
            <w:szCs w:val="22"/>
            <w:lang w:eastAsia="zh-CN"/>
          </w:rPr>
          <w:delText xml:space="preserve"> </w:delText>
        </w:r>
      </w:del>
      <w:r w:rsidR="0046708E" w:rsidRPr="00CF7E03">
        <w:rPr>
          <w:rFonts w:ascii="Arial" w:eastAsiaTheme="minorEastAsia" w:hAnsi="Arial" w:cs="Arial"/>
          <w:sz w:val="22"/>
          <w:szCs w:val="22"/>
          <w:lang w:eastAsia="zh-CN"/>
        </w:rPr>
        <w:t>C</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H</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 xml:space="preserve"> production</w:t>
      </w:r>
      <w:ins w:id="233" w:author="Zhang  Zihao" w:date="2024-08-13T23:11:00Z">
        <w:r w:rsidR="0006408F">
          <w:rPr>
            <w:rFonts w:ascii="Arial" w:eastAsiaTheme="minorEastAsia" w:hAnsi="Arial" w:cs="Arial" w:hint="eastAsia"/>
            <w:sz w:val="22"/>
            <w:szCs w:val="22"/>
            <w:lang w:eastAsia="zh-CN"/>
          </w:rPr>
          <w:t xml:space="preserve"> (</w:t>
        </w:r>
      </w:ins>
      <w:del w:id="234" w:author="Zhang  Zihao" w:date="2024-08-13T23:11:00Z">
        <w:r w:rsidR="005917D4" w:rsidDel="0006408F">
          <w:rPr>
            <w:rFonts w:ascii="Arial" w:eastAsiaTheme="minorEastAsia" w:hAnsi="Arial" w:cs="Arial" w:hint="eastAsia"/>
            <w:sz w:val="22"/>
            <w:szCs w:val="22"/>
            <w:lang w:eastAsia="zh-CN"/>
          </w:rPr>
          <w:delText>,</w:delText>
        </w:r>
        <w:r w:rsidR="00D0637A" w:rsidDel="0006408F">
          <w:rPr>
            <w:rFonts w:ascii="Arial" w:eastAsiaTheme="minorEastAsia" w:hAnsi="Arial" w:cs="Arial" w:hint="eastAsia"/>
            <w:sz w:val="22"/>
            <w:szCs w:val="22"/>
            <w:lang w:eastAsia="zh-CN"/>
          </w:rPr>
          <w:delText xml:space="preserve"> </w:delText>
        </w:r>
        <w:r w:rsidR="00436F51" w:rsidDel="0006408F">
          <w:rPr>
            <w:rFonts w:ascii="Arial" w:eastAsiaTheme="minorEastAsia" w:hAnsi="Arial" w:cs="Arial" w:hint="eastAsia"/>
            <w:sz w:val="22"/>
            <w:szCs w:val="22"/>
            <w:lang w:eastAsia="zh-CN"/>
          </w:rPr>
          <w:delText xml:space="preserve">with </w:delText>
        </w:r>
        <w:r w:rsidR="005917D4" w:rsidDel="0006408F">
          <w:rPr>
            <w:rFonts w:ascii="Arial" w:eastAsiaTheme="minorEastAsia" w:hAnsi="Arial" w:cs="Arial" w:hint="eastAsia"/>
            <w:sz w:val="22"/>
            <w:szCs w:val="22"/>
            <w:lang w:eastAsia="zh-CN"/>
          </w:rPr>
          <w:delText xml:space="preserve">an output </w:delText>
        </w:r>
        <w:r w:rsidR="0020109E" w:rsidDel="0006408F">
          <w:rPr>
            <w:rFonts w:ascii="Arial" w:eastAsiaTheme="minorEastAsia" w:hAnsi="Arial" w:cs="Arial"/>
            <w:sz w:val="22"/>
            <w:szCs w:val="22"/>
            <w:lang w:eastAsia="zh-CN"/>
          </w:rPr>
          <w:delText>exceeding</w:delText>
        </w:r>
        <w:r w:rsidR="00D0637A" w:rsidDel="0006408F">
          <w:rPr>
            <w:rFonts w:ascii="Arial" w:eastAsiaTheme="minorEastAsia" w:hAnsi="Arial" w:cs="Arial" w:hint="eastAsia"/>
            <w:sz w:val="22"/>
            <w:szCs w:val="22"/>
            <w:lang w:eastAsia="zh-CN"/>
          </w:rPr>
          <w:delText xml:space="preserve"> </w:delText>
        </w:r>
      </w:del>
      <w:ins w:id="235" w:author="Zhang  Zihao" w:date="2024-08-13T23:11:00Z">
        <w:r w:rsidR="0006408F">
          <w:rPr>
            <w:rFonts w:ascii="Arial" w:eastAsiaTheme="minorEastAsia" w:hAnsi="Arial" w:cs="Arial" w:hint="eastAsia"/>
            <w:sz w:val="22"/>
            <w:szCs w:val="22"/>
            <w:lang w:eastAsia="zh-CN"/>
          </w:rPr>
          <w:t>&gt;</w:t>
        </w:r>
      </w:ins>
      <w:r w:rsidR="00D0637A">
        <w:rPr>
          <w:rFonts w:ascii="Arial" w:eastAsiaTheme="minorEastAsia" w:hAnsi="Arial" w:cs="Arial" w:hint="eastAsia"/>
          <w:sz w:val="22"/>
          <w:szCs w:val="22"/>
          <w:lang w:eastAsia="zh-CN"/>
        </w:rPr>
        <w:t>8</w:t>
      </w:r>
      <w:r w:rsidR="00D073A1">
        <w:rPr>
          <w:rFonts w:ascii="Arial" w:eastAsiaTheme="minorEastAsia" w:hAnsi="Arial" w:cs="Arial"/>
          <w:sz w:val="22"/>
          <w:szCs w:val="22"/>
          <w:lang w:eastAsia="zh-CN"/>
        </w:rPr>
        <w:t> </w:t>
      </w:r>
      <w:r w:rsidR="00D0637A" w:rsidRPr="00CF7E03">
        <w:rPr>
          <w:rFonts w:ascii="Arial" w:eastAsiaTheme="minorEastAsia" w:hAnsi="Arial" w:cs="Arial"/>
          <w:sz w:val="22"/>
          <w:szCs w:val="22"/>
          <w:lang w:eastAsia="zh-CN"/>
        </w:rPr>
        <w:t>Mt y</w:t>
      </w:r>
      <w:r w:rsidR="00D0637A" w:rsidRPr="00CF7E03">
        <w:rPr>
          <w:rFonts w:ascii="Arial" w:eastAsiaTheme="minorEastAsia" w:hAnsi="Arial" w:cs="Arial"/>
          <w:sz w:val="22"/>
          <w:szCs w:val="22"/>
          <w:vertAlign w:val="superscript"/>
          <w:lang w:eastAsia="zh-CN"/>
        </w:rPr>
        <w:t>–1</w:t>
      </w:r>
      <w:ins w:id="236" w:author="Zhang  Zihao" w:date="2024-08-13T23:11:00Z">
        <w:r w:rsidR="0006408F">
          <w:rPr>
            <w:rFonts w:ascii="Arial" w:eastAsiaTheme="minorEastAsia" w:hAnsi="Arial" w:cs="Arial" w:hint="eastAsia"/>
            <w:sz w:val="22"/>
            <w:szCs w:val="22"/>
            <w:lang w:eastAsia="zh-CN"/>
          </w:rPr>
          <w:t>)</w:t>
        </w:r>
      </w:ins>
      <w:r w:rsidR="00FB5FF3">
        <w:rPr>
          <w:rFonts w:ascii="Arial" w:eastAsiaTheme="minorEastAsia" w:hAnsi="Arial" w:cs="Arial" w:hint="eastAsia"/>
          <w:sz w:val="22"/>
          <w:szCs w:val="22"/>
          <w:lang w:eastAsia="zh-CN"/>
        </w:rPr>
        <w:t>,</w:t>
      </w:r>
      <w:r w:rsidR="0046708E" w:rsidRPr="00CF7E03">
        <w:rPr>
          <w:rFonts w:ascii="Arial" w:eastAsiaTheme="minorEastAsia" w:hAnsi="Arial" w:cs="Arial"/>
          <w:sz w:val="22"/>
          <w:szCs w:val="22"/>
          <w:lang w:eastAsia="zh-CN"/>
        </w:rPr>
        <w:t xml:space="preserve"> </w:t>
      </w:r>
      <w:del w:id="237" w:author="Zhang  Zihao" w:date="2024-08-08T20:43:00Z">
        <w:r w:rsidR="009666FF" w:rsidRPr="007C4319" w:rsidDel="00CA06D5">
          <w:rPr>
            <w:rFonts w:ascii="Arial" w:eastAsiaTheme="minorEastAsia" w:hAnsi="Arial" w:cs="Arial"/>
            <w:i/>
            <w:iCs/>
            <w:sz w:val="22"/>
            <w:szCs w:val="22"/>
            <w:lang w:eastAsia="zh-CN"/>
          </w:rPr>
          <w:delText>i.e.</w:delText>
        </w:r>
        <w:r w:rsidR="00F06DFE" w:rsidRPr="007C4319" w:rsidDel="00CA06D5">
          <w:rPr>
            <w:rFonts w:ascii="Arial" w:eastAsiaTheme="minorEastAsia" w:hAnsi="Arial" w:cs="Arial"/>
            <w:sz w:val="22"/>
            <w:szCs w:val="22"/>
            <w:lang w:eastAsia="zh-CN"/>
          </w:rPr>
          <w:delText>,</w:delText>
        </w:r>
      </w:del>
      <w:ins w:id="238" w:author="Zhang  Zihao" w:date="2024-08-13T23:11:00Z">
        <w:r w:rsidR="0006408F" w:rsidRPr="007C4319">
          <w:rPr>
            <w:rFonts w:ascii="Arial" w:eastAsiaTheme="minorEastAsia" w:hAnsi="Arial" w:cs="Arial" w:hint="eastAsia"/>
            <w:sz w:val="22"/>
            <w:szCs w:val="22"/>
            <w:lang w:eastAsia="zh-CN"/>
          </w:rPr>
          <w:t>accounting for</w:t>
        </w:r>
      </w:ins>
      <w:r w:rsidR="009666FF" w:rsidRPr="007C4319">
        <w:rPr>
          <w:rFonts w:ascii="Arial" w:eastAsiaTheme="minorEastAsia" w:hAnsi="Arial" w:cs="Arial"/>
          <w:sz w:val="22"/>
          <w:szCs w:val="22"/>
          <w:lang w:eastAsia="zh-CN"/>
        </w:rPr>
        <w:t xml:space="preserve"> </w:t>
      </w:r>
      <w:ins w:id="239" w:author="Zhang  Zihao" w:date="2024-08-13T23:11:00Z">
        <w:r w:rsidR="0006408F" w:rsidRPr="007C4319">
          <w:rPr>
            <w:rFonts w:ascii="Arial" w:eastAsiaTheme="minorEastAsia" w:hAnsi="Arial" w:cs="Arial" w:hint="eastAsia"/>
            <w:sz w:val="22"/>
            <w:szCs w:val="22"/>
            <w:lang w:eastAsia="zh-CN"/>
          </w:rPr>
          <w:t>over</w:t>
        </w:r>
      </w:ins>
      <w:ins w:id="240" w:author="Zhang  Zihao" w:date="2024-08-08T20:43:00Z">
        <w:r w:rsidR="00CA06D5" w:rsidRPr="007C4319">
          <w:rPr>
            <w:rFonts w:ascii="Arial" w:eastAsiaTheme="minorEastAsia" w:hAnsi="Arial" w:cs="Arial" w:hint="eastAsia"/>
            <w:sz w:val="22"/>
            <w:szCs w:val="22"/>
            <w:lang w:eastAsia="zh-CN"/>
          </w:rPr>
          <w:t xml:space="preserve"> </w:t>
        </w:r>
      </w:ins>
      <w:r w:rsidR="008314D4" w:rsidRPr="007C4319">
        <w:rPr>
          <w:rFonts w:ascii="Arial" w:eastAsiaTheme="minorEastAsia" w:hAnsi="Arial" w:cs="Arial"/>
          <w:sz w:val="22"/>
          <w:szCs w:val="22"/>
          <w:lang w:eastAsia="zh-CN"/>
        </w:rPr>
        <w:t xml:space="preserve">72% of </w:t>
      </w:r>
      <w:del w:id="241" w:author="Nabera  Abhinandan" w:date="2024-08-15T19:07:00Z">
        <w:r w:rsidR="008314D4" w:rsidRPr="007C4319" w:rsidDel="00387818">
          <w:rPr>
            <w:rFonts w:ascii="Arial" w:eastAsiaTheme="minorEastAsia" w:hAnsi="Arial" w:cs="Arial"/>
            <w:sz w:val="22"/>
            <w:szCs w:val="22"/>
            <w:lang w:eastAsia="zh-CN"/>
          </w:rPr>
          <w:delText xml:space="preserve">the </w:delText>
        </w:r>
      </w:del>
      <w:r w:rsidR="008314D4" w:rsidRPr="007C4319">
        <w:rPr>
          <w:rFonts w:ascii="Arial" w:eastAsiaTheme="minorEastAsia" w:hAnsi="Arial" w:cs="Arial"/>
          <w:sz w:val="22"/>
          <w:szCs w:val="22"/>
          <w:lang w:eastAsia="zh-CN"/>
        </w:rPr>
        <w:t>world production</w:t>
      </w:r>
      <w:r w:rsidR="001263CF" w:rsidRPr="00CF7E03">
        <w:rPr>
          <w:rFonts w:ascii="Arial" w:eastAsiaTheme="minorEastAsia" w:hAnsi="Arial" w:cs="Arial"/>
          <w:sz w:val="22"/>
          <w:szCs w:val="22"/>
          <w:lang w:eastAsia="zh-CN"/>
        </w:rPr>
        <w:t>.</w:t>
      </w:r>
      <w:r w:rsidR="00BA3524" w:rsidRPr="00BA3524">
        <w:rPr>
          <w:rFonts w:ascii="Arial" w:hAnsi="Arial" w:cs="Arial"/>
          <w:sz w:val="22"/>
          <w:vertAlign w:val="superscript"/>
        </w:rPr>
        <w:t>13,14,18</w:t>
      </w:r>
      <w:r w:rsidR="003861E6"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T</w:t>
      </w:r>
      <w:r w:rsidR="004142BE" w:rsidRPr="00CF7E03">
        <w:rPr>
          <w:rFonts w:ascii="Arial" w:eastAsiaTheme="minorEastAsia" w:hAnsi="Arial" w:cs="Arial"/>
          <w:sz w:val="22"/>
          <w:szCs w:val="22"/>
          <w:lang w:eastAsia="zh-CN"/>
        </w:rPr>
        <w:t xml:space="preserve">he </w:t>
      </w:r>
      <w:r w:rsidR="00E3700B" w:rsidRPr="00CF7E03">
        <w:rPr>
          <w:rFonts w:ascii="Arial" w:eastAsiaTheme="minorEastAsia" w:hAnsi="Arial" w:cs="Arial"/>
          <w:sz w:val="22"/>
          <w:szCs w:val="22"/>
          <w:lang w:eastAsia="zh-CN"/>
        </w:rPr>
        <w:t xml:space="preserve">historical </w:t>
      </w:r>
      <w:r w:rsidR="004142BE" w:rsidRPr="00CF7E03">
        <w:rPr>
          <w:rFonts w:ascii="Arial" w:eastAsiaTheme="minorEastAsia" w:hAnsi="Arial" w:cs="Arial"/>
          <w:sz w:val="22"/>
          <w:szCs w:val="22"/>
          <w:lang w:eastAsia="zh-CN"/>
        </w:rPr>
        <w:t xml:space="preserve">transition </w:t>
      </w:r>
      <w:r w:rsidR="00F87A2F" w:rsidRPr="00CF7E03">
        <w:rPr>
          <w:rFonts w:ascii="Arial" w:eastAsiaTheme="minorEastAsia" w:hAnsi="Arial" w:cs="Arial"/>
          <w:sz w:val="22"/>
          <w:szCs w:val="22"/>
          <w:lang w:eastAsia="zh-CN"/>
        </w:rPr>
        <w:t>from</w:t>
      </w:r>
      <w:r w:rsidR="004142BE" w:rsidRPr="00CF7E03">
        <w:rPr>
          <w:rFonts w:ascii="Arial" w:eastAsiaTheme="minorEastAsia" w:hAnsi="Arial" w:cs="Arial"/>
          <w:sz w:val="22"/>
          <w:szCs w:val="22"/>
          <w:lang w:eastAsia="zh-CN"/>
        </w:rPr>
        <w:t xml:space="preserve">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 xml:space="preserve"> to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4</w:t>
      </w:r>
      <w:r w:rsidR="004142BE"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resulted from </w:t>
      </w:r>
      <w:r w:rsidR="004142BE" w:rsidRPr="00CF7E03">
        <w:rPr>
          <w:rFonts w:ascii="Arial" w:eastAsiaTheme="minorEastAsia" w:hAnsi="Arial" w:cs="Arial"/>
          <w:sz w:val="22"/>
          <w:szCs w:val="22"/>
          <w:lang w:eastAsia="zh-CN"/>
        </w:rPr>
        <w:t xml:space="preserve">cheaper </w:t>
      </w:r>
      <w:del w:id="242" w:author="Zhang  Zihao" w:date="2024-08-16T11:00:00Z" w16du:dateUtc="2024-08-16T09:00:00Z">
        <w:r w:rsidR="00E46EAC" w:rsidRPr="00CF7E03" w:rsidDel="00D0697C">
          <w:rPr>
            <w:rFonts w:ascii="Arial" w:eastAsiaTheme="minorEastAsia" w:hAnsi="Arial" w:cs="Arial"/>
            <w:sz w:val="22"/>
            <w:szCs w:val="22"/>
            <w:lang w:eastAsia="zh-CN"/>
          </w:rPr>
          <w:delText>C</w:delText>
        </w:r>
        <w:r w:rsidR="00E46EAC" w:rsidRPr="00CF7E03" w:rsidDel="00D0697C">
          <w:rPr>
            <w:rFonts w:ascii="Arial" w:eastAsiaTheme="minorEastAsia" w:hAnsi="Arial" w:cs="Arial"/>
            <w:sz w:val="22"/>
            <w:szCs w:val="22"/>
            <w:vertAlign w:val="subscript"/>
            <w:lang w:eastAsia="zh-CN"/>
          </w:rPr>
          <w:delText>2</w:delText>
        </w:r>
        <w:r w:rsidR="00E46EAC" w:rsidRPr="00CF7E03" w:rsidDel="00D0697C">
          <w:rPr>
            <w:rFonts w:ascii="Arial" w:eastAsiaTheme="minorEastAsia" w:hAnsi="Arial" w:cs="Arial"/>
            <w:sz w:val="22"/>
            <w:szCs w:val="22"/>
            <w:lang w:eastAsia="zh-CN"/>
          </w:rPr>
          <w:delText>H</w:delText>
        </w:r>
        <w:r w:rsidR="00E46EAC" w:rsidRPr="00CF7E03" w:rsidDel="00D0697C">
          <w:rPr>
            <w:rFonts w:ascii="Arial" w:eastAsiaTheme="minorEastAsia" w:hAnsi="Arial" w:cs="Arial"/>
            <w:sz w:val="22"/>
            <w:szCs w:val="22"/>
            <w:vertAlign w:val="subscript"/>
            <w:lang w:eastAsia="zh-CN"/>
          </w:rPr>
          <w:delText>4</w:delText>
        </w:r>
        <w:r w:rsidR="00E46EAC" w:rsidRPr="00CF7E03" w:rsidDel="00D0697C">
          <w:rPr>
            <w:rFonts w:ascii="Arial" w:eastAsiaTheme="minorEastAsia" w:hAnsi="Arial" w:cs="Arial"/>
            <w:sz w:val="22"/>
            <w:szCs w:val="22"/>
            <w:lang w:eastAsia="zh-CN"/>
          </w:rPr>
          <w:delText xml:space="preserve"> </w:delText>
        </w:r>
      </w:del>
      <w:ins w:id="243" w:author="Zhang  Zihao" w:date="2024-08-16T11:00:00Z" w16du:dateUtc="2024-08-16T09:00:00Z">
        <w:r w:rsidR="00D0697C">
          <w:rPr>
            <w:rFonts w:ascii="Arial" w:eastAsiaTheme="minorEastAsia" w:hAnsi="Arial" w:cs="Arial" w:hint="eastAsia"/>
            <w:sz w:val="22"/>
            <w:szCs w:val="22"/>
            <w:lang w:eastAsia="zh-CN"/>
          </w:rPr>
          <w:t>olefin</w:t>
        </w:r>
        <w:r w:rsidR="00D0697C" w:rsidRPr="00CF7E03">
          <w:rPr>
            <w:rFonts w:ascii="Arial" w:eastAsiaTheme="minorEastAsia" w:hAnsi="Arial" w:cs="Arial"/>
            <w:sz w:val="22"/>
            <w:szCs w:val="22"/>
            <w:lang w:eastAsia="zh-CN"/>
          </w:rPr>
          <w:t xml:space="preserve"> </w:t>
        </w:r>
      </w:ins>
      <w:r w:rsidR="00E46EAC" w:rsidRPr="00CF7E03">
        <w:rPr>
          <w:rFonts w:ascii="Arial" w:eastAsiaTheme="minorEastAsia" w:hAnsi="Arial" w:cs="Arial"/>
          <w:sz w:val="22"/>
          <w:szCs w:val="22"/>
          <w:lang w:eastAsia="zh-CN"/>
        </w:rPr>
        <w:t xml:space="preserve">production </w:t>
      </w:r>
      <w:r w:rsidR="00667E68" w:rsidRPr="00CF7E03">
        <w:rPr>
          <w:rFonts w:ascii="Arial" w:eastAsiaTheme="minorEastAsia" w:hAnsi="Arial" w:cs="Arial"/>
          <w:sz w:val="22"/>
          <w:szCs w:val="22"/>
          <w:lang w:eastAsia="zh-CN"/>
        </w:rPr>
        <w:t>technolo</w:t>
      </w:r>
      <w:r w:rsidR="00937172">
        <w:rPr>
          <w:rFonts w:ascii="Arial" w:eastAsiaTheme="minorEastAsia" w:hAnsi="Arial" w:cs="Arial"/>
          <w:sz w:val="22"/>
          <w:szCs w:val="22"/>
          <w:lang w:eastAsia="zh-CN"/>
        </w:rPr>
        <w:t>gies</w:t>
      </w:r>
      <w:r w:rsidR="00667E68"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due to </w:t>
      </w:r>
      <w:r w:rsidR="00F87A2F" w:rsidRPr="00CF7E03">
        <w:rPr>
          <w:rFonts w:ascii="Arial" w:eastAsiaTheme="minorEastAsia" w:hAnsi="Arial" w:cs="Arial"/>
          <w:sz w:val="22"/>
          <w:szCs w:val="22"/>
          <w:lang w:eastAsia="zh-CN"/>
        </w:rPr>
        <w:t xml:space="preserve">the </w:t>
      </w:r>
      <w:r w:rsidR="00F44122" w:rsidRPr="00CF7E03">
        <w:rPr>
          <w:rFonts w:ascii="Arial" w:eastAsiaTheme="minorEastAsia" w:hAnsi="Arial" w:cs="Arial"/>
          <w:sz w:val="22"/>
          <w:szCs w:val="22"/>
          <w:lang w:eastAsia="zh-CN"/>
        </w:rPr>
        <w:t>long-term</w:t>
      </w:r>
      <w:r w:rsidR="004142BE" w:rsidRPr="00CF7E03">
        <w:rPr>
          <w:rFonts w:ascii="Arial" w:eastAsiaTheme="minorEastAsia" w:hAnsi="Arial" w:cs="Arial"/>
          <w:sz w:val="22"/>
          <w:szCs w:val="22"/>
          <w:lang w:eastAsia="zh-CN"/>
        </w:rPr>
        <w:t xml:space="preserve"> availability of </w:t>
      </w:r>
      <w:del w:id="244" w:author="Nabera  Abhinandan" w:date="2024-08-15T19:08:00Z">
        <w:r w:rsidR="004142BE" w:rsidRPr="00CF7E03" w:rsidDel="00387818">
          <w:rPr>
            <w:rFonts w:ascii="Arial" w:eastAsiaTheme="minorEastAsia" w:hAnsi="Arial" w:cs="Arial"/>
            <w:sz w:val="22"/>
            <w:szCs w:val="22"/>
            <w:lang w:eastAsia="zh-CN"/>
          </w:rPr>
          <w:delText xml:space="preserve">cheap </w:delText>
        </w:r>
      </w:del>
      <w:ins w:id="245" w:author="Nabera  Abhinandan" w:date="2024-08-15T19:08:00Z">
        <w:r w:rsidR="00387818">
          <w:rPr>
            <w:rFonts w:ascii="Arial" w:eastAsiaTheme="minorEastAsia" w:hAnsi="Arial" w:cs="Arial"/>
            <w:sz w:val="22"/>
            <w:szCs w:val="22"/>
            <w:lang w:eastAsia="zh-CN"/>
          </w:rPr>
          <w:t>inexpensive</w:t>
        </w:r>
        <w:r w:rsidR="00387818" w:rsidRPr="00CF7E03">
          <w:rPr>
            <w:rFonts w:ascii="Arial" w:eastAsiaTheme="minorEastAsia" w:hAnsi="Arial" w:cs="Arial"/>
            <w:sz w:val="22"/>
            <w:szCs w:val="22"/>
            <w:lang w:eastAsia="zh-CN"/>
          </w:rPr>
          <w:t xml:space="preserve"> </w:t>
        </w:r>
      </w:ins>
      <w:r w:rsidR="00F87A2F" w:rsidRPr="00CF7E03">
        <w:rPr>
          <w:rFonts w:ascii="Arial" w:eastAsiaTheme="minorEastAsia" w:hAnsi="Arial" w:cs="Arial"/>
          <w:sz w:val="22"/>
          <w:szCs w:val="22"/>
          <w:lang w:eastAsia="zh-CN"/>
        </w:rPr>
        <w:t xml:space="preserve">oil </w:t>
      </w:r>
      <w:r w:rsidR="00113F17" w:rsidRPr="00CF7E03">
        <w:rPr>
          <w:rFonts w:ascii="Arial" w:eastAsiaTheme="minorEastAsia" w:hAnsi="Arial" w:cs="Arial"/>
          <w:sz w:val="22"/>
          <w:szCs w:val="22"/>
          <w:lang w:eastAsia="zh-CN"/>
        </w:rPr>
        <w:t>before</w:t>
      </w:r>
      <w:r w:rsidR="00E3700B" w:rsidRPr="00CF7E03">
        <w:rPr>
          <w:rFonts w:ascii="Arial" w:eastAsiaTheme="minorEastAsia" w:hAnsi="Arial" w:cs="Arial"/>
          <w:sz w:val="22"/>
          <w:szCs w:val="22"/>
          <w:lang w:eastAsia="zh-CN"/>
        </w:rPr>
        <w:t xml:space="preserve"> 1973</w:t>
      </w:r>
      <w:ins w:id="246" w:author="Zhang  Zihao" w:date="2024-08-13T13:59:00Z">
        <w:r w:rsidR="00AB4282">
          <w:rPr>
            <w:rFonts w:ascii="Arial" w:eastAsiaTheme="minorEastAsia" w:hAnsi="Arial" w:cs="Arial"/>
            <w:sz w:val="22"/>
            <w:szCs w:val="22"/>
            <w:lang w:eastAsia="zh-CN"/>
          </w:rPr>
          <w:t xml:space="preserve"> (</w:t>
        </w:r>
        <w:r w:rsidR="00AB4282" w:rsidRPr="00CF7E03">
          <w:rPr>
            <w:rFonts w:ascii="Arial" w:eastAsiaTheme="minorEastAsia" w:hAnsi="Arial" w:cs="Arial"/>
            <w:b/>
            <w:bCs/>
            <w:sz w:val="22"/>
            <w:szCs w:val="22"/>
            <w:lang w:eastAsia="zh-CN"/>
          </w:rPr>
          <w:t>Fig. 1</w:t>
        </w:r>
        <w:r w:rsidR="00AB4282">
          <w:rPr>
            <w:rFonts w:ascii="Arial" w:eastAsiaTheme="minorEastAsia" w:hAnsi="Arial" w:cs="Arial"/>
            <w:sz w:val="22"/>
            <w:szCs w:val="22"/>
            <w:lang w:eastAsia="zh-CN"/>
          </w:rPr>
          <w:t>)</w:t>
        </w:r>
      </w:ins>
      <w:r w:rsidR="004142BE" w:rsidRPr="00CF7E03">
        <w:rPr>
          <w:rFonts w:ascii="Arial" w:eastAsiaTheme="minorEastAsia" w:hAnsi="Arial" w:cs="Arial"/>
          <w:sz w:val="22"/>
          <w:szCs w:val="22"/>
          <w:lang w:eastAsia="zh-CN"/>
        </w:rPr>
        <w:t>.</w:t>
      </w:r>
      <w:r w:rsidR="00BA3524" w:rsidRPr="00BA3524">
        <w:rPr>
          <w:rFonts w:ascii="Arial" w:hAnsi="Arial" w:cs="Arial"/>
          <w:sz w:val="22"/>
          <w:vertAlign w:val="superscript"/>
        </w:rPr>
        <w:t>19,20</w:t>
      </w:r>
      <w:r w:rsidR="004142BE" w:rsidRPr="00CF7E03">
        <w:rPr>
          <w:rFonts w:ascii="Arial" w:eastAsiaTheme="minorEastAsia" w:hAnsi="Arial" w:cs="Arial"/>
          <w:sz w:val="22"/>
          <w:szCs w:val="22"/>
          <w:lang w:eastAsia="zh-CN"/>
        </w:rPr>
        <w:t xml:space="preserve"> </w:t>
      </w:r>
      <w:r w:rsidR="00656A31">
        <w:rPr>
          <w:rFonts w:ascii="Arial" w:eastAsiaTheme="minorEastAsia" w:hAnsi="Arial" w:cs="Arial"/>
          <w:sz w:val="22"/>
          <w:szCs w:val="22"/>
          <w:lang w:eastAsia="zh-CN"/>
        </w:rPr>
        <w:t>However</w:t>
      </w:r>
      <w:r w:rsidR="003B615E" w:rsidRPr="00CF7E0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C</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H</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 xml:space="preserve"> production </w:t>
      </w:r>
      <w:ins w:id="247" w:author="Nabera  Abhinandan" w:date="2024-08-15T19:08:00Z">
        <w:r w:rsidR="00387818">
          <w:rPr>
            <w:rFonts w:ascii="Arial" w:eastAsiaTheme="minorEastAsia" w:hAnsi="Arial" w:cs="Arial"/>
            <w:sz w:val="22"/>
            <w:szCs w:val="22"/>
            <w:lang w:eastAsia="zh-CN"/>
          </w:rPr>
          <w:t>has become</w:t>
        </w:r>
      </w:ins>
      <w:del w:id="248" w:author="Nabera  Abhinandan" w:date="2024-08-15T19:08:00Z">
        <w:r w:rsidR="00B115F3" w:rsidDel="00387818">
          <w:rPr>
            <w:rFonts w:ascii="Arial" w:eastAsiaTheme="minorEastAsia" w:hAnsi="Arial" w:cs="Arial"/>
            <w:sz w:val="22"/>
            <w:szCs w:val="22"/>
            <w:lang w:eastAsia="zh-CN"/>
          </w:rPr>
          <w:delText>bec</w:delText>
        </w:r>
        <w:r w:rsidR="00F06DFE" w:rsidDel="00387818">
          <w:rPr>
            <w:rFonts w:ascii="Arial" w:eastAsiaTheme="minorEastAsia" w:hAnsi="Arial" w:cs="Arial"/>
            <w:sz w:val="22"/>
            <w:szCs w:val="22"/>
            <w:lang w:eastAsia="zh-CN"/>
          </w:rPr>
          <w:delText>a</w:delText>
        </w:r>
        <w:r w:rsidR="00B115F3" w:rsidDel="00387818">
          <w:rPr>
            <w:rFonts w:ascii="Arial" w:eastAsiaTheme="minorEastAsia" w:hAnsi="Arial" w:cs="Arial"/>
            <w:sz w:val="22"/>
            <w:szCs w:val="22"/>
            <w:lang w:eastAsia="zh-CN"/>
          </w:rPr>
          <w:delText>me</w:delText>
        </w:r>
      </w:del>
      <w:r w:rsidR="00B115F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 xml:space="preserve">economical </w:t>
      </w:r>
      <w:r w:rsidR="00113F17" w:rsidRPr="00CF7E03">
        <w:rPr>
          <w:rFonts w:ascii="Arial" w:eastAsiaTheme="minorEastAsia" w:hAnsi="Arial" w:cs="Arial"/>
          <w:sz w:val="22"/>
          <w:szCs w:val="22"/>
          <w:lang w:eastAsia="zh-CN"/>
        </w:rPr>
        <w:t xml:space="preserve">in </w:t>
      </w:r>
      <w:r w:rsidR="00113F17" w:rsidRPr="00CF7E03">
        <w:rPr>
          <w:rFonts w:ascii="Arial" w:eastAsiaTheme="minorEastAsia" w:hAnsi="Arial" w:cs="Arial"/>
          <w:sz w:val="22"/>
          <w:szCs w:val="22"/>
          <w:lang w:eastAsia="zh-CN"/>
        </w:rPr>
        <w:lastRenderedPageBreak/>
        <w:t>regions</w:t>
      </w:r>
      <w:r w:rsidR="009352B5">
        <w:rPr>
          <w:rFonts w:ascii="Arial" w:eastAsiaTheme="minorEastAsia" w:hAnsi="Arial" w:cs="Arial" w:hint="eastAsia"/>
          <w:sz w:val="22"/>
          <w:szCs w:val="22"/>
          <w:lang w:eastAsia="zh-CN"/>
        </w:rPr>
        <w:t xml:space="preserve"> </w:t>
      </w:r>
      <w:r w:rsidR="00B115F3">
        <w:rPr>
          <w:rFonts w:ascii="Arial" w:eastAsiaTheme="minorEastAsia" w:hAnsi="Arial" w:cs="Arial"/>
          <w:sz w:val="22"/>
          <w:szCs w:val="22"/>
          <w:lang w:eastAsia="zh-CN"/>
        </w:rPr>
        <w:t>where</w:t>
      </w:r>
      <w:r w:rsidR="009352B5">
        <w:rPr>
          <w:rFonts w:ascii="Arial" w:eastAsiaTheme="minorEastAsia" w:hAnsi="Arial" w:cs="Arial" w:hint="eastAsia"/>
          <w:sz w:val="22"/>
          <w:szCs w:val="22"/>
          <w:lang w:eastAsia="zh-CN"/>
        </w:rPr>
        <w:t xml:space="preserve"> oil prices </w:t>
      </w:r>
      <w:r w:rsidR="00EA2C62">
        <w:rPr>
          <w:rFonts w:ascii="Arial" w:eastAsiaTheme="minorEastAsia" w:hAnsi="Arial" w:cs="Arial"/>
          <w:sz w:val="22"/>
          <w:szCs w:val="22"/>
          <w:lang w:eastAsia="zh-CN"/>
        </w:rPr>
        <w:t>are</w:t>
      </w:r>
      <w:r w:rsidR="0045476C">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high and electricity</w:t>
      </w:r>
      <w:r w:rsidR="0058335C">
        <w:rPr>
          <w:rFonts w:ascii="Arial" w:eastAsiaTheme="minorEastAsia" w:hAnsi="Arial" w:cs="Arial"/>
          <w:sz w:val="22"/>
          <w:szCs w:val="22"/>
          <w:lang w:eastAsia="zh-CN"/>
        </w:rPr>
        <w:t>/</w:t>
      </w:r>
      <w:r w:rsidR="00A25BA4">
        <w:rPr>
          <w:rFonts w:ascii="Arial" w:eastAsiaTheme="minorEastAsia" w:hAnsi="Arial" w:cs="Arial" w:hint="eastAsia"/>
          <w:sz w:val="22"/>
          <w:szCs w:val="22"/>
          <w:lang w:eastAsia="zh-CN"/>
        </w:rPr>
        <w:t>natural gas</w:t>
      </w:r>
      <w:r w:rsidR="009352B5">
        <w:rPr>
          <w:rFonts w:ascii="Arial" w:eastAsiaTheme="minorEastAsia" w:hAnsi="Arial" w:cs="Arial" w:hint="eastAsia"/>
          <w:sz w:val="22"/>
          <w:szCs w:val="22"/>
          <w:lang w:eastAsia="zh-CN"/>
        </w:rPr>
        <w:t xml:space="preserve"> costs </w:t>
      </w:r>
      <w:r w:rsidR="00EA2C62">
        <w:rPr>
          <w:rFonts w:ascii="Arial" w:eastAsiaTheme="minorEastAsia" w:hAnsi="Arial" w:cs="Arial"/>
          <w:sz w:val="22"/>
          <w:szCs w:val="22"/>
          <w:lang w:eastAsia="zh-CN"/>
        </w:rPr>
        <w:t>are</w:t>
      </w:r>
      <w:r w:rsidR="0025551E">
        <w:rPr>
          <w:rFonts w:ascii="Arial" w:eastAsiaTheme="minorEastAsia" w:hAnsi="Arial" w:cs="Arial" w:hint="eastAsia"/>
          <w:sz w:val="22"/>
          <w:szCs w:val="22"/>
          <w:lang w:eastAsia="zh-CN"/>
        </w:rPr>
        <w:t xml:space="preserve"> </w:t>
      </w:r>
      <w:r w:rsidR="009352B5">
        <w:rPr>
          <w:rFonts w:ascii="Arial" w:eastAsiaTheme="minorEastAsia" w:hAnsi="Arial" w:cs="Arial" w:hint="eastAsia"/>
          <w:sz w:val="22"/>
          <w:szCs w:val="22"/>
          <w:lang w:eastAsia="zh-CN"/>
        </w:rPr>
        <w:t>low</w:t>
      </w:r>
      <w:r w:rsidR="009E17FC" w:rsidRPr="00CF7E03">
        <w:rPr>
          <w:rFonts w:ascii="Arial" w:eastAsiaTheme="minorEastAsia" w:hAnsi="Arial" w:cs="Arial"/>
          <w:sz w:val="22"/>
          <w:szCs w:val="22"/>
          <w:lang w:eastAsia="zh-CN"/>
        </w:rPr>
        <w:t>.</w:t>
      </w:r>
      <w:r w:rsidR="00BA3524" w:rsidRPr="00BA3524">
        <w:rPr>
          <w:rFonts w:ascii="Arial" w:hAnsi="Arial" w:cs="Arial"/>
          <w:sz w:val="22"/>
          <w:vertAlign w:val="superscript"/>
        </w:rPr>
        <w:t>21</w:t>
      </w:r>
      <w:r w:rsidR="00DA4724" w:rsidRPr="00CF7E03">
        <w:rPr>
          <w:rFonts w:ascii="Arial" w:eastAsiaTheme="minorEastAsia" w:hAnsi="Arial" w:cs="Arial"/>
          <w:sz w:val="22"/>
          <w:szCs w:val="22"/>
          <w:lang w:eastAsia="zh-CN"/>
        </w:rPr>
        <w:t xml:space="preserve"> </w:t>
      </w:r>
      <w:del w:id="249" w:author="Zhang  Zihao" w:date="2024-08-13T14:01:00Z">
        <w:r w:rsidR="00B270C2" w:rsidRPr="00CF7E03" w:rsidDel="00DA0BE8">
          <w:rPr>
            <w:rFonts w:ascii="Arial" w:eastAsiaTheme="minorEastAsia" w:hAnsi="Arial" w:cs="Arial"/>
            <w:sz w:val="22"/>
            <w:szCs w:val="22"/>
            <w:lang w:eastAsia="zh-CN"/>
          </w:rPr>
          <w:delText xml:space="preserve">Both </w:delText>
        </w:r>
      </w:del>
      <w:ins w:id="250" w:author="Zhang  Zihao" w:date="2024-08-13T14:01:00Z">
        <w:r w:rsidR="00DA0BE8">
          <w:rPr>
            <w:rFonts w:ascii="Arial" w:eastAsiaTheme="minorEastAsia" w:hAnsi="Arial" w:cs="Arial"/>
            <w:sz w:val="22"/>
            <w:szCs w:val="22"/>
            <w:lang w:eastAsia="zh-CN"/>
          </w:rPr>
          <w:t>For</w:t>
        </w:r>
        <w:r w:rsidR="00DA0BE8" w:rsidRPr="00CF7E03">
          <w:rPr>
            <w:rFonts w:ascii="Arial" w:eastAsiaTheme="minorEastAsia" w:hAnsi="Arial" w:cs="Arial"/>
            <w:sz w:val="22"/>
            <w:szCs w:val="22"/>
            <w:lang w:eastAsia="zh-CN"/>
          </w:rPr>
          <w:t xml:space="preserve"> </w:t>
        </w:r>
      </w:ins>
      <w:r w:rsidR="00654F30" w:rsidRPr="00CF7E03">
        <w:rPr>
          <w:rFonts w:ascii="Arial" w:eastAsiaTheme="minorEastAsia" w:hAnsi="Arial" w:cs="Arial"/>
          <w:sz w:val="22"/>
          <w:szCs w:val="22"/>
          <w:lang w:eastAsia="zh-CN"/>
        </w:rPr>
        <w:t>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4</w:t>
      </w:r>
      <w:r w:rsidR="00654F30" w:rsidRPr="00CF7E03">
        <w:rPr>
          <w:rFonts w:ascii="Arial" w:eastAsiaTheme="minorEastAsia" w:hAnsi="Arial" w:cs="Arial"/>
          <w:sz w:val="22"/>
          <w:szCs w:val="22"/>
          <w:lang w:eastAsia="zh-CN"/>
        </w:rPr>
        <w:t xml:space="preserve"> and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production</w:t>
      </w:r>
      <w:del w:id="251" w:author="Zhang  Zihao" w:date="2024-08-13T14:01:00Z">
        <w:r w:rsidR="00DA4724" w:rsidRPr="00CF7E03" w:rsidDel="00DA0BE8">
          <w:rPr>
            <w:rFonts w:ascii="Arial" w:eastAsiaTheme="minorEastAsia" w:hAnsi="Arial" w:cs="Arial"/>
            <w:sz w:val="22"/>
            <w:szCs w:val="22"/>
            <w:lang w:eastAsia="zh-CN"/>
          </w:rPr>
          <w:delText xml:space="preserve"> </w:delText>
        </w:r>
        <w:r w:rsidR="00B270C2" w:rsidRPr="00CF7E03" w:rsidDel="00DA0BE8">
          <w:rPr>
            <w:rFonts w:ascii="Arial" w:eastAsiaTheme="minorEastAsia" w:hAnsi="Arial" w:cs="Arial"/>
            <w:sz w:val="22"/>
            <w:szCs w:val="22"/>
            <w:lang w:eastAsia="zh-CN"/>
          </w:rPr>
          <w:delText>are energy</w:delText>
        </w:r>
        <w:r w:rsidR="00F06DFE" w:rsidDel="00DA0BE8">
          <w:rPr>
            <w:rFonts w:ascii="Arial" w:eastAsiaTheme="minorEastAsia" w:hAnsi="Arial" w:cs="Arial"/>
            <w:sz w:val="22"/>
            <w:szCs w:val="22"/>
            <w:lang w:eastAsia="zh-CN"/>
          </w:rPr>
          <w:delText xml:space="preserve"> </w:delText>
        </w:r>
        <w:r w:rsidR="003A37D0" w:rsidRPr="00CF7E03" w:rsidDel="00DA0BE8">
          <w:rPr>
            <w:rFonts w:ascii="Arial" w:eastAsiaTheme="minorEastAsia" w:hAnsi="Arial" w:cs="Arial"/>
            <w:sz w:val="22"/>
            <w:szCs w:val="22"/>
            <w:lang w:eastAsia="zh-CN"/>
          </w:rPr>
          <w:delText xml:space="preserve">intensive </w:delText>
        </w:r>
        <w:r w:rsidR="00B270C2" w:rsidRPr="00CF7E03" w:rsidDel="00DA0BE8">
          <w:rPr>
            <w:rFonts w:ascii="Arial" w:eastAsiaTheme="minorEastAsia" w:hAnsi="Arial" w:cs="Arial"/>
            <w:sz w:val="22"/>
            <w:szCs w:val="22"/>
            <w:lang w:eastAsia="zh-CN"/>
          </w:rPr>
          <w:delText xml:space="preserve">and have </w:delText>
        </w:r>
        <w:r w:rsidR="00654F30" w:rsidRPr="00CF7E03" w:rsidDel="00DA0BE8">
          <w:rPr>
            <w:rFonts w:ascii="Arial" w:eastAsiaTheme="minorEastAsia" w:hAnsi="Arial" w:cs="Arial"/>
            <w:sz w:val="22"/>
            <w:szCs w:val="22"/>
            <w:lang w:eastAsia="zh-CN"/>
          </w:rPr>
          <w:delText>significant environmental impact</w:delText>
        </w:r>
        <w:r w:rsidR="00B270C2" w:rsidRPr="00CF7E03" w:rsidDel="00DA0BE8">
          <w:rPr>
            <w:rFonts w:ascii="Arial" w:eastAsiaTheme="minorEastAsia" w:hAnsi="Arial" w:cs="Arial"/>
            <w:sz w:val="22"/>
            <w:szCs w:val="22"/>
            <w:lang w:eastAsia="zh-CN"/>
          </w:rPr>
          <w:delText>s</w:delText>
        </w:r>
      </w:del>
      <w:r w:rsidR="00686CAE" w:rsidRPr="00CF7E03">
        <w:rPr>
          <w:rFonts w:ascii="Arial" w:eastAsiaTheme="minorEastAsia" w:hAnsi="Arial" w:cs="Arial"/>
          <w:sz w:val="22"/>
          <w:szCs w:val="22"/>
          <w:lang w:eastAsia="zh-CN"/>
        </w:rPr>
        <w:t xml:space="preserve">, producing </w:t>
      </w:r>
      <w:r w:rsidR="008E5250" w:rsidRPr="00CF7E03">
        <w:rPr>
          <w:rFonts w:ascii="Arial" w:eastAsiaTheme="minorEastAsia" w:hAnsi="Arial" w:cs="Arial"/>
          <w:sz w:val="22"/>
          <w:szCs w:val="22"/>
          <w:lang w:eastAsia="zh-CN"/>
        </w:rPr>
        <w:t>1</w:t>
      </w:r>
      <w:r w:rsidR="00746CA8">
        <w:rPr>
          <w:rFonts w:ascii="Arial" w:eastAsiaTheme="minorEastAsia" w:hAnsi="Arial" w:cs="Arial"/>
          <w:sz w:val="22"/>
          <w:szCs w:val="22"/>
          <w:lang w:eastAsia="zh-CN"/>
        </w:rPr>
        <w:t xml:space="preserve"> to </w:t>
      </w:r>
      <w:r w:rsidR="00800CE3" w:rsidRPr="00CF7E03">
        <w:rPr>
          <w:rFonts w:ascii="Arial" w:eastAsiaTheme="minorEastAsia" w:hAnsi="Arial" w:cs="Arial"/>
          <w:sz w:val="22"/>
          <w:szCs w:val="22"/>
          <w:lang w:eastAsia="zh-CN"/>
        </w:rPr>
        <w:t>2</w:t>
      </w:r>
      <w:r w:rsidR="003A37D0" w:rsidRPr="00CF7E03">
        <w:rPr>
          <w:rFonts w:ascii="Arial" w:eastAsiaTheme="minorEastAsia" w:hAnsi="Arial" w:cs="Arial"/>
          <w:sz w:val="22"/>
          <w:szCs w:val="22"/>
          <w:lang w:eastAsia="zh-CN"/>
        </w:rPr>
        <w:t> </w:t>
      </w:r>
      <w:r w:rsidR="008E5250" w:rsidRPr="00CF7E03">
        <w:rPr>
          <w:rFonts w:ascii="Arial" w:eastAsiaTheme="minorEastAsia" w:hAnsi="Arial" w:cs="Arial"/>
          <w:sz w:val="22"/>
          <w:szCs w:val="22"/>
          <w:lang w:eastAsia="zh-CN"/>
        </w:rPr>
        <w:t>t</w:t>
      </w:r>
      <w:ins w:id="252" w:author="Nabera  Abhinandan" w:date="2024-08-16T08:36:00Z">
        <w:r w:rsidR="002E28FA">
          <w:rPr>
            <w:rFonts w:ascii="Arial" w:eastAsiaTheme="minorEastAsia" w:hAnsi="Arial" w:cs="Arial"/>
            <w:sz w:val="22"/>
            <w:szCs w:val="22"/>
            <w:lang w:eastAsia="zh-CN"/>
          </w:rPr>
          <w:t> </w:t>
        </w:r>
      </w:ins>
      <w:del w:id="253" w:author="Nabera  Abhinandan" w:date="2024-08-16T08:36:00Z">
        <w:r w:rsidR="008E5250" w:rsidRPr="00CF7E03" w:rsidDel="002E28FA">
          <w:rPr>
            <w:rFonts w:ascii="Arial" w:eastAsiaTheme="minorEastAsia" w:hAnsi="Arial" w:cs="Arial"/>
            <w:sz w:val="22"/>
            <w:szCs w:val="22"/>
            <w:lang w:eastAsia="zh-CN"/>
          </w:rPr>
          <w:delText xml:space="preserve"> </w:delText>
        </w:r>
      </w:del>
      <w:r w:rsidR="008E5250" w:rsidRPr="00CF7E03">
        <w:rPr>
          <w:rFonts w:ascii="Arial" w:eastAsiaTheme="minorEastAsia" w:hAnsi="Arial" w:cs="Arial"/>
          <w:sz w:val="22"/>
          <w:szCs w:val="22"/>
          <w:lang w:eastAsia="zh-CN"/>
        </w:rPr>
        <w:t>CO</w:t>
      </w:r>
      <w:r w:rsidR="008E5250" w:rsidRPr="00CF7E03">
        <w:rPr>
          <w:rFonts w:ascii="Arial" w:eastAsiaTheme="minorEastAsia" w:hAnsi="Arial" w:cs="Arial"/>
          <w:sz w:val="22"/>
          <w:szCs w:val="22"/>
          <w:vertAlign w:val="subscript"/>
          <w:lang w:eastAsia="zh-CN"/>
        </w:rPr>
        <w:t>2</w:t>
      </w:r>
      <w:ins w:id="254" w:author="Nabera  Abhinandan" w:date="2024-08-16T08:36:00Z">
        <w:r w:rsidR="002E28FA">
          <w:rPr>
            <w:rFonts w:ascii="Arial" w:eastAsiaTheme="minorEastAsia" w:hAnsi="Arial" w:cs="Arial"/>
            <w:sz w:val="22"/>
            <w:szCs w:val="22"/>
            <w:lang w:eastAsia="zh-CN"/>
          </w:rPr>
          <w:t> </w:t>
        </w:r>
      </w:ins>
      <w:del w:id="255" w:author="Nabera  Abhinandan" w:date="2024-08-16T08:36:00Z">
        <w:r w:rsidR="008E5250" w:rsidRPr="00CF7E03" w:rsidDel="002E28FA">
          <w:rPr>
            <w:rFonts w:ascii="Arial" w:eastAsiaTheme="minorEastAsia" w:hAnsi="Arial" w:cs="Arial"/>
            <w:sz w:val="22"/>
            <w:szCs w:val="22"/>
            <w:lang w:eastAsia="zh-CN"/>
          </w:rPr>
          <w:delText xml:space="preserve"> per </w:delText>
        </w:r>
      </w:del>
      <w:r w:rsidR="008E5250" w:rsidRPr="00CF7E03">
        <w:rPr>
          <w:rFonts w:ascii="Arial" w:eastAsiaTheme="minorEastAsia" w:hAnsi="Arial" w:cs="Arial"/>
          <w:sz w:val="22"/>
          <w:szCs w:val="22"/>
          <w:lang w:eastAsia="zh-CN"/>
        </w:rPr>
        <w:t>t</w:t>
      </w:r>
      <w:ins w:id="256" w:author="Nabera  Abhinandan" w:date="2024-08-16T08:36:00Z">
        <w:r w:rsidR="002E28FA" w:rsidRPr="001017A8">
          <w:rPr>
            <w:rFonts w:ascii="Arial" w:eastAsiaTheme="minorEastAsia" w:hAnsi="Arial" w:cs="Arial"/>
            <w:sz w:val="22"/>
            <w:szCs w:val="22"/>
            <w:vertAlign w:val="superscript"/>
            <w:lang w:eastAsia="zh-CN"/>
          </w:rPr>
          <w:t>–1</w:t>
        </w:r>
        <w:r w:rsidR="002E28FA">
          <w:rPr>
            <w:rFonts w:ascii="Arial" w:eastAsiaTheme="minorEastAsia" w:hAnsi="Arial" w:cs="Arial"/>
            <w:sz w:val="22"/>
            <w:szCs w:val="22"/>
            <w:lang w:eastAsia="zh-CN"/>
          </w:rPr>
          <w:t> </w:t>
        </w:r>
      </w:ins>
      <w:del w:id="257" w:author="Nabera  Abhinandan" w:date="2024-08-16T08:36:00Z">
        <w:r w:rsidR="008E5250" w:rsidRPr="00CF7E03" w:rsidDel="002E28FA">
          <w:rPr>
            <w:rFonts w:ascii="Arial" w:eastAsiaTheme="minorEastAsia" w:hAnsi="Arial" w:cs="Arial"/>
            <w:sz w:val="22"/>
            <w:szCs w:val="22"/>
            <w:lang w:eastAsia="zh-CN"/>
          </w:rPr>
          <w:delText xml:space="preserve"> </w:delText>
        </w:r>
      </w:del>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8E5250" w:rsidRPr="00CF7E03">
        <w:rPr>
          <w:rFonts w:ascii="Arial" w:eastAsiaTheme="minorEastAsia" w:hAnsi="Arial" w:cs="Arial"/>
          <w:sz w:val="22"/>
          <w:szCs w:val="22"/>
          <w:vertAlign w:val="subscript"/>
          <w:lang w:eastAsia="zh-CN"/>
        </w:rPr>
        <w:t>4</w:t>
      </w:r>
      <w:r w:rsidR="008E5250" w:rsidRPr="00CF7E03">
        <w:t xml:space="preserve"> </w:t>
      </w:r>
      <w:r w:rsidR="008E5250" w:rsidRPr="00CF7E03">
        <w:rPr>
          <w:rFonts w:ascii="Arial" w:eastAsiaTheme="minorEastAsia" w:hAnsi="Arial" w:cs="Arial"/>
          <w:sz w:val="22"/>
          <w:szCs w:val="22"/>
          <w:lang w:eastAsia="zh-CN"/>
        </w:rPr>
        <w:t xml:space="preserve">depending on the </w:t>
      </w:r>
      <w:r w:rsidR="00993F75">
        <w:rPr>
          <w:rFonts w:ascii="Arial" w:eastAsiaTheme="minorEastAsia" w:hAnsi="Arial" w:cs="Arial"/>
          <w:sz w:val="22"/>
          <w:szCs w:val="22"/>
          <w:lang w:eastAsia="zh-CN"/>
        </w:rPr>
        <w:t xml:space="preserve">type of </w:t>
      </w:r>
      <w:r w:rsidR="008E5250" w:rsidRPr="00CF7E03">
        <w:rPr>
          <w:rFonts w:ascii="Arial" w:eastAsiaTheme="minorEastAsia" w:hAnsi="Arial" w:cs="Arial"/>
          <w:sz w:val="22"/>
          <w:szCs w:val="22"/>
          <w:lang w:eastAsia="zh-CN"/>
        </w:rPr>
        <w:t>feedstock</w:t>
      </w:r>
      <w:ins w:id="258" w:author="Nabera  Abhinandan" w:date="2024-08-15T19:08:00Z">
        <w:r w:rsidR="00387818">
          <w:rPr>
            <w:rFonts w:ascii="Arial" w:eastAsiaTheme="minorEastAsia" w:hAnsi="Arial" w:cs="Arial"/>
            <w:sz w:val="22"/>
            <w:szCs w:val="22"/>
            <w:lang w:eastAsia="zh-CN"/>
          </w:rPr>
          <w:t>,</w:t>
        </w:r>
      </w:ins>
      <w:del w:id="259" w:author="Nabera  Abhinandan" w:date="2024-08-15T19:08:00Z">
        <w:r w:rsidR="008E5250" w:rsidRPr="00CF7E03" w:rsidDel="00387818">
          <w:rPr>
            <w:rFonts w:ascii="Arial" w:eastAsiaTheme="minorEastAsia" w:hAnsi="Arial" w:cs="Arial"/>
            <w:sz w:val="22"/>
            <w:szCs w:val="22"/>
            <w:lang w:eastAsia="zh-CN"/>
          </w:rPr>
          <w:delText>s</w:delText>
        </w:r>
      </w:del>
      <w:r w:rsidR="00E46EAC"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and 0.8 and 3.6</w:t>
      </w:r>
      <w:r w:rsidR="003A37D0" w:rsidRPr="00CF7E03">
        <w:rPr>
          <w:rFonts w:ascii="Arial" w:eastAsiaTheme="minorEastAsia" w:hAnsi="Arial" w:cs="Arial"/>
          <w:sz w:val="22"/>
          <w:szCs w:val="22"/>
          <w:lang w:eastAsia="zh-CN"/>
        </w:rPr>
        <w:t> </w:t>
      </w:r>
      <w:r w:rsidR="00654F30" w:rsidRPr="00CF7E03">
        <w:rPr>
          <w:rFonts w:ascii="Arial" w:eastAsiaTheme="minorEastAsia" w:hAnsi="Arial" w:cs="Arial"/>
          <w:sz w:val="22"/>
          <w:szCs w:val="22"/>
          <w:lang w:eastAsia="zh-CN"/>
        </w:rPr>
        <w:t>t</w:t>
      </w:r>
      <w:ins w:id="260" w:author="Nabera  Abhinandan" w:date="2024-08-16T08:36:00Z">
        <w:r w:rsidR="002E28FA">
          <w:rPr>
            <w:rFonts w:ascii="Arial" w:eastAsiaTheme="minorEastAsia" w:hAnsi="Arial" w:cs="Arial"/>
            <w:sz w:val="22"/>
            <w:szCs w:val="22"/>
            <w:lang w:eastAsia="zh-CN"/>
          </w:rPr>
          <w:t> </w:t>
        </w:r>
      </w:ins>
      <w:del w:id="261" w:author="Nabera  Abhinandan" w:date="2024-08-16T08:36:00Z">
        <w:r w:rsidR="00654F30" w:rsidRPr="00CF7E03" w:rsidDel="002E28FA">
          <w:rPr>
            <w:rFonts w:ascii="Arial" w:eastAsiaTheme="minorEastAsia" w:hAnsi="Arial" w:cs="Arial"/>
            <w:sz w:val="22"/>
            <w:szCs w:val="22"/>
            <w:lang w:eastAsia="zh-CN"/>
          </w:rPr>
          <w:delText xml:space="preserve"> </w:delText>
        </w:r>
      </w:del>
      <w:r w:rsidR="00654F30" w:rsidRPr="00CF7E03">
        <w:rPr>
          <w:rFonts w:ascii="Arial" w:eastAsiaTheme="minorEastAsia" w:hAnsi="Arial" w:cs="Arial"/>
          <w:sz w:val="22"/>
          <w:szCs w:val="22"/>
          <w:lang w:eastAsia="zh-CN"/>
        </w:rPr>
        <w:t>CO</w:t>
      </w:r>
      <w:r w:rsidR="00654F30" w:rsidRPr="00CF7E03">
        <w:rPr>
          <w:rFonts w:ascii="Arial" w:eastAsiaTheme="minorEastAsia" w:hAnsi="Arial" w:cs="Arial"/>
          <w:sz w:val="22"/>
          <w:szCs w:val="22"/>
          <w:vertAlign w:val="subscript"/>
          <w:lang w:eastAsia="zh-CN"/>
        </w:rPr>
        <w:t>2</w:t>
      </w:r>
      <w:ins w:id="262" w:author="Nabera  Abhinandan" w:date="2024-08-16T08:36:00Z">
        <w:r w:rsidR="002E28FA">
          <w:rPr>
            <w:rFonts w:ascii="Arial" w:eastAsiaTheme="minorEastAsia" w:hAnsi="Arial" w:cs="Arial"/>
            <w:sz w:val="22"/>
            <w:szCs w:val="22"/>
            <w:lang w:eastAsia="zh-CN"/>
          </w:rPr>
          <w:t> </w:t>
        </w:r>
      </w:ins>
      <w:del w:id="263" w:author="Nabera  Abhinandan" w:date="2024-08-16T08:36:00Z">
        <w:r w:rsidR="00654F30" w:rsidRPr="00CF7E03" w:rsidDel="002E28FA">
          <w:rPr>
            <w:rFonts w:ascii="Arial" w:eastAsiaTheme="minorEastAsia" w:hAnsi="Arial" w:cs="Arial"/>
            <w:sz w:val="22"/>
            <w:szCs w:val="22"/>
            <w:lang w:eastAsia="zh-CN"/>
          </w:rPr>
          <w:delText xml:space="preserve"> per </w:delText>
        </w:r>
      </w:del>
      <w:r w:rsidR="00F06DFE" w:rsidRPr="00CF7E03">
        <w:rPr>
          <w:rFonts w:ascii="Arial" w:eastAsiaTheme="minorEastAsia" w:hAnsi="Arial" w:cs="Arial"/>
          <w:sz w:val="22"/>
          <w:szCs w:val="22"/>
          <w:lang w:eastAsia="zh-CN"/>
        </w:rPr>
        <w:t>t</w:t>
      </w:r>
      <w:ins w:id="264" w:author="Nabera  Abhinandan" w:date="2024-08-16T08:36:00Z">
        <w:r w:rsidR="002E28FA" w:rsidRPr="001017A8">
          <w:rPr>
            <w:rFonts w:ascii="Arial" w:eastAsiaTheme="minorEastAsia" w:hAnsi="Arial" w:cs="Arial"/>
            <w:sz w:val="22"/>
            <w:szCs w:val="22"/>
            <w:vertAlign w:val="superscript"/>
            <w:lang w:eastAsia="zh-CN"/>
          </w:rPr>
          <w:t>–1</w:t>
        </w:r>
      </w:ins>
      <w:r w:rsidR="00F06DFE">
        <w:rPr>
          <w:rFonts w:ascii="Arial" w:eastAsiaTheme="minorEastAsia" w:hAnsi="Arial" w:cs="Arial"/>
          <w:sz w:val="22"/>
          <w:szCs w:val="22"/>
          <w:lang w:eastAsia="zh-CN"/>
        </w:rPr>
        <w:t> </w:t>
      </w:r>
      <w:r w:rsidR="00654F30" w:rsidRPr="00CF7E03">
        <w:rPr>
          <w:rFonts w:ascii="Arial" w:eastAsiaTheme="minorEastAsia" w:hAnsi="Arial" w:cs="Arial"/>
          <w:sz w:val="22"/>
          <w:szCs w:val="22"/>
          <w:lang w:eastAsia="zh-CN"/>
        </w:rPr>
        <w:t>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w:t>
      </w:r>
      <w:r w:rsidR="00654F30" w:rsidRPr="00AA2184">
        <w:rPr>
          <w:rFonts w:ascii="Arial" w:eastAsiaTheme="minorEastAsia" w:hAnsi="Arial" w:cs="Arial"/>
          <w:i/>
          <w:sz w:val="22"/>
          <w:szCs w:val="22"/>
          <w:lang w:eastAsia="zh-CN"/>
        </w:rPr>
        <w:t>via</w:t>
      </w:r>
      <w:r w:rsidR="00654F30"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PC</w:t>
      </w:r>
      <w:r w:rsidR="00654F30" w:rsidRPr="00CF7E03">
        <w:rPr>
          <w:rFonts w:ascii="Arial" w:eastAsiaTheme="minorEastAsia" w:hAnsi="Arial" w:cs="Arial"/>
          <w:sz w:val="22"/>
          <w:szCs w:val="22"/>
          <w:lang w:eastAsia="zh-CN"/>
        </w:rPr>
        <w:t xml:space="preserve"> and CaC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routes</w:t>
      </w:r>
      <w:r w:rsidR="008D01A7" w:rsidRPr="00CF7E03">
        <w:rPr>
          <w:rFonts w:ascii="Arial" w:eastAsiaTheme="minorEastAsia" w:hAnsi="Arial" w:cs="Arial"/>
          <w:sz w:val="22"/>
          <w:szCs w:val="22"/>
          <w:lang w:eastAsia="zh-CN"/>
        </w:rPr>
        <w:t>,</w:t>
      </w:r>
      <w:r w:rsidR="000E4D61" w:rsidRPr="00CF7E03">
        <w:rPr>
          <w:rFonts w:ascii="Arial" w:eastAsiaTheme="minorEastAsia" w:hAnsi="Arial" w:cs="Arial"/>
          <w:sz w:val="22"/>
          <w:szCs w:val="22"/>
          <w:lang w:eastAsia="zh-CN"/>
        </w:rPr>
        <w:t xml:space="preserve"> respectively</w:t>
      </w:r>
      <w:ins w:id="265" w:author="Nabera  Abhinandan" w:date="2024-08-15T19:09:00Z">
        <w:r w:rsidR="00387818">
          <w:rPr>
            <w:rFonts w:ascii="Arial" w:eastAsiaTheme="minorEastAsia" w:hAnsi="Arial" w:cs="Arial"/>
            <w:sz w:val="22"/>
            <w:szCs w:val="22"/>
            <w:lang w:eastAsia="zh-CN"/>
          </w:rPr>
          <w:t>,</w:t>
        </w:r>
      </w:ins>
      <w:del w:id="266" w:author="Nabera  Abhinandan" w:date="2024-08-15T19:09:00Z">
        <w:r w:rsidR="003B615E" w:rsidRPr="00CF7E03" w:rsidDel="00387818">
          <w:rPr>
            <w:rFonts w:ascii="Arial" w:eastAsiaTheme="minorEastAsia" w:hAnsi="Arial" w:cs="Arial"/>
            <w:sz w:val="22"/>
            <w:szCs w:val="22"/>
            <w:lang w:eastAsia="zh-CN"/>
          </w:rPr>
          <w:delText>.</w:delText>
        </w:r>
      </w:del>
      <w:r w:rsidR="00BA3524" w:rsidRPr="00BA3524">
        <w:rPr>
          <w:rFonts w:ascii="Arial" w:hAnsi="Arial" w:cs="Arial"/>
          <w:sz w:val="22"/>
          <w:vertAlign w:val="superscript"/>
        </w:rPr>
        <w:t>13,22–24</w:t>
      </w:r>
      <w:r w:rsidR="003B615E" w:rsidRPr="00CF7E03">
        <w:rPr>
          <w:rFonts w:ascii="Arial" w:eastAsiaTheme="minorEastAsia" w:hAnsi="Arial" w:cs="Arial"/>
          <w:sz w:val="22"/>
          <w:szCs w:val="22"/>
          <w:lang w:eastAsia="zh-CN"/>
        </w:rPr>
        <w:t xml:space="preserve"> </w:t>
      </w:r>
      <w:del w:id="267" w:author="Nabera  Abhinandan" w:date="2024-08-15T19:09:00Z">
        <w:r w:rsidR="00686CAE" w:rsidRPr="00CF7E03" w:rsidDel="00387818">
          <w:rPr>
            <w:rFonts w:ascii="Arial" w:eastAsiaTheme="minorEastAsia" w:hAnsi="Arial" w:cs="Arial"/>
            <w:sz w:val="22"/>
            <w:szCs w:val="22"/>
            <w:lang w:eastAsia="zh-CN"/>
          </w:rPr>
          <w:delText xml:space="preserve">This </w:delText>
        </w:r>
      </w:del>
      <w:r w:rsidR="00686CAE" w:rsidRPr="00CF7E03">
        <w:rPr>
          <w:rFonts w:ascii="Arial" w:eastAsiaTheme="minorEastAsia" w:hAnsi="Arial" w:cs="Arial"/>
          <w:sz w:val="22"/>
          <w:szCs w:val="22"/>
          <w:lang w:eastAsia="zh-CN"/>
        </w:rPr>
        <w:t>highlights the</w:t>
      </w:r>
      <w:r w:rsidR="00DA4724" w:rsidRPr="00CF7E03">
        <w:rPr>
          <w:rFonts w:ascii="Arial" w:eastAsiaTheme="minorEastAsia" w:hAnsi="Arial" w:cs="Arial"/>
          <w:sz w:val="22"/>
          <w:szCs w:val="22"/>
          <w:lang w:eastAsia="zh-CN"/>
        </w:rPr>
        <w:t xml:space="preserve"> need </w:t>
      </w:r>
      <w:r w:rsidR="00686CAE" w:rsidRPr="00CF7E03">
        <w:rPr>
          <w:rFonts w:ascii="Arial" w:eastAsiaTheme="minorEastAsia" w:hAnsi="Arial" w:cs="Arial"/>
          <w:sz w:val="22"/>
          <w:szCs w:val="22"/>
          <w:lang w:eastAsia="zh-CN"/>
        </w:rPr>
        <w:t>for</w:t>
      </w:r>
      <w:r w:rsidR="00DA4724" w:rsidRPr="00CF7E03">
        <w:rPr>
          <w:rFonts w:ascii="Arial" w:eastAsiaTheme="minorEastAsia" w:hAnsi="Arial" w:cs="Arial"/>
          <w:sz w:val="22"/>
          <w:szCs w:val="22"/>
          <w:lang w:eastAsia="zh-CN"/>
        </w:rPr>
        <w:t xml:space="preserve"> </w:t>
      </w:r>
      <w:r w:rsidR="00F06DFE">
        <w:rPr>
          <w:rFonts w:ascii="Arial" w:eastAsiaTheme="minorEastAsia" w:hAnsi="Arial" w:cs="Arial"/>
          <w:sz w:val="22"/>
          <w:szCs w:val="22"/>
          <w:lang w:eastAsia="zh-CN"/>
        </w:rPr>
        <w:t>greener</w:t>
      </w:r>
      <w:r w:rsidR="00F06DFE"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 xml:space="preserve">production </w:t>
      </w:r>
      <w:r w:rsidR="00DA4724" w:rsidRPr="00CF7E03">
        <w:rPr>
          <w:rFonts w:ascii="Arial" w:eastAsiaTheme="minorEastAsia" w:hAnsi="Arial" w:cs="Arial"/>
          <w:sz w:val="22"/>
          <w:szCs w:val="22"/>
          <w:lang w:eastAsia="zh-CN"/>
        </w:rPr>
        <w:t>routes</w:t>
      </w:r>
      <w:r w:rsidR="008D01A7" w:rsidRPr="00CF7E03">
        <w:rPr>
          <w:rFonts w:ascii="Arial" w:eastAsiaTheme="minorEastAsia" w:hAnsi="Arial" w:cs="Arial"/>
          <w:sz w:val="22"/>
          <w:szCs w:val="22"/>
          <w:lang w:eastAsia="zh-CN"/>
        </w:rPr>
        <w:t xml:space="preserve"> for both </w:t>
      </w:r>
      <w:r w:rsidR="00F06DFE">
        <w:rPr>
          <w:rFonts w:ascii="Arial" w:eastAsiaTheme="minorEastAsia" w:hAnsi="Arial" w:cs="Arial"/>
          <w:sz w:val="22"/>
          <w:szCs w:val="22"/>
          <w:lang w:eastAsia="zh-CN"/>
        </w:rPr>
        <w:t>ethylene and acetylene</w:t>
      </w:r>
      <w:r w:rsidR="00DA4724"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While </w:t>
      </w:r>
      <w:r w:rsidR="00686CAE" w:rsidRPr="00CF7E03">
        <w:rPr>
          <w:rFonts w:ascii="Arial" w:eastAsiaTheme="minorEastAsia" w:hAnsi="Arial" w:cs="Arial"/>
          <w:sz w:val="22"/>
          <w:szCs w:val="22"/>
          <w:lang w:eastAsia="zh-CN"/>
        </w:rPr>
        <w:t>alternative C</w:t>
      </w:r>
      <w:r w:rsidR="00686CAE" w:rsidRPr="00CF7E03">
        <w:rPr>
          <w:rFonts w:ascii="Arial" w:eastAsiaTheme="minorEastAsia" w:hAnsi="Arial" w:cs="Arial"/>
          <w:sz w:val="22"/>
          <w:szCs w:val="22"/>
          <w:vertAlign w:val="subscript"/>
          <w:lang w:eastAsia="zh-CN"/>
        </w:rPr>
        <w:t>2</w:t>
      </w:r>
      <w:r w:rsidR="00686CAE" w:rsidRPr="00CF7E03">
        <w:rPr>
          <w:rFonts w:ascii="Arial" w:eastAsiaTheme="minorEastAsia" w:hAnsi="Arial" w:cs="Arial"/>
          <w:sz w:val="22"/>
          <w:szCs w:val="22"/>
          <w:lang w:eastAsia="zh-CN"/>
        </w:rPr>
        <w:t>H</w:t>
      </w:r>
      <w:r w:rsidR="00686CAE" w:rsidRPr="00CF7E03">
        <w:rPr>
          <w:rFonts w:ascii="Arial" w:eastAsiaTheme="minorEastAsia" w:hAnsi="Arial" w:cs="Arial"/>
          <w:sz w:val="22"/>
          <w:szCs w:val="22"/>
          <w:vertAlign w:val="subscript"/>
          <w:lang w:eastAsia="zh-CN"/>
        </w:rPr>
        <w:t>4</w:t>
      </w:r>
      <w:r w:rsidR="00686CAE" w:rsidRPr="00CF7E03">
        <w:rPr>
          <w:rFonts w:ascii="Arial" w:eastAsiaTheme="minorEastAsia" w:hAnsi="Arial" w:cs="Arial"/>
          <w:sz w:val="22"/>
          <w:szCs w:val="22"/>
          <w:lang w:eastAsia="zh-CN"/>
        </w:rPr>
        <w:t xml:space="preserve"> production </w:t>
      </w:r>
      <w:r w:rsidR="000A6D4A" w:rsidRPr="00CF7E03">
        <w:rPr>
          <w:rFonts w:ascii="Arial" w:eastAsiaTheme="minorEastAsia" w:hAnsi="Arial" w:cs="Arial"/>
          <w:sz w:val="22"/>
          <w:szCs w:val="22"/>
          <w:lang w:eastAsia="zh-CN"/>
        </w:rPr>
        <w:t>has</w:t>
      </w:r>
      <w:r w:rsidR="00007186"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 xml:space="preserve">been </w:t>
      </w:r>
      <w:r w:rsidR="000E4D61" w:rsidRPr="00CF7E03">
        <w:rPr>
          <w:rFonts w:ascii="Arial" w:eastAsiaTheme="minorEastAsia" w:hAnsi="Arial" w:cs="Arial"/>
          <w:sz w:val="22"/>
          <w:szCs w:val="22"/>
          <w:lang w:eastAsia="zh-CN"/>
        </w:rPr>
        <w:t>extensive</w:t>
      </w:r>
      <w:r w:rsidR="00686CAE" w:rsidRPr="00CF7E03">
        <w:rPr>
          <w:rFonts w:ascii="Arial" w:eastAsiaTheme="minorEastAsia" w:hAnsi="Arial" w:cs="Arial"/>
          <w:sz w:val="22"/>
          <w:szCs w:val="22"/>
          <w:lang w:eastAsia="zh-CN"/>
        </w:rPr>
        <w:t>ly</w:t>
      </w:r>
      <w:r w:rsidR="000E4D61"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studie</w:t>
      </w:r>
      <w:r w:rsidR="00686CAE" w:rsidRPr="00CF7E03">
        <w:rPr>
          <w:rFonts w:ascii="Arial" w:eastAsiaTheme="minorEastAsia" w:hAnsi="Arial" w:cs="Arial"/>
          <w:sz w:val="22"/>
          <w:szCs w:val="22"/>
          <w:lang w:eastAsia="zh-CN"/>
        </w:rPr>
        <w:t>d</w:t>
      </w:r>
      <w:r w:rsidR="000E4D61" w:rsidRPr="00CF7E03">
        <w:rPr>
          <w:rFonts w:ascii="Arial" w:eastAsiaTheme="minorEastAsia" w:hAnsi="Arial" w:cs="Arial"/>
          <w:sz w:val="22"/>
          <w:szCs w:val="22"/>
          <w:lang w:eastAsia="zh-CN"/>
        </w:rPr>
        <w:t>,</w:t>
      </w:r>
      <w:r w:rsidR="00BA3524" w:rsidRPr="00BA3524">
        <w:rPr>
          <w:rFonts w:ascii="Arial" w:hAnsi="Arial" w:cs="Arial"/>
          <w:sz w:val="22"/>
          <w:vertAlign w:val="superscript"/>
        </w:rPr>
        <w:t>25,26</w:t>
      </w:r>
      <w:r w:rsidR="00FF242B" w:rsidRPr="00CF7E03">
        <w:rPr>
          <w:rFonts w:ascii="Arial" w:eastAsiaTheme="minorEastAsia" w:hAnsi="Arial" w:cs="Arial"/>
          <w:sz w:val="22"/>
          <w:szCs w:val="22"/>
          <w:lang w:eastAsia="zh-CN"/>
        </w:rPr>
        <w:t xml:space="preserve"> research on C</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H</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 xml:space="preserve"> </w:t>
      </w:r>
      <w:del w:id="268" w:author="Zhang  Zihao" w:date="2024-08-13T14:02:00Z">
        <w:r w:rsidR="00C73E25" w:rsidRPr="00CF7E03" w:rsidDel="00A36333">
          <w:rPr>
            <w:rFonts w:ascii="Arial" w:eastAsiaTheme="minorEastAsia" w:hAnsi="Arial" w:cs="Arial"/>
            <w:sz w:val="22"/>
            <w:szCs w:val="22"/>
            <w:lang w:eastAsia="zh-CN"/>
          </w:rPr>
          <w:delText xml:space="preserve">alternatives </w:delText>
        </w:r>
      </w:del>
      <w:r w:rsidR="00800CE3" w:rsidRPr="00CF7E03">
        <w:rPr>
          <w:rFonts w:ascii="Arial" w:eastAsiaTheme="minorEastAsia" w:hAnsi="Arial" w:cs="Arial"/>
          <w:sz w:val="22"/>
          <w:szCs w:val="22"/>
          <w:lang w:eastAsia="zh-CN"/>
        </w:rPr>
        <w:t>ha</w:t>
      </w:r>
      <w:r w:rsidR="000E4D61" w:rsidRPr="00CF7E03">
        <w:rPr>
          <w:rFonts w:ascii="Arial" w:eastAsiaTheme="minorEastAsia" w:hAnsi="Arial" w:cs="Arial"/>
          <w:sz w:val="22"/>
          <w:szCs w:val="22"/>
          <w:lang w:eastAsia="zh-CN"/>
        </w:rPr>
        <w:t xml:space="preserve">s </w:t>
      </w:r>
      <w:r w:rsidR="00C73E25" w:rsidRPr="00CF7E03">
        <w:rPr>
          <w:rFonts w:ascii="Arial" w:eastAsiaTheme="minorEastAsia" w:hAnsi="Arial" w:cs="Arial"/>
          <w:sz w:val="22"/>
          <w:szCs w:val="22"/>
          <w:lang w:eastAsia="zh-CN"/>
        </w:rPr>
        <w:t>lagged</w:t>
      </w:r>
      <w:r w:rsidR="000C7788">
        <w:rPr>
          <w:rFonts w:ascii="Arial" w:eastAsiaTheme="minorEastAsia" w:hAnsi="Arial" w:cs="Arial" w:hint="eastAsia"/>
          <w:sz w:val="22"/>
          <w:szCs w:val="22"/>
          <w:lang w:eastAsia="zh-CN"/>
        </w:rPr>
        <w:t xml:space="preserve"> over the last several decades</w:t>
      </w:r>
      <w:del w:id="269" w:author="Zhang  Zihao" w:date="2024-08-16T11:05:00Z" w16du:dateUtc="2024-08-16T09:05:00Z">
        <w:r w:rsidR="006D3123" w:rsidRPr="00CF7E03" w:rsidDel="00D23ABB">
          <w:rPr>
            <w:rFonts w:ascii="Arial" w:eastAsiaTheme="minorEastAsia" w:hAnsi="Arial" w:cs="Arial"/>
            <w:sz w:val="22"/>
            <w:szCs w:val="22"/>
            <w:lang w:eastAsia="zh-CN"/>
          </w:rPr>
          <w:delText>,</w:delText>
        </w:r>
        <w:r w:rsidR="00800CE3" w:rsidRPr="00CF7E03" w:rsidDel="00D23ABB">
          <w:rPr>
            <w:rFonts w:ascii="Arial" w:eastAsiaTheme="minorEastAsia" w:hAnsi="Arial" w:cs="Arial"/>
            <w:sz w:val="22"/>
            <w:szCs w:val="22"/>
            <w:lang w:eastAsia="zh-CN"/>
          </w:rPr>
          <w:delText xml:space="preserve"> </w:delText>
        </w:r>
        <w:r w:rsidR="007770E9" w:rsidDel="00D23ABB">
          <w:rPr>
            <w:rFonts w:ascii="Arial" w:eastAsiaTheme="minorEastAsia" w:hAnsi="Arial" w:cs="Arial"/>
            <w:sz w:val="22"/>
            <w:szCs w:val="22"/>
            <w:lang w:eastAsia="zh-CN"/>
          </w:rPr>
          <w:delText>likely</w:delText>
        </w:r>
        <w:r w:rsidR="007770E9" w:rsidRPr="00CF7E03" w:rsidDel="00D23ABB">
          <w:rPr>
            <w:rFonts w:ascii="Arial" w:eastAsiaTheme="minorEastAsia" w:hAnsi="Arial" w:cs="Arial"/>
            <w:sz w:val="22"/>
            <w:szCs w:val="22"/>
            <w:lang w:eastAsia="zh-CN"/>
          </w:rPr>
          <w:delText xml:space="preserve"> </w:delText>
        </w:r>
        <w:r w:rsidR="00800CE3" w:rsidRPr="00CF7E03" w:rsidDel="00D23ABB">
          <w:rPr>
            <w:rFonts w:ascii="Arial" w:eastAsiaTheme="minorEastAsia" w:hAnsi="Arial" w:cs="Arial"/>
            <w:sz w:val="22"/>
            <w:szCs w:val="22"/>
            <w:lang w:eastAsia="zh-CN"/>
          </w:rPr>
          <w:delText xml:space="preserve">due to its </w:delText>
        </w:r>
        <w:r w:rsidR="008D01A7" w:rsidRPr="00CF7E03" w:rsidDel="00D23ABB">
          <w:rPr>
            <w:rFonts w:ascii="Arial" w:eastAsiaTheme="minorEastAsia" w:hAnsi="Arial" w:cs="Arial"/>
            <w:sz w:val="22"/>
            <w:szCs w:val="22"/>
            <w:lang w:eastAsia="zh-CN"/>
          </w:rPr>
          <w:delText>smaller</w:delText>
        </w:r>
        <w:r w:rsidR="00DA4724" w:rsidRPr="00CF7E03" w:rsidDel="00D23ABB">
          <w:rPr>
            <w:rFonts w:ascii="Arial" w:eastAsiaTheme="minorEastAsia" w:hAnsi="Arial" w:cs="Arial"/>
            <w:sz w:val="22"/>
            <w:szCs w:val="22"/>
            <w:lang w:eastAsia="zh-CN"/>
          </w:rPr>
          <w:delText xml:space="preserve"> </w:delText>
        </w:r>
        <w:r w:rsidR="00800CE3" w:rsidRPr="00CF7E03" w:rsidDel="00D23ABB">
          <w:rPr>
            <w:rFonts w:ascii="Arial" w:eastAsiaTheme="minorEastAsia" w:hAnsi="Arial" w:cs="Arial"/>
            <w:sz w:val="22"/>
            <w:szCs w:val="22"/>
            <w:lang w:eastAsia="zh-CN"/>
          </w:rPr>
          <w:delText>market</w:delText>
        </w:r>
        <w:r w:rsidR="008D01A7" w:rsidRPr="00CF7E03" w:rsidDel="00D23ABB">
          <w:rPr>
            <w:rFonts w:ascii="Arial" w:eastAsiaTheme="minorEastAsia" w:hAnsi="Arial" w:cs="Arial"/>
            <w:sz w:val="22"/>
            <w:szCs w:val="22"/>
            <w:lang w:eastAsia="zh-CN"/>
          </w:rPr>
          <w:delText xml:space="preserve"> size</w:delText>
        </w:r>
      </w:del>
      <w:r w:rsidR="00FF242B" w:rsidRPr="00CF7E03">
        <w:rPr>
          <w:rFonts w:ascii="Arial" w:eastAsiaTheme="minorEastAsia" w:hAnsi="Arial" w:cs="Arial"/>
          <w:sz w:val="22"/>
          <w:szCs w:val="22"/>
          <w:lang w:eastAsia="zh-CN"/>
        </w:rPr>
        <w:t>.</w:t>
      </w:r>
    </w:p>
    <w:p w14:paraId="4B303D7A" w14:textId="74D2F030" w:rsidR="005C5CC7" w:rsidRPr="00CF7E03" w:rsidRDefault="001242D5" w:rsidP="00495801">
      <w:pPr>
        <w:pStyle w:val="ListParagraph"/>
        <w:spacing w:line="360" w:lineRule="auto"/>
        <w:ind w:left="0" w:firstLine="504"/>
        <w:jc w:val="both"/>
        <w:rPr>
          <w:rFonts w:ascii="Arial" w:eastAsiaTheme="minorEastAsia" w:hAnsi="Arial" w:cs="Arial"/>
          <w:sz w:val="22"/>
          <w:szCs w:val="22"/>
          <w:lang w:eastAsia="zh-CN"/>
        </w:rPr>
      </w:pPr>
      <w:del w:id="270" w:author="Zhang  Zihao" w:date="2024-08-16T11:08:00Z" w16du:dateUtc="2024-08-16T09:08:00Z">
        <w:r w:rsidRPr="00CF7E03" w:rsidDel="001B2247">
          <w:rPr>
            <w:rFonts w:ascii="Arial" w:eastAsiaTheme="minorEastAsia" w:hAnsi="Arial" w:cs="Arial"/>
            <w:sz w:val="22"/>
            <w:szCs w:val="22"/>
            <w:lang w:eastAsia="zh-CN"/>
          </w:rPr>
          <w:delText xml:space="preserve">Although </w:delText>
        </w:r>
        <w:r w:rsidRPr="00CF7E03" w:rsidDel="001B2247">
          <w:rPr>
            <w:rFonts w:ascii="Arial" w:hAnsi="Arial" w:cs="Arial"/>
            <w:sz w:val="22"/>
            <w:szCs w:val="22"/>
          </w:rPr>
          <w:delText>C</w:delText>
        </w:r>
        <w:r w:rsidRPr="00CF7E03" w:rsidDel="001B2247">
          <w:rPr>
            <w:rFonts w:ascii="Arial" w:hAnsi="Arial" w:cs="Arial"/>
            <w:sz w:val="22"/>
            <w:szCs w:val="22"/>
            <w:vertAlign w:val="subscript"/>
          </w:rPr>
          <w:delText>2</w:delText>
        </w:r>
        <w:r w:rsidRPr="00CF7E03" w:rsidDel="001B2247">
          <w:rPr>
            <w:rFonts w:ascii="Arial" w:hAnsi="Arial" w:cs="Arial"/>
            <w:sz w:val="22"/>
            <w:szCs w:val="22"/>
          </w:rPr>
          <w:delText>H</w:delText>
        </w:r>
        <w:r w:rsidRPr="00CF7E03" w:rsidDel="001B2247">
          <w:rPr>
            <w:rFonts w:ascii="Arial" w:hAnsi="Arial" w:cs="Arial"/>
            <w:sz w:val="22"/>
            <w:szCs w:val="22"/>
            <w:vertAlign w:val="subscript"/>
          </w:rPr>
          <w:delText>2</w:delText>
        </w:r>
        <w:r w:rsidRPr="00CF7E03" w:rsidDel="001B2247">
          <w:rPr>
            <w:rFonts w:ascii="Arial" w:eastAsiaTheme="minorEastAsia" w:hAnsi="Arial" w:cs="Arial"/>
            <w:sz w:val="22"/>
            <w:szCs w:val="22"/>
            <w:lang w:eastAsia="zh-CN"/>
          </w:rPr>
          <w:delText xml:space="preserve"> chemistry has </w:delText>
        </w:r>
        <w:r w:rsidR="000E4D61" w:rsidRPr="00CF7E03" w:rsidDel="001B2247">
          <w:rPr>
            <w:rFonts w:ascii="Arial" w:eastAsiaTheme="minorEastAsia" w:hAnsi="Arial" w:cs="Arial"/>
            <w:sz w:val="22"/>
            <w:szCs w:val="22"/>
            <w:lang w:eastAsia="zh-CN"/>
          </w:rPr>
          <w:delText xml:space="preserve">largely </w:delText>
        </w:r>
        <w:r w:rsidRPr="00CF7E03" w:rsidDel="001B2247">
          <w:rPr>
            <w:rFonts w:ascii="Arial" w:eastAsiaTheme="minorEastAsia" w:hAnsi="Arial" w:cs="Arial"/>
            <w:sz w:val="22"/>
            <w:szCs w:val="22"/>
            <w:lang w:eastAsia="zh-CN"/>
          </w:rPr>
          <w:delText xml:space="preserve">been </w:delText>
        </w:r>
        <w:r w:rsidR="00606EFD" w:rsidRPr="00CF7E03" w:rsidDel="001B2247">
          <w:rPr>
            <w:rFonts w:ascii="Arial" w:eastAsiaTheme="minorEastAsia" w:hAnsi="Arial" w:cs="Arial"/>
            <w:sz w:val="22"/>
            <w:szCs w:val="22"/>
            <w:lang w:eastAsia="zh-CN"/>
          </w:rPr>
          <w:delText xml:space="preserve">replaced </w:delText>
        </w:r>
        <w:r w:rsidR="007E7EFE" w:rsidRPr="00CF7E03" w:rsidDel="001B2247">
          <w:rPr>
            <w:rFonts w:ascii="Arial" w:eastAsiaTheme="minorEastAsia" w:hAnsi="Arial" w:cs="Arial"/>
            <w:sz w:val="22"/>
            <w:szCs w:val="22"/>
            <w:lang w:eastAsia="zh-CN"/>
          </w:rPr>
          <w:delText xml:space="preserve">since </w:delText>
        </w:r>
        <w:r w:rsidR="00D520F2" w:rsidRPr="00CF7E03" w:rsidDel="001B2247">
          <w:rPr>
            <w:rFonts w:ascii="Arial" w:eastAsiaTheme="minorEastAsia" w:hAnsi="Arial" w:cs="Arial"/>
            <w:sz w:val="22"/>
            <w:szCs w:val="22"/>
            <w:lang w:eastAsia="zh-CN"/>
          </w:rPr>
          <w:delText xml:space="preserve">the </w:delText>
        </w:r>
        <w:r w:rsidR="007E7EFE" w:rsidRPr="00CF7E03" w:rsidDel="001B2247">
          <w:rPr>
            <w:rFonts w:ascii="Arial" w:eastAsiaTheme="minorEastAsia" w:hAnsi="Arial" w:cs="Arial"/>
            <w:sz w:val="22"/>
            <w:szCs w:val="22"/>
            <w:lang w:eastAsia="zh-CN"/>
          </w:rPr>
          <w:delText>1960s</w:delText>
        </w:r>
        <w:r w:rsidR="00606EFD" w:rsidRPr="00CF7E03" w:rsidDel="001B2247">
          <w:rPr>
            <w:rFonts w:ascii="Arial" w:eastAsiaTheme="minorEastAsia" w:hAnsi="Arial" w:cs="Arial"/>
            <w:sz w:val="22"/>
            <w:szCs w:val="22"/>
            <w:lang w:eastAsia="zh-CN"/>
          </w:rPr>
          <w:delText xml:space="preserve">, </w:delText>
        </w:r>
        <w:r w:rsidR="007E7EFE" w:rsidRPr="00CF7E03" w:rsidDel="00845BB4">
          <w:rPr>
            <w:rFonts w:ascii="Arial" w:eastAsiaTheme="minorEastAsia" w:hAnsi="Arial" w:cs="Arial"/>
            <w:sz w:val="22"/>
            <w:szCs w:val="22"/>
            <w:lang w:eastAsia="zh-CN"/>
          </w:rPr>
          <w:delText>i</w:delText>
        </w:r>
      </w:del>
      <w:ins w:id="271" w:author="Zhang  Zihao" w:date="2024-08-16T11:08:00Z" w16du:dateUtc="2024-08-16T09:08:00Z">
        <w:r w:rsidR="00845BB4">
          <w:rPr>
            <w:rFonts w:ascii="Arial" w:eastAsiaTheme="minorEastAsia" w:hAnsi="Arial" w:cs="Arial" w:hint="eastAsia"/>
            <w:sz w:val="22"/>
            <w:szCs w:val="22"/>
            <w:lang w:eastAsia="zh-CN"/>
          </w:rPr>
          <w:t>I</w:t>
        </w:r>
      </w:ins>
      <w:r w:rsidR="007E7EFE" w:rsidRPr="00CF7E03">
        <w:rPr>
          <w:rFonts w:ascii="Arial" w:eastAsiaTheme="minorEastAsia" w:hAnsi="Arial" w:cs="Arial"/>
          <w:sz w:val="22"/>
          <w:szCs w:val="22"/>
          <w:lang w:eastAsia="zh-CN"/>
        </w:rPr>
        <w:t>t</w:t>
      </w:r>
      <w:r w:rsidR="000E4D61" w:rsidRPr="00CF7E03">
        <w:rPr>
          <w:rFonts w:ascii="Arial" w:eastAsiaTheme="minorEastAsia" w:hAnsi="Arial" w:cs="Arial"/>
          <w:sz w:val="22"/>
          <w:szCs w:val="22"/>
          <w:lang w:eastAsia="zh-CN"/>
        </w:rPr>
        <w:t xml:space="preserve"> is important to remember that</w:t>
      </w:r>
      <w:r w:rsidR="007E7EFE" w:rsidRPr="00CF7E03">
        <w:rPr>
          <w:rFonts w:ascii="Arial" w:eastAsiaTheme="minorEastAsia" w:hAnsi="Arial" w:cs="Arial"/>
          <w:sz w:val="22"/>
          <w:szCs w:val="22"/>
          <w:lang w:eastAsia="zh-CN"/>
        </w:rPr>
        <w:t xml:space="preserve"> </w:t>
      </w:r>
      <w:r w:rsidR="007E7EFE" w:rsidRPr="00CF7E03">
        <w:rPr>
          <w:rFonts w:ascii="Arial" w:hAnsi="Arial" w:cs="Arial"/>
          <w:sz w:val="22"/>
          <w:szCs w:val="22"/>
        </w:rPr>
        <w:t>C</w:t>
      </w:r>
      <w:r w:rsidR="007E7EFE" w:rsidRPr="00CF7E03">
        <w:rPr>
          <w:rFonts w:ascii="Arial" w:hAnsi="Arial" w:cs="Arial"/>
          <w:sz w:val="22"/>
          <w:szCs w:val="22"/>
          <w:vertAlign w:val="subscript"/>
        </w:rPr>
        <w:t>2</w:t>
      </w:r>
      <w:r w:rsidR="007E7EFE" w:rsidRPr="00CF7E03">
        <w:rPr>
          <w:rFonts w:ascii="Arial" w:hAnsi="Arial" w:cs="Arial"/>
          <w:sz w:val="22"/>
          <w:szCs w:val="22"/>
        </w:rPr>
        <w:t>H</w:t>
      </w:r>
      <w:r w:rsidR="007E7EFE" w:rsidRPr="00CF7E03">
        <w:rPr>
          <w:rFonts w:ascii="Arial" w:hAnsi="Arial" w:cs="Arial"/>
          <w:sz w:val="22"/>
          <w:szCs w:val="22"/>
          <w:vertAlign w:val="subscript"/>
        </w:rPr>
        <w:t>2</w:t>
      </w:r>
      <w:r w:rsidR="007E7EFE" w:rsidRPr="00CF7E03">
        <w:rPr>
          <w:rFonts w:ascii="Arial" w:eastAsiaTheme="minorEastAsia" w:hAnsi="Arial" w:cs="Arial"/>
          <w:sz w:val="22"/>
          <w:szCs w:val="22"/>
          <w:lang w:eastAsia="zh-CN"/>
        </w:rPr>
        <w:t xml:space="preserve"> is more reactive</w:t>
      </w:r>
      <w:ins w:id="272" w:author="Zhang  Zihao" w:date="2024-08-16T11:09:00Z" w16du:dateUtc="2024-08-16T09:09:00Z">
        <w:r w:rsidR="000F206A">
          <w:rPr>
            <w:rFonts w:ascii="Arial" w:eastAsiaTheme="minorEastAsia" w:hAnsi="Arial" w:cs="Arial" w:hint="eastAsia"/>
            <w:sz w:val="22"/>
            <w:szCs w:val="22"/>
            <w:lang w:eastAsia="zh-CN"/>
          </w:rPr>
          <w:t xml:space="preserve"> than olefins</w:t>
        </w:r>
      </w:ins>
      <w:r w:rsidR="000E4D61"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t xml:space="preserve"> and </w:t>
      </w:r>
      <w:del w:id="273" w:author="Zhang  Zihao" w:date="2024-08-16T11:09:00Z" w16du:dateUtc="2024-08-16T09:09:00Z">
        <w:r w:rsidR="00765351" w:rsidRPr="00CF7E03" w:rsidDel="002D0FEA">
          <w:rPr>
            <w:rFonts w:ascii="Arial" w:eastAsiaTheme="minorEastAsia" w:hAnsi="Arial" w:cs="Arial"/>
            <w:sz w:val="22"/>
            <w:szCs w:val="22"/>
            <w:lang w:eastAsia="zh-CN"/>
          </w:rPr>
          <w:delText>its derived</w:delText>
        </w:r>
        <w:r w:rsidR="002E3C2D" w:rsidRPr="00CF7E03" w:rsidDel="002D0FEA">
          <w:rPr>
            <w:rFonts w:ascii="Arial" w:eastAsiaTheme="minorEastAsia" w:hAnsi="Arial" w:cs="Arial"/>
            <w:sz w:val="22"/>
            <w:szCs w:val="22"/>
            <w:lang w:eastAsia="zh-CN"/>
          </w:rPr>
          <w:delText xml:space="preserve"> processes o</w:delText>
        </w:r>
        <w:r w:rsidR="007E7EFE" w:rsidRPr="00CF7E03" w:rsidDel="002D0FEA">
          <w:rPr>
            <w:rFonts w:ascii="Arial" w:eastAsiaTheme="minorEastAsia" w:hAnsi="Arial" w:cs="Arial"/>
            <w:sz w:val="22"/>
            <w:szCs w:val="22"/>
            <w:lang w:eastAsia="zh-CN"/>
          </w:rPr>
          <w:delText xml:space="preserve">ften </w:delText>
        </w:r>
        <w:r w:rsidR="002E3C2D" w:rsidRPr="00CF7E03" w:rsidDel="002D0FEA">
          <w:rPr>
            <w:rFonts w:ascii="Arial" w:eastAsiaTheme="minorEastAsia" w:hAnsi="Arial" w:cs="Arial"/>
            <w:sz w:val="22"/>
            <w:szCs w:val="22"/>
            <w:lang w:eastAsia="zh-CN"/>
          </w:rPr>
          <w:delText>show</w:delText>
        </w:r>
        <w:r w:rsidR="007E7EFE" w:rsidRPr="00CF7E03" w:rsidDel="002D0FEA">
          <w:rPr>
            <w:rFonts w:ascii="Arial" w:eastAsiaTheme="minorEastAsia" w:hAnsi="Arial" w:cs="Arial"/>
            <w:sz w:val="22"/>
            <w:szCs w:val="22"/>
            <w:lang w:eastAsia="zh-CN"/>
          </w:rPr>
          <w:delText xml:space="preserve"> </w:delText>
        </w:r>
        <w:r w:rsidR="002E3C2D" w:rsidRPr="00CF7E03" w:rsidDel="002D0FEA">
          <w:rPr>
            <w:rFonts w:ascii="Arial" w:hAnsi="Arial" w:cs="Arial"/>
            <w:sz w:val="22"/>
            <w:szCs w:val="22"/>
          </w:rPr>
          <w:delText>streamlined synthesis pathways</w:delText>
        </w:r>
      </w:del>
      <w:del w:id="274" w:author="Zhang  Zihao" w:date="2024-08-13T14:10:00Z">
        <w:r w:rsidR="00462099" w:rsidRPr="00CF7E03" w:rsidDel="00F31EA8">
          <w:rPr>
            <w:rFonts w:ascii="Arial" w:eastAsiaTheme="minorEastAsia" w:hAnsi="Arial" w:cs="Arial"/>
            <w:sz w:val="22"/>
            <w:szCs w:val="22"/>
            <w:lang w:eastAsia="zh-CN"/>
          </w:rPr>
          <w:delText xml:space="preserve"> compared </w:delText>
        </w:r>
        <w:commentRangeStart w:id="275"/>
        <w:commentRangeStart w:id="276"/>
        <w:r w:rsidR="00462099" w:rsidRPr="00CF7E03" w:rsidDel="00F31EA8">
          <w:rPr>
            <w:rFonts w:ascii="Arial" w:eastAsiaTheme="minorEastAsia" w:hAnsi="Arial" w:cs="Arial"/>
            <w:sz w:val="22"/>
            <w:szCs w:val="22"/>
            <w:lang w:eastAsia="zh-CN"/>
          </w:rPr>
          <w:delText xml:space="preserve">to </w:delText>
        </w:r>
        <w:r w:rsidR="00462099" w:rsidRPr="00CF7E03" w:rsidDel="00F31EA8">
          <w:rPr>
            <w:rFonts w:ascii="Arial" w:hAnsi="Arial" w:cs="Arial"/>
            <w:sz w:val="22"/>
            <w:szCs w:val="22"/>
          </w:rPr>
          <w:delText>C</w:delText>
        </w:r>
        <w:r w:rsidR="00462099" w:rsidRPr="00CF7E03" w:rsidDel="00F31EA8">
          <w:rPr>
            <w:rFonts w:ascii="Arial" w:hAnsi="Arial" w:cs="Arial"/>
            <w:sz w:val="22"/>
            <w:szCs w:val="22"/>
            <w:vertAlign w:val="subscript"/>
          </w:rPr>
          <w:delText>2</w:delText>
        </w:r>
        <w:r w:rsidR="00462099" w:rsidRPr="00CF7E03" w:rsidDel="00F31EA8">
          <w:rPr>
            <w:rFonts w:ascii="Arial" w:hAnsi="Arial" w:cs="Arial"/>
            <w:sz w:val="22"/>
            <w:szCs w:val="22"/>
          </w:rPr>
          <w:delText>H</w:delText>
        </w:r>
        <w:r w:rsidR="00462099" w:rsidRPr="00CF7E03" w:rsidDel="00F31EA8">
          <w:rPr>
            <w:rFonts w:ascii="Arial" w:eastAsiaTheme="minorEastAsia" w:hAnsi="Arial" w:cs="Arial"/>
            <w:sz w:val="22"/>
            <w:szCs w:val="22"/>
            <w:vertAlign w:val="subscript"/>
            <w:lang w:eastAsia="zh-CN"/>
          </w:rPr>
          <w:delText>4</w:delText>
        </w:r>
        <w:r w:rsidR="00540FC2" w:rsidRPr="00CF7E03" w:rsidDel="00F31EA8">
          <w:rPr>
            <w:rFonts w:ascii="Arial" w:eastAsiaTheme="minorEastAsia" w:hAnsi="Arial" w:cs="Arial"/>
            <w:sz w:val="22"/>
            <w:szCs w:val="22"/>
            <w:lang w:eastAsia="zh-CN"/>
          </w:rPr>
          <w:noBreakHyphen/>
        </w:r>
        <w:r w:rsidR="00462099" w:rsidRPr="00CF7E03" w:rsidDel="00F31EA8">
          <w:rPr>
            <w:rFonts w:ascii="Arial" w:eastAsiaTheme="minorEastAsia" w:hAnsi="Arial" w:cs="Arial"/>
            <w:sz w:val="22"/>
            <w:szCs w:val="22"/>
            <w:lang w:eastAsia="zh-CN"/>
          </w:rPr>
          <w:delText>derived process</w:delText>
        </w:r>
        <w:r w:rsidR="000E4D61" w:rsidRPr="00CF7E03" w:rsidDel="00F31EA8">
          <w:rPr>
            <w:rFonts w:ascii="Arial" w:eastAsiaTheme="minorEastAsia" w:hAnsi="Arial" w:cs="Arial"/>
            <w:sz w:val="22"/>
            <w:szCs w:val="22"/>
            <w:lang w:eastAsia="zh-CN"/>
          </w:rPr>
          <w:delText>es</w:delText>
        </w:r>
        <w:commentRangeEnd w:id="275"/>
        <w:r w:rsidR="00C706D7" w:rsidDel="00F31EA8">
          <w:rPr>
            <w:rStyle w:val="CommentReference"/>
          </w:rPr>
          <w:commentReference w:id="275"/>
        </w:r>
        <w:commentRangeEnd w:id="276"/>
        <w:r w:rsidR="00EF5AD2" w:rsidDel="00F31EA8">
          <w:rPr>
            <w:rStyle w:val="CommentReference"/>
          </w:rPr>
          <w:commentReference w:id="276"/>
        </w:r>
      </w:del>
      <w:del w:id="277" w:author="Zhang  Zihao" w:date="2024-08-16T11:09:00Z" w16du:dateUtc="2024-08-16T09:09:00Z">
        <w:r w:rsidR="007E7EFE" w:rsidRPr="00CF7E03" w:rsidDel="002D0FEA">
          <w:rPr>
            <w:rFonts w:ascii="Arial" w:eastAsiaTheme="minorEastAsia" w:hAnsi="Arial" w:cs="Arial"/>
            <w:sz w:val="22"/>
            <w:szCs w:val="22"/>
            <w:lang w:eastAsia="zh-CN"/>
          </w:rPr>
          <w:delText>.</w:delText>
        </w:r>
        <w:r w:rsidR="007E7EFE" w:rsidRPr="00CF7E03" w:rsidDel="002D0FEA">
          <w:rPr>
            <w:rFonts w:ascii="Arial" w:eastAsiaTheme="minorEastAsia" w:hAnsi="Arial" w:cs="Arial"/>
            <w:sz w:val="22"/>
            <w:szCs w:val="22"/>
            <w:lang w:eastAsia="zh-CN"/>
          </w:rPr>
          <w:fldChar w:fldCharType="begin"/>
        </w:r>
        <w:r w:rsidR="00F24CE8" w:rsidDel="002D0FEA">
          <w:rPr>
            <w:rFonts w:ascii="Arial" w:eastAsiaTheme="minorEastAsia" w:hAnsi="Arial" w:cs="Arial"/>
            <w:sz w:val="22"/>
            <w:szCs w:val="22"/>
            <w:lang w:eastAsia="zh-CN"/>
          </w:rPr>
          <w:delInstrText xml:space="preserve"> ADDIN ZOTERO_ITEM CSL_CITATION {"citationID":"lcBgOTs0","properties":{"formattedCitation":"\\super 4\\nosupersub{}","plainCitation":"4","noteIndex":0},"citationItems":[{"id":3,"uris":["http://zotero.org/users/local/cJGf2fHk/items/4NHRWJ89"],"itemData":{"id":3,"type":"article-journal","container-title":"Chemical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schema":"https://github.com/citation-style-language/schema/raw/master/csl-citation.json"} </w:delInstrText>
        </w:r>
        <w:r w:rsidR="007E7EFE" w:rsidRPr="00CF7E03" w:rsidDel="002D0FEA">
          <w:rPr>
            <w:rFonts w:ascii="Arial" w:eastAsiaTheme="minorEastAsia" w:hAnsi="Arial" w:cs="Arial"/>
            <w:sz w:val="22"/>
            <w:szCs w:val="22"/>
            <w:lang w:eastAsia="zh-CN"/>
          </w:rPr>
          <w:fldChar w:fldCharType="separate"/>
        </w:r>
        <w:r w:rsidR="00F24CE8" w:rsidRPr="00F24CE8" w:rsidDel="002D0FEA">
          <w:rPr>
            <w:rFonts w:ascii="Arial" w:hAnsi="Arial" w:cs="Arial"/>
            <w:sz w:val="22"/>
            <w:vertAlign w:val="superscript"/>
          </w:rPr>
          <w:delText>4</w:delText>
        </w:r>
        <w:r w:rsidR="007E7EFE" w:rsidRPr="00CF7E03" w:rsidDel="002D0FEA">
          <w:rPr>
            <w:rFonts w:ascii="Arial" w:eastAsiaTheme="minorEastAsia" w:hAnsi="Arial" w:cs="Arial"/>
            <w:sz w:val="22"/>
            <w:szCs w:val="22"/>
            <w:lang w:eastAsia="zh-CN"/>
          </w:rPr>
          <w:fldChar w:fldCharType="end"/>
        </w:r>
        <w:r w:rsidR="00B6645C" w:rsidRPr="00CF7E03" w:rsidDel="002D0FEA">
          <w:rPr>
            <w:rFonts w:ascii="Arial" w:eastAsiaTheme="minorEastAsia" w:hAnsi="Arial" w:cs="Arial"/>
            <w:sz w:val="22"/>
            <w:szCs w:val="22"/>
            <w:lang w:eastAsia="zh-CN"/>
          </w:rPr>
          <w:delText xml:space="preserve"> </w:delText>
        </w:r>
        <w:r w:rsidR="000E4D61" w:rsidRPr="00CF7E03" w:rsidDel="002D0FEA">
          <w:rPr>
            <w:rFonts w:ascii="Arial" w:eastAsiaTheme="minorEastAsia" w:hAnsi="Arial" w:cs="Arial"/>
            <w:sz w:val="22"/>
            <w:szCs w:val="22"/>
            <w:lang w:eastAsia="zh-CN"/>
          </w:rPr>
          <w:delText>Additionally</w:delText>
        </w:r>
        <w:r w:rsidR="001B1315" w:rsidRPr="00CF7E03" w:rsidDel="002D0FEA">
          <w:rPr>
            <w:rFonts w:ascii="Arial" w:eastAsiaTheme="minorEastAsia" w:hAnsi="Arial" w:cs="Arial"/>
            <w:sz w:val="22"/>
            <w:szCs w:val="22"/>
            <w:lang w:eastAsia="zh-CN"/>
          </w:rPr>
          <w:delText>,</w:delText>
        </w:r>
        <w:r w:rsidR="005C5CC7" w:rsidRPr="00CF7E03" w:rsidDel="002D0FEA">
          <w:rPr>
            <w:rFonts w:ascii="Arial" w:hAnsi="Arial" w:cs="Arial"/>
            <w:sz w:val="22"/>
            <w:szCs w:val="22"/>
          </w:rPr>
          <w:delText xml:space="preserve"> </w:delText>
        </w:r>
      </w:del>
      <w:r w:rsidR="00765351" w:rsidRPr="00CF7E03">
        <w:rPr>
          <w:rFonts w:ascii="Arial" w:eastAsiaTheme="minorEastAsia" w:hAnsi="Arial" w:cs="Arial"/>
          <w:sz w:val="22"/>
          <w:szCs w:val="22"/>
          <w:lang w:eastAsia="zh-CN"/>
        </w:rPr>
        <w:t xml:space="preserve">some </w:t>
      </w:r>
      <w:ins w:id="278" w:author="Zhang  Zihao" w:date="2024-08-16T11:09:00Z" w16du:dateUtc="2024-08-16T09:09:00Z">
        <w:r w:rsidR="002D0FEA">
          <w:rPr>
            <w:rFonts w:ascii="Arial" w:eastAsiaTheme="minorEastAsia" w:hAnsi="Arial" w:cs="Arial" w:hint="eastAsia"/>
            <w:sz w:val="22"/>
            <w:szCs w:val="22"/>
            <w:lang w:eastAsia="zh-CN"/>
          </w:rPr>
          <w:t xml:space="preserve">of its </w:t>
        </w:r>
      </w:ins>
      <w:r w:rsidR="000E4D61" w:rsidRPr="00CF7E03">
        <w:rPr>
          <w:rFonts w:ascii="Arial" w:eastAsiaTheme="minorEastAsia" w:hAnsi="Arial" w:cs="Arial"/>
          <w:sz w:val="22"/>
          <w:szCs w:val="22"/>
          <w:lang w:eastAsia="zh-CN"/>
        </w:rPr>
        <w:t xml:space="preserve">applications </w:t>
      </w:r>
      <w:r w:rsidR="00765351" w:rsidRPr="00CF7E03">
        <w:rPr>
          <w:rFonts w:ascii="Arial" w:eastAsiaTheme="minorEastAsia" w:hAnsi="Arial" w:cs="Arial"/>
          <w:sz w:val="22"/>
          <w:szCs w:val="22"/>
          <w:lang w:eastAsia="zh-CN"/>
        </w:rPr>
        <w:t xml:space="preserve">of </w:t>
      </w:r>
      <w:r w:rsidR="005C5CC7" w:rsidRPr="00CF7E03">
        <w:rPr>
          <w:rFonts w:ascii="Arial" w:hAnsi="Arial" w:cs="Arial"/>
          <w:sz w:val="22"/>
          <w:szCs w:val="22"/>
        </w:rPr>
        <w:t>C</w:t>
      </w:r>
      <w:r w:rsidR="005C5CC7" w:rsidRPr="00CF7E03">
        <w:rPr>
          <w:rFonts w:ascii="Arial" w:hAnsi="Arial" w:cs="Arial"/>
          <w:sz w:val="22"/>
          <w:szCs w:val="22"/>
          <w:vertAlign w:val="subscript"/>
        </w:rPr>
        <w:t>2</w:t>
      </w:r>
      <w:r w:rsidR="005C5CC7" w:rsidRPr="00CF7E03">
        <w:rPr>
          <w:rFonts w:ascii="Arial" w:hAnsi="Arial" w:cs="Arial"/>
          <w:sz w:val="22"/>
          <w:szCs w:val="22"/>
        </w:rPr>
        <w:t>H</w:t>
      </w:r>
      <w:r w:rsidR="005C5CC7" w:rsidRPr="00CF7E03">
        <w:rPr>
          <w:rFonts w:ascii="Arial" w:hAnsi="Arial" w:cs="Arial"/>
          <w:sz w:val="22"/>
          <w:szCs w:val="22"/>
          <w:vertAlign w:val="subscript"/>
        </w:rPr>
        <w:t>2</w:t>
      </w:r>
      <w:r w:rsidR="000E4D61" w:rsidRPr="00CF7E03">
        <w:rPr>
          <w:rFonts w:ascii="Arial" w:eastAsiaTheme="minorEastAsia" w:hAnsi="Arial" w:cs="Arial"/>
          <w:sz w:val="22"/>
          <w:szCs w:val="22"/>
          <w:lang w:eastAsia="zh-CN"/>
        </w:rPr>
        <w:t xml:space="preserve">, such as </w:t>
      </w:r>
      <w:r w:rsidR="005C5CC7" w:rsidRPr="00CF7E03">
        <w:rPr>
          <w:rFonts w:ascii="Arial" w:eastAsiaTheme="minorEastAsia" w:hAnsi="Arial" w:cs="Arial"/>
          <w:sz w:val="22"/>
          <w:szCs w:val="22"/>
          <w:lang w:eastAsia="zh-CN"/>
        </w:rPr>
        <w:t xml:space="preserve">oxyacetylene welding and </w:t>
      </w:r>
      <w:r w:rsidR="000E4D61" w:rsidRPr="00CF7E03">
        <w:rPr>
          <w:rFonts w:ascii="Arial" w:eastAsiaTheme="minorEastAsia" w:hAnsi="Arial" w:cs="Arial"/>
          <w:sz w:val="22"/>
          <w:szCs w:val="22"/>
          <w:lang w:eastAsia="zh-CN"/>
        </w:rPr>
        <w:t xml:space="preserve">the </w:t>
      </w:r>
      <w:r w:rsidR="005C5CC7" w:rsidRPr="00CF7E03">
        <w:rPr>
          <w:rFonts w:ascii="Arial" w:eastAsiaTheme="minorEastAsia" w:hAnsi="Arial" w:cs="Arial"/>
          <w:sz w:val="22"/>
          <w:szCs w:val="22"/>
          <w:lang w:eastAsia="zh-CN"/>
        </w:rPr>
        <w:t>production of acetylene black</w:t>
      </w:r>
      <w:r w:rsidR="00D0199E" w:rsidRPr="00CF7E03">
        <w:rPr>
          <w:rFonts w:ascii="Arial" w:eastAsiaTheme="minorEastAsia" w:hAnsi="Arial" w:cs="Arial"/>
          <w:sz w:val="22"/>
          <w:szCs w:val="22"/>
          <w:lang w:eastAsia="zh-CN"/>
        </w:rPr>
        <w:t>, polyacetylene</w:t>
      </w:r>
      <w:r w:rsidR="00921E46">
        <w:rPr>
          <w:rFonts w:ascii="Arial" w:eastAsiaTheme="minorEastAsia" w:hAnsi="Arial" w:cs="Arial" w:hint="eastAsia"/>
          <w:sz w:val="22"/>
          <w:szCs w:val="22"/>
          <w:lang w:eastAsia="zh-CN"/>
        </w:rPr>
        <w:t xml:space="preserve"> (</w:t>
      </w:r>
      <w:ins w:id="279" w:author="Nabera  Abhinandan" w:date="2024-08-15T19:09:00Z">
        <w:r w:rsidR="00387818">
          <w:rPr>
            <w:rFonts w:ascii="Arial" w:eastAsiaTheme="minorEastAsia" w:hAnsi="Arial" w:cs="Arial"/>
            <w:sz w:val="22"/>
            <w:szCs w:val="22"/>
            <w:lang w:eastAsia="zh-CN"/>
          </w:rPr>
          <w:t xml:space="preserve">which led to the </w:t>
        </w:r>
      </w:ins>
      <w:r w:rsidR="00921E46">
        <w:rPr>
          <w:rFonts w:ascii="Arial" w:eastAsiaTheme="minorEastAsia" w:hAnsi="Arial" w:cs="Arial" w:hint="eastAsia"/>
          <w:sz w:val="22"/>
          <w:szCs w:val="22"/>
          <w:lang w:eastAsia="zh-CN"/>
        </w:rPr>
        <w:t>2000 Nobel Prize in Chemistry)</w:t>
      </w:r>
      <w:r w:rsidR="00D0199E"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t xml:space="preserve"> and</w:t>
      </w:r>
      <w:r w:rsidR="000C7572" w:rsidRPr="00CF7E03">
        <w:rPr>
          <w:rFonts w:ascii="Arial" w:eastAsiaTheme="minorEastAsia" w:hAnsi="Arial" w:cs="Arial"/>
          <w:sz w:val="22"/>
          <w:szCs w:val="22"/>
          <w:lang w:eastAsia="zh-CN"/>
        </w:rPr>
        <w:t xml:space="preserve"> </w:t>
      </w:r>
      <w:r w:rsidR="00E841AE" w:rsidRPr="00CF7E03">
        <w:rPr>
          <w:rFonts w:ascii="Arial" w:eastAsiaTheme="minorEastAsia" w:hAnsi="Arial" w:cs="Arial"/>
          <w:sz w:val="22"/>
          <w:szCs w:val="22"/>
          <w:lang w:eastAsia="zh-CN"/>
        </w:rPr>
        <w:t xml:space="preserve">Reppe chemicals like </w:t>
      </w:r>
      <w:r w:rsidR="00087DA0" w:rsidRPr="00CF7E03">
        <w:rPr>
          <w:rFonts w:ascii="Arial" w:eastAsiaTheme="minorEastAsia" w:hAnsi="Arial" w:cs="Arial"/>
          <w:sz w:val="22"/>
          <w:szCs w:val="22"/>
          <w:lang w:eastAsia="zh-CN"/>
        </w:rPr>
        <w:t>1</w:t>
      </w:r>
      <w:r w:rsidR="00087DA0" w:rsidRPr="00CF7E03">
        <w:rPr>
          <w:rFonts w:ascii="Arial" w:hAnsi="Arial" w:cs="Arial"/>
          <w:sz w:val="22"/>
          <w:szCs w:val="22"/>
        </w:rPr>
        <w:t>,4-butanediol</w:t>
      </w:r>
      <w:r w:rsidR="00281101" w:rsidRPr="00CF7E03">
        <w:rPr>
          <w:rFonts w:ascii="Arial" w:hAnsi="Arial" w:cs="Arial"/>
          <w:sz w:val="22"/>
          <w:szCs w:val="22"/>
        </w:rPr>
        <w:t>,</w:t>
      </w:r>
      <w:r w:rsidR="000C7572" w:rsidRPr="00CF7E03">
        <w:rPr>
          <w:rFonts w:ascii="Arial" w:eastAsiaTheme="minorEastAsia" w:hAnsi="Arial" w:cs="Arial"/>
          <w:sz w:val="22"/>
          <w:szCs w:val="22"/>
          <w:lang w:eastAsia="zh-CN"/>
        </w:rPr>
        <w:t xml:space="preserve"> </w:t>
      </w:r>
      <w:r w:rsidR="00765351" w:rsidRPr="00CF7E03">
        <w:rPr>
          <w:rFonts w:ascii="Arial" w:eastAsiaTheme="minorEastAsia" w:hAnsi="Arial" w:cs="Arial"/>
          <w:sz w:val="22"/>
          <w:szCs w:val="22"/>
          <w:lang w:eastAsia="zh-CN"/>
        </w:rPr>
        <w:t>are difficult to repla</w:t>
      </w:r>
      <w:r w:rsidR="00EB63B6" w:rsidRPr="00CF7E03">
        <w:rPr>
          <w:rFonts w:ascii="Arial" w:eastAsiaTheme="minorEastAsia" w:hAnsi="Arial" w:cs="Arial"/>
          <w:sz w:val="22"/>
          <w:szCs w:val="22"/>
          <w:lang w:eastAsia="zh-CN"/>
        </w:rPr>
        <w:t>ce</w:t>
      </w:r>
      <w:r w:rsidR="00765351" w:rsidRPr="00CF7E03">
        <w:rPr>
          <w:rFonts w:ascii="Arial" w:eastAsiaTheme="minorEastAsia" w:hAnsi="Arial" w:cs="Arial"/>
          <w:sz w:val="22"/>
          <w:szCs w:val="22"/>
          <w:lang w:eastAsia="zh-CN"/>
        </w:rPr>
        <w:t>.</w:t>
      </w:r>
      <w:r w:rsidR="00BA3524" w:rsidRPr="00BA3524">
        <w:rPr>
          <w:rFonts w:ascii="Arial" w:hAnsi="Arial" w:cs="Arial"/>
          <w:sz w:val="22"/>
          <w:vertAlign w:val="superscript"/>
        </w:rPr>
        <w:t>27–30</w:t>
      </w:r>
      <w:r w:rsidR="00307EF4" w:rsidRPr="00CF7E03">
        <w:rPr>
          <w:rFonts w:ascii="Arial" w:eastAsiaTheme="minorEastAsia" w:hAnsi="Arial" w:cs="Arial"/>
          <w:sz w:val="22"/>
          <w:szCs w:val="22"/>
          <w:lang w:eastAsia="zh-CN"/>
        </w:rPr>
        <w:t xml:space="preserve"> </w:t>
      </w:r>
      <w:r w:rsidR="00CA5D3E" w:rsidRPr="00CF7E03">
        <w:rPr>
          <w:rFonts w:ascii="Arial" w:eastAsiaTheme="minorEastAsia" w:hAnsi="Arial" w:cs="Arial"/>
          <w:sz w:val="22"/>
          <w:szCs w:val="22"/>
          <w:lang w:eastAsia="zh-CN"/>
        </w:rPr>
        <w:t xml:space="preserve">As we strive for </w:t>
      </w:r>
      <w:r w:rsidR="00322922" w:rsidRPr="00CF7E03">
        <w:rPr>
          <w:rFonts w:ascii="Arial" w:eastAsiaTheme="minorEastAsia" w:hAnsi="Arial" w:cs="Arial"/>
          <w:sz w:val="22"/>
          <w:szCs w:val="22"/>
          <w:lang w:eastAsia="zh-CN"/>
        </w:rPr>
        <w:t xml:space="preserve">a </w:t>
      </w:r>
      <w:r w:rsidR="00CA5D3E" w:rsidRPr="00CF7E03">
        <w:rPr>
          <w:rFonts w:ascii="Arial" w:eastAsiaTheme="minorEastAsia" w:hAnsi="Arial" w:cs="Arial"/>
          <w:sz w:val="22"/>
          <w:szCs w:val="22"/>
          <w:lang w:eastAsia="zh-CN"/>
        </w:rPr>
        <w:t xml:space="preserve">more </w:t>
      </w:r>
      <w:r w:rsidR="00322922" w:rsidRPr="00CF7E03">
        <w:rPr>
          <w:rFonts w:ascii="Arial" w:eastAsiaTheme="minorEastAsia" w:hAnsi="Arial" w:cs="Arial"/>
          <w:sz w:val="22"/>
          <w:szCs w:val="22"/>
          <w:lang w:eastAsia="zh-CN"/>
        </w:rPr>
        <w:t xml:space="preserve">sustainable chemical industry </w:t>
      </w:r>
      <w:r w:rsidR="00500AD6" w:rsidRPr="00CF7E03">
        <w:rPr>
          <w:rFonts w:ascii="Arial" w:eastAsiaTheme="minorEastAsia" w:hAnsi="Arial" w:cs="Arial"/>
          <w:sz w:val="22"/>
          <w:szCs w:val="22"/>
          <w:lang w:eastAsia="zh-CN"/>
        </w:rPr>
        <w:t xml:space="preserve">based on </w:t>
      </w:r>
      <w:r w:rsidR="009B19DD" w:rsidRPr="00CF7E03">
        <w:rPr>
          <w:rFonts w:ascii="Arial" w:eastAsiaTheme="minorEastAsia" w:hAnsi="Arial" w:cs="Arial"/>
          <w:sz w:val="22"/>
          <w:szCs w:val="22"/>
          <w:lang w:eastAsia="zh-CN"/>
        </w:rPr>
        <w:t>non-fossil carbon</w:t>
      </w:r>
      <w:r w:rsidR="006E3464" w:rsidRPr="00CF7E03">
        <w:rPr>
          <w:rFonts w:ascii="Arial" w:eastAsiaTheme="minorEastAsia" w:hAnsi="Arial" w:cs="Arial"/>
          <w:sz w:val="22"/>
          <w:szCs w:val="22"/>
          <w:lang w:eastAsia="zh-CN"/>
        </w:rPr>
        <w:t xml:space="preserve"> </w:t>
      </w:r>
      <w:r w:rsidR="00322922" w:rsidRPr="00CF7E03">
        <w:rPr>
          <w:rFonts w:ascii="Arial" w:eastAsiaTheme="minorEastAsia" w:hAnsi="Arial" w:cs="Arial"/>
          <w:sz w:val="22"/>
          <w:szCs w:val="22"/>
          <w:lang w:eastAsia="zh-CN"/>
        </w:rPr>
        <w:t>and</w:t>
      </w:r>
      <w:r w:rsidR="006E3464" w:rsidRPr="00CF7E03">
        <w:rPr>
          <w:rFonts w:ascii="Arial" w:eastAsiaTheme="minorEastAsia" w:hAnsi="Arial" w:cs="Arial"/>
          <w:sz w:val="22"/>
          <w:szCs w:val="22"/>
          <w:lang w:eastAsia="zh-CN"/>
        </w:rPr>
        <w:t xml:space="preserve"> renewable energy</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research </w:t>
      </w:r>
      <w:r w:rsidR="00BA384B" w:rsidRPr="00CF7E03">
        <w:rPr>
          <w:rFonts w:ascii="Arial" w:eastAsiaTheme="minorEastAsia" w:hAnsi="Arial" w:cs="Arial"/>
          <w:sz w:val="22"/>
          <w:szCs w:val="22"/>
          <w:lang w:eastAsia="zh-CN"/>
        </w:rPr>
        <w:t>on</w:t>
      </w:r>
      <w:r w:rsidR="00D1094B">
        <w:rPr>
          <w:rFonts w:ascii="Arial" w:eastAsiaTheme="minorEastAsia" w:hAnsi="Arial" w:cs="Arial"/>
          <w:sz w:val="22"/>
          <w:szCs w:val="22"/>
          <w:lang w:eastAsia="zh-CN"/>
        </w:rPr>
        <w:t xml:space="preserve"> </w:t>
      </w:r>
      <w:del w:id="280" w:author="Zhang  Zihao" w:date="2024-08-08T21:06:00Z">
        <w:r w:rsidR="00D1094B" w:rsidDel="002D1035">
          <w:rPr>
            <w:rFonts w:ascii="Arial" w:eastAsiaTheme="minorEastAsia" w:hAnsi="Arial" w:cs="Arial"/>
            <w:sz w:val="22"/>
            <w:szCs w:val="22"/>
            <w:lang w:eastAsia="zh-CN"/>
          </w:rPr>
          <w:delText>both</w:delText>
        </w:r>
        <w:r w:rsidR="009B19DD" w:rsidRPr="00CF7E03" w:rsidDel="002D1035">
          <w:rPr>
            <w:rFonts w:ascii="Arial" w:hAnsi="Arial" w:cs="Arial"/>
            <w:sz w:val="22"/>
            <w:szCs w:val="22"/>
          </w:rPr>
          <w:delText xml:space="preserve"> </w:delText>
        </w:r>
      </w:del>
      <w:r w:rsidR="009B19DD" w:rsidRPr="00CF7E03">
        <w:rPr>
          <w:rFonts w:ascii="Arial" w:hAnsi="Arial" w:cs="Arial"/>
          <w:sz w:val="22"/>
          <w:szCs w:val="22"/>
        </w:rPr>
        <w:t>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2</w:t>
      </w:r>
      <w:r w:rsidR="009B19DD" w:rsidRPr="00CF7E03">
        <w:rPr>
          <w:rFonts w:ascii="Arial" w:eastAsiaTheme="minorEastAsia" w:hAnsi="Arial" w:cs="Arial"/>
          <w:sz w:val="22"/>
          <w:szCs w:val="22"/>
          <w:lang w:eastAsia="zh-CN"/>
        </w:rPr>
        <w:t xml:space="preserve"> </w:t>
      </w:r>
      <w:commentRangeStart w:id="281"/>
      <w:commentRangeStart w:id="282"/>
      <w:del w:id="283" w:author="Zhang  Zihao" w:date="2024-08-08T21:06:00Z">
        <w:r w:rsidR="00BA384B" w:rsidRPr="00CF7E03" w:rsidDel="002D1035">
          <w:rPr>
            <w:rFonts w:ascii="Arial" w:eastAsiaTheme="minorEastAsia" w:hAnsi="Arial" w:cs="Arial"/>
            <w:sz w:val="22"/>
            <w:szCs w:val="22"/>
            <w:lang w:eastAsia="zh-CN"/>
          </w:rPr>
          <w:delText>and</w:delText>
        </w:r>
        <w:r w:rsidR="009B19DD" w:rsidRPr="00CF7E03" w:rsidDel="002D1035">
          <w:rPr>
            <w:rFonts w:ascii="Arial" w:hAnsi="Arial" w:cs="Arial"/>
            <w:sz w:val="22"/>
            <w:szCs w:val="22"/>
          </w:rPr>
          <w:delText xml:space="preserve"> C</w:delText>
        </w:r>
        <w:r w:rsidR="009B19DD" w:rsidRPr="00CF7E03" w:rsidDel="002D1035">
          <w:rPr>
            <w:rFonts w:ascii="Arial" w:hAnsi="Arial" w:cs="Arial"/>
            <w:sz w:val="22"/>
            <w:szCs w:val="22"/>
            <w:vertAlign w:val="subscript"/>
          </w:rPr>
          <w:delText>2</w:delText>
        </w:r>
        <w:r w:rsidR="009B19DD" w:rsidRPr="00CF7E03" w:rsidDel="002D1035">
          <w:rPr>
            <w:rFonts w:ascii="Arial" w:hAnsi="Arial" w:cs="Arial"/>
            <w:sz w:val="22"/>
            <w:szCs w:val="22"/>
          </w:rPr>
          <w:delText>H</w:delText>
        </w:r>
        <w:r w:rsidR="000E4D61" w:rsidRPr="00CF7E03" w:rsidDel="002D1035">
          <w:rPr>
            <w:rFonts w:ascii="Arial" w:eastAsiaTheme="minorEastAsia" w:hAnsi="Arial" w:cs="Arial"/>
            <w:sz w:val="22"/>
            <w:szCs w:val="22"/>
            <w:vertAlign w:val="subscript"/>
            <w:lang w:eastAsia="zh-CN"/>
          </w:rPr>
          <w:delText>4</w:delText>
        </w:r>
        <w:commentRangeEnd w:id="281"/>
        <w:r w:rsidR="00674EF5" w:rsidDel="002D1035">
          <w:rPr>
            <w:rStyle w:val="CommentReference"/>
          </w:rPr>
          <w:commentReference w:id="281"/>
        </w:r>
      </w:del>
      <w:commentRangeEnd w:id="282"/>
      <w:r w:rsidR="002D1035">
        <w:rPr>
          <w:rStyle w:val="CommentReference"/>
        </w:rPr>
        <w:commentReference w:id="282"/>
      </w:r>
      <w:del w:id="284" w:author="Zhang  Zihao" w:date="2024-08-08T21:06:00Z">
        <w:r w:rsidR="009B19DD" w:rsidRPr="00CF7E03" w:rsidDel="002D1035">
          <w:rPr>
            <w:rFonts w:ascii="Arial" w:eastAsiaTheme="minorEastAsia" w:hAnsi="Arial" w:cs="Arial"/>
            <w:sz w:val="22"/>
            <w:szCs w:val="22"/>
            <w:lang w:eastAsia="zh-CN"/>
          </w:rPr>
          <w:delText xml:space="preserve"> </w:delText>
        </w:r>
      </w:del>
      <w:r w:rsidR="00734862" w:rsidRPr="00CF7E03">
        <w:rPr>
          <w:rFonts w:ascii="Arial" w:eastAsiaTheme="minorEastAsia" w:hAnsi="Arial" w:cs="Arial"/>
          <w:sz w:val="22"/>
          <w:szCs w:val="22"/>
          <w:lang w:eastAsia="zh-CN"/>
        </w:rPr>
        <w:t xml:space="preserve">should </w:t>
      </w:r>
      <w:r w:rsidR="002E4B14" w:rsidRPr="00CF7E03">
        <w:rPr>
          <w:rFonts w:ascii="Arial" w:eastAsiaTheme="minorEastAsia" w:hAnsi="Arial" w:cs="Arial"/>
          <w:sz w:val="22"/>
          <w:szCs w:val="22"/>
          <w:lang w:eastAsia="zh-CN"/>
        </w:rPr>
        <w:t>be revisited</w:t>
      </w:r>
      <w:del w:id="285" w:author="Zhang  Zihao" w:date="2024-08-08T21:06:00Z">
        <w:r w:rsidR="00734862" w:rsidRPr="00CF7E03" w:rsidDel="002D1035">
          <w:rPr>
            <w:rFonts w:ascii="Arial" w:eastAsiaTheme="minorEastAsia" w:hAnsi="Arial" w:cs="Arial"/>
            <w:sz w:val="22"/>
            <w:szCs w:val="22"/>
            <w:lang w:eastAsia="zh-CN"/>
          </w:rPr>
          <w:delText xml:space="preserve">, </w:delText>
        </w:r>
        <w:r w:rsidR="002E4B14" w:rsidRPr="00CF7E03" w:rsidDel="002D1035">
          <w:rPr>
            <w:rFonts w:ascii="Arial" w:eastAsiaTheme="minorEastAsia" w:hAnsi="Arial" w:cs="Arial"/>
            <w:sz w:val="22"/>
            <w:szCs w:val="22"/>
            <w:lang w:eastAsia="zh-CN"/>
          </w:rPr>
          <w:delText>with</w:delText>
        </w:r>
        <w:r w:rsidR="00D01935" w:rsidRPr="00CF7E03" w:rsidDel="002D1035">
          <w:rPr>
            <w:rFonts w:ascii="Arial" w:hAnsi="Arial" w:cs="Arial"/>
            <w:sz w:val="22"/>
            <w:szCs w:val="22"/>
          </w:rPr>
          <w:delText xml:space="preserve"> C</w:delText>
        </w:r>
        <w:r w:rsidR="00D01935" w:rsidRPr="00CF7E03" w:rsidDel="002D1035">
          <w:rPr>
            <w:rFonts w:ascii="Arial" w:hAnsi="Arial" w:cs="Arial"/>
            <w:sz w:val="22"/>
            <w:szCs w:val="22"/>
            <w:vertAlign w:val="subscript"/>
          </w:rPr>
          <w:delText>2</w:delText>
        </w:r>
        <w:r w:rsidR="00D01935" w:rsidRPr="00CF7E03" w:rsidDel="002D1035">
          <w:rPr>
            <w:rFonts w:ascii="Arial" w:hAnsi="Arial" w:cs="Arial"/>
            <w:sz w:val="22"/>
            <w:szCs w:val="22"/>
          </w:rPr>
          <w:delText>H</w:delText>
        </w:r>
        <w:r w:rsidR="00D01935" w:rsidRPr="00CF7E03" w:rsidDel="002D1035">
          <w:rPr>
            <w:rFonts w:ascii="Arial" w:eastAsiaTheme="minorEastAsia" w:hAnsi="Arial" w:cs="Arial"/>
            <w:sz w:val="22"/>
            <w:szCs w:val="22"/>
            <w:vertAlign w:val="subscript"/>
            <w:lang w:eastAsia="zh-CN"/>
          </w:rPr>
          <w:delText>2</w:delText>
        </w:r>
        <w:r w:rsidR="00D01935" w:rsidRPr="00CF7E03" w:rsidDel="002D1035">
          <w:rPr>
            <w:rFonts w:ascii="Arial" w:eastAsiaTheme="minorEastAsia" w:hAnsi="Arial" w:cs="Arial"/>
            <w:sz w:val="22"/>
            <w:szCs w:val="22"/>
            <w:lang w:eastAsia="zh-CN"/>
          </w:rPr>
          <w:delText xml:space="preserve"> </w:delText>
        </w:r>
        <w:r w:rsidR="002E4B14" w:rsidRPr="00CF7E03" w:rsidDel="002D1035">
          <w:rPr>
            <w:rFonts w:ascii="Arial" w:eastAsiaTheme="minorEastAsia" w:hAnsi="Arial" w:cs="Arial"/>
            <w:sz w:val="22"/>
            <w:szCs w:val="22"/>
            <w:lang w:eastAsia="zh-CN"/>
          </w:rPr>
          <w:delText xml:space="preserve">potentially </w:delText>
        </w:r>
        <w:r w:rsidR="00D01935" w:rsidRPr="00CF7E03" w:rsidDel="002D1035">
          <w:rPr>
            <w:rFonts w:ascii="Arial" w:eastAsiaTheme="minorEastAsia" w:hAnsi="Arial" w:cs="Arial"/>
            <w:sz w:val="22"/>
            <w:szCs w:val="22"/>
            <w:lang w:eastAsia="zh-CN"/>
          </w:rPr>
          <w:delText>play</w:delText>
        </w:r>
        <w:r w:rsidR="002E4B14" w:rsidRPr="00CF7E03" w:rsidDel="002D1035">
          <w:rPr>
            <w:rFonts w:ascii="Arial" w:eastAsiaTheme="minorEastAsia" w:hAnsi="Arial" w:cs="Arial"/>
            <w:sz w:val="22"/>
            <w:szCs w:val="22"/>
            <w:lang w:eastAsia="zh-CN"/>
          </w:rPr>
          <w:delText>ing</w:delText>
        </w:r>
        <w:r w:rsidR="00D01935" w:rsidRPr="00CF7E03" w:rsidDel="002D1035">
          <w:rPr>
            <w:rFonts w:ascii="Arial" w:eastAsiaTheme="minorEastAsia" w:hAnsi="Arial" w:cs="Arial"/>
            <w:sz w:val="22"/>
            <w:szCs w:val="22"/>
            <w:lang w:eastAsia="zh-CN"/>
          </w:rPr>
          <w:delText xml:space="preserve"> a </w:delText>
        </w:r>
        <w:r w:rsidR="002E4B14" w:rsidRPr="00CF7E03" w:rsidDel="002D1035">
          <w:rPr>
            <w:rFonts w:ascii="Arial" w:eastAsiaTheme="minorEastAsia" w:hAnsi="Arial" w:cs="Arial"/>
            <w:sz w:val="22"/>
            <w:szCs w:val="22"/>
            <w:lang w:eastAsia="zh-CN"/>
          </w:rPr>
          <w:delText xml:space="preserve">crucial </w:delText>
        </w:r>
        <w:r w:rsidR="00D01935" w:rsidRPr="00CF7E03" w:rsidDel="002D1035">
          <w:rPr>
            <w:rFonts w:ascii="Arial" w:eastAsiaTheme="minorEastAsia" w:hAnsi="Arial" w:cs="Arial"/>
            <w:sz w:val="22"/>
            <w:szCs w:val="22"/>
            <w:lang w:eastAsia="zh-CN"/>
          </w:rPr>
          <w:delText xml:space="preserve">role </w:delText>
        </w:r>
        <w:r w:rsidR="00281101" w:rsidRPr="00CF7E03" w:rsidDel="002D1035">
          <w:rPr>
            <w:rFonts w:ascii="Arial" w:eastAsiaTheme="minorEastAsia" w:hAnsi="Arial" w:cs="Arial"/>
            <w:sz w:val="22"/>
            <w:szCs w:val="22"/>
            <w:lang w:eastAsia="zh-CN"/>
          </w:rPr>
          <w:delText xml:space="preserve">in </w:delText>
        </w:r>
        <w:r w:rsidR="002F6503" w:rsidRPr="00CF7E03" w:rsidDel="002D1035">
          <w:rPr>
            <w:rFonts w:ascii="Arial" w:eastAsiaTheme="minorEastAsia" w:hAnsi="Arial" w:cs="Arial"/>
            <w:sz w:val="22"/>
            <w:szCs w:val="22"/>
            <w:lang w:eastAsia="zh-CN"/>
          </w:rPr>
          <w:delText>this grand transition</w:delText>
        </w:r>
      </w:del>
      <w:r w:rsidR="009B19DD"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r w:rsidR="00BA384B" w:rsidRPr="00CF7E03">
        <w:rPr>
          <w:rFonts w:ascii="Arial" w:eastAsiaTheme="minorEastAsia" w:hAnsi="Arial" w:cs="Arial"/>
          <w:sz w:val="22"/>
          <w:szCs w:val="22"/>
          <w:lang w:eastAsia="zh-CN"/>
        </w:rPr>
        <w:t xml:space="preserve"> For example, methane</w:t>
      </w:r>
      <w:r w:rsidR="002F1287" w:rsidRPr="00CF7E03">
        <w:rPr>
          <w:rFonts w:ascii="Arial" w:eastAsiaTheme="minorEastAsia" w:hAnsi="Arial" w:cs="Arial"/>
          <w:sz w:val="22"/>
          <w:szCs w:val="22"/>
          <w:lang w:eastAsia="zh-CN"/>
        </w:rPr>
        <w:t xml:space="preserve"> (CH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w:t>
      </w:r>
      <w:r w:rsidR="00BA384B"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possibly sourced</w:t>
      </w:r>
      <w:r w:rsidR="00BA384B" w:rsidRPr="00CF7E03">
        <w:rPr>
          <w:rFonts w:ascii="Arial" w:eastAsiaTheme="minorEastAsia" w:hAnsi="Arial" w:cs="Arial"/>
          <w:sz w:val="22"/>
          <w:szCs w:val="22"/>
          <w:lang w:eastAsia="zh-CN"/>
        </w:rPr>
        <w:t xml:space="preserve"> from biogas, </w:t>
      </w:r>
      <w:r w:rsidR="002F1287" w:rsidRPr="00CF7E03">
        <w:rPr>
          <w:rFonts w:ascii="Arial" w:eastAsiaTheme="minorEastAsia" w:hAnsi="Arial" w:cs="Arial"/>
          <w:sz w:val="22"/>
          <w:szCs w:val="22"/>
          <w:lang w:eastAsia="zh-CN"/>
        </w:rPr>
        <w:t>has been</w:t>
      </w:r>
      <w:r w:rsidR="00BA384B" w:rsidRPr="00CF7E03">
        <w:rPr>
          <w:rFonts w:ascii="Arial" w:eastAsiaTheme="minorEastAsia" w:hAnsi="Arial" w:cs="Arial"/>
          <w:sz w:val="22"/>
          <w:szCs w:val="22"/>
          <w:lang w:eastAsia="zh-CN"/>
        </w:rPr>
        <w:t xml:space="preserve"> widely </w:t>
      </w:r>
      <w:r w:rsidR="00471303" w:rsidRPr="00CF7E03">
        <w:rPr>
          <w:rFonts w:ascii="Arial" w:eastAsiaTheme="minorEastAsia" w:hAnsi="Arial" w:cs="Arial"/>
          <w:sz w:val="22"/>
          <w:szCs w:val="22"/>
          <w:lang w:eastAsia="zh-CN"/>
        </w:rPr>
        <w:t>explored</w:t>
      </w:r>
      <w:r w:rsidR="00BA384B" w:rsidRPr="00CF7E03">
        <w:rPr>
          <w:rFonts w:ascii="Arial" w:eastAsiaTheme="minorEastAsia" w:hAnsi="Arial" w:cs="Arial"/>
          <w:sz w:val="22"/>
          <w:szCs w:val="22"/>
          <w:lang w:eastAsia="zh-CN"/>
        </w:rPr>
        <w:t xml:space="preserve"> for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 xml:space="preserve">production but </w:t>
      </w:r>
      <w:r w:rsidR="00471303" w:rsidRPr="00CF7E03">
        <w:rPr>
          <w:rFonts w:ascii="Arial" w:eastAsiaTheme="minorEastAsia" w:hAnsi="Arial" w:cs="Arial"/>
          <w:sz w:val="22"/>
          <w:szCs w:val="22"/>
          <w:lang w:eastAsia="zh-CN"/>
        </w:rPr>
        <w:t>remains unindustrialized</w:t>
      </w:r>
      <w:r w:rsidR="00BA384B" w:rsidRPr="00CF7E03">
        <w:rPr>
          <w:rFonts w:ascii="Arial" w:eastAsiaTheme="minorEastAsia" w:hAnsi="Arial" w:cs="Arial"/>
          <w:sz w:val="22"/>
          <w:szCs w:val="22"/>
          <w:lang w:eastAsia="zh-CN"/>
        </w:rPr>
        <w:t>.</w:t>
      </w:r>
      <w:r w:rsidR="00BA3524" w:rsidRPr="00BA3524">
        <w:rPr>
          <w:rFonts w:ascii="Arial" w:hAnsi="Arial" w:cs="Arial"/>
          <w:sz w:val="22"/>
          <w:vertAlign w:val="superscript"/>
        </w:rPr>
        <w:t>26</w:t>
      </w:r>
      <w:r w:rsidR="00BA384B" w:rsidRPr="00CF7E03">
        <w:rPr>
          <w:rFonts w:ascii="Arial" w:eastAsiaTheme="minorEastAsia" w:hAnsi="Arial" w:cs="Arial"/>
          <w:sz w:val="22"/>
          <w:szCs w:val="22"/>
          <w:lang w:eastAsia="zh-CN"/>
        </w:rPr>
        <w:t xml:space="preserve"> In contrast, </w:t>
      </w:r>
      <w:r w:rsidR="002F1287" w:rsidRPr="00CF7E03">
        <w:rPr>
          <w:rFonts w:ascii="Arial" w:eastAsiaTheme="minorEastAsia" w:hAnsi="Arial" w:cs="Arial"/>
          <w:sz w:val="22"/>
          <w:szCs w:val="22"/>
          <w:lang w:eastAsia="zh-CN"/>
        </w:rPr>
        <w:t>CH</w:t>
      </w:r>
      <w:r w:rsidR="002F1287" w:rsidRPr="00CF7E03">
        <w:rPr>
          <w:rFonts w:ascii="Arial" w:eastAsiaTheme="minorEastAsia" w:hAnsi="Arial" w:cs="Arial"/>
          <w:sz w:val="22"/>
          <w:szCs w:val="22"/>
          <w:vertAlign w:val="subscript"/>
          <w:lang w:eastAsia="zh-CN"/>
        </w:rPr>
        <w:t>4</w:t>
      </w:r>
      <w:r w:rsidR="00BA384B" w:rsidRPr="00CF7E03">
        <w:rPr>
          <w:rFonts w:ascii="Arial" w:eastAsiaTheme="minorEastAsia" w:hAnsi="Arial" w:cs="Arial"/>
          <w:sz w:val="22"/>
          <w:szCs w:val="22"/>
          <w:lang w:eastAsia="zh-CN"/>
        </w:rPr>
        <w:t xml:space="preserve"> to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hAnsi="Arial" w:cs="Arial"/>
          <w:sz w:val="22"/>
          <w:szCs w:val="22"/>
          <w:vertAlign w:val="subscript"/>
        </w:rPr>
        <w:t>2</w:t>
      </w:r>
      <w:r w:rsidR="002F1287" w:rsidRPr="00CF7E03">
        <w:rPr>
          <w:rFonts w:ascii="Arial" w:eastAsiaTheme="minorEastAsia" w:hAnsi="Arial" w:cs="Arial"/>
          <w:sz w:val="22"/>
          <w:szCs w:val="22"/>
          <w:lang w:eastAsia="zh-CN"/>
        </w:rPr>
        <w:t xml:space="preserve"> </w:t>
      </w:r>
      <w:r w:rsidR="00BA384B" w:rsidRPr="00AA2184">
        <w:rPr>
          <w:rFonts w:ascii="Arial" w:eastAsiaTheme="minorEastAsia" w:hAnsi="Arial" w:cs="Arial"/>
          <w:i/>
          <w:sz w:val="22"/>
          <w:szCs w:val="22"/>
          <w:lang w:eastAsia="zh-CN"/>
        </w:rPr>
        <w:t>via</w:t>
      </w:r>
      <w:r w:rsidR="00BA384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A384B"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or</w:t>
      </w:r>
      <w:r w:rsidR="00BA384B" w:rsidRPr="00CF7E03">
        <w:rPr>
          <w:rFonts w:ascii="Arial" w:eastAsiaTheme="minorEastAsia" w:hAnsi="Arial" w:cs="Arial"/>
          <w:sz w:val="22"/>
          <w:szCs w:val="22"/>
          <w:lang w:eastAsia="zh-CN"/>
        </w:rPr>
        <w:t xml:space="preserve"> electric arc was commercialized </w:t>
      </w:r>
      <w:r w:rsidR="00471303" w:rsidRPr="00CF7E03">
        <w:rPr>
          <w:rFonts w:ascii="Arial" w:eastAsiaTheme="minorEastAsia" w:hAnsi="Arial" w:cs="Arial"/>
          <w:sz w:val="22"/>
          <w:szCs w:val="22"/>
          <w:lang w:eastAsia="zh-CN"/>
        </w:rPr>
        <w:t>nearly</w:t>
      </w:r>
      <w:r w:rsidR="00BA384B" w:rsidRPr="00CF7E03">
        <w:rPr>
          <w:rFonts w:ascii="Arial" w:eastAsiaTheme="minorEastAsia" w:hAnsi="Arial" w:cs="Arial"/>
          <w:sz w:val="22"/>
          <w:szCs w:val="22"/>
          <w:lang w:eastAsia="zh-CN"/>
        </w:rPr>
        <w:t xml:space="preserve"> 70 years ago</w:t>
      </w:r>
      <w:r w:rsidR="002F1287" w:rsidRPr="00CF7E03">
        <w:rPr>
          <w:rFonts w:ascii="Arial" w:eastAsiaTheme="minorEastAsia" w:hAnsi="Arial" w:cs="Arial"/>
          <w:sz w:val="22"/>
          <w:szCs w:val="22"/>
          <w:lang w:eastAsia="zh-CN"/>
        </w:rPr>
        <w:t xml:space="preserve">, despite </w:t>
      </w:r>
      <w:r w:rsidR="003A062C">
        <w:rPr>
          <w:rFonts w:ascii="Arial" w:eastAsiaTheme="minorEastAsia" w:hAnsi="Arial" w:cs="Arial" w:hint="eastAsia"/>
          <w:sz w:val="22"/>
          <w:szCs w:val="22"/>
          <w:lang w:eastAsia="zh-CN"/>
        </w:rPr>
        <w:t>the</w:t>
      </w:r>
      <w:r w:rsidR="002F1287" w:rsidRPr="00CF7E03">
        <w:rPr>
          <w:rFonts w:ascii="Arial" w:eastAsiaTheme="minorEastAsia" w:hAnsi="Arial" w:cs="Arial"/>
          <w:sz w:val="22"/>
          <w:szCs w:val="22"/>
          <w:lang w:eastAsia="zh-CN"/>
        </w:rPr>
        <w:t xml:space="preserve"> high</w:t>
      </w:r>
      <w:r w:rsidR="00B772FD"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 xml:space="preserve">natural gas input or high </w:t>
      </w:r>
      <w:r w:rsidR="00B772FD" w:rsidRPr="00CF7E03">
        <w:rPr>
          <w:rFonts w:ascii="Arial" w:eastAsiaTheme="minorEastAsia" w:hAnsi="Arial" w:cs="Arial"/>
          <w:sz w:val="22"/>
          <w:szCs w:val="22"/>
          <w:lang w:eastAsia="zh-CN"/>
        </w:rPr>
        <w:t>energy consumption</w:t>
      </w:r>
      <w:r w:rsidR="00BA384B"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BA384B" w:rsidRPr="00CF7E03">
        <w:rPr>
          <w:rFonts w:ascii="Arial" w:eastAsiaTheme="minorEastAsia" w:hAnsi="Arial" w:cs="Arial"/>
          <w:sz w:val="22"/>
          <w:szCs w:val="22"/>
          <w:lang w:eastAsia="zh-CN"/>
        </w:rPr>
        <w:t xml:space="preserve"> </w:t>
      </w:r>
      <w:r w:rsidR="00307EF4" w:rsidRPr="00CF7E03">
        <w:rPr>
          <w:rFonts w:ascii="Arial" w:eastAsiaTheme="minorEastAsia" w:hAnsi="Arial" w:cs="Arial"/>
          <w:sz w:val="22"/>
          <w:szCs w:val="22"/>
          <w:lang w:eastAsia="zh-CN"/>
        </w:rPr>
        <w:t>Therefore, t</w:t>
      </w:r>
      <w:r w:rsidR="006E3464" w:rsidRPr="00CF7E03">
        <w:rPr>
          <w:rFonts w:ascii="Arial" w:eastAsiaTheme="minorEastAsia" w:hAnsi="Arial" w:cs="Arial"/>
          <w:sz w:val="22"/>
          <w:szCs w:val="22"/>
          <w:lang w:eastAsia="zh-CN"/>
        </w:rPr>
        <w:t xml:space="preserve">he </w:t>
      </w:r>
      <w:r w:rsidR="00C07216">
        <w:rPr>
          <w:rFonts w:ascii="Arial" w:eastAsiaTheme="minorEastAsia" w:hAnsi="Arial" w:cs="Arial"/>
          <w:sz w:val="22"/>
          <w:szCs w:val="22"/>
          <w:lang w:eastAsia="zh-CN"/>
        </w:rPr>
        <w:t>momentum</w:t>
      </w:r>
      <w:r w:rsidR="00C07216"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towards sustainability</w:t>
      </w:r>
      <w:r w:rsidR="00C07216">
        <w:rPr>
          <w:rFonts w:ascii="Arial" w:eastAsiaTheme="minorEastAsia" w:hAnsi="Arial" w:cs="Arial"/>
          <w:sz w:val="22"/>
          <w:szCs w:val="22"/>
          <w:lang w:eastAsia="zh-CN"/>
        </w:rPr>
        <w:t xml:space="preserve"> </w:t>
      </w:r>
      <w:del w:id="286" w:author="Nabera  Abhinandan" w:date="2024-08-15T19:10:00Z">
        <w:r w:rsidR="00C07216" w:rsidDel="00387818">
          <w:rPr>
            <w:rFonts w:ascii="Arial" w:eastAsiaTheme="minorEastAsia" w:hAnsi="Arial" w:cs="Arial"/>
            <w:sz w:val="22"/>
            <w:szCs w:val="22"/>
            <w:lang w:eastAsia="zh-CN"/>
          </w:rPr>
          <w:delText xml:space="preserve">of </w:delText>
        </w:r>
      </w:del>
      <w:ins w:id="287" w:author="Nabera  Abhinandan" w:date="2024-08-15T19:10:00Z">
        <w:r w:rsidR="00387818">
          <w:rPr>
            <w:rFonts w:ascii="Arial" w:eastAsiaTheme="minorEastAsia" w:hAnsi="Arial" w:cs="Arial"/>
            <w:sz w:val="22"/>
            <w:szCs w:val="22"/>
            <w:lang w:eastAsia="zh-CN"/>
          </w:rPr>
          <w:t xml:space="preserve">in </w:t>
        </w:r>
      </w:ins>
      <w:r w:rsidR="00C07216">
        <w:rPr>
          <w:rFonts w:ascii="Arial" w:eastAsiaTheme="minorEastAsia" w:hAnsi="Arial" w:cs="Arial"/>
          <w:sz w:val="22"/>
          <w:szCs w:val="22"/>
          <w:lang w:eastAsia="zh-CN"/>
        </w:rPr>
        <w:t>the chemicals sector</w:t>
      </w:r>
      <w:r w:rsidR="00471303" w:rsidRPr="00CF7E03">
        <w:rPr>
          <w:rFonts w:ascii="Arial" w:eastAsiaTheme="minorEastAsia" w:hAnsi="Arial" w:cs="Arial"/>
          <w:sz w:val="22"/>
          <w:szCs w:val="22"/>
          <w:lang w:eastAsia="zh-CN"/>
        </w:rPr>
        <w:t xml:space="preserve"> presents an opportunity for revitalizing C</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H</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 xml:space="preserve"> production</w:t>
      </w:r>
      <w:r w:rsidR="006E5F69"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 xml:space="preserve">warranting </w:t>
      </w:r>
      <w:r w:rsidR="00E841AE" w:rsidRPr="00CF7E03">
        <w:rPr>
          <w:rFonts w:ascii="Arial" w:eastAsiaTheme="minorEastAsia" w:hAnsi="Arial" w:cs="Arial"/>
          <w:sz w:val="22"/>
          <w:szCs w:val="22"/>
          <w:lang w:eastAsia="zh-CN"/>
        </w:rPr>
        <w:t>increased</w:t>
      </w:r>
      <w:r w:rsidR="00307EF4" w:rsidRPr="00CF7E03">
        <w:rPr>
          <w:rFonts w:ascii="Arial" w:eastAsiaTheme="minorEastAsia" w:hAnsi="Arial" w:cs="Arial"/>
          <w:sz w:val="22"/>
          <w:szCs w:val="22"/>
          <w:lang w:eastAsia="zh-CN"/>
        </w:rPr>
        <w:t xml:space="preserve"> </w:t>
      </w:r>
      <w:r w:rsidR="00C07216">
        <w:rPr>
          <w:rFonts w:ascii="Arial" w:eastAsiaTheme="minorEastAsia" w:hAnsi="Arial" w:cs="Arial"/>
          <w:sz w:val="22"/>
          <w:szCs w:val="22"/>
          <w:lang w:eastAsia="zh-CN"/>
        </w:rPr>
        <w:t>focus</w:t>
      </w:r>
      <w:r w:rsidR="006E3464"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 xml:space="preserve">In this review, we provide a holistic summary of </w:t>
      </w:r>
      <w:r w:rsidR="004576CE" w:rsidRPr="00CF7E03">
        <w:rPr>
          <w:rFonts w:ascii="Arial" w:hAnsi="Arial" w:cs="Arial"/>
          <w:sz w:val="22"/>
          <w:szCs w:val="22"/>
        </w:rPr>
        <w:t>C</w:t>
      </w:r>
      <w:r w:rsidR="004576CE" w:rsidRPr="00CF7E03">
        <w:rPr>
          <w:rFonts w:ascii="Arial" w:hAnsi="Arial" w:cs="Arial"/>
          <w:sz w:val="22"/>
          <w:szCs w:val="22"/>
          <w:vertAlign w:val="subscript"/>
        </w:rPr>
        <w:t>2</w:t>
      </w:r>
      <w:r w:rsidR="004576CE" w:rsidRPr="00CF7E03">
        <w:rPr>
          <w:rFonts w:ascii="Arial" w:hAnsi="Arial" w:cs="Arial"/>
          <w:sz w:val="22"/>
          <w:szCs w:val="22"/>
        </w:rPr>
        <w:t>H</w:t>
      </w:r>
      <w:r w:rsidR="004576CE" w:rsidRPr="00CF7E03">
        <w:rPr>
          <w:rFonts w:ascii="Arial" w:hAnsi="Arial" w:cs="Arial"/>
          <w:sz w:val="22"/>
          <w:szCs w:val="22"/>
          <w:vertAlign w:val="subscript"/>
        </w:rPr>
        <w:t>2</w:t>
      </w:r>
      <w:r w:rsidR="004576CE" w:rsidRPr="00CF7E03">
        <w:rPr>
          <w:rFonts w:ascii="Arial" w:eastAsiaTheme="minorEastAsia" w:hAnsi="Arial" w:cs="Arial"/>
          <w:sz w:val="22"/>
          <w:szCs w:val="22"/>
          <w:lang w:eastAsia="zh-CN"/>
        </w:rPr>
        <w:t xml:space="preserve"> production methods</w:t>
      </w:r>
      <w:ins w:id="288" w:author="Zhang  Zihao" w:date="2024-08-16T11:11:00Z" w16du:dateUtc="2024-08-16T09:11:00Z">
        <w:r w:rsidR="00CB080F">
          <w:rPr>
            <w:rFonts w:ascii="Arial" w:eastAsiaTheme="minorEastAsia" w:hAnsi="Arial" w:cs="Arial" w:hint="eastAsia"/>
            <w:sz w:val="22"/>
            <w:szCs w:val="22"/>
            <w:lang w:eastAsia="zh-CN"/>
          </w:rPr>
          <w:t xml:space="preserve">, </w:t>
        </w:r>
      </w:ins>
      <w:del w:id="289" w:author="Zhang  Zihao" w:date="2024-08-16T11:11:00Z" w16du:dateUtc="2024-08-16T09:11:00Z">
        <w:r w:rsidR="004576CE" w:rsidRPr="00CF7E03" w:rsidDel="00CB080F">
          <w:rPr>
            <w:rFonts w:ascii="Arial" w:eastAsiaTheme="minorEastAsia" w:hAnsi="Arial" w:cs="Arial"/>
            <w:sz w:val="22"/>
            <w:szCs w:val="22"/>
            <w:lang w:eastAsia="zh-CN"/>
          </w:rPr>
          <w:delText xml:space="preserve"> </w:delText>
        </w:r>
        <w:r w:rsidR="00524041" w:rsidRPr="00CF7E03" w:rsidDel="00CB080F">
          <w:rPr>
            <w:rFonts w:ascii="Arial" w:eastAsiaTheme="minorEastAsia" w:hAnsi="Arial" w:cs="Arial"/>
            <w:sz w:val="22"/>
            <w:szCs w:val="22"/>
            <w:lang w:eastAsia="zh-CN"/>
          </w:rPr>
          <w:delText xml:space="preserve">and </w:delText>
        </w:r>
      </w:del>
      <w:r w:rsidR="00471303" w:rsidRPr="00CF7E03">
        <w:rPr>
          <w:rFonts w:ascii="Arial" w:eastAsiaTheme="minorEastAsia" w:hAnsi="Arial" w:cs="Arial"/>
          <w:sz w:val="22"/>
          <w:szCs w:val="22"/>
          <w:lang w:eastAsia="zh-CN"/>
        </w:rPr>
        <w:t>sustainable initiatives</w:t>
      </w:r>
      <w:r w:rsidR="004576CE" w:rsidRPr="00CF7E03">
        <w:rPr>
          <w:rFonts w:ascii="Arial" w:eastAsiaTheme="minorEastAsia" w:hAnsi="Arial" w:cs="Arial"/>
          <w:sz w:val="22"/>
          <w:szCs w:val="22"/>
          <w:lang w:eastAsia="zh-CN"/>
        </w:rPr>
        <w:t xml:space="preserve">, </w:t>
      </w:r>
      <w:del w:id="290" w:author="Zhang  Zihao" w:date="2024-08-16T11:11:00Z" w16du:dateUtc="2024-08-16T09:11:00Z">
        <w:r w:rsidR="003D612C" w:rsidRPr="00CF7E03" w:rsidDel="00CB080F">
          <w:rPr>
            <w:rFonts w:ascii="Arial" w:eastAsiaTheme="minorEastAsia" w:hAnsi="Arial" w:cs="Arial"/>
            <w:sz w:val="22"/>
            <w:szCs w:val="22"/>
            <w:lang w:eastAsia="zh-CN"/>
          </w:rPr>
          <w:delText>in addition to</w:delText>
        </w:r>
      </w:del>
      <w:ins w:id="291" w:author="Zhang  Zihao" w:date="2024-08-16T11:11:00Z" w16du:dateUtc="2024-08-16T09:11:00Z">
        <w:r w:rsidR="00CB080F">
          <w:rPr>
            <w:rFonts w:ascii="Arial" w:eastAsiaTheme="minorEastAsia" w:hAnsi="Arial" w:cs="Arial" w:hint="eastAsia"/>
            <w:sz w:val="22"/>
            <w:szCs w:val="22"/>
            <w:lang w:eastAsia="zh-CN"/>
          </w:rPr>
          <w:t>and</w:t>
        </w:r>
      </w:ins>
      <w:r w:rsidR="003D612C" w:rsidRPr="00CF7E03">
        <w:rPr>
          <w:rFonts w:ascii="Arial" w:eastAsiaTheme="minorEastAsia" w:hAnsi="Arial" w:cs="Arial"/>
          <w:sz w:val="22"/>
          <w:szCs w:val="22"/>
          <w:lang w:eastAsia="zh-CN"/>
        </w:rPr>
        <w:t xml:space="preserve"> the</w:t>
      </w:r>
      <w:r w:rsidR="004576CE" w:rsidRPr="00CF7E03">
        <w:rPr>
          <w:rFonts w:ascii="Arial" w:eastAsiaTheme="minorEastAsia" w:hAnsi="Arial" w:cs="Arial"/>
          <w:sz w:val="22"/>
          <w:szCs w:val="22"/>
          <w:lang w:eastAsia="zh-CN"/>
        </w:rPr>
        <w:t xml:space="preserve"> challenges and </w:t>
      </w:r>
      <w:r w:rsidR="006E5F69" w:rsidRPr="00CF7E03">
        <w:rPr>
          <w:rFonts w:ascii="Arial" w:eastAsiaTheme="minorEastAsia" w:hAnsi="Arial" w:cs="Arial"/>
          <w:sz w:val="22"/>
          <w:szCs w:val="22"/>
          <w:lang w:eastAsia="zh-CN"/>
        </w:rPr>
        <w:t>opportunities</w:t>
      </w:r>
      <w:r w:rsidR="003D612C" w:rsidRPr="00CF7E03">
        <w:rPr>
          <w:rFonts w:ascii="Arial" w:eastAsiaTheme="minorEastAsia" w:hAnsi="Arial" w:cs="Arial"/>
          <w:sz w:val="22"/>
          <w:szCs w:val="22"/>
          <w:lang w:eastAsia="zh-CN"/>
        </w:rPr>
        <w:t xml:space="preserve"> presented </w:t>
      </w:r>
      <w:del w:id="292" w:author="Nabera  Abhinandan" w:date="2024-08-15T19:10:00Z">
        <w:r w:rsidR="003D612C" w:rsidRPr="00CF7E03" w:rsidDel="00387818">
          <w:rPr>
            <w:rFonts w:ascii="Arial" w:eastAsiaTheme="minorEastAsia" w:hAnsi="Arial" w:cs="Arial"/>
            <w:sz w:val="22"/>
            <w:szCs w:val="22"/>
            <w:lang w:eastAsia="zh-CN"/>
          </w:rPr>
          <w:delText xml:space="preserve">with </w:delText>
        </w:r>
      </w:del>
      <w:ins w:id="293" w:author="Nabera  Abhinandan" w:date="2024-08-15T19:10:00Z">
        <w:r w:rsidR="00387818">
          <w:rPr>
            <w:rFonts w:ascii="Arial" w:eastAsiaTheme="minorEastAsia" w:hAnsi="Arial" w:cs="Arial"/>
            <w:sz w:val="22"/>
            <w:szCs w:val="22"/>
            <w:lang w:eastAsia="zh-CN"/>
          </w:rPr>
          <w:t>by</w:t>
        </w:r>
        <w:r w:rsidR="00387818" w:rsidRPr="00CF7E03">
          <w:rPr>
            <w:rFonts w:ascii="Arial" w:eastAsiaTheme="minorEastAsia" w:hAnsi="Arial" w:cs="Arial"/>
            <w:sz w:val="22"/>
            <w:szCs w:val="22"/>
            <w:lang w:eastAsia="zh-CN"/>
          </w:rPr>
          <w:t xml:space="preserve"> </w:t>
        </w:r>
      </w:ins>
      <w:r w:rsidR="003D612C" w:rsidRPr="00CF7E03">
        <w:rPr>
          <w:rFonts w:ascii="Arial" w:eastAsiaTheme="minorEastAsia" w:hAnsi="Arial" w:cs="Arial"/>
          <w:sz w:val="22"/>
          <w:szCs w:val="22"/>
          <w:lang w:eastAsia="zh-CN"/>
        </w:rPr>
        <w:t>this shift</w:t>
      </w:r>
      <w:r w:rsidR="004576CE" w:rsidRPr="00CF7E03">
        <w:rPr>
          <w:rFonts w:ascii="Arial" w:eastAsiaTheme="minorEastAsia" w:hAnsi="Arial" w:cs="Arial"/>
          <w:sz w:val="22"/>
          <w:szCs w:val="22"/>
          <w:lang w:eastAsia="zh-CN"/>
        </w:rPr>
        <w:t xml:space="preserve">. Our aim is to </w:t>
      </w:r>
      <w:r w:rsidR="00471303" w:rsidRPr="00CF7E03">
        <w:rPr>
          <w:rFonts w:ascii="Arial" w:eastAsiaTheme="minorEastAsia" w:hAnsi="Arial" w:cs="Arial"/>
          <w:sz w:val="22"/>
          <w:szCs w:val="22"/>
          <w:lang w:eastAsia="zh-CN"/>
        </w:rPr>
        <w:t xml:space="preserve">guide sustainable technology development </w:t>
      </w:r>
      <w:r w:rsidR="004576CE" w:rsidRPr="00CF7E03">
        <w:rPr>
          <w:rFonts w:ascii="Arial" w:eastAsiaTheme="minorEastAsia" w:hAnsi="Arial" w:cs="Arial"/>
          <w:sz w:val="22"/>
          <w:szCs w:val="22"/>
          <w:lang w:eastAsia="zh-CN"/>
        </w:rPr>
        <w:t>and advocat</w:t>
      </w:r>
      <w:r w:rsidR="00471303" w:rsidRPr="00CF7E03">
        <w:rPr>
          <w:rFonts w:ascii="Arial" w:eastAsiaTheme="minorEastAsia" w:hAnsi="Arial" w:cs="Arial"/>
          <w:sz w:val="22"/>
          <w:szCs w:val="22"/>
          <w:lang w:eastAsia="zh-CN"/>
        </w:rPr>
        <w:t>e</w:t>
      </w:r>
      <w:r w:rsidR="004576CE" w:rsidRPr="00CF7E03">
        <w:rPr>
          <w:rFonts w:ascii="Arial" w:eastAsiaTheme="minorEastAsia" w:hAnsi="Arial" w:cs="Arial"/>
          <w:sz w:val="22"/>
          <w:szCs w:val="22"/>
          <w:lang w:eastAsia="zh-CN"/>
        </w:rPr>
        <w:t xml:space="preserve"> for </w:t>
      </w:r>
      <w:r w:rsidR="00634436" w:rsidRPr="00CF7E03">
        <w:rPr>
          <w:rFonts w:ascii="Arial" w:eastAsiaTheme="minorEastAsia" w:hAnsi="Arial" w:cs="Arial"/>
          <w:sz w:val="22"/>
          <w:szCs w:val="22"/>
          <w:lang w:eastAsia="zh-CN"/>
        </w:rPr>
        <w:t>greater</w:t>
      </w:r>
      <w:r w:rsidR="004576CE" w:rsidRPr="00CF7E03">
        <w:rPr>
          <w:rFonts w:ascii="Arial" w:eastAsiaTheme="minorEastAsia" w:hAnsi="Arial" w:cs="Arial"/>
          <w:sz w:val="22"/>
          <w:szCs w:val="22"/>
          <w:lang w:eastAsia="zh-CN"/>
        </w:rPr>
        <w:t xml:space="preserve"> focus on alternative </w:t>
      </w:r>
      <w:r w:rsidR="008F4C01" w:rsidRPr="00CF7E03">
        <w:rPr>
          <w:rFonts w:ascii="Arial" w:hAnsi="Arial" w:cs="Arial"/>
          <w:sz w:val="22"/>
          <w:szCs w:val="22"/>
        </w:rPr>
        <w:t>C</w:t>
      </w:r>
      <w:r w:rsidR="008F4C01" w:rsidRPr="00CF7E03">
        <w:rPr>
          <w:rFonts w:ascii="Arial" w:hAnsi="Arial" w:cs="Arial"/>
          <w:sz w:val="22"/>
          <w:szCs w:val="22"/>
          <w:vertAlign w:val="subscript"/>
        </w:rPr>
        <w:t>2</w:t>
      </w:r>
      <w:r w:rsidR="008F4C01" w:rsidRPr="00CF7E03">
        <w:rPr>
          <w:rFonts w:ascii="Arial" w:hAnsi="Arial" w:cs="Arial"/>
          <w:sz w:val="22"/>
          <w:szCs w:val="22"/>
        </w:rPr>
        <w:t>H</w:t>
      </w:r>
      <w:r w:rsidR="008F4C01" w:rsidRPr="00CF7E03">
        <w:rPr>
          <w:rFonts w:ascii="Arial" w:hAnsi="Arial" w:cs="Arial"/>
          <w:sz w:val="22"/>
          <w:szCs w:val="22"/>
          <w:vertAlign w:val="subscript"/>
        </w:rPr>
        <w:t>2</w:t>
      </w:r>
      <w:r w:rsidR="008F4C01"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routes.</w:t>
      </w:r>
    </w:p>
    <w:p w14:paraId="2426799E" w14:textId="53470E80" w:rsidR="008F0EEF" w:rsidRPr="00CF7E03" w:rsidRDefault="004E57D2" w:rsidP="001017A8">
      <w:pPr>
        <w:spacing w:before="240" w:line="360" w:lineRule="auto"/>
        <w:jc w:val="center"/>
        <w:rPr>
          <w:rFonts w:ascii="Arial" w:eastAsiaTheme="minorEastAsia" w:hAnsi="Arial" w:cs="Arial"/>
          <w:sz w:val="22"/>
          <w:szCs w:val="22"/>
          <w:highlight w:val="yellow"/>
          <w:lang w:eastAsia="zh-CN"/>
        </w:rPr>
      </w:pPr>
      <w:del w:id="294" w:author="Zhang  Zihao" w:date="2024-08-11T17:24:00Z">
        <w:r w:rsidDel="008F0EEF">
          <w:rPr>
            <w:rFonts w:ascii="Arial" w:eastAsiaTheme="minorEastAsia" w:hAnsi="Arial" w:cs="Arial"/>
            <w:noProof/>
            <w:sz w:val="22"/>
            <w:szCs w:val="22"/>
            <w:lang w:eastAsia="zh-CN"/>
          </w:rPr>
          <w:lastRenderedPageBreak/>
          <w:drawing>
            <wp:inline distT="0" distB="0" distL="0" distR="0" wp14:anchorId="3666F1F1" wp14:editId="1AE1CAC8">
              <wp:extent cx="4802286" cy="2546798"/>
              <wp:effectExtent l="0" t="0" r="0" b="6350"/>
              <wp:docPr id="1588524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9489" t="27150" r="18645" b="20948"/>
                      <a:stretch/>
                    </pic:blipFill>
                    <pic:spPr bwMode="auto">
                      <a:xfrm>
                        <a:off x="0" y="0"/>
                        <a:ext cx="4864502" cy="2579793"/>
                      </a:xfrm>
                      <a:prstGeom prst="rect">
                        <a:avLst/>
                      </a:prstGeom>
                      <a:noFill/>
                      <a:ln>
                        <a:noFill/>
                      </a:ln>
                      <a:extLst>
                        <a:ext uri="{53640926-AAD7-44D8-BBD7-CCE9431645EC}">
                          <a14:shadowObscured xmlns:a14="http://schemas.microsoft.com/office/drawing/2010/main"/>
                        </a:ext>
                      </a:extLst>
                    </pic:spPr>
                  </pic:pic>
                </a:graphicData>
              </a:graphic>
            </wp:inline>
          </w:drawing>
        </w:r>
      </w:del>
      <w:ins w:id="295" w:author="Zhang  Zihao" w:date="2024-08-11T17:26:00Z">
        <w:r w:rsidR="00013152" w:rsidRPr="00070D5A">
          <w:rPr>
            <w:rFonts w:ascii="Arial" w:eastAsiaTheme="minorEastAsia" w:hAnsi="Arial" w:cs="Arial"/>
            <w:noProof/>
            <w:sz w:val="22"/>
            <w:szCs w:val="22"/>
            <w:lang w:eastAsia="zh-CN"/>
          </w:rPr>
          <w:drawing>
            <wp:inline distT="0" distB="0" distL="0" distR="0" wp14:anchorId="054CA8D4" wp14:editId="5DB0BB5A">
              <wp:extent cx="5608199" cy="2154169"/>
              <wp:effectExtent l="0" t="0" r="0" b="0"/>
              <wp:docPr id="181865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6943" t="9039" r="5418" b="37682"/>
                      <a:stretch/>
                    </pic:blipFill>
                    <pic:spPr bwMode="auto">
                      <a:xfrm>
                        <a:off x="0" y="0"/>
                        <a:ext cx="5624928" cy="2160595"/>
                      </a:xfrm>
                      <a:prstGeom prst="rect">
                        <a:avLst/>
                      </a:prstGeom>
                      <a:noFill/>
                      <a:ln>
                        <a:noFill/>
                      </a:ln>
                      <a:extLst>
                        <a:ext uri="{53640926-AAD7-44D8-BBD7-CCE9431645EC}">
                          <a14:shadowObscured xmlns:a14="http://schemas.microsoft.com/office/drawing/2010/main"/>
                        </a:ext>
                      </a:extLst>
                    </pic:spPr>
                  </pic:pic>
                </a:graphicData>
              </a:graphic>
            </wp:inline>
          </w:drawing>
        </w:r>
      </w:ins>
    </w:p>
    <w:p w14:paraId="4D3E7D30" w14:textId="19443F0D" w:rsidR="00A51686" w:rsidRPr="00E643AD" w:rsidDel="00E643AD" w:rsidRDefault="00C55558" w:rsidP="00F84BB1">
      <w:pPr>
        <w:spacing w:line="360" w:lineRule="auto"/>
        <w:jc w:val="both"/>
        <w:rPr>
          <w:ins w:id="296" w:author="Zhang  Zihao" w:date="2024-08-11T12:49:00Z"/>
          <w:del w:id="297" w:author="Nabera  Abhinandan" w:date="2024-08-15T19:11:00Z"/>
          <w:rFonts w:ascii="Arial" w:eastAsiaTheme="minorEastAsia" w:hAnsi="Arial" w:cs="Arial"/>
          <w:iCs/>
          <w:sz w:val="22"/>
          <w:szCs w:val="22"/>
          <w:lang w:eastAsia="zh-CN"/>
        </w:rPr>
      </w:pPr>
      <w:r w:rsidRPr="00E643AD">
        <w:rPr>
          <w:rFonts w:ascii="Arial" w:hAnsi="Arial" w:cs="Arial"/>
          <w:b/>
          <w:iCs/>
          <w:sz w:val="22"/>
          <w:szCs w:val="22"/>
        </w:rPr>
        <w:t>Fig.</w:t>
      </w:r>
      <w:r w:rsidR="002D3C68" w:rsidRPr="00E643AD">
        <w:rPr>
          <w:rFonts w:ascii="Arial" w:hAnsi="Arial" w:cs="Arial"/>
          <w:b/>
          <w:iCs/>
          <w:sz w:val="22"/>
          <w:szCs w:val="22"/>
        </w:rPr>
        <w:t> </w:t>
      </w:r>
      <w:r w:rsidR="00BE280F" w:rsidRPr="00E643AD">
        <w:rPr>
          <w:rFonts w:ascii="Arial" w:hAnsi="Arial" w:cs="Arial"/>
          <w:b/>
          <w:iCs/>
          <w:sz w:val="22"/>
          <w:szCs w:val="22"/>
        </w:rPr>
        <w:t>1</w:t>
      </w:r>
      <w:ins w:id="298" w:author="Nabera  Abhinandan" w:date="2024-08-15T19:10:00Z">
        <w:r w:rsidR="00E643AD" w:rsidRPr="00E643AD">
          <w:rPr>
            <w:rFonts w:ascii="Arial" w:hAnsi="Arial" w:cs="Arial"/>
            <w:b/>
            <w:iCs/>
            <w:sz w:val="22"/>
            <w:szCs w:val="22"/>
          </w:rPr>
          <w:t> </w:t>
        </w:r>
      </w:ins>
      <w:del w:id="299" w:author="Nabera  Abhinandan" w:date="2024-08-15T19:10:00Z">
        <w:r w:rsidR="00C07216" w:rsidRPr="00E643AD" w:rsidDel="00E643AD">
          <w:rPr>
            <w:rFonts w:ascii="Arial" w:hAnsi="Arial" w:cs="Arial"/>
            <w:b/>
            <w:iCs/>
            <w:sz w:val="22"/>
            <w:szCs w:val="22"/>
          </w:rPr>
          <w:delText xml:space="preserve"> </w:delText>
        </w:r>
      </w:del>
      <w:r w:rsidR="00C07216" w:rsidRPr="00E643AD">
        <w:rPr>
          <w:rFonts w:ascii="Arial" w:hAnsi="Arial" w:cs="Arial"/>
          <w:b/>
          <w:iCs/>
          <w:sz w:val="22"/>
          <w:szCs w:val="22"/>
        </w:rPr>
        <w:t>|</w:t>
      </w:r>
      <w:r w:rsidR="005407E0" w:rsidRPr="00E643AD">
        <w:rPr>
          <w:rFonts w:ascii="Arial" w:hAnsi="Arial" w:cs="Arial"/>
          <w:b/>
          <w:iCs/>
          <w:sz w:val="22"/>
          <w:szCs w:val="22"/>
        </w:rPr>
        <w:t> </w:t>
      </w:r>
      <w:r w:rsidR="00C07216" w:rsidRPr="00E643AD">
        <w:rPr>
          <w:rFonts w:ascii="Arial" w:eastAsiaTheme="minorEastAsia" w:hAnsi="Arial" w:cs="Arial"/>
          <w:b/>
          <w:iCs/>
          <w:sz w:val="22"/>
          <w:szCs w:val="22"/>
          <w:lang w:eastAsia="zh-CN"/>
        </w:rPr>
        <w:t>The acetylene timeline</w:t>
      </w:r>
      <w:r w:rsidRPr="00E643AD">
        <w:rPr>
          <w:rFonts w:ascii="Arial" w:hAnsi="Arial" w:cs="Arial"/>
          <w:b/>
          <w:iCs/>
          <w:sz w:val="22"/>
          <w:szCs w:val="22"/>
        </w:rPr>
        <w:t>.</w:t>
      </w:r>
      <w:r w:rsidRPr="00E643AD">
        <w:rPr>
          <w:rFonts w:ascii="Arial" w:hAnsi="Arial" w:cs="Arial"/>
          <w:iCs/>
          <w:sz w:val="22"/>
          <w:szCs w:val="22"/>
        </w:rPr>
        <w:t xml:space="preserve"> </w:t>
      </w:r>
      <w:r w:rsidR="00BB6191" w:rsidRPr="00E643AD">
        <w:rPr>
          <w:rFonts w:ascii="Arial" w:hAnsi="Arial" w:cs="Arial"/>
          <w:iCs/>
          <w:sz w:val="22"/>
          <w:szCs w:val="22"/>
        </w:rPr>
        <w:t>Th</w:t>
      </w:r>
      <w:r w:rsidR="00BB6191" w:rsidRPr="00E643AD">
        <w:rPr>
          <w:rFonts w:ascii="Arial" w:eastAsiaTheme="minorEastAsia" w:hAnsi="Arial" w:cs="Arial"/>
          <w:iCs/>
          <w:sz w:val="22"/>
          <w:szCs w:val="22"/>
          <w:lang w:eastAsia="zh-CN"/>
        </w:rPr>
        <w:t>e</w:t>
      </w:r>
      <w:r w:rsidR="00BB6191" w:rsidRPr="00E643AD">
        <w:rPr>
          <w:rFonts w:ascii="Arial" w:hAnsi="Arial" w:cs="Arial"/>
          <w:iCs/>
          <w:sz w:val="22"/>
          <w:szCs w:val="22"/>
        </w:rPr>
        <w:t xml:space="preserve"> timeline illustrates </w:t>
      </w:r>
      <w:r w:rsidR="00BB6191" w:rsidRPr="00E643AD">
        <w:rPr>
          <w:rFonts w:ascii="Arial" w:eastAsiaTheme="minorEastAsia" w:hAnsi="Arial" w:cs="Arial"/>
          <w:iCs/>
          <w:sz w:val="22"/>
          <w:szCs w:val="22"/>
          <w:lang w:eastAsia="zh-CN"/>
        </w:rPr>
        <w:t>the discovery of C</w:t>
      </w:r>
      <w:r w:rsidR="00BB6191" w:rsidRPr="00E643AD">
        <w:rPr>
          <w:rFonts w:ascii="Arial" w:eastAsiaTheme="minorEastAsia" w:hAnsi="Arial" w:cs="Arial"/>
          <w:iCs/>
          <w:sz w:val="22"/>
          <w:szCs w:val="22"/>
          <w:vertAlign w:val="subscript"/>
          <w:lang w:eastAsia="zh-CN"/>
        </w:rPr>
        <w:t>2</w:t>
      </w:r>
      <w:r w:rsidR="00BB6191" w:rsidRPr="00E643AD">
        <w:rPr>
          <w:rFonts w:ascii="Arial" w:eastAsiaTheme="minorEastAsia" w:hAnsi="Arial" w:cs="Arial"/>
          <w:iCs/>
          <w:sz w:val="22"/>
          <w:szCs w:val="22"/>
          <w:lang w:eastAsia="zh-CN"/>
        </w:rPr>
        <w:t>H</w:t>
      </w:r>
      <w:r w:rsidR="00BB6191" w:rsidRPr="00E643AD">
        <w:rPr>
          <w:rFonts w:ascii="Arial" w:eastAsiaTheme="minorEastAsia" w:hAnsi="Arial" w:cs="Arial"/>
          <w:iCs/>
          <w:sz w:val="22"/>
          <w:szCs w:val="22"/>
          <w:vertAlign w:val="subscript"/>
          <w:lang w:eastAsia="zh-CN"/>
        </w:rPr>
        <w:t>2</w:t>
      </w:r>
      <w:r w:rsidR="00BB6191" w:rsidRPr="00E643AD">
        <w:rPr>
          <w:rFonts w:ascii="Arial" w:eastAsiaTheme="minorEastAsia" w:hAnsi="Arial" w:cs="Arial"/>
          <w:iCs/>
          <w:sz w:val="22"/>
          <w:szCs w:val="22"/>
          <w:lang w:eastAsia="zh-CN"/>
        </w:rPr>
        <w:t xml:space="preserve">, </w:t>
      </w:r>
      <w:r w:rsidR="00675023" w:rsidRPr="00E643AD">
        <w:rPr>
          <w:rFonts w:ascii="Arial" w:eastAsiaTheme="minorEastAsia" w:hAnsi="Arial" w:cs="Arial"/>
          <w:iCs/>
          <w:sz w:val="22"/>
          <w:szCs w:val="22"/>
          <w:lang w:eastAsia="zh-CN"/>
        </w:rPr>
        <w:t xml:space="preserve">the evolution of various industrial </w:t>
      </w:r>
      <w:del w:id="300" w:author="Nabera  Abhinandan" w:date="2024-08-15T19:11:00Z">
        <w:r w:rsidR="00B43A98" w:rsidRPr="00E643AD" w:rsidDel="00E643AD">
          <w:rPr>
            <w:rFonts w:ascii="Arial" w:eastAsiaTheme="minorEastAsia" w:hAnsi="Arial" w:cs="Arial"/>
            <w:iCs/>
            <w:sz w:val="22"/>
            <w:szCs w:val="22"/>
            <w:lang w:eastAsia="zh-CN"/>
          </w:rPr>
          <w:delText>C</w:delText>
        </w:r>
        <w:r w:rsidR="00B43A98" w:rsidRPr="00E643AD" w:rsidDel="00E643AD">
          <w:rPr>
            <w:rFonts w:ascii="Arial" w:eastAsiaTheme="minorEastAsia" w:hAnsi="Arial" w:cs="Arial"/>
            <w:iCs/>
            <w:sz w:val="22"/>
            <w:szCs w:val="22"/>
            <w:vertAlign w:val="subscript"/>
            <w:lang w:eastAsia="zh-CN"/>
          </w:rPr>
          <w:delText>2</w:delText>
        </w:r>
        <w:r w:rsidR="00B43A98" w:rsidRPr="00E643AD" w:rsidDel="00E643AD">
          <w:rPr>
            <w:rFonts w:ascii="Arial" w:eastAsiaTheme="minorEastAsia" w:hAnsi="Arial" w:cs="Arial"/>
            <w:iCs/>
            <w:sz w:val="22"/>
            <w:szCs w:val="22"/>
            <w:lang w:eastAsia="zh-CN"/>
          </w:rPr>
          <w:delText>H</w:delText>
        </w:r>
        <w:r w:rsidR="00B43A98" w:rsidRPr="00E643AD" w:rsidDel="00E643AD">
          <w:rPr>
            <w:rFonts w:ascii="Arial" w:eastAsiaTheme="minorEastAsia" w:hAnsi="Arial" w:cs="Arial"/>
            <w:iCs/>
            <w:sz w:val="22"/>
            <w:szCs w:val="22"/>
            <w:vertAlign w:val="subscript"/>
            <w:lang w:eastAsia="zh-CN"/>
          </w:rPr>
          <w:delText>2</w:delText>
        </w:r>
        <w:r w:rsidR="00B43A98" w:rsidRPr="00E643AD" w:rsidDel="00E643AD">
          <w:rPr>
            <w:rFonts w:ascii="Arial" w:eastAsiaTheme="minorEastAsia" w:hAnsi="Arial" w:cs="Arial"/>
            <w:iCs/>
            <w:sz w:val="22"/>
            <w:szCs w:val="22"/>
            <w:lang w:eastAsia="zh-CN"/>
          </w:rPr>
          <w:delText xml:space="preserve"> </w:delText>
        </w:r>
      </w:del>
      <w:r w:rsidR="00B43A98" w:rsidRPr="00E643AD">
        <w:rPr>
          <w:rFonts w:ascii="Arial" w:eastAsiaTheme="minorEastAsia" w:hAnsi="Arial" w:cs="Arial"/>
          <w:iCs/>
          <w:sz w:val="22"/>
          <w:szCs w:val="22"/>
          <w:lang w:eastAsia="zh-CN"/>
        </w:rPr>
        <w:t>production</w:t>
      </w:r>
      <w:r w:rsidR="00675023" w:rsidRPr="00E643AD">
        <w:rPr>
          <w:rFonts w:ascii="Arial" w:eastAsiaTheme="minorEastAsia" w:hAnsi="Arial" w:cs="Arial"/>
          <w:iCs/>
          <w:sz w:val="22"/>
          <w:szCs w:val="22"/>
          <w:lang w:eastAsia="zh-CN"/>
        </w:rPr>
        <w:t xml:space="preserve"> technologies</w:t>
      </w:r>
      <w:r w:rsidR="00B43A98" w:rsidRPr="00E643AD">
        <w:rPr>
          <w:rFonts w:ascii="Arial" w:eastAsiaTheme="minorEastAsia" w:hAnsi="Arial" w:cs="Arial"/>
          <w:iCs/>
          <w:sz w:val="22"/>
          <w:szCs w:val="22"/>
          <w:lang w:eastAsia="zh-CN"/>
        </w:rPr>
        <w:t>,</w:t>
      </w:r>
      <w:ins w:id="301" w:author="Nabera  Abhinandan" w:date="2024-08-15T19:11:00Z">
        <w:r w:rsidR="00E643AD" w:rsidRPr="00E643AD">
          <w:rPr>
            <w:rFonts w:ascii="Arial" w:eastAsiaTheme="minorEastAsia" w:hAnsi="Arial" w:cs="Arial"/>
            <w:iCs/>
            <w:sz w:val="22"/>
            <w:szCs w:val="22"/>
            <w:lang w:eastAsia="zh-CN"/>
          </w:rPr>
          <w:t xml:space="preserve"> </w:t>
        </w:r>
      </w:ins>
      <w:del w:id="302" w:author="Nabera  Abhinandan" w:date="2024-08-15T19:11:00Z">
        <w:r w:rsidR="00B43A98" w:rsidRPr="00E643AD" w:rsidDel="00E643AD">
          <w:rPr>
            <w:rFonts w:ascii="Arial" w:eastAsiaTheme="minorEastAsia" w:hAnsi="Arial" w:cs="Arial"/>
            <w:iCs/>
            <w:sz w:val="22"/>
            <w:szCs w:val="22"/>
            <w:lang w:eastAsia="zh-CN"/>
          </w:rPr>
          <w:delText xml:space="preserve"> </w:delText>
        </w:r>
        <w:r w:rsidR="00682CEE" w:rsidRPr="00E643AD" w:rsidDel="00E643AD">
          <w:rPr>
            <w:rFonts w:ascii="Arial" w:eastAsiaTheme="minorEastAsia" w:hAnsi="Arial" w:cs="Arial"/>
            <w:iCs/>
            <w:sz w:val="22"/>
            <w:szCs w:val="22"/>
            <w:lang w:eastAsia="zh-CN"/>
          </w:rPr>
          <w:delText xml:space="preserve">the </w:delText>
        </w:r>
      </w:del>
      <w:r w:rsidR="00682CEE" w:rsidRPr="00E643AD">
        <w:rPr>
          <w:rFonts w:ascii="Arial" w:eastAsiaTheme="minorEastAsia" w:hAnsi="Arial" w:cs="Arial"/>
          <w:iCs/>
          <w:sz w:val="22"/>
          <w:szCs w:val="22"/>
          <w:lang w:eastAsia="zh-CN"/>
        </w:rPr>
        <w:t xml:space="preserve">advancements in </w:t>
      </w:r>
      <w:r w:rsidR="00B43A98" w:rsidRPr="00E643AD">
        <w:rPr>
          <w:rFonts w:ascii="Arial" w:eastAsiaTheme="minorEastAsia" w:hAnsi="Arial" w:cs="Arial"/>
          <w:iCs/>
          <w:sz w:val="22"/>
          <w:szCs w:val="22"/>
          <w:lang w:eastAsia="zh-CN"/>
        </w:rPr>
        <w:t>C</w:t>
      </w:r>
      <w:r w:rsidR="00B43A98" w:rsidRPr="00E643AD">
        <w:rPr>
          <w:rFonts w:ascii="Arial" w:eastAsiaTheme="minorEastAsia" w:hAnsi="Arial" w:cs="Arial"/>
          <w:iCs/>
          <w:sz w:val="22"/>
          <w:szCs w:val="22"/>
          <w:vertAlign w:val="subscript"/>
          <w:lang w:eastAsia="zh-CN"/>
        </w:rPr>
        <w:t>2</w:t>
      </w:r>
      <w:r w:rsidR="00B43A98" w:rsidRPr="00E643AD">
        <w:rPr>
          <w:rFonts w:ascii="Arial" w:eastAsiaTheme="minorEastAsia" w:hAnsi="Arial" w:cs="Arial"/>
          <w:iCs/>
          <w:sz w:val="22"/>
          <w:szCs w:val="22"/>
          <w:lang w:eastAsia="zh-CN"/>
        </w:rPr>
        <w:t>H</w:t>
      </w:r>
      <w:r w:rsidR="00B43A98" w:rsidRPr="00E643AD">
        <w:rPr>
          <w:rFonts w:ascii="Arial" w:eastAsiaTheme="minorEastAsia" w:hAnsi="Arial" w:cs="Arial"/>
          <w:iCs/>
          <w:sz w:val="22"/>
          <w:szCs w:val="22"/>
          <w:vertAlign w:val="subscript"/>
          <w:lang w:eastAsia="zh-CN"/>
        </w:rPr>
        <w:t>2</w:t>
      </w:r>
      <w:r w:rsidR="00B43A98" w:rsidRPr="00E643AD">
        <w:rPr>
          <w:rFonts w:ascii="Arial" w:eastAsiaTheme="minorEastAsia" w:hAnsi="Arial" w:cs="Arial"/>
          <w:iCs/>
          <w:sz w:val="22"/>
          <w:szCs w:val="22"/>
          <w:lang w:eastAsia="zh-CN"/>
        </w:rPr>
        <w:t xml:space="preserve"> chemistry,</w:t>
      </w:r>
      <w:r w:rsidR="005F5ED8" w:rsidRPr="00E643AD">
        <w:rPr>
          <w:rFonts w:ascii="Arial" w:eastAsiaTheme="minorEastAsia" w:hAnsi="Arial" w:cs="Arial"/>
          <w:iCs/>
          <w:sz w:val="22"/>
          <w:szCs w:val="22"/>
          <w:lang w:eastAsia="zh-CN"/>
        </w:rPr>
        <w:t xml:space="preserve"> </w:t>
      </w:r>
      <w:r w:rsidR="00675023" w:rsidRPr="00E643AD">
        <w:rPr>
          <w:rFonts w:ascii="Arial" w:eastAsiaTheme="minorEastAsia" w:hAnsi="Arial" w:cs="Arial"/>
          <w:iCs/>
          <w:sz w:val="22"/>
          <w:szCs w:val="22"/>
          <w:lang w:eastAsia="zh-CN"/>
        </w:rPr>
        <w:t xml:space="preserve">global production </w:t>
      </w:r>
      <w:r w:rsidR="0094542B" w:rsidRPr="00E643AD">
        <w:rPr>
          <w:rFonts w:ascii="Arial" w:eastAsiaTheme="minorEastAsia" w:hAnsi="Arial" w:cs="Arial"/>
          <w:iCs/>
          <w:sz w:val="22"/>
          <w:szCs w:val="22"/>
          <w:lang w:eastAsia="zh-CN"/>
        </w:rPr>
        <w:t xml:space="preserve">changes </w:t>
      </w:r>
      <w:ins w:id="303" w:author="Zhang  Zihao" w:date="2024-08-16T11:13:00Z" w16du:dateUtc="2024-08-16T09:13:00Z">
        <w:r w:rsidR="0058342B">
          <w:rPr>
            <w:rFonts w:ascii="Arial" w:eastAsiaTheme="minorEastAsia" w:hAnsi="Arial" w:cs="Arial" w:hint="eastAsia"/>
            <w:iCs/>
            <w:sz w:val="22"/>
            <w:szCs w:val="22"/>
            <w:lang w:eastAsia="zh-CN"/>
          </w:rPr>
          <w:t xml:space="preserve">of relevant chemicals </w:t>
        </w:r>
      </w:ins>
      <w:r w:rsidR="00675023" w:rsidRPr="00E643AD">
        <w:rPr>
          <w:rFonts w:ascii="Arial" w:eastAsiaTheme="minorEastAsia" w:hAnsi="Arial" w:cs="Arial"/>
          <w:iCs/>
          <w:sz w:val="22"/>
          <w:szCs w:val="22"/>
          <w:lang w:eastAsia="zh-CN"/>
        </w:rPr>
        <w:t>at key historical points</w:t>
      </w:r>
      <w:r w:rsidR="005F5ED8" w:rsidRPr="00E643AD">
        <w:rPr>
          <w:rFonts w:ascii="Arial" w:eastAsiaTheme="minorEastAsia" w:hAnsi="Arial" w:cs="Arial"/>
          <w:iCs/>
          <w:sz w:val="22"/>
          <w:szCs w:val="22"/>
          <w:lang w:eastAsia="zh-CN"/>
        </w:rPr>
        <w:t xml:space="preserve">, </w:t>
      </w:r>
      <w:r w:rsidR="00675023" w:rsidRPr="00E643AD">
        <w:rPr>
          <w:rFonts w:ascii="Arial" w:eastAsiaTheme="minorEastAsia" w:hAnsi="Arial" w:cs="Arial"/>
          <w:iCs/>
          <w:sz w:val="22"/>
          <w:szCs w:val="22"/>
          <w:lang w:eastAsia="zh-CN"/>
        </w:rPr>
        <w:t>and the gradual market transition from C</w:t>
      </w:r>
      <w:r w:rsidR="00675023" w:rsidRPr="00E643AD">
        <w:rPr>
          <w:rFonts w:ascii="Arial" w:eastAsiaTheme="minorEastAsia" w:hAnsi="Arial" w:cs="Arial"/>
          <w:iCs/>
          <w:sz w:val="22"/>
          <w:szCs w:val="22"/>
          <w:vertAlign w:val="subscript"/>
          <w:lang w:eastAsia="zh-CN"/>
        </w:rPr>
        <w:t>2</w:t>
      </w:r>
      <w:r w:rsidR="00675023" w:rsidRPr="00E643AD">
        <w:rPr>
          <w:rFonts w:ascii="Arial" w:eastAsiaTheme="minorEastAsia" w:hAnsi="Arial" w:cs="Arial"/>
          <w:iCs/>
          <w:sz w:val="22"/>
          <w:szCs w:val="22"/>
          <w:lang w:eastAsia="zh-CN"/>
        </w:rPr>
        <w:t>H</w:t>
      </w:r>
      <w:r w:rsidR="00675023" w:rsidRPr="00E643AD">
        <w:rPr>
          <w:rFonts w:ascii="Arial" w:eastAsiaTheme="minorEastAsia" w:hAnsi="Arial" w:cs="Arial"/>
          <w:iCs/>
          <w:sz w:val="22"/>
          <w:szCs w:val="22"/>
          <w:vertAlign w:val="subscript"/>
          <w:lang w:eastAsia="zh-CN"/>
        </w:rPr>
        <w:t>2</w:t>
      </w:r>
      <w:r w:rsidR="00675023" w:rsidRPr="00E643AD">
        <w:rPr>
          <w:rFonts w:ascii="Arial" w:eastAsiaTheme="minorEastAsia" w:hAnsi="Arial" w:cs="Arial"/>
          <w:iCs/>
          <w:sz w:val="22"/>
          <w:szCs w:val="22"/>
          <w:lang w:eastAsia="zh-CN"/>
        </w:rPr>
        <w:t xml:space="preserve"> </w:t>
      </w:r>
    </w:p>
    <w:p w14:paraId="1CB95F6C" w14:textId="27E6BCEC" w:rsidR="0087061B" w:rsidRPr="00E643AD" w:rsidDel="00CC0BAB" w:rsidRDefault="00675023" w:rsidP="001868AE">
      <w:pPr>
        <w:spacing w:line="360" w:lineRule="auto"/>
        <w:jc w:val="both"/>
        <w:rPr>
          <w:ins w:id="304" w:author="Pérez-Ramirez  Javier" w:date="2024-07-29T12:12:00Z"/>
          <w:del w:id="305" w:author="Nabera  Abhinandan" w:date="2024-08-15T18:53:00Z"/>
          <w:rFonts w:ascii="Arial" w:hAnsi="Arial" w:cs="Arial"/>
          <w:iCs/>
          <w:sz w:val="22"/>
          <w:szCs w:val="22"/>
        </w:rPr>
      </w:pPr>
      <w:r w:rsidRPr="00E643AD">
        <w:rPr>
          <w:rFonts w:ascii="Arial" w:eastAsiaTheme="minorEastAsia" w:hAnsi="Arial" w:cs="Arial"/>
          <w:iCs/>
          <w:sz w:val="22"/>
          <w:szCs w:val="22"/>
          <w:lang w:eastAsia="zh-CN"/>
        </w:rPr>
        <w:t>to C</w:t>
      </w:r>
      <w:r w:rsidRPr="00E643AD">
        <w:rPr>
          <w:rFonts w:ascii="Arial" w:eastAsiaTheme="minorEastAsia" w:hAnsi="Arial" w:cs="Arial"/>
          <w:iCs/>
          <w:sz w:val="22"/>
          <w:szCs w:val="22"/>
          <w:vertAlign w:val="subscript"/>
          <w:lang w:eastAsia="zh-CN"/>
        </w:rPr>
        <w:t>2</w:t>
      </w:r>
      <w:r w:rsidRPr="00E643AD">
        <w:rPr>
          <w:rFonts w:ascii="Arial" w:eastAsiaTheme="minorEastAsia" w:hAnsi="Arial" w:cs="Arial"/>
          <w:iCs/>
          <w:sz w:val="22"/>
          <w:szCs w:val="22"/>
          <w:lang w:eastAsia="zh-CN"/>
        </w:rPr>
        <w:t>H</w:t>
      </w:r>
      <w:r w:rsidRPr="00E643AD">
        <w:rPr>
          <w:rFonts w:ascii="Arial" w:eastAsiaTheme="minorEastAsia" w:hAnsi="Arial" w:cs="Arial"/>
          <w:iCs/>
          <w:sz w:val="22"/>
          <w:szCs w:val="22"/>
          <w:vertAlign w:val="subscript"/>
          <w:lang w:eastAsia="zh-CN"/>
        </w:rPr>
        <w:t>4</w:t>
      </w:r>
      <w:r w:rsidR="00213B2C" w:rsidRPr="00E643AD">
        <w:rPr>
          <w:rFonts w:ascii="Arial" w:hAnsi="Arial" w:cs="Arial"/>
          <w:iCs/>
          <w:sz w:val="22"/>
          <w:szCs w:val="22"/>
        </w:rPr>
        <w:t>.</w:t>
      </w:r>
    </w:p>
    <w:p w14:paraId="413B7F5E" w14:textId="758649CE" w:rsidR="00C07216" w:rsidRPr="00386D14" w:rsidDel="00386D14" w:rsidRDefault="00C07216" w:rsidP="001868AE">
      <w:pPr>
        <w:spacing w:line="360" w:lineRule="auto"/>
        <w:jc w:val="both"/>
        <w:rPr>
          <w:ins w:id="306" w:author="Pérez-Ramirez  Javier" w:date="2024-07-29T12:19:00Z"/>
          <w:del w:id="307" w:author="Zhang  Zihao" w:date="2024-08-10T17:46:00Z"/>
          <w:rFonts w:ascii="Arial" w:hAnsi="Arial" w:cs="Arial"/>
          <w:iCs/>
          <w:sz w:val="22"/>
          <w:szCs w:val="22"/>
          <w:highlight w:val="yellow"/>
        </w:rPr>
      </w:pPr>
      <w:commentRangeStart w:id="308"/>
      <w:ins w:id="309" w:author="Pérez-Ramirez  Javier" w:date="2024-07-29T12:12:00Z">
        <w:del w:id="310" w:author="Zhang  Zihao" w:date="2024-08-10T17:46:00Z">
          <w:r w:rsidRPr="00386D14" w:rsidDel="00386D14">
            <w:rPr>
              <w:rFonts w:ascii="Arial" w:hAnsi="Arial" w:cs="Arial"/>
              <w:iCs/>
              <w:sz w:val="22"/>
              <w:szCs w:val="22"/>
              <w:highlight w:val="yellow"/>
            </w:rPr>
            <w:delText xml:space="preserve">No need to re-highlight </w:delText>
          </w:r>
        </w:del>
      </w:ins>
      <w:ins w:id="311" w:author="Pérez-Ramirez  Javier" w:date="2024-07-29T12:17:00Z">
        <w:del w:id="312" w:author="Zhang  Zihao" w:date="2024-08-10T17:46:00Z">
          <w:r w:rsidR="006D1F00" w:rsidRPr="00386D14" w:rsidDel="00386D14">
            <w:rPr>
              <w:rFonts w:ascii="Arial" w:hAnsi="Arial" w:cs="Arial"/>
              <w:iCs/>
              <w:sz w:val="22"/>
              <w:szCs w:val="22"/>
              <w:highlight w:val="yellow"/>
            </w:rPr>
            <w:delText>evolution of PVC produc</w:delText>
          </w:r>
        </w:del>
      </w:ins>
      <w:ins w:id="313" w:author="Pérez-Ramirez  Javier" w:date="2024-07-29T12:18:00Z">
        <w:del w:id="314" w:author="Zhang  Zihao" w:date="2024-08-10T17:46:00Z">
          <w:r w:rsidR="006D1F00" w:rsidRPr="00386D14" w:rsidDel="00386D14">
            <w:rPr>
              <w:rFonts w:ascii="Arial" w:hAnsi="Arial" w:cs="Arial"/>
              <w:iCs/>
              <w:sz w:val="22"/>
              <w:szCs w:val="22"/>
              <w:highlight w:val="yellow"/>
            </w:rPr>
            <w:delText xml:space="preserve">tion in </w:delText>
          </w:r>
          <w:r w:rsidR="00443B07" w:rsidRPr="00386D14" w:rsidDel="00386D14">
            <w:rPr>
              <w:rFonts w:ascii="Arial" w:hAnsi="Arial" w:cs="Arial"/>
              <w:iCs/>
              <w:sz w:val="22"/>
              <w:szCs w:val="22"/>
              <w:highlight w:val="yellow"/>
            </w:rPr>
            <w:delText xml:space="preserve">China from </w:delText>
          </w:r>
        </w:del>
      </w:ins>
      <w:ins w:id="315" w:author="Pérez-Ramirez  Javier" w:date="2024-07-29T12:19:00Z">
        <w:del w:id="316" w:author="Zhang  Zihao" w:date="2024-08-10T17:46:00Z">
          <w:r w:rsidR="00443B07" w:rsidRPr="00386D14" w:rsidDel="00386D14">
            <w:rPr>
              <w:rFonts w:ascii="Arial" w:hAnsi="Arial" w:cs="Arial"/>
              <w:iCs/>
              <w:sz w:val="22"/>
              <w:szCs w:val="22"/>
              <w:highlight w:val="yellow"/>
            </w:rPr>
            <w:delText>the 1930s, if available?</w:delText>
          </w:r>
        </w:del>
      </w:ins>
    </w:p>
    <w:p w14:paraId="4F9E3323" w14:textId="42B23AED" w:rsidR="001C6754" w:rsidRPr="00386D14" w:rsidDel="00FE5D6B" w:rsidRDefault="001C6754" w:rsidP="001868AE">
      <w:pPr>
        <w:spacing w:line="360" w:lineRule="auto"/>
        <w:jc w:val="both"/>
        <w:rPr>
          <w:del w:id="317" w:author="Zhang  Zihao" w:date="2024-08-16T11:13:00Z" w16du:dateUtc="2024-08-16T09:13:00Z"/>
          <w:rFonts w:ascii="Arial" w:eastAsiaTheme="minorEastAsia" w:hAnsi="Arial" w:cs="Arial"/>
          <w:b/>
          <w:iCs/>
          <w:sz w:val="22"/>
          <w:szCs w:val="22"/>
          <w:lang w:eastAsia="zh-CN"/>
        </w:rPr>
      </w:pPr>
      <w:ins w:id="318" w:author="Pérez-Ramirez  Javier" w:date="2024-07-29T12:19:00Z">
        <w:del w:id="319" w:author="Zhang  Zihao" w:date="2024-08-10T17:46:00Z">
          <w:r w:rsidRPr="00386D14" w:rsidDel="00386D14">
            <w:rPr>
              <w:rFonts w:ascii="Arial" w:hAnsi="Arial" w:cs="Arial"/>
              <w:iCs/>
              <w:sz w:val="22"/>
              <w:szCs w:val="22"/>
              <w:highlight w:val="yellow"/>
            </w:rPr>
            <w:delText>The sna</w:delText>
          </w:r>
        </w:del>
      </w:ins>
      <w:ins w:id="320" w:author="Pérez-Ramirez  Javier" w:date="2024-07-29T12:22:00Z">
        <w:del w:id="321" w:author="Zhang  Zihao" w:date="2024-08-10T17:46:00Z">
          <w:r w:rsidRPr="00386D14" w:rsidDel="00386D14">
            <w:rPr>
              <w:rFonts w:ascii="Arial" w:hAnsi="Arial" w:cs="Arial"/>
              <w:iCs/>
              <w:sz w:val="22"/>
              <w:szCs w:val="22"/>
              <w:highlight w:val="yellow"/>
            </w:rPr>
            <w:delText xml:space="preserve">ke-type </w:delText>
          </w:r>
        </w:del>
      </w:ins>
      <w:ins w:id="322" w:author="Pérez-Ramirez  Javier" w:date="2024-07-29T12:25:00Z">
        <w:del w:id="323" w:author="Zhang  Zihao" w:date="2024-08-10T17:46:00Z">
          <w:r w:rsidRPr="00386D14" w:rsidDel="00386D14">
            <w:rPr>
              <w:rFonts w:ascii="Arial" w:hAnsi="Arial" w:cs="Arial"/>
              <w:iCs/>
              <w:sz w:val="22"/>
              <w:szCs w:val="22"/>
              <w:highlight w:val="yellow"/>
            </w:rPr>
            <w:delText xml:space="preserve">figure might be distractive, we should try </w:delText>
          </w:r>
        </w:del>
      </w:ins>
      <w:ins w:id="324" w:author="Pérez-Ramirez  Javier" w:date="2024-07-29T12:27:00Z">
        <w:del w:id="325" w:author="Zhang  Zihao" w:date="2024-08-10T17:46:00Z">
          <w:r w:rsidR="007F4EF0" w:rsidRPr="00386D14" w:rsidDel="00386D14">
            <w:rPr>
              <w:rFonts w:ascii="Arial" w:hAnsi="Arial" w:cs="Arial"/>
              <w:iCs/>
              <w:sz w:val="22"/>
              <w:szCs w:val="22"/>
              <w:highlight w:val="yellow"/>
            </w:rPr>
            <w:delText>to make it in a single line</w:delText>
          </w:r>
        </w:del>
      </w:ins>
      <w:ins w:id="326" w:author="Pérez-Ramirez  Javier" w:date="2024-08-05T08:45:00Z">
        <w:del w:id="327" w:author="Zhang  Zihao" w:date="2024-08-10T17:46:00Z">
          <w:r w:rsidR="00694328" w:rsidRPr="00386D14" w:rsidDel="00386D14">
            <w:rPr>
              <w:rFonts w:ascii="Arial" w:hAnsi="Arial" w:cs="Arial"/>
              <w:iCs/>
              <w:sz w:val="22"/>
              <w:szCs w:val="22"/>
              <w:highlight w:val="yellow"/>
            </w:rPr>
            <w:delText xml:space="preserve"> – Constance?</w:delText>
          </w:r>
        </w:del>
      </w:ins>
      <w:commentRangeEnd w:id="308"/>
      <w:r w:rsidR="00A51686">
        <w:rPr>
          <w:rStyle w:val="CommentReference"/>
        </w:rPr>
        <w:commentReference w:id="308"/>
      </w:r>
    </w:p>
    <w:p w14:paraId="1B907F41" w14:textId="0B4E5C99" w:rsidR="009D6320" w:rsidRDefault="009D6320">
      <w:pPr>
        <w:spacing w:line="360" w:lineRule="auto"/>
        <w:jc w:val="both"/>
        <w:rPr>
          <w:ins w:id="328" w:author="Pérez-Ramirez  Javier" w:date="2024-07-29T10:25:00Z"/>
          <w:rFonts w:ascii="Arial" w:eastAsiaTheme="minorEastAsia" w:hAnsi="Arial" w:cs="Arial"/>
          <w:b/>
          <w:sz w:val="22"/>
          <w:szCs w:val="22"/>
          <w:lang w:eastAsia="zh-CN"/>
        </w:rPr>
        <w:pPrChange w:id="329" w:author="Zhang  Zihao" w:date="2024-08-16T11:13:00Z" w16du:dateUtc="2024-08-16T09:13:00Z">
          <w:pPr/>
        </w:pPrChange>
      </w:pPr>
      <w:ins w:id="330" w:author="Pérez-Ramirez  Javier" w:date="2024-07-29T10:25:00Z">
        <w:del w:id="331" w:author="Zhang  Zihao" w:date="2024-08-16T11:13:00Z" w16du:dateUtc="2024-08-16T09:13:00Z">
          <w:r w:rsidDel="00FE5D6B">
            <w:rPr>
              <w:rFonts w:ascii="Arial" w:eastAsiaTheme="minorEastAsia" w:hAnsi="Arial" w:cs="Arial"/>
              <w:b/>
              <w:sz w:val="22"/>
              <w:szCs w:val="22"/>
              <w:lang w:eastAsia="zh-CN"/>
            </w:rPr>
            <w:br w:type="page"/>
          </w:r>
        </w:del>
      </w:ins>
    </w:p>
    <w:p w14:paraId="506BDDE6" w14:textId="2CC9F867" w:rsidR="00E744BE" w:rsidRPr="001017A8" w:rsidRDefault="00C74984" w:rsidP="00736557">
      <w:pPr>
        <w:pStyle w:val="ListParagraph"/>
        <w:numPr>
          <w:ilvl w:val="0"/>
          <w:numId w:val="43"/>
        </w:numPr>
        <w:spacing w:before="240" w:line="360" w:lineRule="auto"/>
        <w:ind w:left="360"/>
        <w:jc w:val="both"/>
        <w:rPr>
          <w:rFonts w:ascii="Arial" w:hAnsi="Arial" w:cs="Arial"/>
          <w:b/>
          <w:sz w:val="22"/>
          <w:szCs w:val="22"/>
        </w:rPr>
      </w:pPr>
      <w:r w:rsidRPr="00736557">
        <w:rPr>
          <w:rFonts w:ascii="Arial" w:hAnsi="Arial" w:cs="Arial"/>
          <w:b/>
          <w:sz w:val="22"/>
          <w:szCs w:val="22"/>
        </w:rPr>
        <w:lastRenderedPageBreak/>
        <w:t xml:space="preserve">Production of </w:t>
      </w:r>
      <w:r w:rsidR="00F96528" w:rsidRPr="00736557">
        <w:rPr>
          <w:rFonts w:ascii="Arial" w:hAnsi="Arial" w:cs="Arial"/>
          <w:b/>
          <w:sz w:val="22"/>
          <w:szCs w:val="22"/>
        </w:rPr>
        <w:t>acetylene</w:t>
      </w:r>
    </w:p>
    <w:p w14:paraId="50B0A43D" w14:textId="2FBB024F" w:rsidR="00C74984" w:rsidRPr="0028492B" w:rsidRDefault="00C74984" w:rsidP="00495801">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2.1</w:t>
      </w:r>
      <w:r w:rsidR="0087061B" w:rsidRPr="00CF7E03">
        <w:rPr>
          <w:rFonts w:ascii="Arial" w:eastAsiaTheme="minorEastAsia" w:hAnsi="Arial" w:cs="Arial"/>
          <w:b/>
          <w:sz w:val="22"/>
          <w:szCs w:val="22"/>
          <w:lang w:eastAsia="zh-CN"/>
        </w:rPr>
        <w:t>.</w:t>
      </w:r>
      <w:r w:rsidR="0023424F">
        <w:rPr>
          <w:rFonts w:ascii="Arial" w:eastAsiaTheme="minorEastAsia" w:hAnsi="Arial" w:cs="Arial"/>
          <w:b/>
          <w:sz w:val="22"/>
          <w:szCs w:val="22"/>
          <w:lang w:eastAsia="zh-CN"/>
        </w:rPr>
        <w:t> </w:t>
      </w:r>
      <w:r w:rsidR="00B11253" w:rsidRPr="00CF7E03">
        <w:rPr>
          <w:rFonts w:ascii="Arial" w:eastAsiaTheme="minorEastAsia" w:hAnsi="Arial" w:cs="Arial"/>
          <w:b/>
          <w:sz w:val="22"/>
          <w:szCs w:val="22"/>
          <w:lang w:eastAsia="zh-CN"/>
        </w:rPr>
        <w:t xml:space="preserve">Summary of </w:t>
      </w:r>
      <w:r w:rsidR="00F50D66" w:rsidRPr="00CF7E03">
        <w:rPr>
          <w:rFonts w:ascii="Arial" w:eastAsiaTheme="minorEastAsia" w:hAnsi="Arial" w:cs="Arial"/>
          <w:b/>
          <w:sz w:val="22"/>
          <w:szCs w:val="22"/>
          <w:lang w:eastAsia="zh-CN"/>
        </w:rPr>
        <w:t xml:space="preserve">acetylene </w:t>
      </w:r>
      <w:r w:rsidR="00B11253" w:rsidRPr="00CF7E03">
        <w:rPr>
          <w:rFonts w:ascii="Arial" w:eastAsiaTheme="minorEastAsia" w:hAnsi="Arial" w:cs="Arial"/>
          <w:b/>
          <w:sz w:val="22"/>
          <w:szCs w:val="22"/>
          <w:lang w:eastAsia="zh-CN"/>
        </w:rPr>
        <w:t xml:space="preserve">production routes </w:t>
      </w:r>
      <w:r w:rsidR="00DE70E7" w:rsidRPr="00CF7E03">
        <w:rPr>
          <w:rFonts w:ascii="Arial" w:eastAsiaTheme="minorEastAsia" w:hAnsi="Arial" w:cs="Arial"/>
          <w:b/>
          <w:sz w:val="22"/>
          <w:szCs w:val="22"/>
          <w:lang w:eastAsia="zh-CN"/>
        </w:rPr>
        <w:t>and its applications</w:t>
      </w:r>
    </w:p>
    <w:p w14:paraId="2FDA159B" w14:textId="661D8F62" w:rsidR="00B1724A" w:rsidRPr="00CF7E03" w:rsidRDefault="008D41A3" w:rsidP="001868AE">
      <w:pPr>
        <w:pStyle w:val="ListParagraph"/>
        <w:spacing w:line="360" w:lineRule="auto"/>
        <w:ind w:left="0"/>
        <w:jc w:val="both"/>
        <w:rPr>
          <w:rFonts w:ascii="Arial" w:eastAsiaTheme="minorEastAsia" w:hAnsi="Arial" w:cs="Arial"/>
          <w:sz w:val="22"/>
          <w:szCs w:val="22"/>
          <w:lang w:eastAsia="zh-CN"/>
        </w:rPr>
      </w:pPr>
      <w:bookmarkStart w:id="332" w:name="_Hlk169718991"/>
      <w:bookmarkStart w:id="333" w:name="_Hlk164260949"/>
      <w:r w:rsidRPr="00CF7E03">
        <w:rPr>
          <w:rFonts w:ascii="Arial" w:eastAsiaTheme="minorEastAsia" w:hAnsi="Arial" w:cs="Arial"/>
          <w:sz w:val="22"/>
          <w:szCs w:val="22"/>
          <w:lang w:eastAsia="zh-CN"/>
        </w:rPr>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can be produced from fossil-derived feedstocks </w:t>
      </w:r>
      <w:r w:rsidRPr="00CF7E03">
        <w:rPr>
          <w:rFonts w:ascii="Arial" w:eastAsiaTheme="minorEastAsia" w:hAnsi="Arial" w:cs="Arial"/>
          <w:sz w:val="22"/>
          <w:szCs w:val="22"/>
          <w:lang w:eastAsia="zh-CN"/>
        </w:rPr>
        <w:t>such as</w:t>
      </w:r>
      <w:r w:rsidR="0090484D" w:rsidRPr="00CF7E03">
        <w:rPr>
          <w:rFonts w:ascii="Arial" w:eastAsiaTheme="minorEastAsia" w:hAnsi="Arial" w:cs="Arial"/>
          <w:sz w:val="22"/>
          <w:szCs w:val="22"/>
          <w:lang w:eastAsia="zh-CN"/>
        </w:rPr>
        <w:t xml:space="preserve"> coal, natural gas</w:t>
      </w:r>
      <w:r w:rsidR="00355A50"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and oil</w:t>
      </w:r>
      <w:r w:rsidR="00B1724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w:t>
      </w:r>
      <w:bookmarkEnd w:id="332"/>
      <w:r w:rsidRPr="00CF7E03">
        <w:rPr>
          <w:rFonts w:ascii="Arial" w:eastAsiaTheme="minorEastAsia" w:hAnsi="Arial" w:cs="Arial"/>
          <w:sz w:val="22"/>
          <w:szCs w:val="22"/>
          <w:lang w:eastAsia="zh-CN"/>
        </w:rPr>
        <w:t>sing</w:t>
      </w:r>
      <w:r w:rsidR="00B1724A" w:rsidRPr="00CF7E03">
        <w:rPr>
          <w:rFonts w:ascii="Arial" w:eastAsiaTheme="minorEastAsia" w:hAnsi="Arial" w:cs="Arial"/>
          <w:sz w:val="22"/>
          <w:szCs w:val="22"/>
          <w:lang w:eastAsia="zh-CN"/>
        </w:rPr>
        <w:t xml:space="preserve"> four </w:t>
      </w:r>
      <w:r w:rsidRPr="00CF7E03">
        <w:rPr>
          <w:rFonts w:ascii="Arial" w:eastAsiaTheme="minorEastAsia" w:hAnsi="Arial" w:cs="Arial"/>
          <w:sz w:val="22"/>
          <w:szCs w:val="22"/>
          <w:lang w:eastAsia="zh-CN"/>
        </w:rPr>
        <w:t>primary</w:t>
      </w:r>
      <w:r w:rsidR="00B1724A" w:rsidRPr="00CF7E03">
        <w:rPr>
          <w:rFonts w:ascii="Arial" w:eastAsiaTheme="minorEastAsia" w:hAnsi="Arial" w:cs="Arial"/>
          <w:sz w:val="22"/>
          <w:szCs w:val="22"/>
          <w:lang w:eastAsia="zh-CN"/>
        </w:rPr>
        <w:t xml:space="preserve"> technologies</w:t>
      </w:r>
      <w:r w:rsidR="00F72916" w:rsidRPr="00CF7E03">
        <w:rPr>
          <w:rFonts w:ascii="Arial" w:eastAsiaTheme="minorEastAsia" w:hAnsi="Arial" w:cs="Arial"/>
          <w:sz w:val="22"/>
          <w:szCs w:val="22"/>
          <w:lang w:eastAsia="zh-CN"/>
        </w:rPr>
        <w:t xml:space="preserve">: </w:t>
      </w:r>
      <w:r w:rsidR="00B1724A" w:rsidRPr="00CF7E03">
        <w:rPr>
          <w:rFonts w:ascii="Arial" w:eastAsiaTheme="minorEastAsia" w:hAnsi="Arial" w:cs="Arial"/>
          <w:sz w:val="22"/>
          <w:szCs w:val="22"/>
          <w:lang w:eastAsia="zh-CN"/>
        </w:rPr>
        <w:t>CaC</w:t>
      </w:r>
      <w:r w:rsidR="00B1724A" w:rsidRPr="00CF7E03">
        <w:rPr>
          <w:rFonts w:ascii="Arial" w:eastAsiaTheme="minorEastAsia" w:hAnsi="Arial" w:cs="Arial"/>
          <w:sz w:val="22"/>
          <w:szCs w:val="22"/>
          <w:vertAlign w:val="subscript"/>
          <w:lang w:eastAsia="zh-CN"/>
        </w:rPr>
        <w:t>2</w:t>
      </w:r>
      <w:r w:rsidR="00B1724A"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1724A" w:rsidRPr="00CF7E03">
        <w:rPr>
          <w:rFonts w:ascii="Arial" w:eastAsiaTheme="minorEastAsia" w:hAnsi="Arial" w:cs="Arial"/>
          <w:sz w:val="22"/>
          <w:szCs w:val="22"/>
          <w:lang w:eastAsia="zh-CN"/>
        </w:rPr>
        <w:t xml:space="preserve">, plasma, and </w:t>
      </w:r>
      <w:r w:rsidR="00763B49">
        <w:rPr>
          <w:rFonts w:ascii="Arial" w:eastAsiaTheme="minorEastAsia" w:hAnsi="Arial" w:cs="Arial"/>
          <w:sz w:val="22"/>
          <w:szCs w:val="22"/>
          <w:lang w:eastAsia="zh-CN"/>
        </w:rPr>
        <w:t>TP</w:t>
      </w:r>
      <w:r w:rsidR="00740286">
        <w:rPr>
          <w:rFonts w:ascii="Arial" w:eastAsiaTheme="minorEastAsia" w:hAnsi="Arial" w:cs="Arial" w:hint="eastAsia"/>
          <w:sz w:val="22"/>
          <w:szCs w:val="22"/>
          <w:lang w:eastAsia="zh-CN"/>
        </w:rPr>
        <w:t xml:space="preserve"> </w:t>
      </w:r>
      <w:r w:rsidR="00B1724A" w:rsidRPr="00CF7E03">
        <w:rPr>
          <w:rFonts w:ascii="Arial" w:eastAsiaTheme="minorEastAsia" w:hAnsi="Arial" w:cs="Arial"/>
          <w:sz w:val="22"/>
          <w:szCs w:val="22"/>
          <w:lang w:eastAsia="zh-CN"/>
        </w:rPr>
        <w:t>routes</w:t>
      </w:r>
      <w:r w:rsidR="00725299" w:rsidRPr="00CF7E03">
        <w:rPr>
          <w:rFonts w:ascii="Arial" w:eastAsiaTheme="minorEastAsia" w:hAnsi="Arial" w:cs="Arial"/>
          <w:sz w:val="22"/>
          <w:szCs w:val="22"/>
          <w:lang w:eastAsia="zh-CN"/>
        </w:rPr>
        <w:t xml:space="preserve"> (</w:t>
      </w:r>
      <w:r w:rsidR="00684B0F"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1A6B70" w:rsidRPr="00CF7E03">
        <w:rPr>
          <w:rFonts w:ascii="Arial" w:eastAsiaTheme="minorEastAsia" w:hAnsi="Arial" w:cs="Arial"/>
          <w:b/>
          <w:bCs/>
          <w:sz w:val="22"/>
          <w:szCs w:val="22"/>
          <w:lang w:eastAsia="zh-CN"/>
        </w:rPr>
        <w:t> </w:t>
      </w:r>
      <w:r w:rsidR="00684B0F" w:rsidRPr="00CF7E03">
        <w:rPr>
          <w:rFonts w:ascii="Arial" w:eastAsiaTheme="minorEastAsia" w:hAnsi="Arial" w:cs="Arial"/>
          <w:b/>
          <w:bCs/>
          <w:sz w:val="22"/>
          <w:szCs w:val="22"/>
          <w:lang w:eastAsia="zh-CN"/>
        </w:rPr>
        <w:t>2</w:t>
      </w:r>
      <w:r w:rsidR="00725299" w:rsidRPr="00CF7E03">
        <w:rPr>
          <w:rFonts w:ascii="Arial" w:eastAsiaTheme="minorEastAsia" w:hAnsi="Arial" w:cs="Arial"/>
          <w:sz w:val="22"/>
          <w:szCs w:val="22"/>
          <w:lang w:eastAsia="zh-CN"/>
        </w:rPr>
        <w:t>)</w:t>
      </w:r>
      <w:r w:rsidR="00B1724A" w:rsidRPr="00CF7E03">
        <w:rPr>
          <w:rFonts w:ascii="Arial" w:eastAsiaTheme="minorEastAsia" w:hAnsi="Arial" w:cs="Arial"/>
          <w:sz w:val="22"/>
          <w:szCs w:val="22"/>
          <w:lang w:eastAsia="zh-CN"/>
        </w:rPr>
        <w:t xml:space="preserve">. </w:t>
      </w:r>
      <w:r w:rsidR="00CD53E9" w:rsidRPr="00CF7E03">
        <w:rPr>
          <w:rFonts w:ascii="Arial" w:eastAsiaTheme="minorEastAsia" w:hAnsi="Arial" w:cs="Arial"/>
          <w:sz w:val="22"/>
          <w:szCs w:val="22"/>
          <w:lang w:eastAsia="zh-CN"/>
        </w:rPr>
        <w:t xml:space="preserve">Among </w:t>
      </w:r>
      <w:r w:rsidR="00F72916" w:rsidRPr="00CF7E03">
        <w:rPr>
          <w:rFonts w:ascii="Arial" w:eastAsiaTheme="minorEastAsia" w:hAnsi="Arial" w:cs="Arial"/>
          <w:sz w:val="22"/>
          <w:szCs w:val="22"/>
          <w:lang w:eastAsia="zh-CN"/>
        </w:rPr>
        <w:t>these</w:t>
      </w:r>
      <w:r w:rsidR="00CD53E9" w:rsidRPr="00CF7E03">
        <w:rPr>
          <w:rFonts w:ascii="Arial" w:eastAsiaTheme="minorEastAsia" w:hAnsi="Arial" w:cs="Arial"/>
          <w:sz w:val="22"/>
          <w:szCs w:val="22"/>
          <w:lang w:eastAsia="zh-CN"/>
        </w:rPr>
        <w:t xml:space="preserve">, oil-based routes </w:t>
      </w:r>
      <w:r w:rsidR="00F72916" w:rsidRPr="00CF7E03">
        <w:rPr>
          <w:rFonts w:ascii="Arial" w:eastAsiaTheme="minorEastAsia" w:hAnsi="Arial" w:cs="Arial"/>
          <w:sz w:val="22"/>
          <w:szCs w:val="22"/>
          <w:lang w:eastAsia="zh-CN"/>
        </w:rPr>
        <w:t>have been e</w:t>
      </w:r>
      <w:r w:rsidR="00CD53E9" w:rsidRPr="00CF7E03">
        <w:rPr>
          <w:rFonts w:ascii="Arial" w:eastAsiaTheme="minorEastAsia" w:hAnsi="Arial" w:cs="Arial"/>
          <w:sz w:val="22"/>
          <w:szCs w:val="22"/>
          <w:lang w:eastAsia="zh-CN"/>
        </w:rPr>
        <w:t xml:space="preserve">xplored but </w:t>
      </w:r>
      <w:r w:rsidR="00355A50" w:rsidRPr="00CF7E03">
        <w:rPr>
          <w:rFonts w:ascii="Arial" w:eastAsiaTheme="minorEastAsia" w:hAnsi="Arial" w:cs="Arial"/>
          <w:sz w:val="22"/>
          <w:szCs w:val="22"/>
          <w:lang w:eastAsia="zh-CN"/>
        </w:rPr>
        <w:t xml:space="preserve">have </w:t>
      </w:r>
      <w:r w:rsidR="00CD53E9" w:rsidRPr="00CF7E03">
        <w:rPr>
          <w:rFonts w:ascii="Arial" w:eastAsiaTheme="minorEastAsia" w:hAnsi="Arial" w:cs="Arial"/>
          <w:sz w:val="22"/>
          <w:szCs w:val="22"/>
          <w:lang w:eastAsia="zh-CN"/>
        </w:rPr>
        <w:t xml:space="preserve">never </w:t>
      </w:r>
      <w:r w:rsidR="00F72916" w:rsidRPr="00CF7E03">
        <w:rPr>
          <w:rFonts w:ascii="Arial" w:eastAsiaTheme="minorEastAsia" w:hAnsi="Arial" w:cs="Arial"/>
          <w:sz w:val="22"/>
          <w:szCs w:val="22"/>
          <w:lang w:eastAsia="zh-CN"/>
        </w:rPr>
        <w:t xml:space="preserve">reached </w:t>
      </w:r>
      <w:del w:id="334" w:author="Zhang  Zihao" w:date="2024-08-14T10:10:00Z">
        <w:r w:rsidR="00F72916" w:rsidRPr="00CF7E03" w:rsidDel="00F57327">
          <w:rPr>
            <w:rFonts w:ascii="Arial" w:eastAsiaTheme="minorEastAsia" w:hAnsi="Arial" w:cs="Arial"/>
            <w:sz w:val="22"/>
            <w:szCs w:val="22"/>
            <w:lang w:eastAsia="zh-CN"/>
          </w:rPr>
          <w:delText>commercial</w:delText>
        </w:r>
      </w:del>
      <w:ins w:id="335" w:author="Zhang  Zihao" w:date="2024-08-14T10:10:00Z">
        <w:r w:rsidR="00F57327" w:rsidRPr="00CF7E03">
          <w:rPr>
            <w:rFonts w:ascii="Arial" w:eastAsiaTheme="minorEastAsia" w:hAnsi="Arial" w:cs="Arial"/>
            <w:sz w:val="22"/>
            <w:szCs w:val="22"/>
            <w:lang w:eastAsia="zh-CN"/>
          </w:rPr>
          <w:t>the commercial</w:t>
        </w:r>
      </w:ins>
      <w:r w:rsidR="00F72916" w:rsidRPr="00CF7E03">
        <w:rPr>
          <w:rFonts w:ascii="Arial" w:eastAsiaTheme="minorEastAsia" w:hAnsi="Arial" w:cs="Arial"/>
          <w:sz w:val="22"/>
          <w:szCs w:val="22"/>
          <w:lang w:eastAsia="zh-CN"/>
        </w:rPr>
        <w:t xml:space="preserve"> </w:t>
      </w:r>
      <w:r w:rsidR="00D73953">
        <w:rPr>
          <w:rFonts w:ascii="Arial" w:eastAsiaTheme="minorEastAsia" w:hAnsi="Arial" w:cs="Arial"/>
          <w:sz w:val="22"/>
          <w:szCs w:val="22"/>
          <w:lang w:eastAsia="zh-CN"/>
        </w:rPr>
        <w:t>stage</w:t>
      </w:r>
      <w:r w:rsidR="00CD53E9" w:rsidRPr="00CF7E03">
        <w:rPr>
          <w:rFonts w:ascii="Arial" w:eastAsiaTheme="minorEastAsia" w:hAnsi="Arial" w:cs="Arial"/>
          <w:sz w:val="22"/>
          <w:szCs w:val="22"/>
          <w:lang w:eastAsia="zh-CN"/>
        </w:rPr>
        <w:t>. Plasma technology</w:t>
      </w:r>
      <w:r w:rsidR="00D42544" w:rsidRPr="00CF7E03">
        <w:rPr>
          <w:rFonts w:ascii="Arial" w:eastAsiaTheme="minorEastAsia" w:hAnsi="Arial" w:cs="Arial"/>
          <w:sz w:val="22"/>
          <w:szCs w:val="22"/>
          <w:lang w:eastAsia="zh-CN"/>
        </w:rPr>
        <w:t xml:space="preserve"> includes</w:t>
      </w:r>
      <w:r w:rsidR="00CD53E9" w:rsidRPr="00CF7E03">
        <w:rPr>
          <w:rFonts w:ascii="Arial" w:eastAsiaTheme="minorEastAsia" w:hAnsi="Arial" w:cs="Arial"/>
          <w:sz w:val="22"/>
          <w:szCs w:val="22"/>
          <w:lang w:eastAsia="zh-CN"/>
        </w:rPr>
        <w:t xml:space="preserve"> </w:t>
      </w:r>
      <w:r w:rsidR="00CD53E9" w:rsidRPr="007C4319">
        <w:rPr>
          <w:rFonts w:ascii="Arial" w:eastAsiaTheme="minorEastAsia" w:hAnsi="Arial" w:cs="Arial"/>
          <w:sz w:val="22"/>
          <w:szCs w:val="22"/>
          <w:lang w:eastAsia="zh-CN"/>
        </w:rPr>
        <w:t>thermal</w:t>
      </w:r>
      <w:r w:rsidR="00CD53E9" w:rsidRPr="00CF7E03">
        <w:rPr>
          <w:rFonts w:ascii="Arial" w:eastAsiaTheme="minorEastAsia" w:hAnsi="Arial" w:cs="Arial"/>
          <w:sz w:val="22"/>
          <w:szCs w:val="22"/>
          <w:lang w:eastAsia="zh-CN"/>
        </w:rPr>
        <w:t xml:space="preserve">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all generated species reach thermal equilibrium,</w:t>
      </w:r>
      <w:r w:rsidR="00CD53E9" w:rsidRPr="00CF7E03">
        <w:rPr>
          <w:rFonts w:ascii="Arial" w:eastAsiaTheme="minorEastAsia" w:hAnsi="Arial" w:cs="Arial"/>
          <w:sz w:val="22"/>
          <w:szCs w:val="22"/>
          <w:lang w:eastAsia="zh-CN"/>
        </w:rPr>
        <w:t xml:space="preserve"> and </w:t>
      </w:r>
      <w:r w:rsidR="00CD53E9" w:rsidRPr="007C4319">
        <w:rPr>
          <w:rFonts w:ascii="Arial" w:eastAsiaTheme="minorEastAsia" w:hAnsi="Arial" w:cs="Arial"/>
          <w:sz w:val="22"/>
          <w:szCs w:val="22"/>
          <w:lang w:eastAsia="zh-CN"/>
        </w:rPr>
        <w:t>non-thermal</w:t>
      </w:r>
      <w:r w:rsidR="00CD53E9" w:rsidRPr="00CF7E03">
        <w:rPr>
          <w:rFonts w:ascii="Arial" w:eastAsiaTheme="minorEastAsia" w:hAnsi="Arial" w:cs="Arial"/>
          <w:sz w:val="22"/>
          <w:szCs w:val="22"/>
          <w:lang w:eastAsia="zh-CN"/>
        </w:rPr>
        <w:t xml:space="preserve">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energy is preferentially channeled to electrons</w:t>
      </w:r>
      <w:del w:id="336" w:author="Zhang  Zihao" w:date="2024-08-13T15:25:00Z">
        <w:r w:rsidR="00E9268A" w:rsidRPr="00CF7E03" w:rsidDel="00B27B3D">
          <w:rPr>
            <w:rFonts w:ascii="Arial" w:eastAsiaTheme="minorEastAsia" w:hAnsi="Arial" w:cs="Arial"/>
            <w:sz w:val="22"/>
            <w:szCs w:val="22"/>
            <w:lang w:eastAsia="zh-CN"/>
          </w:rPr>
          <w:delText>,</w:delText>
        </w:r>
        <w:r w:rsidR="00D42544" w:rsidRPr="00CF7E03" w:rsidDel="00B27B3D">
          <w:rPr>
            <w:rFonts w:ascii="Arial" w:eastAsiaTheme="minorEastAsia" w:hAnsi="Arial" w:cs="Arial"/>
            <w:sz w:val="22"/>
            <w:szCs w:val="22"/>
            <w:lang w:eastAsia="zh-CN"/>
          </w:rPr>
          <w:delText xml:space="preserve"> leading to a significantly higher </w:delText>
        </w:r>
        <w:commentRangeStart w:id="337"/>
        <w:commentRangeStart w:id="338"/>
        <w:r w:rsidR="00D42544" w:rsidRPr="00CF7E03" w:rsidDel="00B27B3D">
          <w:rPr>
            <w:rFonts w:ascii="Arial" w:eastAsiaTheme="minorEastAsia" w:hAnsi="Arial" w:cs="Arial"/>
            <w:sz w:val="22"/>
            <w:szCs w:val="22"/>
            <w:lang w:eastAsia="zh-CN"/>
          </w:rPr>
          <w:delText xml:space="preserve">electron </w:delText>
        </w:r>
        <w:commentRangeEnd w:id="337"/>
        <w:r w:rsidR="00D73953" w:rsidDel="00B27B3D">
          <w:rPr>
            <w:rStyle w:val="CommentReference"/>
          </w:rPr>
          <w:commentReference w:id="337"/>
        </w:r>
      </w:del>
      <w:commentRangeEnd w:id="338"/>
      <w:r w:rsidR="00B27B3D">
        <w:rPr>
          <w:rStyle w:val="CommentReference"/>
        </w:rPr>
        <w:commentReference w:id="338"/>
      </w:r>
      <w:del w:id="339" w:author="Zhang  Zihao" w:date="2024-08-13T15:25:00Z">
        <w:r w:rsidR="00D42544" w:rsidRPr="00CF7E03" w:rsidDel="00B27B3D">
          <w:rPr>
            <w:rFonts w:ascii="Arial" w:eastAsiaTheme="minorEastAsia" w:hAnsi="Arial" w:cs="Arial"/>
            <w:sz w:val="22"/>
            <w:szCs w:val="22"/>
            <w:lang w:eastAsia="zh-CN"/>
          </w:rPr>
          <w:delText>temperature</w:delText>
        </w:r>
      </w:del>
      <w:r w:rsidR="00D42544"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CD53E9"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Thermal plasma, particularly t</w:t>
      </w:r>
      <w:r w:rsidR="008C7989" w:rsidRPr="00CF7E03">
        <w:rPr>
          <w:rFonts w:ascii="Arial" w:eastAsiaTheme="minorEastAsia" w:hAnsi="Arial" w:cs="Arial"/>
          <w:sz w:val="22"/>
          <w:szCs w:val="22"/>
          <w:lang w:eastAsia="zh-CN"/>
        </w:rPr>
        <w:t>he electric arc</w:t>
      </w:r>
      <w:r w:rsidR="00E9268A" w:rsidRPr="00CF7E03">
        <w:rPr>
          <w:rFonts w:ascii="Arial" w:eastAsiaTheme="minorEastAsia" w:hAnsi="Arial" w:cs="Arial"/>
          <w:sz w:val="22"/>
          <w:szCs w:val="22"/>
          <w:lang w:eastAsia="zh-CN"/>
        </w:rPr>
        <w:t xml:space="preserve"> method</w:t>
      </w:r>
      <w:r w:rsidR="00D74F4C" w:rsidRPr="00CF7E03">
        <w:rPr>
          <w:rFonts w:ascii="Arial" w:eastAsiaTheme="minorEastAsia" w:hAnsi="Arial" w:cs="Arial"/>
          <w:sz w:val="22"/>
          <w:szCs w:val="22"/>
          <w:lang w:eastAsia="zh-CN"/>
        </w:rPr>
        <w:t xml:space="preserve">, </w:t>
      </w:r>
      <w:r w:rsidR="008C7989" w:rsidRPr="00CF7E03">
        <w:rPr>
          <w:rFonts w:ascii="Arial" w:eastAsiaTheme="minorEastAsia" w:hAnsi="Arial" w:cs="Arial"/>
          <w:sz w:val="22"/>
          <w:szCs w:val="22"/>
          <w:lang w:eastAsia="zh-CN"/>
        </w:rPr>
        <w:t xml:space="preserve">was first commercialized </w:t>
      </w:r>
      <w:r w:rsidR="00D74F4C" w:rsidRPr="00CF7E03">
        <w:rPr>
          <w:rFonts w:ascii="Arial" w:eastAsiaTheme="minorEastAsia" w:hAnsi="Arial" w:cs="Arial"/>
          <w:sz w:val="22"/>
          <w:szCs w:val="22"/>
          <w:lang w:eastAsia="zh-CN"/>
        </w:rPr>
        <w:t>for</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production </w:t>
      </w:r>
      <w:r w:rsidR="00B26D77" w:rsidRPr="00CF7E03">
        <w:rPr>
          <w:rFonts w:ascii="Arial" w:eastAsiaTheme="minorEastAsia" w:hAnsi="Arial" w:cs="Arial"/>
          <w:sz w:val="22"/>
          <w:szCs w:val="22"/>
          <w:lang w:eastAsia="zh-CN"/>
        </w:rPr>
        <w:t xml:space="preserve">from natural gas </w:t>
      </w:r>
      <w:r w:rsidR="00DE77F1" w:rsidRPr="00CF7E03">
        <w:rPr>
          <w:rFonts w:ascii="Arial" w:eastAsiaTheme="minorEastAsia" w:hAnsi="Arial" w:cs="Arial"/>
          <w:sz w:val="22"/>
          <w:szCs w:val="22"/>
          <w:lang w:eastAsia="zh-CN"/>
        </w:rPr>
        <w:t>by</w:t>
      </w:r>
      <w:r w:rsidR="008C7989" w:rsidRPr="00CF7E03">
        <w:rPr>
          <w:rFonts w:ascii="Arial" w:eastAsiaTheme="minorEastAsia" w:hAnsi="Arial" w:cs="Arial"/>
          <w:sz w:val="22"/>
          <w:szCs w:val="22"/>
          <w:lang w:eastAsia="zh-CN"/>
        </w:rPr>
        <w:t xml:space="preserve"> </w:t>
      </w:r>
      <w:proofErr w:type="spellStart"/>
      <w:r w:rsidR="00CD53E9" w:rsidRPr="00CF7E03">
        <w:rPr>
          <w:rFonts w:ascii="Arial" w:eastAsiaTheme="minorEastAsia" w:hAnsi="Arial" w:cs="Arial"/>
          <w:sz w:val="22"/>
          <w:szCs w:val="22"/>
          <w:lang w:eastAsia="zh-CN"/>
        </w:rPr>
        <w:t>Hüls</w:t>
      </w:r>
      <w:proofErr w:type="spellEnd"/>
      <w:r w:rsidR="002E23D3" w:rsidRPr="00CF7E03">
        <w:rPr>
          <w:rFonts w:ascii="Arial" w:eastAsiaTheme="minorEastAsia" w:hAnsi="Arial" w:cs="Arial"/>
          <w:sz w:val="22"/>
          <w:szCs w:val="22"/>
          <w:lang w:eastAsia="zh-CN"/>
        </w:rPr>
        <w:t xml:space="preserve"> in</w:t>
      </w:r>
      <w:r w:rsidR="008C7989" w:rsidRPr="00CF7E03">
        <w:rPr>
          <w:rFonts w:ascii="Arial" w:eastAsiaTheme="minorEastAsia" w:hAnsi="Arial" w:cs="Arial"/>
          <w:sz w:val="22"/>
          <w:szCs w:val="22"/>
          <w:lang w:eastAsia="zh-CN"/>
        </w:rPr>
        <w:t xml:space="preserve"> Germany</w:t>
      </w:r>
      <w:r w:rsidR="00CD53E9" w:rsidRPr="00CF7E03">
        <w:rPr>
          <w:rFonts w:ascii="Arial" w:eastAsiaTheme="minorEastAsia" w:hAnsi="Arial" w:cs="Arial"/>
          <w:sz w:val="22"/>
          <w:szCs w:val="22"/>
          <w:lang w:eastAsia="zh-CN"/>
        </w:rPr>
        <w:t xml:space="preserve"> in 1940</w:t>
      </w:r>
      <w:r w:rsidR="001A0693" w:rsidRPr="00CF7E03">
        <w:rPr>
          <w:rFonts w:ascii="Arial" w:eastAsiaTheme="minorEastAsia" w:hAnsi="Arial" w:cs="Arial"/>
          <w:sz w:val="22"/>
          <w:szCs w:val="22"/>
          <w:lang w:eastAsia="zh-CN"/>
        </w:rPr>
        <w:t>.</w:t>
      </w:r>
      <w:r w:rsidR="00BA3524" w:rsidRPr="00BA3524">
        <w:rPr>
          <w:rFonts w:ascii="Arial" w:hAnsi="Arial" w:cs="Arial"/>
          <w:sz w:val="22"/>
          <w:vertAlign w:val="superscript"/>
        </w:rPr>
        <w:t>5,34</w:t>
      </w:r>
      <w:r w:rsidR="008C7989" w:rsidRPr="00CF7E03">
        <w:rPr>
          <w:rFonts w:ascii="Arial" w:eastAsiaTheme="minorEastAsia" w:hAnsi="Arial" w:cs="Arial"/>
          <w:sz w:val="22"/>
          <w:szCs w:val="22"/>
          <w:lang w:eastAsia="zh-CN"/>
        </w:rPr>
        <w:t xml:space="preserve"> </w:t>
      </w:r>
      <w:r w:rsidR="003D5A89" w:rsidRPr="00CF7E03">
        <w:rPr>
          <w:rFonts w:ascii="Arial" w:eastAsiaTheme="minorEastAsia" w:hAnsi="Arial" w:cs="Arial"/>
          <w:sz w:val="22"/>
          <w:szCs w:val="22"/>
          <w:lang w:eastAsia="zh-CN"/>
        </w:rPr>
        <w:t xml:space="preserve">However, </w:t>
      </w:r>
      <w:r w:rsidR="00877072" w:rsidRPr="00CF7E03">
        <w:rPr>
          <w:rFonts w:ascii="Arial" w:eastAsiaTheme="minorEastAsia" w:hAnsi="Arial" w:cs="Arial"/>
          <w:sz w:val="22"/>
          <w:szCs w:val="22"/>
          <w:lang w:eastAsia="zh-CN"/>
        </w:rPr>
        <w:t xml:space="preserve">the </w:t>
      </w:r>
      <w:r w:rsidR="0046295B">
        <w:rPr>
          <w:rFonts w:ascii="Arial" w:eastAsiaTheme="minorEastAsia" w:hAnsi="Arial" w:cs="Arial" w:hint="eastAsia"/>
          <w:sz w:val="22"/>
          <w:szCs w:val="22"/>
          <w:lang w:eastAsia="zh-CN"/>
        </w:rPr>
        <w:t>t</w:t>
      </w:r>
      <w:r w:rsidR="0046295B" w:rsidRPr="00CF7E03">
        <w:rPr>
          <w:rFonts w:ascii="Arial" w:eastAsiaTheme="minorEastAsia" w:hAnsi="Arial" w:cs="Arial"/>
          <w:sz w:val="22"/>
          <w:szCs w:val="22"/>
          <w:lang w:eastAsia="zh-CN"/>
        </w:rPr>
        <w:t xml:space="preserve">hermal plasma </w:t>
      </w:r>
      <w:r w:rsidR="00206C2C" w:rsidRPr="00CF7E03">
        <w:rPr>
          <w:rFonts w:ascii="Arial" w:eastAsiaTheme="minorEastAsia" w:hAnsi="Arial" w:cs="Arial"/>
          <w:sz w:val="22"/>
          <w:szCs w:val="22"/>
          <w:lang w:eastAsia="zh-CN"/>
        </w:rPr>
        <w:t xml:space="preserve">process was </w:t>
      </w:r>
      <w:del w:id="340" w:author="Zhang  Zihao" w:date="2024-08-13T15:00:00Z">
        <w:r w:rsidR="00877072" w:rsidRPr="00CF7E03" w:rsidDel="002B7C7A">
          <w:rPr>
            <w:rFonts w:ascii="Arial" w:eastAsiaTheme="minorEastAsia" w:hAnsi="Arial" w:cs="Arial"/>
            <w:sz w:val="22"/>
            <w:szCs w:val="22"/>
            <w:lang w:eastAsia="zh-CN"/>
          </w:rPr>
          <w:delText xml:space="preserve">eventually </w:delText>
        </w:r>
      </w:del>
      <w:r w:rsidR="00206C2C" w:rsidRPr="00CF7E03">
        <w:rPr>
          <w:rFonts w:ascii="Arial" w:eastAsiaTheme="minorEastAsia" w:hAnsi="Arial" w:cs="Arial"/>
          <w:sz w:val="22"/>
          <w:szCs w:val="22"/>
          <w:lang w:eastAsia="zh-CN"/>
        </w:rPr>
        <w:t xml:space="preserve">replaced by </w:t>
      </w:r>
      <w:r w:rsidR="00763B49">
        <w:rPr>
          <w:rFonts w:ascii="Arial" w:eastAsiaTheme="minorEastAsia" w:hAnsi="Arial" w:cs="Arial"/>
          <w:sz w:val="22"/>
          <w:szCs w:val="22"/>
          <w:lang w:eastAsia="zh-CN"/>
        </w:rPr>
        <w:t>PC</w:t>
      </w:r>
      <w:r w:rsidR="00206C2C" w:rsidRPr="00CF7E03">
        <w:rPr>
          <w:rFonts w:ascii="Arial" w:eastAsiaTheme="minorEastAsia" w:hAnsi="Arial" w:cs="Arial"/>
          <w:sz w:val="22"/>
          <w:szCs w:val="22"/>
          <w:lang w:eastAsia="zh-CN"/>
        </w:rPr>
        <w:t xml:space="preserve"> due to its extremely high energy consumption</w:t>
      </w:r>
      <w:r w:rsidR="00D704CC" w:rsidRPr="00CF7E03">
        <w:rPr>
          <w:rFonts w:ascii="Arial" w:eastAsiaTheme="minorEastAsia" w:hAnsi="Arial" w:cs="Arial"/>
          <w:sz w:val="22"/>
          <w:szCs w:val="22"/>
          <w:lang w:eastAsia="zh-CN"/>
        </w:rPr>
        <w:t xml:space="preserve"> </w:t>
      </w:r>
      <w:ins w:id="341" w:author="Nabera  Abhinandan" w:date="2024-08-16T08:36:00Z">
        <w:r w:rsidR="006513C9">
          <w:rPr>
            <w:rFonts w:ascii="Arial" w:eastAsiaTheme="minorEastAsia" w:hAnsi="Arial" w:cs="Arial"/>
            <w:sz w:val="22"/>
            <w:szCs w:val="22"/>
            <w:lang w:eastAsia="zh-CN"/>
          </w:rPr>
          <w:br/>
        </w:r>
      </w:ins>
      <w:r w:rsidR="00D704CC" w:rsidRPr="00CF7E03">
        <w:rPr>
          <w:rFonts w:ascii="Arial" w:eastAsiaTheme="minorEastAsia" w:hAnsi="Arial" w:cs="Arial"/>
          <w:sz w:val="22"/>
          <w:szCs w:val="22"/>
          <w:lang w:eastAsia="zh-CN"/>
        </w:rPr>
        <w:t>(12.1</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kWh</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kg</w:t>
      </w:r>
      <w:r w:rsidR="004D4EA9" w:rsidRPr="00CF7E03">
        <w:rPr>
          <w:rFonts w:ascii="Arial" w:eastAsiaTheme="minorEastAsia" w:hAnsi="Arial" w:cs="Arial"/>
          <w:sz w:val="22"/>
          <w:szCs w:val="22"/>
          <w:vertAlign w:val="superscript"/>
          <w:lang w:eastAsia="zh-CN"/>
        </w:rPr>
        <w:t>–</w:t>
      </w:r>
      <w:r w:rsidR="00D704CC" w:rsidRPr="00CF7E03">
        <w:rPr>
          <w:rFonts w:ascii="Arial" w:eastAsiaTheme="minorEastAsia" w:hAnsi="Arial" w:cs="Arial"/>
          <w:sz w:val="22"/>
          <w:szCs w:val="22"/>
          <w:vertAlign w:val="superscript"/>
          <w:lang w:eastAsia="zh-CN"/>
        </w:rPr>
        <w:t>1</w:t>
      </w:r>
      <w:r w:rsidR="00190602">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C</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H</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t>.</w:t>
      </w:r>
      <w:r w:rsidR="00F24CE8" w:rsidRPr="00F24CE8">
        <w:rPr>
          <w:rFonts w:ascii="Arial" w:hAnsi="Arial" w:cs="Arial"/>
          <w:sz w:val="22"/>
          <w:vertAlign w:val="superscript"/>
        </w:rPr>
        <w:t>5</w:t>
      </w:r>
      <w:r w:rsidR="00206C2C" w:rsidRPr="00CF7E03">
        <w:rPr>
          <w:rFonts w:ascii="Arial" w:eastAsiaTheme="minorEastAsia" w:hAnsi="Arial" w:cs="Arial"/>
          <w:sz w:val="22"/>
          <w:szCs w:val="22"/>
          <w:lang w:eastAsia="zh-CN"/>
        </w:rPr>
        <w:t xml:space="preserve"> </w:t>
      </w:r>
      <w:r w:rsidR="00EE463C" w:rsidRPr="00CF7E03">
        <w:rPr>
          <w:rFonts w:ascii="Arial" w:eastAsiaTheme="minorEastAsia" w:hAnsi="Arial" w:cs="Arial"/>
          <w:sz w:val="22"/>
          <w:szCs w:val="22"/>
          <w:lang w:eastAsia="zh-CN"/>
        </w:rPr>
        <w:t>P</w:t>
      </w:r>
      <w:r w:rsidR="00D74F4C" w:rsidRPr="00CF7E03">
        <w:rPr>
          <w:rFonts w:ascii="Arial" w:eastAsiaTheme="minorEastAsia" w:hAnsi="Arial" w:cs="Arial"/>
          <w:sz w:val="22"/>
          <w:szCs w:val="22"/>
          <w:lang w:eastAsia="zh-CN"/>
        </w:rPr>
        <w:t xml:space="preserve">lasma </w:t>
      </w:r>
      <w:r w:rsidR="00E23314" w:rsidRPr="00CF7E03">
        <w:rPr>
          <w:rFonts w:ascii="Arial" w:eastAsiaTheme="minorEastAsia" w:hAnsi="Arial" w:cs="Arial"/>
          <w:sz w:val="22"/>
          <w:szCs w:val="22"/>
          <w:lang w:eastAsia="zh-CN"/>
        </w:rPr>
        <w:t xml:space="preserve">technology </w:t>
      </w:r>
      <w:r w:rsidR="00D74F4C" w:rsidRPr="00CF7E03">
        <w:rPr>
          <w:rFonts w:ascii="Arial" w:eastAsiaTheme="minorEastAsia" w:hAnsi="Arial" w:cs="Arial"/>
          <w:sz w:val="22"/>
          <w:szCs w:val="22"/>
          <w:lang w:eastAsia="zh-CN"/>
        </w:rPr>
        <w:t xml:space="preserve">for </w:t>
      </w:r>
      <w:r w:rsidR="00930B4C" w:rsidRPr="00CF7E03">
        <w:rPr>
          <w:rFonts w:ascii="Arial" w:eastAsiaTheme="minorEastAsia" w:hAnsi="Arial" w:cs="Arial"/>
          <w:sz w:val="22"/>
          <w:szCs w:val="22"/>
          <w:lang w:eastAsia="zh-CN"/>
        </w:rPr>
        <w:t xml:space="preserve">converting </w:t>
      </w:r>
      <w:del w:id="342" w:author="Zhang  Zihao" w:date="2024-08-13T15:00:00Z">
        <w:r w:rsidR="00D74F4C" w:rsidRPr="00CF7E03" w:rsidDel="002B7C7A">
          <w:rPr>
            <w:rFonts w:ascii="Arial" w:eastAsiaTheme="minorEastAsia" w:hAnsi="Arial" w:cs="Arial"/>
            <w:sz w:val="22"/>
            <w:szCs w:val="22"/>
            <w:lang w:eastAsia="zh-CN"/>
          </w:rPr>
          <w:delText>coal</w:delText>
        </w:r>
        <w:r w:rsidR="005A313D" w:rsidRPr="00CF7E03" w:rsidDel="002B7C7A">
          <w:rPr>
            <w:rFonts w:ascii="Arial" w:eastAsiaTheme="minorEastAsia" w:hAnsi="Arial" w:cs="Arial"/>
            <w:sz w:val="22"/>
            <w:szCs w:val="22"/>
            <w:lang w:eastAsia="zh-CN"/>
          </w:rPr>
          <w:delText xml:space="preserve"> and </w:delText>
        </w:r>
      </w:del>
      <w:r w:rsidR="001C7D77" w:rsidRPr="00CF7E03">
        <w:rPr>
          <w:rFonts w:ascii="Arial" w:eastAsiaTheme="minorEastAsia" w:hAnsi="Arial" w:cs="Arial"/>
          <w:sz w:val="22"/>
          <w:szCs w:val="22"/>
          <w:lang w:eastAsia="zh-CN"/>
        </w:rPr>
        <w:t>natural gas</w:t>
      </w:r>
      <w:ins w:id="343" w:author="Zhang  Zihao" w:date="2024-08-13T15:00:00Z">
        <w:r w:rsidR="002B7C7A">
          <w:rPr>
            <w:rFonts w:ascii="Arial" w:eastAsiaTheme="minorEastAsia" w:hAnsi="Arial" w:cs="Arial" w:hint="eastAsia"/>
            <w:sz w:val="22"/>
            <w:szCs w:val="22"/>
            <w:lang w:eastAsia="zh-CN"/>
          </w:rPr>
          <w:t xml:space="preserve"> and coal</w:t>
        </w:r>
      </w:ins>
      <w:r w:rsidR="00D74F4C" w:rsidRPr="00CF7E03">
        <w:rPr>
          <w:rFonts w:ascii="Arial" w:eastAsiaTheme="minorEastAsia" w:hAnsi="Arial" w:cs="Arial"/>
          <w:sz w:val="22"/>
          <w:szCs w:val="22"/>
          <w:lang w:eastAsia="zh-CN"/>
        </w:rPr>
        <w:t xml:space="preserve"> to</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w:t>
      </w:r>
      <w:r w:rsidR="00D704CC" w:rsidRPr="00CF7E03">
        <w:rPr>
          <w:rFonts w:ascii="Arial" w:eastAsiaTheme="minorEastAsia" w:hAnsi="Arial" w:cs="Arial"/>
          <w:sz w:val="22"/>
          <w:szCs w:val="22"/>
          <w:lang w:eastAsia="zh-CN"/>
        </w:rPr>
        <w:t>continues</w:t>
      </w:r>
      <w:r w:rsidR="00D74F4C"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at the</w:t>
      </w:r>
      <w:r w:rsidR="00D74F4C" w:rsidRPr="00CF7E03">
        <w:rPr>
          <w:rFonts w:ascii="Arial" w:eastAsiaTheme="minorEastAsia" w:hAnsi="Arial" w:cs="Arial"/>
          <w:sz w:val="22"/>
          <w:szCs w:val="22"/>
          <w:lang w:eastAsia="zh-CN"/>
        </w:rPr>
        <w:t xml:space="preserve"> pilot</w:t>
      </w:r>
      <w:r w:rsidR="00AE78EB"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scale</w:t>
      </w:r>
      <w:r w:rsidR="00D704CC" w:rsidRPr="00CF7E03">
        <w:rPr>
          <w:rFonts w:ascii="Arial" w:eastAsiaTheme="minorEastAsia" w:hAnsi="Arial" w:cs="Arial"/>
          <w:sz w:val="22"/>
          <w:szCs w:val="22"/>
          <w:lang w:eastAsia="zh-CN"/>
        </w:rPr>
        <w:t xml:space="preserve"> in China</w:t>
      </w:r>
      <w:del w:id="344" w:author="Zhang  Zihao" w:date="2024-08-13T15:00:00Z">
        <w:r w:rsidR="00930B4C" w:rsidRPr="00CF7E03" w:rsidDel="006A7EE6">
          <w:rPr>
            <w:rFonts w:ascii="Arial" w:eastAsiaTheme="minorEastAsia" w:hAnsi="Arial" w:cs="Arial"/>
            <w:sz w:val="22"/>
            <w:szCs w:val="22"/>
            <w:lang w:eastAsia="zh-CN"/>
          </w:rPr>
          <w:delText>.</w:delText>
        </w:r>
        <w:r w:rsidR="00D74F4C" w:rsidRPr="00CF7E03" w:rsidDel="006A7EE6">
          <w:rPr>
            <w:rFonts w:ascii="Arial" w:eastAsiaTheme="minorEastAsia" w:hAnsi="Arial" w:cs="Arial"/>
            <w:sz w:val="22"/>
            <w:szCs w:val="22"/>
            <w:lang w:eastAsia="zh-CN"/>
          </w:rPr>
          <w:delText xml:space="preserve"> </w:delText>
        </w:r>
        <w:r w:rsidR="00930B4C" w:rsidRPr="00CF7E03" w:rsidDel="006A7EE6">
          <w:rPr>
            <w:rFonts w:ascii="Arial" w:eastAsiaTheme="minorEastAsia" w:hAnsi="Arial" w:cs="Arial"/>
            <w:sz w:val="22"/>
            <w:szCs w:val="22"/>
            <w:lang w:eastAsia="zh-CN"/>
          </w:rPr>
          <w:delText xml:space="preserve">The </w:delText>
        </w:r>
        <w:r w:rsidR="001C7D77" w:rsidRPr="00CF7E03" w:rsidDel="006A7EE6">
          <w:rPr>
            <w:rFonts w:ascii="Arial" w:eastAsiaTheme="minorEastAsia" w:hAnsi="Arial" w:cs="Arial"/>
            <w:sz w:val="22"/>
            <w:szCs w:val="22"/>
            <w:lang w:eastAsia="zh-CN"/>
          </w:rPr>
          <w:delText xml:space="preserve">natural gas </w:delText>
        </w:r>
        <w:r w:rsidR="005A313D" w:rsidRPr="00CF7E03" w:rsidDel="006A7EE6">
          <w:rPr>
            <w:rFonts w:ascii="Arial" w:eastAsiaTheme="minorEastAsia" w:hAnsi="Arial" w:cs="Arial"/>
            <w:sz w:val="22"/>
            <w:szCs w:val="22"/>
            <w:lang w:eastAsia="zh-CN"/>
          </w:rPr>
          <w:delText>plasma method</w:delText>
        </w:r>
        <w:r w:rsidR="00930B4C" w:rsidRPr="00CF7E03" w:rsidDel="006A7EE6">
          <w:rPr>
            <w:rFonts w:ascii="Arial" w:eastAsiaTheme="minorEastAsia" w:hAnsi="Arial" w:cs="Arial"/>
            <w:sz w:val="22"/>
            <w:szCs w:val="22"/>
            <w:lang w:eastAsia="zh-CN"/>
          </w:rPr>
          <w:delText>, which is</w:delText>
        </w:r>
        <w:r w:rsidR="005A313D" w:rsidRPr="00CF7E03" w:rsidDel="006A7EE6">
          <w:rPr>
            <w:rFonts w:ascii="Arial" w:eastAsiaTheme="minorEastAsia" w:hAnsi="Arial" w:cs="Arial"/>
            <w:sz w:val="22"/>
            <w:szCs w:val="22"/>
            <w:lang w:eastAsia="zh-CN"/>
          </w:rPr>
          <w:delText xml:space="preserve"> expected to be commercialized</w:delText>
        </w:r>
        <w:r w:rsidR="00930B4C" w:rsidRPr="00CF7E03" w:rsidDel="006A7EE6">
          <w:rPr>
            <w:rFonts w:ascii="Arial" w:eastAsiaTheme="minorEastAsia" w:hAnsi="Arial" w:cs="Arial"/>
            <w:sz w:val="22"/>
            <w:szCs w:val="22"/>
            <w:lang w:eastAsia="zh-CN"/>
          </w:rPr>
          <w:delText>,</w:delText>
        </w:r>
        <w:r w:rsidR="00E23314" w:rsidRPr="00CF7E03" w:rsidDel="006A7EE6">
          <w:rPr>
            <w:rFonts w:ascii="Arial" w:eastAsiaTheme="minorEastAsia" w:hAnsi="Arial" w:cs="Arial"/>
            <w:sz w:val="22"/>
            <w:szCs w:val="22"/>
            <w:lang w:eastAsia="zh-CN"/>
          </w:rPr>
          <w:delText xml:space="preserve"> </w:delText>
        </w:r>
        <w:r w:rsidR="00930B4C" w:rsidRPr="00CF7E03" w:rsidDel="006A7EE6">
          <w:rPr>
            <w:rFonts w:ascii="Arial" w:eastAsiaTheme="minorEastAsia" w:hAnsi="Arial" w:cs="Arial"/>
            <w:sz w:val="22"/>
            <w:szCs w:val="22"/>
            <w:lang w:eastAsia="zh-CN"/>
          </w:rPr>
          <w:delText>uses</w:delText>
        </w:r>
        <w:r w:rsidR="00E23314" w:rsidRPr="00CF7E03" w:rsidDel="006A7EE6">
          <w:rPr>
            <w:rFonts w:ascii="Arial" w:eastAsiaTheme="minorEastAsia" w:hAnsi="Arial" w:cs="Arial"/>
            <w:sz w:val="22"/>
            <w:szCs w:val="22"/>
            <w:lang w:eastAsia="zh-CN"/>
          </w:rPr>
          <w:delText xml:space="preserve"> one-third of the methane required </w:delText>
        </w:r>
        <w:r w:rsidR="00930B4C" w:rsidRPr="00CF7E03" w:rsidDel="006A7EE6">
          <w:rPr>
            <w:rFonts w:ascii="Arial" w:eastAsiaTheme="minorEastAsia" w:hAnsi="Arial" w:cs="Arial"/>
            <w:sz w:val="22"/>
            <w:szCs w:val="22"/>
            <w:lang w:eastAsia="zh-CN"/>
          </w:rPr>
          <w:delText>for</w:delText>
        </w:r>
        <w:r w:rsidR="00E23314" w:rsidRPr="00CF7E03" w:rsidDel="006A7EE6">
          <w:rPr>
            <w:rFonts w:ascii="Arial" w:eastAsiaTheme="minorEastAsia" w:hAnsi="Arial" w:cs="Arial"/>
            <w:sz w:val="22"/>
            <w:szCs w:val="22"/>
            <w:lang w:eastAsia="zh-CN"/>
          </w:rPr>
          <w:delText xml:space="preserve"> </w:delText>
        </w:r>
        <w:r w:rsidR="00763B49" w:rsidDel="006A7EE6">
          <w:rPr>
            <w:rFonts w:ascii="Arial" w:eastAsiaTheme="minorEastAsia" w:hAnsi="Arial" w:cs="Arial"/>
            <w:sz w:val="22"/>
            <w:szCs w:val="22"/>
            <w:lang w:eastAsia="zh-CN"/>
          </w:rPr>
          <w:delText>PC</w:delText>
        </w:r>
        <w:r w:rsidR="005A313D" w:rsidRPr="00CF7E03" w:rsidDel="006A7EE6">
          <w:rPr>
            <w:rFonts w:ascii="Arial" w:eastAsiaTheme="minorEastAsia" w:hAnsi="Arial" w:cs="Arial"/>
            <w:sz w:val="22"/>
            <w:szCs w:val="22"/>
            <w:lang w:eastAsia="zh-CN"/>
          </w:rPr>
          <w:delText xml:space="preserve">, </w:delText>
        </w:r>
        <w:r w:rsidR="00117611" w:rsidRPr="00CF7E03" w:rsidDel="006A7EE6">
          <w:rPr>
            <w:rFonts w:ascii="Arial" w:eastAsiaTheme="minorEastAsia" w:hAnsi="Arial" w:cs="Arial"/>
            <w:sz w:val="22"/>
            <w:szCs w:val="22"/>
            <w:lang w:eastAsia="zh-CN"/>
          </w:rPr>
          <w:delText xml:space="preserve">though </w:delText>
        </w:r>
        <w:r w:rsidR="001F3288" w:rsidRPr="00CF7E03" w:rsidDel="006A7EE6">
          <w:rPr>
            <w:rFonts w:ascii="Arial" w:eastAsiaTheme="minorEastAsia" w:hAnsi="Arial" w:cs="Arial"/>
            <w:sz w:val="22"/>
            <w:szCs w:val="22"/>
            <w:lang w:eastAsia="zh-CN"/>
          </w:rPr>
          <w:delText xml:space="preserve">specific </w:delText>
        </w:r>
        <w:r w:rsidR="00E23314" w:rsidRPr="00CF7E03" w:rsidDel="006A7EE6">
          <w:rPr>
            <w:rFonts w:ascii="Arial" w:eastAsiaTheme="minorEastAsia" w:hAnsi="Arial" w:cs="Arial"/>
            <w:sz w:val="22"/>
            <w:szCs w:val="22"/>
            <w:lang w:eastAsia="zh-CN"/>
          </w:rPr>
          <w:delText xml:space="preserve">details of </w:delText>
        </w:r>
        <w:r w:rsidR="001F3288" w:rsidRPr="00CF7E03" w:rsidDel="006A7EE6">
          <w:rPr>
            <w:rFonts w:ascii="Arial" w:eastAsiaTheme="minorEastAsia" w:hAnsi="Arial" w:cs="Arial"/>
            <w:sz w:val="22"/>
            <w:szCs w:val="22"/>
            <w:lang w:eastAsia="zh-CN"/>
          </w:rPr>
          <w:delText xml:space="preserve">the </w:delText>
        </w:r>
        <w:r w:rsidR="00E23314" w:rsidRPr="00CF7E03" w:rsidDel="006A7EE6">
          <w:rPr>
            <w:rFonts w:ascii="Arial" w:eastAsiaTheme="minorEastAsia" w:hAnsi="Arial" w:cs="Arial"/>
            <w:sz w:val="22"/>
            <w:szCs w:val="22"/>
            <w:lang w:eastAsia="zh-CN"/>
          </w:rPr>
          <w:delText xml:space="preserve">plasma technology </w:delText>
        </w:r>
        <w:r w:rsidR="001839BF" w:rsidRPr="00CF7E03" w:rsidDel="006A7EE6">
          <w:rPr>
            <w:rFonts w:ascii="Arial" w:eastAsiaTheme="minorEastAsia" w:hAnsi="Arial" w:cs="Arial"/>
            <w:sz w:val="22"/>
            <w:szCs w:val="22"/>
            <w:lang w:eastAsia="zh-CN"/>
          </w:rPr>
          <w:delText xml:space="preserve">and energy consumption </w:delText>
        </w:r>
        <w:r w:rsidR="001F3288" w:rsidRPr="00CF7E03" w:rsidDel="006A7EE6">
          <w:rPr>
            <w:rFonts w:ascii="Arial" w:eastAsiaTheme="minorEastAsia" w:hAnsi="Arial" w:cs="Arial"/>
            <w:sz w:val="22"/>
            <w:szCs w:val="22"/>
            <w:lang w:eastAsia="zh-CN"/>
          </w:rPr>
          <w:delText>ha</w:delText>
        </w:r>
        <w:r w:rsidR="00282D9B" w:rsidRPr="00CF7E03" w:rsidDel="006A7EE6">
          <w:rPr>
            <w:rFonts w:ascii="Arial" w:eastAsiaTheme="minorEastAsia" w:hAnsi="Arial" w:cs="Arial"/>
            <w:sz w:val="22"/>
            <w:szCs w:val="22"/>
            <w:lang w:eastAsia="zh-CN"/>
          </w:rPr>
          <w:delText>ve</w:delText>
        </w:r>
        <w:r w:rsidR="001F3288" w:rsidRPr="00CF7E03" w:rsidDel="006A7EE6">
          <w:rPr>
            <w:rFonts w:ascii="Arial" w:eastAsiaTheme="minorEastAsia" w:hAnsi="Arial" w:cs="Arial"/>
            <w:sz w:val="22"/>
            <w:szCs w:val="22"/>
            <w:lang w:eastAsia="zh-CN"/>
          </w:rPr>
          <w:delText xml:space="preserve"> not </w:delText>
        </w:r>
        <w:r w:rsidR="00282D9B" w:rsidRPr="00CF7E03" w:rsidDel="006A7EE6">
          <w:rPr>
            <w:rFonts w:ascii="Arial" w:eastAsiaTheme="minorEastAsia" w:hAnsi="Arial" w:cs="Arial"/>
            <w:sz w:val="22"/>
            <w:szCs w:val="22"/>
            <w:lang w:eastAsia="zh-CN"/>
          </w:rPr>
          <w:delText xml:space="preserve">yet </w:delText>
        </w:r>
        <w:r w:rsidR="001F3288" w:rsidRPr="00CF7E03" w:rsidDel="006A7EE6">
          <w:rPr>
            <w:rFonts w:ascii="Arial" w:eastAsiaTheme="minorEastAsia" w:hAnsi="Arial" w:cs="Arial"/>
            <w:sz w:val="22"/>
            <w:szCs w:val="22"/>
            <w:lang w:eastAsia="zh-CN"/>
          </w:rPr>
          <w:delText>been</w:delText>
        </w:r>
        <w:r w:rsidR="00E23314" w:rsidRPr="00CF7E03" w:rsidDel="006A7EE6">
          <w:rPr>
            <w:rFonts w:ascii="Arial" w:eastAsiaTheme="minorEastAsia" w:hAnsi="Arial" w:cs="Arial"/>
            <w:sz w:val="22"/>
            <w:szCs w:val="22"/>
            <w:lang w:eastAsia="zh-CN"/>
          </w:rPr>
          <w:delText xml:space="preserve"> reported</w:delText>
        </w:r>
      </w:del>
      <w:r w:rsidR="00D74F4C" w:rsidRPr="00CF7E03">
        <w:rPr>
          <w:rFonts w:ascii="Arial" w:eastAsiaTheme="minorEastAsia" w:hAnsi="Arial" w:cs="Arial"/>
          <w:sz w:val="22"/>
          <w:szCs w:val="22"/>
          <w:lang w:eastAsia="zh-CN"/>
        </w:rPr>
        <w:t>.</w:t>
      </w:r>
      <w:r w:rsidR="00BA3524" w:rsidRPr="00BA3524">
        <w:rPr>
          <w:rFonts w:ascii="Arial" w:hAnsi="Arial" w:cs="Arial"/>
          <w:sz w:val="22"/>
          <w:vertAlign w:val="superscript"/>
        </w:rPr>
        <w:t>13,35</w:t>
      </w:r>
      <w:r w:rsidR="00D74F4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1D16AC">
        <w:rPr>
          <w:rFonts w:ascii="Arial" w:eastAsiaTheme="minorEastAsia" w:hAnsi="Arial" w:cs="Arial" w:hint="eastAsia"/>
          <w:sz w:val="22"/>
          <w:szCs w:val="22"/>
          <w:lang w:eastAsia="zh-CN"/>
        </w:rPr>
        <w:t xml:space="preserve"> </w:t>
      </w:r>
      <w:r w:rsidR="00DB6E9B" w:rsidRPr="00CF7E03">
        <w:rPr>
          <w:rFonts w:ascii="Arial" w:eastAsiaTheme="minorEastAsia" w:hAnsi="Arial" w:cs="Arial"/>
          <w:sz w:val="22"/>
          <w:szCs w:val="22"/>
          <w:lang w:eastAsia="zh-CN"/>
        </w:rPr>
        <w:t xml:space="preserve">of hydrocarbons </w:t>
      </w:r>
      <w:r w:rsidR="00B26D77" w:rsidRPr="00CF7E03">
        <w:rPr>
          <w:rFonts w:ascii="Arial" w:eastAsiaTheme="minorEastAsia" w:hAnsi="Arial" w:cs="Arial"/>
          <w:sz w:val="22"/>
          <w:szCs w:val="22"/>
          <w:lang w:eastAsia="zh-CN"/>
        </w:rPr>
        <w:t xml:space="preserve">was commercialized by </w:t>
      </w:r>
      <w:r w:rsidR="00DB6E9B" w:rsidRPr="00CF7E03">
        <w:rPr>
          <w:rFonts w:ascii="Arial" w:eastAsiaTheme="minorEastAsia" w:hAnsi="Arial" w:cs="Arial"/>
          <w:sz w:val="22"/>
          <w:szCs w:val="22"/>
          <w:lang w:eastAsia="zh-CN"/>
        </w:rPr>
        <w:t xml:space="preserve">the Wulff process in </w:t>
      </w:r>
      <w:ins w:id="345" w:author="Nabera  Abhinandan" w:date="2024-08-15T19:29:00Z">
        <w:r w:rsidR="00792B4E">
          <w:rPr>
            <w:rFonts w:ascii="Arial" w:eastAsiaTheme="minorEastAsia" w:hAnsi="Arial" w:cs="Arial"/>
            <w:sz w:val="22"/>
            <w:szCs w:val="22"/>
            <w:lang w:eastAsia="zh-CN"/>
          </w:rPr>
          <w:t xml:space="preserve">the </w:t>
        </w:r>
      </w:ins>
      <w:r w:rsidR="00DB6E9B" w:rsidRPr="00CF7E03">
        <w:rPr>
          <w:rFonts w:ascii="Arial" w:eastAsiaTheme="minorEastAsia" w:hAnsi="Arial" w:cs="Arial"/>
          <w:sz w:val="22"/>
          <w:szCs w:val="22"/>
          <w:lang w:eastAsia="zh-CN"/>
        </w:rPr>
        <w:t>1950</w:t>
      </w:r>
      <w:r w:rsidR="00800D8E">
        <w:rPr>
          <w:rFonts w:ascii="Arial" w:eastAsiaTheme="minorEastAsia" w:hAnsi="Arial" w:cs="Arial"/>
          <w:sz w:val="22"/>
          <w:szCs w:val="22"/>
          <w:lang w:eastAsia="zh-CN"/>
        </w:rPr>
        <w:t>s</w:t>
      </w:r>
      <w:r w:rsidR="00DB6E9B" w:rsidRPr="00CF7E03">
        <w:rPr>
          <w:rFonts w:ascii="Arial" w:eastAsiaTheme="minorEastAsia" w:hAnsi="Arial" w:cs="Arial"/>
          <w:sz w:val="22"/>
          <w:szCs w:val="22"/>
          <w:lang w:eastAsia="zh-CN"/>
        </w:rPr>
        <w:t>,</w:t>
      </w:r>
      <w:r w:rsidR="00605E10" w:rsidRPr="00CF7E03">
        <w:rPr>
          <w:rFonts w:ascii="Arial" w:eastAsiaTheme="minorEastAsia" w:hAnsi="Arial" w:cs="Arial"/>
          <w:sz w:val="22"/>
          <w:szCs w:val="22"/>
          <w:lang w:eastAsia="zh-CN"/>
        </w:rPr>
        <w:t xml:space="preserve"> which </w:t>
      </w:r>
      <w:r w:rsidR="000535A9" w:rsidRPr="00CF7E03">
        <w:rPr>
          <w:rFonts w:ascii="Arial" w:eastAsiaTheme="minorEastAsia" w:hAnsi="Arial" w:cs="Arial"/>
          <w:sz w:val="22"/>
          <w:szCs w:val="22"/>
          <w:lang w:eastAsia="zh-CN"/>
        </w:rPr>
        <w:t>involved</w:t>
      </w:r>
      <w:r w:rsidR="00605E10" w:rsidRPr="00CF7E03">
        <w:rPr>
          <w:rFonts w:ascii="Arial" w:eastAsiaTheme="minorEastAsia" w:hAnsi="Arial" w:cs="Arial"/>
          <w:sz w:val="22"/>
          <w:szCs w:val="22"/>
          <w:lang w:eastAsia="zh-CN"/>
        </w:rPr>
        <w:t xml:space="preserve"> preheating bricks to 1300</w:t>
      </w:r>
      <w:r w:rsidR="00553FB5" w:rsidRPr="00CF7E03">
        <w:rPr>
          <w:rFonts w:ascii="Arial" w:eastAsiaTheme="minorEastAsia" w:hAnsi="Arial" w:cs="Arial"/>
          <w:sz w:val="22"/>
          <w:szCs w:val="22"/>
          <w:lang w:eastAsia="zh-CN"/>
        </w:rPr>
        <w:t> </w:t>
      </w:r>
      <w:r w:rsidR="00605E10" w:rsidRPr="00CF7E03">
        <w:rPr>
          <w:rFonts w:ascii="Arial" w:eastAsiaTheme="minorEastAsia" w:hAnsi="Arial" w:cs="Arial"/>
          <w:sz w:val="22"/>
          <w:szCs w:val="22"/>
          <w:lang w:eastAsia="zh-CN"/>
        </w:rPr>
        <w:t xml:space="preserve">°C followed by feeding </w:t>
      </w:r>
      <w:r w:rsidR="000535A9" w:rsidRPr="00CF7E03">
        <w:rPr>
          <w:rFonts w:ascii="Arial" w:eastAsiaTheme="minorEastAsia" w:hAnsi="Arial" w:cs="Arial"/>
          <w:sz w:val="22"/>
          <w:szCs w:val="22"/>
          <w:lang w:eastAsia="zh-CN"/>
        </w:rPr>
        <w:t xml:space="preserve">hydrocarbons for </w:t>
      </w:r>
      <w:r w:rsidR="00605E10" w:rsidRPr="00CF7E03">
        <w:rPr>
          <w:rFonts w:ascii="Arial" w:eastAsiaTheme="minorEastAsia" w:hAnsi="Arial" w:cs="Arial"/>
          <w:sz w:val="22"/>
          <w:szCs w:val="22"/>
          <w:lang w:eastAsia="zh-CN"/>
        </w:rPr>
        <w:t xml:space="preserve">cracking to </w:t>
      </w:r>
      <w:r w:rsidR="001839BF" w:rsidRPr="00CF7E03">
        <w:rPr>
          <w:rFonts w:ascii="Arial" w:eastAsiaTheme="minorEastAsia" w:hAnsi="Arial" w:cs="Arial"/>
          <w:sz w:val="22"/>
          <w:szCs w:val="22"/>
          <w:lang w:eastAsia="zh-CN"/>
        </w:rPr>
        <w:t xml:space="preserve">produce </w:t>
      </w:r>
      <w:r w:rsidR="00605E10" w:rsidRPr="00CF7E03">
        <w:rPr>
          <w:rFonts w:ascii="Arial" w:hAnsi="Arial" w:cs="Arial"/>
          <w:sz w:val="22"/>
          <w:szCs w:val="22"/>
        </w:rPr>
        <w:t>C</w:t>
      </w:r>
      <w:r w:rsidR="00605E10" w:rsidRPr="00CF7E03">
        <w:rPr>
          <w:rFonts w:ascii="Arial" w:hAnsi="Arial" w:cs="Arial"/>
          <w:sz w:val="22"/>
          <w:szCs w:val="22"/>
          <w:vertAlign w:val="subscript"/>
        </w:rPr>
        <w:t>2</w:t>
      </w:r>
      <w:r w:rsidR="00605E10" w:rsidRPr="00CF7E03">
        <w:rPr>
          <w:rFonts w:ascii="Arial" w:hAnsi="Arial" w:cs="Arial"/>
          <w:sz w:val="22"/>
          <w:szCs w:val="22"/>
        </w:rPr>
        <w:t>H</w:t>
      </w:r>
      <w:r w:rsidR="00605E10" w:rsidRPr="00CF7E03">
        <w:rPr>
          <w:rFonts w:ascii="Arial" w:hAnsi="Arial" w:cs="Arial"/>
          <w:sz w:val="22"/>
          <w:szCs w:val="22"/>
          <w:vertAlign w:val="subscript"/>
        </w:rPr>
        <w:t>2</w:t>
      </w:r>
      <w:r w:rsidR="00605E10" w:rsidRPr="00CF7E03">
        <w:rPr>
          <w:rFonts w:ascii="Arial" w:eastAsiaTheme="minorEastAsia" w:hAnsi="Arial" w:cs="Arial"/>
          <w:sz w:val="22"/>
          <w:szCs w:val="22"/>
          <w:lang w:eastAsia="zh-CN"/>
        </w:rPr>
        <w:t>.</w:t>
      </w:r>
      <w:r w:rsidR="00F24CE8" w:rsidRPr="00F24CE8">
        <w:rPr>
          <w:rFonts w:ascii="Arial" w:hAnsi="Arial" w:cs="Arial"/>
          <w:sz w:val="22"/>
          <w:vertAlign w:val="superscript"/>
        </w:rPr>
        <w:t>6</w:t>
      </w:r>
      <w:r w:rsidR="00DB6E9B"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However, d</w:t>
      </w:r>
      <w:r w:rsidR="00605E10" w:rsidRPr="00CF7E03">
        <w:rPr>
          <w:rFonts w:ascii="Arial" w:eastAsiaTheme="minorEastAsia" w:hAnsi="Arial" w:cs="Arial"/>
          <w:sz w:val="22"/>
          <w:szCs w:val="22"/>
          <w:lang w:eastAsia="zh-CN"/>
        </w:rPr>
        <w:t xml:space="preserve">ue to </w:t>
      </w:r>
      <w:ins w:id="346" w:author="Nabera  Abhinandan" w:date="2024-08-15T19:30:00Z">
        <w:r w:rsidR="00792B4E">
          <w:rPr>
            <w:rFonts w:ascii="Arial" w:eastAsiaTheme="minorEastAsia" w:hAnsi="Arial" w:cs="Arial"/>
            <w:sz w:val="22"/>
            <w:szCs w:val="22"/>
            <w:lang w:eastAsia="zh-CN"/>
          </w:rPr>
          <w:t xml:space="preserve">a </w:t>
        </w:r>
      </w:ins>
      <w:r w:rsidR="001129E5">
        <w:rPr>
          <w:rFonts w:ascii="Arial" w:eastAsiaTheme="minorEastAsia" w:hAnsi="Arial" w:cs="Arial" w:hint="eastAsia"/>
          <w:sz w:val="22"/>
          <w:szCs w:val="22"/>
          <w:lang w:eastAsia="zh-CN"/>
        </w:rPr>
        <w:t xml:space="preserve">low </w:t>
      </w:r>
      <w:r w:rsidR="008D17FD">
        <w:rPr>
          <w:rFonts w:ascii="Arial" w:eastAsiaTheme="minorEastAsia" w:hAnsi="Arial" w:cs="Arial" w:hint="eastAsia"/>
          <w:sz w:val="22"/>
          <w:szCs w:val="22"/>
          <w:lang w:eastAsia="zh-CN"/>
        </w:rPr>
        <w:t>heating rate</w:t>
      </w:r>
      <w:r w:rsidR="001129E5">
        <w:rPr>
          <w:rFonts w:ascii="Arial" w:eastAsiaTheme="minorEastAsia" w:hAnsi="Arial" w:cs="Arial" w:hint="eastAsia"/>
          <w:sz w:val="22"/>
          <w:szCs w:val="22"/>
          <w:lang w:eastAsia="zh-CN"/>
        </w:rPr>
        <w:t xml:space="preserve"> </w:t>
      </w:r>
      <w:r w:rsidR="008D17FD">
        <w:rPr>
          <w:rFonts w:ascii="Arial" w:eastAsiaTheme="minorEastAsia" w:hAnsi="Arial" w:cs="Arial" w:hint="eastAsia"/>
          <w:sz w:val="22"/>
          <w:szCs w:val="22"/>
          <w:lang w:eastAsia="zh-CN"/>
        </w:rPr>
        <w:t xml:space="preserve">and </w:t>
      </w:r>
      <w:r w:rsidR="008D17FD" w:rsidRPr="00CF7E03">
        <w:rPr>
          <w:rFonts w:ascii="Arial" w:eastAsiaTheme="minorEastAsia" w:hAnsi="Arial" w:cs="Arial"/>
          <w:sz w:val="22"/>
          <w:szCs w:val="22"/>
          <w:lang w:eastAsia="zh-CN"/>
        </w:rPr>
        <w:t>significant soot formation</w:t>
      </w:r>
      <w:r w:rsidR="008D17FD">
        <w:rPr>
          <w:rFonts w:ascii="Arial" w:eastAsiaTheme="minorEastAsia" w:hAnsi="Arial" w:cs="Arial" w:hint="eastAsia"/>
          <w:sz w:val="22"/>
          <w:szCs w:val="22"/>
          <w:lang w:eastAsia="zh-CN"/>
        </w:rPr>
        <w:t xml:space="preserve"> </w:t>
      </w:r>
      <w:r w:rsidR="001129E5">
        <w:rPr>
          <w:rFonts w:ascii="Arial" w:eastAsiaTheme="minorEastAsia" w:hAnsi="Arial" w:cs="Arial" w:hint="eastAsia"/>
          <w:sz w:val="22"/>
          <w:szCs w:val="22"/>
          <w:lang w:eastAsia="zh-CN"/>
        </w:rPr>
        <w:t>compared to PC</w:t>
      </w:r>
      <w:r w:rsidR="00605E10" w:rsidRPr="00CF7E03">
        <w:rPr>
          <w:rFonts w:ascii="Arial" w:eastAsiaTheme="minorEastAsia" w:hAnsi="Arial" w:cs="Arial"/>
          <w:sz w:val="22"/>
          <w:szCs w:val="22"/>
          <w:lang w:eastAsia="zh-CN"/>
        </w:rPr>
        <w:t xml:space="preserve">, Wulff </w:t>
      </w:r>
      <w:r w:rsidR="00B31C03" w:rsidRPr="00CF7E03">
        <w:rPr>
          <w:rFonts w:ascii="Arial" w:eastAsiaTheme="minorEastAsia" w:hAnsi="Arial" w:cs="Arial"/>
          <w:sz w:val="22"/>
          <w:szCs w:val="22"/>
          <w:lang w:eastAsia="zh-CN"/>
        </w:rPr>
        <w:t>plant</w:t>
      </w:r>
      <w:r w:rsidR="000535A9" w:rsidRPr="00CF7E03">
        <w:rPr>
          <w:rFonts w:ascii="Arial" w:eastAsiaTheme="minorEastAsia" w:hAnsi="Arial" w:cs="Arial"/>
          <w:sz w:val="22"/>
          <w:szCs w:val="22"/>
          <w:lang w:eastAsia="zh-CN"/>
        </w:rPr>
        <w:t>s</w:t>
      </w:r>
      <w:r w:rsidR="00605E10" w:rsidRPr="00CF7E03">
        <w:rPr>
          <w:rFonts w:ascii="Arial" w:eastAsiaTheme="minorEastAsia" w:hAnsi="Arial" w:cs="Arial"/>
          <w:sz w:val="22"/>
          <w:szCs w:val="22"/>
          <w:lang w:eastAsia="zh-CN"/>
        </w:rPr>
        <w:t xml:space="preserve"> </w:t>
      </w:r>
      <w:r w:rsidR="000535A9" w:rsidRPr="00CF7E03">
        <w:rPr>
          <w:rFonts w:ascii="Arial" w:eastAsiaTheme="minorEastAsia" w:hAnsi="Arial" w:cs="Arial"/>
          <w:sz w:val="22"/>
          <w:szCs w:val="22"/>
          <w:lang w:eastAsia="zh-CN"/>
        </w:rPr>
        <w:t>have been</w:t>
      </w:r>
      <w:r w:rsidR="00605E10" w:rsidRPr="00CF7E03">
        <w:rPr>
          <w:rFonts w:ascii="Arial" w:eastAsiaTheme="minorEastAsia" w:hAnsi="Arial" w:cs="Arial"/>
          <w:sz w:val="22"/>
          <w:szCs w:val="22"/>
          <w:lang w:eastAsia="zh-CN"/>
        </w:rPr>
        <w:t xml:space="preserve"> </w:t>
      </w:r>
      <w:r w:rsidR="00D73953">
        <w:rPr>
          <w:rFonts w:ascii="Arial" w:eastAsiaTheme="minorEastAsia" w:hAnsi="Arial" w:cs="Arial"/>
          <w:sz w:val="22"/>
          <w:szCs w:val="22"/>
          <w:lang w:eastAsia="zh-CN"/>
        </w:rPr>
        <w:t>shut down</w:t>
      </w:r>
      <w:r w:rsidR="00605E10" w:rsidRPr="00CF7E03">
        <w:rPr>
          <w:rFonts w:ascii="Arial" w:eastAsiaTheme="minorEastAsia" w:hAnsi="Arial" w:cs="Arial"/>
          <w:sz w:val="22"/>
          <w:szCs w:val="22"/>
          <w:lang w:eastAsia="zh-CN"/>
        </w:rPr>
        <w:t>.</w:t>
      </w:r>
      <w:r w:rsidR="00F24CE8" w:rsidRPr="00F24CE8">
        <w:rPr>
          <w:rFonts w:ascii="Arial" w:hAnsi="Arial" w:cs="Arial"/>
          <w:sz w:val="22"/>
          <w:vertAlign w:val="superscript"/>
        </w:rPr>
        <w:t>9</w:t>
      </w:r>
      <w:r w:rsidR="00D74F4C" w:rsidRPr="00CF7E03">
        <w:rPr>
          <w:rFonts w:ascii="Arial" w:eastAsiaTheme="minorEastAsia" w:hAnsi="Arial" w:cs="Arial"/>
          <w:sz w:val="22"/>
          <w:szCs w:val="22"/>
          <w:lang w:eastAsia="zh-CN"/>
        </w:rPr>
        <w:t xml:space="preserve"> </w:t>
      </w:r>
      <w:r w:rsidR="00605E10" w:rsidRPr="00CF7E03">
        <w:rPr>
          <w:rFonts w:ascii="Arial" w:eastAsiaTheme="minorEastAsia" w:hAnsi="Arial" w:cs="Arial"/>
          <w:sz w:val="22"/>
          <w:szCs w:val="22"/>
          <w:lang w:eastAsia="zh-CN"/>
        </w:rPr>
        <w:t>Currently, c</w:t>
      </w:r>
      <w:r w:rsidR="00CD53E9" w:rsidRPr="00CF7E03">
        <w:rPr>
          <w:rFonts w:ascii="Arial" w:eastAsiaTheme="minorEastAsia" w:hAnsi="Arial" w:cs="Arial"/>
          <w:sz w:val="22"/>
          <w:szCs w:val="22"/>
          <w:lang w:eastAsia="zh-CN"/>
        </w:rPr>
        <w:t>oal-derived CaC</w:t>
      </w:r>
      <w:r w:rsidR="00CD53E9" w:rsidRPr="00CF7E03">
        <w:rPr>
          <w:rFonts w:ascii="Arial" w:eastAsiaTheme="minorEastAsia" w:hAnsi="Arial" w:cs="Arial"/>
          <w:sz w:val="22"/>
          <w:szCs w:val="22"/>
          <w:vertAlign w:val="subscript"/>
          <w:lang w:eastAsia="zh-CN"/>
        </w:rPr>
        <w:t>2</w:t>
      </w:r>
      <w:r w:rsidR="00CD53E9" w:rsidRPr="00CF7E03">
        <w:rPr>
          <w:rFonts w:ascii="Arial" w:eastAsiaTheme="minorEastAsia" w:hAnsi="Arial" w:cs="Arial"/>
          <w:sz w:val="22"/>
          <w:szCs w:val="22"/>
          <w:lang w:eastAsia="zh-CN"/>
        </w:rPr>
        <w:t xml:space="preserve"> and natural gas-derived </w:t>
      </w:r>
      <w:r w:rsidR="00763B49">
        <w:rPr>
          <w:rFonts w:ascii="Arial" w:eastAsiaTheme="minorEastAsia" w:hAnsi="Arial" w:cs="Arial"/>
          <w:sz w:val="22"/>
          <w:szCs w:val="22"/>
          <w:lang w:eastAsia="zh-CN"/>
        </w:rPr>
        <w:t>PC</w:t>
      </w:r>
      <w:r w:rsidR="00CD53E9" w:rsidRPr="00CF7E03">
        <w:rPr>
          <w:rFonts w:ascii="Arial" w:eastAsiaTheme="minorEastAsia" w:hAnsi="Arial" w:cs="Arial"/>
          <w:sz w:val="22"/>
          <w:szCs w:val="22"/>
          <w:lang w:eastAsia="zh-CN"/>
        </w:rPr>
        <w:t xml:space="preserve"> technologies </w:t>
      </w:r>
      <w:r w:rsidR="000535A9" w:rsidRPr="00CF7E03">
        <w:rPr>
          <w:rFonts w:ascii="Arial" w:eastAsiaTheme="minorEastAsia" w:hAnsi="Arial" w:cs="Arial"/>
          <w:sz w:val="22"/>
          <w:szCs w:val="22"/>
          <w:lang w:eastAsia="zh-CN"/>
        </w:rPr>
        <w:t>dominate</w:t>
      </w:r>
      <w:r w:rsidR="00CD53E9" w:rsidRPr="00CF7E03">
        <w:rPr>
          <w:rFonts w:ascii="Arial" w:hAnsi="Arial" w:cs="Arial"/>
          <w:sz w:val="22"/>
          <w:szCs w:val="22"/>
        </w:rPr>
        <w:t xml:space="preserve"> C</w:t>
      </w:r>
      <w:r w:rsidR="00CD53E9" w:rsidRPr="00CF7E03">
        <w:rPr>
          <w:rFonts w:ascii="Arial" w:hAnsi="Arial" w:cs="Arial"/>
          <w:sz w:val="22"/>
          <w:szCs w:val="22"/>
          <w:vertAlign w:val="subscript"/>
        </w:rPr>
        <w:t>2</w:t>
      </w:r>
      <w:r w:rsidR="00CD53E9" w:rsidRPr="00CF7E03">
        <w:rPr>
          <w:rFonts w:ascii="Arial" w:hAnsi="Arial" w:cs="Arial"/>
          <w:sz w:val="22"/>
          <w:szCs w:val="22"/>
        </w:rPr>
        <w:t>H</w:t>
      </w:r>
      <w:r w:rsidR="00CD53E9" w:rsidRPr="00CF7E03">
        <w:rPr>
          <w:rFonts w:ascii="Arial" w:hAnsi="Arial" w:cs="Arial"/>
          <w:sz w:val="22"/>
          <w:szCs w:val="22"/>
          <w:vertAlign w:val="subscript"/>
        </w:rPr>
        <w:t>2</w:t>
      </w:r>
      <w:r w:rsidR="00CD53E9" w:rsidRPr="00CF7E03">
        <w:rPr>
          <w:rFonts w:ascii="Arial" w:eastAsiaTheme="minorEastAsia" w:hAnsi="Arial" w:cs="Arial"/>
          <w:sz w:val="22"/>
          <w:szCs w:val="22"/>
          <w:lang w:eastAsia="zh-CN"/>
        </w:rPr>
        <w:t xml:space="preserve"> production.</w:t>
      </w:r>
      <w:r w:rsidR="00605E10" w:rsidRPr="00CF7E03">
        <w:rPr>
          <w:rFonts w:ascii="Arial" w:eastAsiaTheme="minorEastAsia" w:hAnsi="Arial" w:cs="Arial"/>
          <w:sz w:val="22"/>
          <w:szCs w:val="22"/>
          <w:lang w:eastAsia="zh-CN"/>
        </w:rPr>
        <w:t xml:space="preserve"> </w:t>
      </w:r>
      <w:r w:rsidR="00BE0B08">
        <w:rPr>
          <w:rFonts w:ascii="Arial" w:eastAsiaTheme="minorEastAsia" w:hAnsi="Arial" w:cs="Arial"/>
          <w:sz w:val="22"/>
          <w:szCs w:val="22"/>
          <w:lang w:eastAsia="zh-CN"/>
        </w:rPr>
        <w:t>Notably</w:t>
      </w:r>
      <w:r w:rsidR="00BE0B08">
        <w:rPr>
          <w:rFonts w:ascii="Arial" w:eastAsiaTheme="minorEastAsia" w:hAnsi="Arial" w:cs="Arial" w:hint="eastAsia"/>
          <w:sz w:val="22"/>
          <w:szCs w:val="22"/>
          <w:lang w:eastAsia="zh-CN"/>
        </w:rPr>
        <w:t>,</w:t>
      </w:r>
      <w:r w:rsidR="00E454E3" w:rsidRPr="00E454E3">
        <w:rPr>
          <w:rFonts w:ascii="Arial" w:hAnsi="Arial" w:cs="Arial"/>
          <w:sz w:val="22"/>
          <w:szCs w:val="22"/>
        </w:rPr>
        <w:t xml:space="preserve"> </w:t>
      </w:r>
      <w:r w:rsidR="00E454E3" w:rsidRPr="00CF7E03">
        <w:rPr>
          <w:rFonts w:ascii="Arial" w:hAnsi="Arial" w:cs="Arial"/>
          <w:sz w:val="22"/>
          <w:szCs w:val="22"/>
        </w:rPr>
        <w:t>C</w:t>
      </w:r>
      <w:r w:rsidR="00E454E3" w:rsidRPr="00CF7E03">
        <w:rPr>
          <w:rFonts w:ascii="Arial" w:hAnsi="Arial" w:cs="Arial"/>
          <w:sz w:val="22"/>
          <w:szCs w:val="22"/>
          <w:vertAlign w:val="subscript"/>
        </w:rPr>
        <w:t>2</w:t>
      </w:r>
      <w:r w:rsidR="00E454E3" w:rsidRPr="00CF7E03">
        <w:rPr>
          <w:rFonts w:ascii="Arial" w:hAnsi="Arial" w:cs="Arial"/>
          <w:sz w:val="22"/>
          <w:szCs w:val="22"/>
        </w:rPr>
        <w:t>H</w:t>
      </w:r>
      <w:r w:rsidR="00E454E3" w:rsidRPr="00CF7E03">
        <w:rPr>
          <w:rFonts w:ascii="Arial" w:hAnsi="Arial" w:cs="Arial"/>
          <w:sz w:val="22"/>
          <w:szCs w:val="22"/>
          <w:vertAlign w:val="subscript"/>
        </w:rPr>
        <w:t>2</w:t>
      </w:r>
      <w:r w:rsidR="00BE0B08">
        <w:rPr>
          <w:rFonts w:ascii="Arial" w:eastAsiaTheme="minorEastAsia" w:hAnsi="Arial" w:cs="Arial" w:hint="eastAsia"/>
          <w:sz w:val="22"/>
          <w:szCs w:val="22"/>
          <w:lang w:eastAsia="zh-CN"/>
        </w:rPr>
        <w:t xml:space="preserve"> p</w:t>
      </w:r>
      <w:r w:rsidR="00B843D8" w:rsidRPr="00CF7E03">
        <w:rPr>
          <w:rFonts w:ascii="Arial" w:eastAsiaTheme="minorEastAsia" w:hAnsi="Arial" w:cs="Arial"/>
          <w:sz w:val="22"/>
          <w:szCs w:val="22"/>
          <w:lang w:eastAsia="zh-CN"/>
        </w:rPr>
        <w:t xml:space="preserve">roduction is region-dependent, </w:t>
      </w:r>
      <w:r w:rsidR="00AA0627" w:rsidRPr="00CF7E03">
        <w:rPr>
          <w:rFonts w:ascii="Arial" w:eastAsiaTheme="minorEastAsia" w:hAnsi="Arial" w:cs="Arial"/>
          <w:sz w:val="22"/>
          <w:szCs w:val="22"/>
          <w:lang w:eastAsia="zh-CN"/>
        </w:rPr>
        <w:t>with China producing over</w:t>
      </w:r>
      <w:r w:rsidR="00B843D8" w:rsidRPr="00CF7E03">
        <w:rPr>
          <w:rFonts w:ascii="Arial" w:eastAsiaTheme="minorEastAsia" w:hAnsi="Arial" w:cs="Arial"/>
          <w:sz w:val="22"/>
          <w:szCs w:val="22"/>
          <w:lang w:eastAsia="zh-CN"/>
        </w:rPr>
        <w:t xml:space="preserve"> 8</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82D9B"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B843D8"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primarily </w:t>
      </w:r>
      <w:r w:rsidR="00B31C03" w:rsidRPr="00CF7E03">
        <w:rPr>
          <w:rFonts w:ascii="Arial" w:eastAsiaTheme="minorEastAsia" w:hAnsi="Arial" w:cs="Arial"/>
          <w:sz w:val="22"/>
          <w:szCs w:val="22"/>
          <w:lang w:eastAsia="zh-CN"/>
        </w:rPr>
        <w:t xml:space="preserve">from </w:t>
      </w:r>
      <w:r w:rsidR="00AA0627" w:rsidRPr="00CF7E03">
        <w:rPr>
          <w:rFonts w:ascii="Arial" w:eastAsiaTheme="minorEastAsia" w:hAnsi="Arial" w:cs="Arial"/>
          <w:sz w:val="22"/>
          <w:szCs w:val="22"/>
          <w:lang w:eastAsia="zh-CN"/>
        </w:rPr>
        <w:t xml:space="preserve">the </w:t>
      </w:r>
      <w:r w:rsidR="00B31C03" w:rsidRPr="00CF7E03">
        <w:rPr>
          <w:rFonts w:ascii="Arial" w:eastAsiaTheme="minorEastAsia" w:hAnsi="Arial" w:cs="Arial"/>
          <w:sz w:val="22"/>
          <w:szCs w:val="22"/>
          <w:lang w:eastAsia="zh-CN"/>
        </w:rPr>
        <w:t>CaC</w:t>
      </w:r>
      <w:r w:rsidR="00B31C03" w:rsidRPr="00CF7E03">
        <w:rPr>
          <w:rFonts w:ascii="Arial" w:eastAsiaTheme="minorEastAsia" w:hAnsi="Arial" w:cs="Arial"/>
          <w:sz w:val="22"/>
          <w:szCs w:val="22"/>
          <w:vertAlign w:val="subscript"/>
          <w:lang w:eastAsia="zh-CN"/>
        </w:rPr>
        <w:t>2</w:t>
      </w:r>
      <w:r w:rsidR="00B31C03" w:rsidRPr="00CF7E03">
        <w:rPr>
          <w:rFonts w:ascii="Arial" w:eastAsiaTheme="minorEastAsia" w:hAnsi="Arial" w:cs="Arial"/>
          <w:sz w:val="22"/>
          <w:szCs w:val="22"/>
          <w:lang w:eastAsia="zh-CN"/>
        </w:rPr>
        <w:t xml:space="preserve"> route </w:t>
      </w:r>
      <w:r w:rsidR="007A6C96" w:rsidRPr="00CF7E03">
        <w:rPr>
          <w:rFonts w:ascii="Arial" w:eastAsiaTheme="minorEastAsia" w:hAnsi="Arial" w:cs="Arial"/>
          <w:sz w:val="22"/>
          <w:szCs w:val="22"/>
          <w:lang w:eastAsia="zh-CN"/>
        </w:rPr>
        <w:t xml:space="preserve">(~90%) </w:t>
      </w:r>
      <w:r w:rsidR="009B0B0E" w:rsidRPr="00CF7E03">
        <w:rPr>
          <w:rFonts w:ascii="Arial" w:eastAsiaTheme="minorEastAsia" w:hAnsi="Arial" w:cs="Arial"/>
          <w:sz w:val="22"/>
          <w:szCs w:val="22"/>
          <w:lang w:eastAsia="zh-CN"/>
        </w:rPr>
        <w:t>due to its large coal reserve</w:t>
      </w:r>
      <w:r w:rsidR="00AA0627" w:rsidRPr="00CF7E03">
        <w:rPr>
          <w:rFonts w:ascii="Arial" w:eastAsiaTheme="minorEastAsia" w:hAnsi="Arial" w:cs="Arial"/>
          <w:sz w:val="22"/>
          <w:szCs w:val="22"/>
          <w:lang w:eastAsia="zh-CN"/>
        </w:rPr>
        <w:t>s</w:t>
      </w:r>
      <w:r w:rsidR="00B31C03"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while </w:t>
      </w:r>
      <w:r w:rsidR="000B13DC" w:rsidRPr="00CF7E03">
        <w:rPr>
          <w:rFonts w:ascii="Arial" w:eastAsiaTheme="minorEastAsia" w:hAnsi="Arial" w:cs="Arial"/>
          <w:sz w:val="22"/>
          <w:szCs w:val="22"/>
          <w:lang w:eastAsia="zh-CN"/>
        </w:rPr>
        <w:t>other countries</w:t>
      </w:r>
      <w:r w:rsidR="000B13DC">
        <w:rPr>
          <w:rFonts w:ascii="Arial" w:eastAsiaTheme="minorEastAsia" w:hAnsi="Arial" w:cs="Arial" w:hint="eastAsia"/>
          <w:sz w:val="22"/>
          <w:szCs w:val="22"/>
          <w:lang w:eastAsia="zh-CN"/>
        </w:rPr>
        <w:t xml:space="preserve"> </w:t>
      </w:r>
      <w:r w:rsidR="000B13DC">
        <w:rPr>
          <w:rFonts w:ascii="Arial" w:eastAsiaTheme="minorEastAsia" w:hAnsi="Arial" w:cs="Arial"/>
          <w:sz w:val="22"/>
          <w:szCs w:val="22"/>
          <w:lang w:eastAsia="zh-CN"/>
        </w:rPr>
        <w:t>produce</w:t>
      </w:r>
      <w:r w:rsidR="000B13DC">
        <w:rPr>
          <w:rFonts w:ascii="Arial" w:eastAsiaTheme="minorEastAsia" w:hAnsi="Arial" w:cs="Arial" w:hint="eastAsia"/>
          <w:sz w:val="22"/>
          <w:szCs w:val="22"/>
          <w:lang w:eastAsia="zh-CN"/>
        </w:rPr>
        <w:t xml:space="preserve"> less than</w:t>
      </w:r>
      <w:r w:rsidR="000B13DC" w:rsidRPr="00CF7E03">
        <w:rPr>
          <w:rFonts w:ascii="Arial" w:eastAsiaTheme="minorEastAsia" w:hAnsi="Arial" w:cs="Arial"/>
          <w:sz w:val="22"/>
          <w:szCs w:val="22"/>
          <w:lang w:eastAsia="zh-CN"/>
        </w:rPr>
        <w:t xml:space="preserve"> </w:t>
      </w:r>
      <w:r w:rsidR="00B843D8" w:rsidRPr="00CF7E03">
        <w:rPr>
          <w:rFonts w:ascii="Arial" w:eastAsiaTheme="minorEastAsia" w:hAnsi="Arial" w:cs="Arial"/>
          <w:sz w:val="22"/>
          <w:szCs w:val="22"/>
          <w:lang w:eastAsia="zh-CN"/>
        </w:rPr>
        <w:t>3</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D11B6"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AA0627" w:rsidRPr="00CF7E03">
        <w:rPr>
          <w:rFonts w:ascii="Arial" w:eastAsiaTheme="minorEastAsia" w:hAnsi="Arial" w:cs="Arial"/>
          <w:sz w:val="22"/>
          <w:szCs w:val="22"/>
          <w:lang w:eastAsia="zh-CN"/>
        </w:rPr>
        <w:t xml:space="preserve">, mainly via </w:t>
      </w:r>
      <w:r w:rsidR="00763B49">
        <w:rPr>
          <w:rFonts w:ascii="Arial" w:eastAsiaTheme="minorEastAsia" w:hAnsi="Arial" w:cs="Arial"/>
          <w:sz w:val="22"/>
          <w:szCs w:val="22"/>
          <w:lang w:eastAsia="zh-CN"/>
        </w:rPr>
        <w:t>PC</w:t>
      </w:r>
      <w:r w:rsidR="00B843D8" w:rsidRPr="00CF7E03">
        <w:rPr>
          <w:rFonts w:ascii="Arial" w:eastAsiaTheme="minorEastAsia" w:hAnsi="Arial" w:cs="Arial"/>
          <w:sz w:val="22"/>
          <w:szCs w:val="22"/>
          <w:lang w:eastAsia="zh-CN"/>
        </w:rPr>
        <w:t>.</w:t>
      </w:r>
      <w:r w:rsidR="00F24CE8" w:rsidRPr="00F24CE8">
        <w:rPr>
          <w:rFonts w:ascii="Arial" w:hAnsi="Arial" w:cs="Arial"/>
          <w:sz w:val="22"/>
          <w:vertAlign w:val="superscript"/>
        </w:rPr>
        <w:t>9,13</w:t>
      </w:r>
      <w:ins w:id="347" w:author="Zhang  Zihao" w:date="2024-08-09T13:50:00Z">
        <w:r w:rsidR="000E3931">
          <w:rPr>
            <w:rFonts w:ascii="Arial" w:eastAsiaTheme="minorEastAsia" w:hAnsi="Arial" w:cs="Arial"/>
            <w:sz w:val="22"/>
            <w:szCs w:val="22"/>
            <w:lang w:eastAsia="zh-CN"/>
          </w:rPr>
          <w:t xml:space="preserve"> </w:t>
        </w:r>
        <w:r w:rsidR="000E3931" w:rsidRPr="00CF7E03">
          <w:rPr>
            <w:rFonts w:ascii="Arial" w:eastAsiaTheme="minorEastAsia" w:hAnsi="Arial" w:cs="Arial"/>
            <w:sz w:val="22"/>
            <w:szCs w:val="22"/>
            <w:lang w:eastAsia="zh-CN"/>
          </w:rPr>
          <w:t>Additionally, C</w:t>
        </w:r>
        <w:r w:rsidR="000E3931" w:rsidRPr="00CF7E03">
          <w:rPr>
            <w:rFonts w:ascii="Arial" w:eastAsiaTheme="minorEastAsia" w:hAnsi="Arial" w:cs="Arial"/>
            <w:sz w:val="22"/>
            <w:szCs w:val="22"/>
            <w:vertAlign w:val="subscript"/>
            <w:lang w:eastAsia="zh-CN"/>
          </w:rPr>
          <w:t>2</w:t>
        </w:r>
        <w:r w:rsidR="000E3931" w:rsidRPr="00CF7E03">
          <w:rPr>
            <w:rFonts w:ascii="Arial" w:eastAsiaTheme="minorEastAsia" w:hAnsi="Arial" w:cs="Arial"/>
            <w:sz w:val="22"/>
            <w:szCs w:val="22"/>
            <w:lang w:eastAsia="zh-CN"/>
          </w:rPr>
          <w:t>H</w:t>
        </w:r>
        <w:r w:rsidR="000E3931" w:rsidRPr="00CF7E03">
          <w:rPr>
            <w:rFonts w:ascii="Arial" w:eastAsiaTheme="minorEastAsia" w:hAnsi="Arial" w:cs="Arial"/>
            <w:sz w:val="22"/>
            <w:szCs w:val="22"/>
            <w:vertAlign w:val="subscript"/>
            <w:lang w:eastAsia="zh-CN"/>
          </w:rPr>
          <w:t>2</w:t>
        </w:r>
        <w:r w:rsidR="000E3931" w:rsidRPr="00CF7E03">
          <w:rPr>
            <w:rFonts w:ascii="Arial" w:eastAsiaTheme="minorEastAsia" w:hAnsi="Arial" w:cs="Arial"/>
            <w:sz w:val="22"/>
            <w:szCs w:val="22"/>
            <w:lang w:eastAsia="zh-CN"/>
          </w:rPr>
          <w:t xml:space="preserve"> </w:t>
        </w:r>
      </w:ins>
      <w:ins w:id="348" w:author="Zhang  Zihao" w:date="2024-08-13T15:29:00Z">
        <w:r w:rsidR="00041450">
          <w:rPr>
            <w:rFonts w:ascii="Arial" w:eastAsiaTheme="minorEastAsia" w:hAnsi="Arial" w:cs="Arial" w:hint="eastAsia"/>
            <w:sz w:val="22"/>
            <w:szCs w:val="22"/>
            <w:lang w:eastAsia="zh-CN"/>
          </w:rPr>
          <w:t xml:space="preserve">can </w:t>
        </w:r>
        <w:del w:id="349" w:author="Nabera  Abhinandan" w:date="2024-08-15T19:30:00Z">
          <w:r w:rsidR="00041450" w:rsidDel="00792B4E">
            <w:rPr>
              <w:rFonts w:ascii="Arial" w:eastAsiaTheme="minorEastAsia" w:hAnsi="Arial" w:cs="Arial" w:hint="eastAsia"/>
              <w:sz w:val="22"/>
              <w:szCs w:val="22"/>
              <w:lang w:eastAsia="zh-CN"/>
            </w:rPr>
            <w:delText>be</w:delText>
          </w:r>
        </w:del>
      </w:ins>
      <w:ins w:id="350" w:author="Zhang  Zihao" w:date="2024-08-09T13:50:00Z">
        <w:del w:id="351" w:author="Nabera  Abhinandan" w:date="2024-08-15T19:30:00Z">
          <w:r w:rsidR="000E3931" w:rsidDel="00792B4E">
            <w:rPr>
              <w:rFonts w:ascii="Arial" w:eastAsiaTheme="minorEastAsia" w:hAnsi="Arial" w:cs="Arial" w:hint="eastAsia"/>
              <w:sz w:val="22"/>
              <w:szCs w:val="22"/>
              <w:lang w:eastAsia="zh-CN"/>
            </w:rPr>
            <w:delText xml:space="preserve"> </w:delText>
          </w:r>
        </w:del>
      </w:ins>
      <w:ins w:id="352" w:author="Nabera  Abhinandan" w:date="2024-08-15T19:30:00Z">
        <w:r w:rsidR="00792B4E">
          <w:rPr>
            <w:rFonts w:ascii="Arial" w:eastAsiaTheme="minorEastAsia" w:hAnsi="Arial" w:cs="Arial"/>
            <w:sz w:val="22"/>
            <w:szCs w:val="22"/>
            <w:lang w:eastAsia="zh-CN"/>
          </w:rPr>
          <w:t xml:space="preserve">be </w:t>
        </w:r>
      </w:ins>
      <w:ins w:id="353" w:author="Zhang  Zihao" w:date="2024-08-09T13:50:00Z">
        <w:r w:rsidR="000E3931" w:rsidRPr="00CF7E03">
          <w:rPr>
            <w:rFonts w:ascii="Arial" w:eastAsiaTheme="minorEastAsia" w:hAnsi="Arial" w:cs="Arial"/>
            <w:sz w:val="22"/>
            <w:szCs w:val="22"/>
            <w:lang w:eastAsia="zh-CN"/>
          </w:rPr>
          <w:t>produce</w:t>
        </w:r>
      </w:ins>
      <w:ins w:id="354" w:author="Zhang  Zihao" w:date="2024-08-13T15:29:00Z">
        <w:r w:rsidR="002F3D1F">
          <w:rPr>
            <w:rFonts w:ascii="Arial" w:eastAsiaTheme="minorEastAsia" w:hAnsi="Arial" w:cs="Arial" w:hint="eastAsia"/>
            <w:sz w:val="22"/>
            <w:szCs w:val="22"/>
            <w:lang w:eastAsia="zh-CN"/>
          </w:rPr>
          <w:t>d</w:t>
        </w:r>
      </w:ins>
      <w:ins w:id="355" w:author="Zhang  Zihao" w:date="2024-08-09T13:50:00Z">
        <w:r w:rsidR="000E3931" w:rsidRPr="00CF7E03">
          <w:rPr>
            <w:rFonts w:ascii="Arial" w:eastAsiaTheme="minorEastAsia" w:hAnsi="Arial" w:cs="Arial"/>
            <w:sz w:val="22"/>
            <w:szCs w:val="22"/>
            <w:lang w:eastAsia="zh-CN"/>
          </w:rPr>
          <w:t xml:space="preserve"> as an impurity in the steam cracking of hydrocarbons to olefins, typically removed by catalytic selective hydrogenation or solvent extraction.</w:t>
        </w:r>
      </w:ins>
      <w:r w:rsidR="00BA3524" w:rsidRPr="00BA3524">
        <w:rPr>
          <w:rFonts w:ascii="Arial" w:hAnsi="Arial" w:cs="Arial"/>
          <w:sz w:val="22"/>
          <w:vertAlign w:val="superscript"/>
        </w:rPr>
        <w:t>24</w:t>
      </w:r>
    </w:p>
    <w:p w14:paraId="788280BB" w14:textId="3F14AF5C" w:rsidR="00C602F2" w:rsidRDefault="00B577B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first</w:t>
      </w:r>
      <w:r w:rsidRPr="00CF7E03">
        <w:rPr>
          <w:rFonts w:ascii="Arial" w:eastAsiaTheme="minorEastAsia" w:hAnsi="Arial" w:cs="Arial"/>
          <w:sz w:val="22"/>
          <w:szCs w:val="22"/>
          <w:lang w:eastAsia="zh-CN"/>
        </w:rPr>
        <w:t xml:space="preserve"> </w:t>
      </w:r>
      <w:r w:rsidR="005D1F5D" w:rsidRPr="00CF7E03">
        <w:rPr>
          <w:rFonts w:ascii="Arial" w:eastAsiaTheme="minorEastAsia" w:hAnsi="Arial" w:cs="Arial"/>
          <w:sz w:val="22"/>
          <w:szCs w:val="22"/>
          <w:lang w:eastAsia="zh-CN"/>
        </w:rPr>
        <w:t xml:space="preserve">commercial </w:t>
      </w:r>
      <w:r w:rsidRPr="00CF7E03">
        <w:rPr>
          <w:rFonts w:ascii="Arial" w:eastAsiaTheme="minorEastAsia" w:hAnsi="Arial" w:cs="Arial"/>
          <w:sz w:val="22"/>
          <w:szCs w:val="22"/>
          <w:lang w:eastAsia="zh-CN"/>
        </w:rPr>
        <w:t>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526EDB" w:rsidRPr="00CF7E03">
        <w:rPr>
          <w:rFonts w:ascii="Arial" w:eastAsiaTheme="minorEastAsia" w:hAnsi="Arial" w:cs="Arial"/>
          <w:sz w:val="22"/>
          <w:szCs w:val="22"/>
          <w:lang w:eastAsia="zh-CN"/>
        </w:rPr>
        <w:t>after</w:t>
      </w:r>
      <w:r w:rsidRPr="00CF7E03">
        <w:rPr>
          <w:rFonts w:ascii="Arial" w:eastAsiaTheme="minorEastAsia" w:hAnsi="Arial" w:cs="Arial"/>
          <w:sz w:val="22"/>
          <w:szCs w:val="22"/>
          <w:lang w:eastAsia="zh-CN"/>
        </w:rPr>
        <w:t xml:space="preserve"> 1894 was for lighting</w:t>
      </w:r>
      <w:r w:rsidR="0087056B" w:rsidRPr="00CF7E03">
        <w:rPr>
          <w:rFonts w:ascii="Arial" w:eastAsiaTheme="minorEastAsia" w:hAnsi="Arial" w:cs="Arial"/>
          <w:sz w:val="22"/>
          <w:szCs w:val="22"/>
          <w:lang w:eastAsia="zh-CN"/>
        </w:rPr>
        <w:t xml:space="preserve">, followed by </w:t>
      </w:r>
      <w:r w:rsidR="006D5B75" w:rsidRPr="00CF7E03">
        <w:rPr>
          <w:rFonts w:ascii="Arial" w:eastAsiaTheme="minorEastAsia" w:hAnsi="Arial" w:cs="Arial"/>
          <w:sz w:val="22"/>
          <w:szCs w:val="22"/>
          <w:lang w:eastAsia="zh-CN"/>
        </w:rPr>
        <w:t xml:space="preserve">its use in </w:t>
      </w:r>
      <w:r w:rsidR="0087056B" w:rsidRPr="00CF7E03">
        <w:rPr>
          <w:rFonts w:ascii="Arial" w:eastAsiaTheme="minorEastAsia" w:hAnsi="Arial" w:cs="Arial"/>
          <w:sz w:val="22"/>
          <w:szCs w:val="22"/>
          <w:lang w:eastAsia="zh-CN"/>
        </w:rPr>
        <w:t>oxyacetylene welding and cutting</w:t>
      </w:r>
      <w:ins w:id="356" w:author="Nabera  Abhinandan" w:date="2024-08-15T19:30:00Z">
        <w:r w:rsidR="00792B4E">
          <w:rPr>
            <w:rFonts w:ascii="Arial" w:eastAsiaTheme="minorEastAsia" w:hAnsi="Arial" w:cs="Arial"/>
            <w:sz w:val="22"/>
            <w:szCs w:val="22"/>
            <w:lang w:eastAsia="zh-CN"/>
          </w:rPr>
          <w:t>, which was</w:t>
        </w:r>
      </w:ins>
      <w:r w:rsidR="0087056B" w:rsidRPr="00CF7E03">
        <w:rPr>
          <w:rFonts w:ascii="Arial" w:eastAsiaTheme="minorEastAsia" w:hAnsi="Arial" w:cs="Arial"/>
          <w:sz w:val="22"/>
          <w:szCs w:val="22"/>
          <w:lang w:eastAsia="zh-CN"/>
        </w:rPr>
        <w:t xml:space="preserve"> developed in 1903</w:t>
      </w:r>
      <w:r w:rsidRPr="00CF7E03">
        <w:rPr>
          <w:rFonts w:ascii="Arial" w:eastAsiaTheme="minorEastAsia" w:hAnsi="Arial" w:cs="Arial"/>
          <w:sz w:val="22"/>
          <w:szCs w:val="22"/>
          <w:lang w:eastAsia="zh-CN"/>
        </w:rPr>
        <w:t>.</w:t>
      </w:r>
      <w:r w:rsidR="0087056B" w:rsidRPr="00CF7E03">
        <w:rPr>
          <w:rFonts w:ascii="Arial" w:hAnsi="Arial" w:cs="Arial"/>
          <w:sz w:val="22"/>
          <w:vertAlign w:val="superscript"/>
        </w:rPr>
        <w:t>2</w:t>
      </w:r>
      <w:r w:rsidR="0087056B" w:rsidRPr="00CF7E03">
        <w:rPr>
          <w:rFonts w:ascii="Arial" w:eastAsiaTheme="minorEastAsia" w:hAnsi="Arial" w:cs="Arial"/>
          <w:sz w:val="22"/>
          <w:szCs w:val="22"/>
          <w:lang w:eastAsia="zh-CN"/>
        </w:rPr>
        <w:t xml:space="preserve"> </w:t>
      </w:r>
      <w:r w:rsidR="008079DA" w:rsidRPr="00CF7E03">
        <w:rPr>
          <w:rFonts w:ascii="Arial" w:eastAsiaTheme="minorEastAsia" w:hAnsi="Arial" w:cs="Arial"/>
          <w:sz w:val="22"/>
          <w:szCs w:val="22"/>
          <w:lang w:eastAsia="zh-CN"/>
        </w:rPr>
        <w:t>In the late 19</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and early 20</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centuries</w:t>
      </w:r>
      <w:r w:rsidR="00BB55AA" w:rsidRPr="00CF7E03">
        <w:rPr>
          <w:rFonts w:ascii="Arial" w:eastAsiaTheme="minorEastAsia" w:hAnsi="Arial" w:cs="Arial"/>
          <w:sz w:val="22"/>
          <w:szCs w:val="22"/>
          <w:lang w:eastAsia="zh-CN"/>
        </w:rPr>
        <w:t xml:space="preserve">, acetylene </w:t>
      </w:r>
      <w:r w:rsidR="00A12931" w:rsidRPr="00CF7E03">
        <w:rPr>
          <w:rFonts w:ascii="Arial" w:eastAsiaTheme="minorEastAsia" w:hAnsi="Arial" w:cs="Arial"/>
          <w:sz w:val="22"/>
          <w:szCs w:val="22"/>
          <w:lang w:eastAsia="zh-CN"/>
        </w:rPr>
        <w:t>light</w:t>
      </w:r>
      <w:r w:rsidR="0003785D" w:rsidRPr="00CF7E03">
        <w:rPr>
          <w:rFonts w:ascii="Arial" w:eastAsiaTheme="minorEastAsia" w:hAnsi="Arial" w:cs="Arial"/>
          <w:sz w:val="22"/>
          <w:szCs w:val="22"/>
          <w:lang w:eastAsia="zh-CN"/>
        </w:rPr>
        <w:t>ing</w:t>
      </w:r>
      <w:r w:rsidR="00AC2B4B" w:rsidRPr="00CF7E03">
        <w:rPr>
          <w:rFonts w:ascii="Arial" w:eastAsiaTheme="minorEastAsia" w:hAnsi="Arial" w:cs="Arial"/>
          <w:sz w:val="22"/>
          <w:szCs w:val="22"/>
          <w:lang w:eastAsia="zh-CN"/>
        </w:rPr>
        <w:t xml:space="preserve"> </w:t>
      </w:r>
      <w:r w:rsidR="00BB55AA" w:rsidRPr="00CF7E03">
        <w:rPr>
          <w:rFonts w:ascii="Arial" w:eastAsiaTheme="minorEastAsia" w:hAnsi="Arial" w:cs="Arial"/>
          <w:sz w:val="22"/>
          <w:szCs w:val="22"/>
          <w:lang w:eastAsia="zh-CN"/>
        </w:rPr>
        <w:t>was widely used for illumination</w:t>
      </w:r>
      <w:r w:rsidR="0003785D" w:rsidRPr="00CF7E03">
        <w:rPr>
          <w:rFonts w:ascii="Arial" w:eastAsiaTheme="minorEastAsia" w:hAnsi="Arial" w:cs="Arial"/>
          <w:sz w:val="22"/>
          <w:szCs w:val="22"/>
          <w:lang w:eastAsia="zh-CN"/>
        </w:rPr>
        <w:t xml:space="preserve"> in</w:t>
      </w:r>
      <w:r w:rsidR="00BB55AA" w:rsidRPr="00CF7E03">
        <w:rPr>
          <w:rFonts w:ascii="Arial" w:eastAsiaTheme="minorEastAsia" w:hAnsi="Arial" w:cs="Arial"/>
          <w:sz w:val="22"/>
          <w:szCs w:val="22"/>
          <w:lang w:eastAsia="zh-CN"/>
        </w:rPr>
        <w:t xml:space="preserve"> mining, </w:t>
      </w:r>
      <w:r w:rsidR="001E495B" w:rsidRPr="00CF7E03">
        <w:rPr>
          <w:rFonts w:ascii="Arial" w:eastAsiaTheme="minorEastAsia" w:hAnsi="Arial" w:cs="Arial"/>
          <w:sz w:val="22"/>
          <w:szCs w:val="22"/>
          <w:lang w:eastAsia="zh-CN"/>
        </w:rPr>
        <w:t xml:space="preserve">vehicles, </w:t>
      </w:r>
      <w:r w:rsidR="008079DA" w:rsidRPr="00CF7E03">
        <w:rPr>
          <w:rFonts w:ascii="Arial" w:eastAsiaTheme="minorEastAsia" w:hAnsi="Arial" w:cs="Arial"/>
          <w:sz w:val="22"/>
          <w:szCs w:val="22"/>
          <w:lang w:eastAsia="zh-CN"/>
        </w:rPr>
        <w:t xml:space="preserve">street lighting, </w:t>
      </w:r>
      <w:r w:rsidR="00BB55AA" w:rsidRPr="00CF7E03">
        <w:rPr>
          <w:rFonts w:ascii="Arial" w:eastAsiaTheme="minorEastAsia" w:hAnsi="Arial" w:cs="Arial"/>
          <w:sz w:val="22"/>
          <w:szCs w:val="22"/>
          <w:lang w:eastAsia="zh-CN"/>
        </w:rPr>
        <w:t>lighthouses,</w:t>
      </w:r>
      <w:r w:rsidR="00635B9A" w:rsidRPr="00CF7E03">
        <w:rPr>
          <w:rFonts w:ascii="Arial" w:eastAsiaTheme="minorEastAsia" w:hAnsi="Arial" w:cs="Arial"/>
          <w:sz w:val="22"/>
          <w:szCs w:val="22"/>
          <w:lang w:eastAsia="zh-CN"/>
        </w:rPr>
        <w:t xml:space="preserve"> and</w:t>
      </w:r>
      <w:r w:rsidR="00BB55AA" w:rsidRPr="00CF7E03">
        <w:rPr>
          <w:rFonts w:ascii="Arial" w:eastAsiaTheme="minorEastAsia" w:hAnsi="Arial" w:cs="Arial"/>
          <w:sz w:val="22"/>
          <w:szCs w:val="22"/>
          <w:lang w:eastAsia="zh-CN"/>
        </w:rPr>
        <w:t xml:space="preserve"> </w:t>
      </w:r>
      <w:r w:rsidR="0003785D" w:rsidRPr="00CF7E03">
        <w:rPr>
          <w:rFonts w:ascii="Arial" w:eastAsiaTheme="minorEastAsia" w:hAnsi="Arial" w:cs="Arial"/>
          <w:sz w:val="22"/>
          <w:szCs w:val="22"/>
          <w:lang w:eastAsia="zh-CN"/>
        </w:rPr>
        <w:t xml:space="preserve">aviation </w:t>
      </w:r>
      <w:r w:rsidR="00BB55AA" w:rsidRPr="00CF7E03">
        <w:rPr>
          <w:rFonts w:ascii="Arial" w:eastAsiaTheme="minorEastAsia" w:hAnsi="Arial" w:cs="Arial"/>
          <w:sz w:val="22"/>
          <w:szCs w:val="22"/>
          <w:lang w:eastAsia="zh-CN"/>
        </w:rPr>
        <w:t>beacons</w:t>
      </w:r>
      <w:r w:rsidR="001E495B" w:rsidRPr="00CF7E03">
        <w:rPr>
          <w:rFonts w:ascii="Arial" w:eastAsiaTheme="minorEastAsia" w:hAnsi="Arial" w:cs="Arial"/>
          <w:sz w:val="22"/>
          <w:szCs w:val="22"/>
          <w:lang w:eastAsia="zh-CN"/>
        </w:rPr>
        <w:t xml:space="preserve">, </w:t>
      </w:r>
      <w:r w:rsidR="00A12931" w:rsidRPr="00CF7E03">
        <w:rPr>
          <w:rFonts w:ascii="Arial" w:eastAsiaTheme="minorEastAsia" w:hAnsi="Arial" w:cs="Arial"/>
          <w:sz w:val="22"/>
          <w:szCs w:val="22"/>
          <w:lang w:eastAsia="zh-CN"/>
        </w:rPr>
        <w:t>but</w:t>
      </w:r>
      <w:r w:rsidR="001E495B" w:rsidRPr="00CF7E03">
        <w:rPr>
          <w:rFonts w:ascii="Arial" w:eastAsiaTheme="minorEastAsia" w:hAnsi="Arial" w:cs="Arial"/>
          <w:sz w:val="22"/>
          <w:szCs w:val="22"/>
          <w:lang w:eastAsia="zh-CN"/>
        </w:rPr>
        <w:t xml:space="preserve"> it </w:t>
      </w:r>
      <w:r w:rsidR="00474E15" w:rsidRPr="00CF7E03">
        <w:rPr>
          <w:rFonts w:ascii="Arial" w:eastAsiaTheme="minorEastAsia" w:hAnsi="Arial" w:cs="Arial"/>
          <w:sz w:val="22"/>
          <w:szCs w:val="22"/>
          <w:lang w:eastAsia="zh-CN"/>
        </w:rPr>
        <w:t>was</w:t>
      </w:r>
      <w:r w:rsidR="001E495B" w:rsidRPr="00CF7E03">
        <w:rPr>
          <w:rFonts w:ascii="Arial" w:eastAsiaTheme="minorEastAsia" w:hAnsi="Arial" w:cs="Arial"/>
          <w:sz w:val="22"/>
          <w:szCs w:val="22"/>
          <w:lang w:eastAsia="zh-CN"/>
        </w:rPr>
        <w:t xml:space="preserve"> </w:t>
      </w:r>
      <w:r w:rsidR="00666E0B" w:rsidRPr="00CF7E03">
        <w:rPr>
          <w:rFonts w:ascii="Arial" w:eastAsiaTheme="minorEastAsia" w:hAnsi="Arial" w:cs="Arial"/>
          <w:sz w:val="22"/>
          <w:szCs w:val="22"/>
          <w:lang w:eastAsia="zh-CN"/>
        </w:rPr>
        <w:t xml:space="preserve">gradually </w:t>
      </w:r>
      <w:r w:rsidR="001E495B" w:rsidRPr="00CF7E03">
        <w:rPr>
          <w:rFonts w:ascii="Arial" w:eastAsiaTheme="minorEastAsia" w:hAnsi="Arial" w:cs="Arial"/>
          <w:sz w:val="22"/>
          <w:szCs w:val="22"/>
          <w:lang w:eastAsia="zh-CN"/>
        </w:rPr>
        <w:t xml:space="preserve">replaced by </w:t>
      </w:r>
      <w:r w:rsidR="00AC2B4B" w:rsidRPr="00CF7E03">
        <w:rPr>
          <w:rFonts w:ascii="Arial" w:eastAsiaTheme="minorEastAsia" w:hAnsi="Arial" w:cs="Arial"/>
          <w:sz w:val="22"/>
          <w:szCs w:val="22"/>
          <w:lang w:eastAsia="zh-CN"/>
        </w:rPr>
        <w:t>electric lighting</w:t>
      </w:r>
      <w:r w:rsidR="002F41BB" w:rsidRPr="00CF7E03">
        <w:rPr>
          <w:rFonts w:ascii="Arial" w:eastAsiaTheme="minorEastAsia" w:hAnsi="Arial" w:cs="Arial"/>
          <w:sz w:val="22"/>
          <w:szCs w:val="22"/>
          <w:lang w:eastAsia="zh-CN"/>
        </w:rPr>
        <w:t xml:space="preserve"> </w:t>
      </w:r>
      <w:r w:rsidR="00F22492" w:rsidRPr="00CF7E03">
        <w:rPr>
          <w:rFonts w:ascii="Arial" w:eastAsiaTheme="minorEastAsia" w:hAnsi="Arial" w:cs="Arial"/>
          <w:sz w:val="22"/>
          <w:szCs w:val="22"/>
          <w:lang w:eastAsia="zh-CN"/>
        </w:rPr>
        <w:t xml:space="preserve">after </w:t>
      </w:r>
      <w:r w:rsidR="001B4B11">
        <w:rPr>
          <w:rFonts w:ascii="Arial" w:eastAsiaTheme="minorEastAsia" w:hAnsi="Arial" w:cs="Arial" w:hint="eastAsia"/>
          <w:sz w:val="22"/>
          <w:szCs w:val="22"/>
          <w:lang w:eastAsia="zh-CN"/>
        </w:rPr>
        <w:t xml:space="preserve">the </w:t>
      </w:r>
      <w:r w:rsidR="00F22492" w:rsidRPr="00CF7E03">
        <w:rPr>
          <w:rFonts w:ascii="Arial" w:eastAsiaTheme="minorEastAsia" w:hAnsi="Arial" w:cs="Arial"/>
          <w:sz w:val="22"/>
          <w:szCs w:val="22"/>
          <w:lang w:eastAsia="zh-CN"/>
        </w:rPr>
        <w:t>1920</w:t>
      </w:r>
      <w:r w:rsidR="005C4F05">
        <w:rPr>
          <w:rFonts w:ascii="Arial" w:eastAsiaTheme="minorEastAsia" w:hAnsi="Arial" w:cs="Arial" w:hint="eastAsia"/>
          <w:sz w:val="22"/>
          <w:szCs w:val="22"/>
          <w:lang w:eastAsia="zh-CN"/>
        </w:rPr>
        <w:t>s</w:t>
      </w:r>
      <w:r w:rsidR="001E495B" w:rsidRPr="00CF7E03">
        <w:rPr>
          <w:rFonts w:ascii="Arial" w:eastAsiaTheme="minorEastAsia" w:hAnsi="Arial" w:cs="Arial"/>
          <w:sz w:val="22"/>
          <w:szCs w:val="22"/>
          <w:lang w:eastAsia="zh-CN"/>
        </w:rPr>
        <w:t>.</w:t>
      </w:r>
      <w:r w:rsidR="00F24CE8" w:rsidRPr="00F24CE8">
        <w:rPr>
          <w:rFonts w:ascii="Arial" w:hAnsi="Arial" w:cs="Arial"/>
          <w:sz w:val="22"/>
          <w:vertAlign w:val="superscript"/>
        </w:rPr>
        <w:t>9</w:t>
      </w:r>
      <w:r w:rsidR="005F66C0" w:rsidRPr="00CF7E03">
        <w:rPr>
          <w:rFonts w:ascii="Arial" w:eastAsiaTheme="minorEastAsia" w:hAnsi="Arial" w:cs="Arial"/>
          <w:sz w:val="22"/>
          <w:szCs w:val="22"/>
          <w:lang w:eastAsia="zh-CN"/>
        </w:rPr>
        <w:t xml:space="preserve"> </w:t>
      </w:r>
      <w:r w:rsidR="009E4F60" w:rsidRPr="00CF7E03">
        <w:rPr>
          <w:rFonts w:ascii="Arial" w:eastAsiaTheme="minorEastAsia" w:hAnsi="Arial" w:cs="Arial"/>
          <w:sz w:val="22"/>
          <w:szCs w:val="22"/>
          <w:lang w:eastAsia="zh-CN"/>
        </w:rPr>
        <w:t xml:space="preserve">Oxyacetylene welding and cutting </w:t>
      </w:r>
      <w:r w:rsidR="0090564F" w:rsidRPr="00CF7E03">
        <w:rPr>
          <w:rFonts w:ascii="Arial" w:eastAsiaTheme="minorEastAsia" w:hAnsi="Arial" w:cs="Arial"/>
          <w:sz w:val="22"/>
          <w:szCs w:val="22"/>
          <w:lang w:eastAsia="zh-CN"/>
        </w:rPr>
        <w:t xml:space="preserve">remain </w:t>
      </w:r>
      <w:r w:rsidR="00160759" w:rsidRPr="00CF7E03">
        <w:rPr>
          <w:rFonts w:ascii="Arial" w:eastAsiaTheme="minorEastAsia" w:hAnsi="Arial" w:cs="Arial"/>
          <w:sz w:val="22"/>
          <w:szCs w:val="22"/>
          <w:lang w:eastAsia="zh-CN"/>
        </w:rPr>
        <w:t>widely used</w:t>
      </w:r>
      <w:r w:rsidR="00C179C0" w:rsidRPr="00CF7E03">
        <w:rPr>
          <w:rFonts w:ascii="Arial" w:eastAsiaTheme="minorEastAsia" w:hAnsi="Arial" w:cs="Arial"/>
          <w:sz w:val="22"/>
          <w:szCs w:val="22"/>
          <w:lang w:eastAsia="zh-CN"/>
        </w:rPr>
        <w:t xml:space="preserve">, offering a </w:t>
      </w:r>
      <w:r w:rsidR="00160759" w:rsidRPr="00CF7E03">
        <w:rPr>
          <w:rFonts w:ascii="Arial" w:eastAsiaTheme="minorEastAsia" w:hAnsi="Arial" w:cs="Arial"/>
          <w:sz w:val="22"/>
          <w:szCs w:val="22"/>
          <w:lang w:eastAsia="zh-CN"/>
        </w:rPr>
        <w:t xml:space="preserve">flame temperature of </w:t>
      </w:r>
      <w:r w:rsidR="00C179C0" w:rsidRPr="00CF7E03">
        <w:rPr>
          <w:rFonts w:ascii="Arial" w:eastAsiaTheme="minorEastAsia" w:hAnsi="Arial" w:cs="Arial"/>
          <w:sz w:val="22"/>
          <w:szCs w:val="22"/>
          <w:lang w:eastAsia="zh-CN"/>
        </w:rPr>
        <w:t>approximate</w:t>
      </w:r>
      <w:r w:rsidR="00FC4558" w:rsidRPr="00CF7E03">
        <w:rPr>
          <w:rFonts w:ascii="Arial" w:eastAsiaTheme="minorEastAsia" w:hAnsi="Arial" w:cs="Arial"/>
          <w:sz w:val="22"/>
          <w:szCs w:val="22"/>
          <w:lang w:eastAsia="zh-CN"/>
        </w:rPr>
        <w:t>ly</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3150</w:t>
      </w:r>
      <w:r w:rsidR="00062FFD" w:rsidRPr="00CF7E03">
        <w:rPr>
          <w:rFonts w:ascii="Arial" w:eastAsiaTheme="minorEastAsia" w:hAnsi="Arial" w:cs="Arial"/>
          <w:sz w:val="22"/>
          <w:szCs w:val="22"/>
          <w:lang w:eastAsia="zh-CN"/>
        </w:rPr>
        <w:t> </w:t>
      </w:r>
      <w:r w:rsidR="00160759" w:rsidRPr="00CF7E03">
        <w:rPr>
          <w:rFonts w:ascii="Arial" w:eastAsiaTheme="minorEastAsia" w:hAnsi="Arial" w:cs="Arial"/>
          <w:sz w:val="22"/>
          <w:szCs w:val="22"/>
          <w:lang w:eastAsia="zh-CN"/>
        </w:rPr>
        <w:t xml:space="preserve">°C, and it is </w:t>
      </w:r>
      <w:r w:rsidR="00FB027C">
        <w:rPr>
          <w:rFonts w:ascii="Arial" w:eastAsiaTheme="minorEastAsia" w:hAnsi="Arial" w:cs="Arial" w:hint="eastAsia"/>
          <w:sz w:val="22"/>
          <w:szCs w:val="22"/>
          <w:lang w:eastAsia="zh-CN"/>
        </w:rPr>
        <w:t xml:space="preserve">still </w:t>
      </w:r>
      <w:r w:rsidR="00160759" w:rsidRPr="00CF7E03">
        <w:rPr>
          <w:rFonts w:ascii="Arial" w:eastAsiaTheme="minorEastAsia" w:hAnsi="Arial" w:cs="Arial"/>
          <w:sz w:val="22"/>
          <w:szCs w:val="22"/>
          <w:lang w:eastAsia="zh-CN"/>
        </w:rPr>
        <w:t>one of the cheapest</w:t>
      </w:r>
      <w:r w:rsidR="00C179C0" w:rsidRPr="00CF7E03">
        <w:rPr>
          <w:rFonts w:ascii="Arial" w:eastAsiaTheme="minorEastAsia" w:hAnsi="Arial" w:cs="Arial"/>
          <w:sz w:val="22"/>
          <w:szCs w:val="22"/>
          <w:lang w:eastAsia="zh-CN"/>
        </w:rPr>
        <w:t xml:space="preserve"> and most accessible</w:t>
      </w:r>
      <w:r w:rsidR="00160759" w:rsidRPr="00CF7E03">
        <w:rPr>
          <w:rFonts w:ascii="Arial" w:eastAsiaTheme="minorEastAsia" w:hAnsi="Arial" w:cs="Arial"/>
          <w:sz w:val="22"/>
          <w:szCs w:val="22"/>
          <w:lang w:eastAsia="zh-CN"/>
        </w:rPr>
        <w:t xml:space="preserve"> methods </w:t>
      </w:r>
      <w:r w:rsidR="00780029" w:rsidRPr="00CF7E03">
        <w:rPr>
          <w:rFonts w:ascii="Arial" w:eastAsiaTheme="minorEastAsia" w:hAnsi="Arial" w:cs="Arial"/>
          <w:sz w:val="22"/>
          <w:szCs w:val="22"/>
          <w:lang w:eastAsia="zh-CN"/>
        </w:rPr>
        <w:t>for metal</w:t>
      </w:r>
      <w:r w:rsidR="00160759" w:rsidRPr="00CF7E03">
        <w:rPr>
          <w:rFonts w:ascii="Arial" w:eastAsiaTheme="minorEastAsia" w:hAnsi="Arial" w:cs="Arial"/>
          <w:sz w:val="22"/>
          <w:szCs w:val="22"/>
          <w:lang w:eastAsia="zh-CN"/>
        </w:rPr>
        <w:t>working.</w:t>
      </w:r>
      <w:r w:rsidR="00BA3524" w:rsidRPr="00BA3524">
        <w:rPr>
          <w:rFonts w:ascii="Arial" w:hAnsi="Arial" w:cs="Arial"/>
          <w:sz w:val="22"/>
          <w:vertAlign w:val="superscript"/>
        </w:rPr>
        <w:t>27</w:t>
      </w:r>
      <w:r w:rsidR="00160759" w:rsidRPr="00CF7E03">
        <w:rPr>
          <w:rFonts w:ascii="Arial" w:eastAsiaTheme="minorEastAsia" w:hAnsi="Arial" w:cs="Arial"/>
          <w:sz w:val="22"/>
          <w:szCs w:val="22"/>
          <w:lang w:eastAsia="zh-CN"/>
        </w:rPr>
        <w:t xml:space="preserve"> </w:t>
      </w:r>
      <w:r w:rsidR="00E214F2" w:rsidRPr="00CF7E03">
        <w:rPr>
          <w:rFonts w:ascii="Arial" w:eastAsiaTheme="minorEastAsia" w:hAnsi="Arial" w:cs="Arial"/>
          <w:sz w:val="22"/>
          <w:szCs w:val="22"/>
          <w:lang w:eastAsia="zh-CN"/>
        </w:rPr>
        <w:t xml:space="preserve">The most </w:t>
      </w:r>
      <w:r w:rsidR="00766462" w:rsidRPr="00CF7E03">
        <w:rPr>
          <w:rFonts w:ascii="Arial" w:eastAsiaTheme="minorEastAsia" w:hAnsi="Arial" w:cs="Arial"/>
          <w:sz w:val="22"/>
          <w:szCs w:val="22"/>
          <w:lang w:eastAsia="zh-CN"/>
        </w:rPr>
        <w:t>significant</w:t>
      </w:r>
      <w:r w:rsidR="00E214F2" w:rsidRPr="00CF7E03">
        <w:rPr>
          <w:rFonts w:ascii="Arial" w:eastAsiaTheme="minorEastAsia" w:hAnsi="Arial" w:cs="Arial"/>
          <w:sz w:val="22"/>
          <w:szCs w:val="22"/>
          <w:lang w:eastAsia="zh-CN"/>
        </w:rPr>
        <w:t xml:space="preserve"> application of C</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H</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 xml:space="preserve"> is as </w:t>
      </w:r>
      <w:r w:rsidR="0087056B" w:rsidRPr="00CF7E03">
        <w:rPr>
          <w:rFonts w:ascii="Arial" w:eastAsiaTheme="minorEastAsia" w:hAnsi="Arial" w:cs="Arial"/>
          <w:sz w:val="22"/>
          <w:szCs w:val="22"/>
          <w:lang w:eastAsia="zh-CN"/>
        </w:rPr>
        <w:t xml:space="preserve">a feedstock in </w:t>
      </w:r>
      <w:r w:rsidR="009D2A73"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 xml:space="preserve">chemical </w:t>
      </w:r>
      <w:r w:rsidR="00E214F2" w:rsidRPr="00CF7E03">
        <w:rPr>
          <w:rFonts w:ascii="Arial" w:eastAsiaTheme="minorEastAsia" w:hAnsi="Arial" w:cs="Arial"/>
          <w:sz w:val="22"/>
          <w:szCs w:val="22"/>
          <w:lang w:eastAsia="zh-CN"/>
        </w:rPr>
        <w:t>industry</w:t>
      </w:r>
      <w:r w:rsidR="009C289A"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r w:rsidR="009C289A" w:rsidRPr="00CF7E03">
        <w:rPr>
          <w:rFonts w:ascii="Arial" w:eastAsiaTheme="minorEastAsia" w:hAnsi="Arial" w:cs="Arial"/>
          <w:sz w:val="22"/>
          <w:szCs w:val="22"/>
          <w:lang w:eastAsia="zh-CN"/>
        </w:rPr>
        <w:t xml:space="preserve"> </w:t>
      </w:r>
      <w:r w:rsidR="00766462" w:rsidRPr="00CF7E03">
        <w:rPr>
          <w:rFonts w:ascii="Arial" w:eastAsiaTheme="minorEastAsia" w:hAnsi="Arial" w:cs="Arial"/>
          <w:sz w:val="22"/>
          <w:szCs w:val="22"/>
          <w:lang w:eastAsia="zh-CN"/>
        </w:rPr>
        <w:t xml:space="preserve">with key </w:t>
      </w:r>
      <w:r w:rsidR="009C289A" w:rsidRPr="00CF7E03">
        <w:rPr>
          <w:rFonts w:ascii="Arial" w:eastAsiaTheme="minorEastAsia" w:hAnsi="Arial" w:cs="Arial"/>
          <w:sz w:val="22"/>
          <w:szCs w:val="22"/>
          <w:lang w:eastAsia="zh-CN"/>
        </w:rPr>
        <w:t>downstream</w:t>
      </w:r>
      <w:r w:rsidR="00E214F2" w:rsidRPr="00CF7E03">
        <w:rPr>
          <w:rFonts w:ascii="Arial" w:eastAsiaTheme="minorEastAsia" w:hAnsi="Arial" w:cs="Arial"/>
          <w:sz w:val="22"/>
          <w:szCs w:val="22"/>
          <w:lang w:eastAsia="zh-CN"/>
        </w:rPr>
        <w:t xml:space="preserve"> products summarized in </w:t>
      </w:r>
      <w:r w:rsidR="00E214F2"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FC4558" w:rsidRPr="00CF7E03">
        <w:rPr>
          <w:rFonts w:ascii="Arial" w:eastAsiaTheme="minorEastAsia" w:hAnsi="Arial" w:cs="Arial"/>
          <w:b/>
          <w:bCs/>
          <w:sz w:val="22"/>
          <w:szCs w:val="22"/>
          <w:lang w:eastAsia="zh-CN"/>
        </w:rPr>
        <w:t> </w:t>
      </w:r>
      <w:r w:rsidR="00E214F2" w:rsidRPr="00CF7E03">
        <w:rPr>
          <w:rFonts w:ascii="Arial" w:eastAsiaTheme="minorEastAsia" w:hAnsi="Arial" w:cs="Arial"/>
          <w:b/>
          <w:bCs/>
          <w:sz w:val="22"/>
          <w:szCs w:val="22"/>
          <w:lang w:eastAsia="zh-CN"/>
        </w:rPr>
        <w:t>2</w:t>
      </w:r>
      <w:r w:rsidR="00E214F2" w:rsidRPr="00CF7E03">
        <w:rPr>
          <w:rFonts w:ascii="Arial" w:eastAsiaTheme="minorEastAsia" w:hAnsi="Arial" w:cs="Arial"/>
          <w:sz w:val="22"/>
          <w:szCs w:val="22"/>
          <w:lang w:eastAsia="zh-CN"/>
        </w:rPr>
        <w:t>.</w:t>
      </w:r>
      <w:r w:rsidR="00F22492" w:rsidRPr="00CF7E03">
        <w:rPr>
          <w:rFonts w:ascii="Arial" w:eastAsiaTheme="minorEastAsia" w:hAnsi="Arial" w:cs="Arial"/>
          <w:sz w:val="22"/>
          <w:szCs w:val="22"/>
          <w:lang w:eastAsia="zh-CN"/>
        </w:rPr>
        <w:t xml:space="preserve"> The industrial production of </w:t>
      </w:r>
      <w:r w:rsidR="000F2C1D" w:rsidRPr="00CF7E03">
        <w:rPr>
          <w:rFonts w:ascii="Arial" w:eastAsiaTheme="minorEastAsia" w:hAnsi="Arial" w:cs="Arial"/>
          <w:sz w:val="22"/>
          <w:szCs w:val="22"/>
          <w:lang w:eastAsia="zh-CN"/>
        </w:rPr>
        <w:t xml:space="preserve">vinyl acetate, </w:t>
      </w:r>
      <w:r w:rsidR="00F22492" w:rsidRPr="00CF7E03">
        <w:rPr>
          <w:rFonts w:ascii="Arial" w:eastAsiaTheme="minorEastAsia" w:hAnsi="Arial" w:cs="Arial"/>
          <w:sz w:val="22"/>
          <w:szCs w:val="22"/>
          <w:lang w:eastAsia="zh-CN"/>
        </w:rPr>
        <w:t>acetaldehyde, acetic acid, acrylic acid, and acrylonitrile from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 xml:space="preserve"> has been </w:t>
      </w:r>
      <w:r w:rsidR="00522B3F">
        <w:rPr>
          <w:rFonts w:ascii="Arial" w:eastAsiaTheme="minorEastAsia" w:hAnsi="Arial" w:cs="Arial" w:hint="eastAsia"/>
          <w:sz w:val="22"/>
          <w:szCs w:val="22"/>
          <w:lang w:eastAsia="zh-CN"/>
        </w:rPr>
        <w:t xml:space="preserve">largely </w:t>
      </w:r>
      <w:r w:rsidR="00F22492" w:rsidRPr="00CF7E03">
        <w:rPr>
          <w:rFonts w:ascii="Arial" w:eastAsiaTheme="minorEastAsia" w:hAnsi="Arial" w:cs="Arial"/>
          <w:sz w:val="22"/>
          <w:szCs w:val="22"/>
          <w:lang w:eastAsia="zh-CN"/>
        </w:rPr>
        <w:t xml:space="preserve">replaced by routes </w:t>
      </w:r>
      <w:r w:rsidR="00EA19FB" w:rsidRPr="00CF7E03">
        <w:rPr>
          <w:rFonts w:ascii="Arial" w:eastAsiaTheme="minorEastAsia" w:hAnsi="Arial" w:cs="Arial"/>
          <w:sz w:val="22"/>
          <w:szCs w:val="22"/>
          <w:lang w:eastAsia="zh-CN"/>
        </w:rPr>
        <w:t>using</w:t>
      </w:r>
      <w:r w:rsidR="00F22492" w:rsidRPr="00CF7E03">
        <w:rPr>
          <w:rFonts w:ascii="Arial" w:eastAsiaTheme="minorEastAsia" w:hAnsi="Arial" w:cs="Arial"/>
          <w:sz w:val="22"/>
          <w:szCs w:val="22"/>
          <w:lang w:eastAsia="zh-CN"/>
        </w:rPr>
        <w:t xml:space="preserve">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4</w:t>
      </w:r>
      <w:r w:rsidR="00F22492" w:rsidRPr="00CF7E03">
        <w:rPr>
          <w:rFonts w:ascii="Arial" w:eastAsiaTheme="minorEastAsia" w:hAnsi="Arial" w:cs="Arial"/>
          <w:sz w:val="22"/>
          <w:szCs w:val="22"/>
          <w:lang w:eastAsia="zh-CN"/>
        </w:rPr>
        <w:t>, C</w:t>
      </w:r>
      <w:r w:rsidR="00F22492" w:rsidRPr="00CF7E03">
        <w:rPr>
          <w:rFonts w:ascii="Arial" w:eastAsiaTheme="minorEastAsia" w:hAnsi="Arial" w:cs="Arial"/>
          <w:sz w:val="22"/>
          <w:szCs w:val="22"/>
          <w:vertAlign w:val="subscript"/>
          <w:lang w:eastAsia="zh-CN"/>
        </w:rPr>
        <w:t>3</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6</w:t>
      </w:r>
      <w:r w:rsidR="00F22492" w:rsidRPr="00CF7E03">
        <w:rPr>
          <w:rFonts w:ascii="Arial" w:eastAsiaTheme="minorEastAsia" w:hAnsi="Arial" w:cs="Arial"/>
          <w:sz w:val="22"/>
          <w:szCs w:val="22"/>
          <w:lang w:eastAsia="zh-CN"/>
        </w:rPr>
        <w:t>, and methanol.</w:t>
      </w:r>
      <w:r w:rsidR="004830A3" w:rsidRPr="00CF7E03">
        <w:rPr>
          <w:rFonts w:ascii="Arial" w:eastAsiaTheme="minorEastAsia" w:hAnsi="Arial" w:cs="Arial"/>
          <w:sz w:val="22"/>
          <w:szCs w:val="22"/>
          <w:lang w:eastAsia="zh-CN"/>
        </w:rPr>
        <w:t xml:space="preserve"> </w:t>
      </w:r>
      <w:r w:rsidR="00D00CA1" w:rsidRPr="00CF7E03">
        <w:rPr>
          <w:rFonts w:ascii="Arial" w:eastAsiaTheme="minorEastAsia" w:hAnsi="Arial" w:cs="Arial"/>
          <w:sz w:val="22"/>
          <w:szCs w:val="22"/>
          <w:lang w:eastAsia="zh-CN"/>
        </w:rPr>
        <w:t>A</w:t>
      </w:r>
      <w:r w:rsidR="00F3724B" w:rsidRPr="00CF7E03">
        <w:rPr>
          <w:rFonts w:ascii="Arial" w:eastAsiaTheme="minorEastAsia" w:hAnsi="Arial" w:cs="Arial"/>
          <w:sz w:val="22"/>
          <w:szCs w:val="22"/>
          <w:lang w:eastAsia="zh-CN"/>
        </w:rPr>
        <w:t>cetaldehyde and vinyl acetate</w:t>
      </w:r>
      <w:r w:rsidR="00CE4221"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t xml:space="preserve">are </w:t>
      </w:r>
      <w:r w:rsidR="004830A3" w:rsidRPr="00CF7E03">
        <w:rPr>
          <w:rFonts w:ascii="Arial" w:eastAsiaTheme="minorEastAsia" w:hAnsi="Arial" w:cs="Arial"/>
          <w:sz w:val="22"/>
          <w:szCs w:val="22"/>
          <w:lang w:eastAsia="zh-CN"/>
        </w:rPr>
        <w:t xml:space="preserve">primarily </w:t>
      </w:r>
      <w:r w:rsidR="00B745BF" w:rsidRPr="00CF7E03">
        <w:rPr>
          <w:rFonts w:ascii="Arial" w:eastAsiaTheme="minorEastAsia" w:hAnsi="Arial" w:cs="Arial"/>
          <w:sz w:val="22"/>
          <w:szCs w:val="22"/>
          <w:lang w:eastAsia="zh-CN"/>
        </w:rPr>
        <w:t xml:space="preserve">produced </w:t>
      </w:r>
      <w:r w:rsidR="00D3251F" w:rsidRPr="00CF7E03">
        <w:rPr>
          <w:rFonts w:ascii="Arial" w:eastAsiaTheme="minorEastAsia" w:hAnsi="Arial" w:cs="Arial"/>
          <w:sz w:val="22"/>
          <w:szCs w:val="22"/>
          <w:lang w:eastAsia="zh-CN"/>
        </w:rPr>
        <w:t>from</w:t>
      </w:r>
      <w:r w:rsidR="00CE4221" w:rsidRPr="00CF7E03">
        <w:rPr>
          <w:rFonts w:ascii="Arial" w:eastAsiaTheme="minorEastAsia" w:hAnsi="Arial" w:cs="Arial"/>
          <w:sz w:val="22"/>
          <w:szCs w:val="22"/>
          <w:lang w:eastAsia="zh-CN"/>
        </w:rPr>
        <w:t xml:space="preserve"> C</w:t>
      </w:r>
      <w:r w:rsidR="00CE4221" w:rsidRPr="00CF7E03">
        <w:rPr>
          <w:rFonts w:ascii="Arial" w:eastAsiaTheme="minorEastAsia" w:hAnsi="Arial" w:cs="Arial"/>
          <w:sz w:val="22"/>
          <w:szCs w:val="22"/>
          <w:vertAlign w:val="subscript"/>
          <w:lang w:eastAsia="zh-CN"/>
        </w:rPr>
        <w:t>2</w:t>
      </w:r>
      <w:r w:rsidR="00CE4221" w:rsidRPr="00CF7E03">
        <w:rPr>
          <w:rFonts w:ascii="Arial" w:eastAsiaTheme="minorEastAsia" w:hAnsi="Arial" w:cs="Arial"/>
          <w:sz w:val="22"/>
          <w:szCs w:val="22"/>
          <w:lang w:eastAsia="zh-CN"/>
        </w:rPr>
        <w:t>H</w:t>
      </w:r>
      <w:r w:rsidR="00CE4221" w:rsidRPr="00CF7E03">
        <w:rPr>
          <w:rFonts w:ascii="Arial" w:eastAsiaTheme="minorEastAsia" w:hAnsi="Arial" w:cs="Arial"/>
          <w:sz w:val="22"/>
          <w:szCs w:val="22"/>
          <w:vertAlign w:val="subscript"/>
          <w:lang w:eastAsia="zh-CN"/>
        </w:rPr>
        <w:t>4</w:t>
      </w:r>
      <w:r w:rsidR="0088637B">
        <w:rPr>
          <w:rFonts w:ascii="Arial" w:eastAsiaTheme="minorEastAsia" w:hAnsi="Arial" w:cs="Arial" w:hint="eastAsia"/>
          <w:sz w:val="22"/>
          <w:szCs w:val="22"/>
          <w:lang w:eastAsia="zh-CN"/>
        </w:rPr>
        <w:t xml:space="preserve"> globally</w:t>
      </w:r>
      <w:r w:rsidR="0088637B" w:rsidRPr="00CF7E03">
        <w:rPr>
          <w:rFonts w:ascii="Arial" w:eastAsiaTheme="minorEastAsia" w:hAnsi="Arial" w:cs="Arial"/>
          <w:sz w:val="22"/>
          <w:szCs w:val="22"/>
          <w:lang w:eastAsia="zh-CN"/>
        </w:rPr>
        <w:t>,</w:t>
      </w:r>
      <w:r w:rsidR="0088637B">
        <w:rPr>
          <w:rFonts w:ascii="Arial" w:eastAsiaTheme="minorEastAsia" w:hAnsi="Arial" w:cs="Arial" w:hint="eastAsia"/>
          <w:sz w:val="22"/>
          <w:szCs w:val="22"/>
          <w:lang w:eastAsia="zh-CN"/>
        </w:rPr>
        <w:t xml:space="preserve"> </w:t>
      </w:r>
      <w:r w:rsidR="00B745BF" w:rsidRPr="00CF7E03">
        <w:rPr>
          <w:rFonts w:ascii="Arial" w:eastAsiaTheme="minorEastAsia" w:hAnsi="Arial" w:cs="Arial"/>
          <w:sz w:val="22"/>
          <w:szCs w:val="22"/>
          <w:lang w:eastAsia="zh-CN"/>
        </w:rPr>
        <w:t>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 1.5 and 6.2</w:t>
      </w:r>
      <w:r w:rsidR="00FC4558" w:rsidRPr="00CF7E03">
        <w:rPr>
          <w:rFonts w:ascii="Arial" w:eastAsiaTheme="minorEastAsia" w:hAnsi="Arial" w:cs="Arial"/>
          <w:sz w:val="22"/>
          <w:szCs w:val="22"/>
          <w:lang w:eastAsia="zh-CN"/>
        </w:rPr>
        <w:t> </w:t>
      </w:r>
      <w:r w:rsidR="00B745BF"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6C4732" w:rsidRPr="00CF7E03">
        <w:rPr>
          <w:rFonts w:ascii="Arial" w:eastAsiaTheme="minorEastAsia" w:hAnsi="Arial" w:cs="Arial"/>
          <w:sz w:val="22"/>
          <w:szCs w:val="22"/>
          <w:lang w:eastAsia="zh-CN"/>
        </w:rPr>
        <w:t>.</w:t>
      </w:r>
      <w:r w:rsidR="00BA3524" w:rsidRPr="00BA3524">
        <w:rPr>
          <w:rFonts w:ascii="Arial" w:hAnsi="Arial" w:cs="Arial"/>
          <w:sz w:val="22"/>
          <w:vertAlign w:val="superscript"/>
        </w:rPr>
        <w:t>36,37</w:t>
      </w:r>
      <w:r w:rsidR="004830A3" w:rsidRPr="00CF7E03">
        <w:rPr>
          <w:rFonts w:ascii="Arial" w:eastAsiaTheme="minorEastAsia" w:hAnsi="Arial" w:cs="Arial"/>
          <w:sz w:val="22"/>
          <w:szCs w:val="22"/>
          <w:lang w:eastAsia="zh-CN"/>
        </w:rPr>
        <w:t xml:space="preserve"> </w:t>
      </w:r>
      <w:r w:rsidR="00D06CBD" w:rsidRPr="00CF7E03">
        <w:rPr>
          <w:rFonts w:ascii="Arial" w:eastAsiaTheme="minorEastAsia" w:hAnsi="Arial" w:cs="Arial"/>
          <w:sz w:val="22"/>
          <w:szCs w:val="22"/>
          <w:lang w:eastAsia="zh-CN"/>
        </w:rPr>
        <w:t xml:space="preserve">Notably, vinyl acetate production in China </w:t>
      </w:r>
      <w:r w:rsidR="00D06CBD">
        <w:rPr>
          <w:rFonts w:ascii="Arial" w:eastAsiaTheme="minorEastAsia" w:hAnsi="Arial" w:cs="Arial" w:hint="eastAsia"/>
          <w:sz w:val="22"/>
          <w:szCs w:val="22"/>
          <w:lang w:eastAsia="zh-CN"/>
        </w:rPr>
        <w:t xml:space="preserve">still </w:t>
      </w:r>
      <w:r w:rsidR="00D06CBD" w:rsidRPr="00CF7E03">
        <w:rPr>
          <w:rFonts w:ascii="Arial" w:eastAsiaTheme="minorEastAsia" w:hAnsi="Arial" w:cs="Arial"/>
          <w:sz w:val="22"/>
          <w:szCs w:val="22"/>
          <w:lang w:eastAsia="zh-CN"/>
        </w:rPr>
        <w:t>primarily relies on the C</w:t>
      </w:r>
      <w:r w:rsidR="00D06CBD" w:rsidRPr="00CF7E03">
        <w:rPr>
          <w:rFonts w:ascii="Arial" w:eastAsiaTheme="minorEastAsia" w:hAnsi="Arial" w:cs="Arial"/>
          <w:sz w:val="22"/>
          <w:szCs w:val="22"/>
          <w:vertAlign w:val="subscript"/>
          <w:lang w:eastAsia="zh-CN"/>
        </w:rPr>
        <w:t>2</w:t>
      </w:r>
      <w:r w:rsidR="00D06CBD" w:rsidRPr="00CF7E03">
        <w:rPr>
          <w:rFonts w:ascii="Arial" w:eastAsiaTheme="minorEastAsia" w:hAnsi="Arial" w:cs="Arial"/>
          <w:sz w:val="22"/>
          <w:szCs w:val="22"/>
          <w:lang w:eastAsia="zh-CN"/>
        </w:rPr>
        <w:t>H</w:t>
      </w:r>
      <w:r w:rsidR="00D06CBD" w:rsidRPr="00CF7E03">
        <w:rPr>
          <w:rFonts w:ascii="Arial" w:eastAsiaTheme="minorEastAsia" w:hAnsi="Arial" w:cs="Arial"/>
          <w:sz w:val="22"/>
          <w:szCs w:val="22"/>
          <w:vertAlign w:val="subscript"/>
          <w:lang w:eastAsia="zh-CN"/>
        </w:rPr>
        <w:t>2</w:t>
      </w:r>
      <w:r w:rsidR="00D06CBD" w:rsidRPr="00CF7E03">
        <w:rPr>
          <w:rFonts w:ascii="Arial" w:eastAsiaTheme="minorEastAsia" w:hAnsi="Arial" w:cs="Arial"/>
          <w:sz w:val="22"/>
          <w:szCs w:val="22"/>
          <w:lang w:eastAsia="zh-CN"/>
        </w:rPr>
        <w:t xml:space="preserve"> route to date. </w:t>
      </w:r>
      <w:r w:rsidR="00B745BF" w:rsidRPr="00CF7E03">
        <w:rPr>
          <w:rFonts w:ascii="Arial" w:eastAsiaTheme="minorEastAsia" w:hAnsi="Arial" w:cs="Arial"/>
          <w:sz w:val="22"/>
          <w:szCs w:val="22"/>
          <w:lang w:eastAsia="zh-CN"/>
        </w:rPr>
        <w:t xml:space="preserve">Acrylic acid and acrylonitrile are produced </w:t>
      </w:r>
      <w:r w:rsidR="00B5638C" w:rsidRPr="00CF7E03">
        <w:rPr>
          <w:rFonts w:ascii="Arial" w:eastAsiaTheme="minorEastAsia" w:hAnsi="Arial" w:cs="Arial"/>
          <w:sz w:val="22"/>
          <w:szCs w:val="22"/>
          <w:lang w:eastAsia="zh-CN"/>
        </w:rPr>
        <w:t xml:space="preserve">from </w:t>
      </w:r>
      <w:r w:rsidR="00B745BF" w:rsidRPr="00CF7E03">
        <w:rPr>
          <w:rFonts w:ascii="Arial" w:eastAsiaTheme="minorEastAsia" w:hAnsi="Arial" w:cs="Arial"/>
          <w:sz w:val="22"/>
          <w:szCs w:val="22"/>
          <w:lang w:eastAsia="zh-CN"/>
        </w:rPr>
        <w:t>C</w:t>
      </w:r>
      <w:r w:rsidR="00B745BF" w:rsidRPr="00CF7E03">
        <w:rPr>
          <w:rFonts w:ascii="Arial" w:eastAsiaTheme="minorEastAsia" w:hAnsi="Arial" w:cs="Arial"/>
          <w:sz w:val="22"/>
          <w:szCs w:val="22"/>
          <w:vertAlign w:val="subscript"/>
          <w:lang w:eastAsia="zh-CN"/>
        </w:rPr>
        <w:t>3</w:t>
      </w:r>
      <w:r w:rsidR="00B745BF" w:rsidRPr="00CF7E03">
        <w:rPr>
          <w:rFonts w:ascii="Arial" w:eastAsiaTheme="minorEastAsia" w:hAnsi="Arial" w:cs="Arial"/>
          <w:sz w:val="22"/>
          <w:szCs w:val="22"/>
          <w:lang w:eastAsia="zh-CN"/>
        </w:rPr>
        <w:t>H</w:t>
      </w:r>
      <w:r w:rsidR="00B745BF" w:rsidRPr="00CF7E03">
        <w:rPr>
          <w:rFonts w:ascii="Arial" w:eastAsiaTheme="minorEastAsia" w:hAnsi="Arial" w:cs="Arial"/>
          <w:sz w:val="22"/>
          <w:szCs w:val="22"/>
          <w:vertAlign w:val="subscript"/>
          <w:lang w:eastAsia="zh-CN"/>
        </w:rPr>
        <w:t>6</w:t>
      </w:r>
      <w:r w:rsidR="00B745BF" w:rsidRPr="00CF7E03">
        <w:rPr>
          <w:rFonts w:ascii="Arial" w:eastAsiaTheme="minorEastAsia" w:hAnsi="Arial" w:cs="Arial"/>
          <w:sz w:val="22"/>
          <w:szCs w:val="22"/>
          <w:lang w:eastAsia="zh-CN"/>
        </w:rPr>
        <w:t>, 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lastRenderedPageBreak/>
        <w:t>of</w:t>
      </w:r>
      <w:r w:rsidR="00D00CA1" w:rsidRPr="00CF7E03">
        <w:rPr>
          <w:rFonts w:ascii="Arial" w:eastAsiaTheme="minorEastAsia" w:hAnsi="Arial" w:cs="Arial"/>
          <w:sz w:val="22"/>
          <w:szCs w:val="22"/>
          <w:lang w:eastAsia="zh-CN"/>
        </w:rPr>
        <w:t xml:space="preserve"> 8.8 and 7</w:t>
      </w:r>
      <w:r w:rsidR="00FC4558" w:rsidRPr="00CF7E03">
        <w:rPr>
          <w:rFonts w:ascii="Arial" w:eastAsiaTheme="minorEastAsia" w:hAnsi="Arial" w:cs="Arial"/>
          <w:sz w:val="22"/>
          <w:szCs w:val="22"/>
          <w:lang w:eastAsia="zh-CN"/>
        </w:rPr>
        <w:t>.0</w:t>
      </w:r>
      <w:r w:rsidR="00FC4558" w:rsidRPr="00CF7E03">
        <w:t> </w:t>
      </w:r>
      <w:r w:rsidR="00D00CA1"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B745BF" w:rsidRPr="00CF7E03">
        <w:rPr>
          <w:rFonts w:ascii="Arial" w:eastAsiaTheme="minorEastAsia" w:hAnsi="Arial" w:cs="Arial"/>
          <w:sz w:val="22"/>
          <w:szCs w:val="22"/>
          <w:lang w:eastAsia="zh-CN"/>
        </w:rPr>
        <w:t>.</w:t>
      </w:r>
      <w:r w:rsidR="00BA3524" w:rsidRPr="00BA3524">
        <w:rPr>
          <w:rFonts w:ascii="Arial" w:hAnsi="Arial" w:cs="Arial"/>
          <w:sz w:val="22"/>
          <w:vertAlign w:val="superscript"/>
        </w:rPr>
        <w:t>38–40</w:t>
      </w:r>
      <w:r w:rsidR="00B745BF"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A</w:t>
      </w:r>
      <w:r w:rsidR="00D00CA1" w:rsidRPr="00CF7E03">
        <w:rPr>
          <w:rFonts w:ascii="Arial" w:eastAsiaTheme="minorEastAsia" w:hAnsi="Arial" w:cs="Arial"/>
          <w:sz w:val="22"/>
          <w:szCs w:val="22"/>
          <w:lang w:eastAsia="zh-CN"/>
        </w:rPr>
        <w:t xml:space="preserve">crylic acid </w:t>
      </w:r>
      <w:r w:rsidR="00B5638C" w:rsidRPr="00CF7E03">
        <w:rPr>
          <w:rFonts w:ascii="Arial" w:eastAsiaTheme="minorEastAsia" w:hAnsi="Arial" w:cs="Arial"/>
          <w:sz w:val="22"/>
          <w:szCs w:val="22"/>
          <w:lang w:eastAsia="zh-CN"/>
        </w:rPr>
        <w:t>has</w:t>
      </w:r>
      <w:r w:rsidR="00D00CA1"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 xml:space="preserve">the </w:t>
      </w:r>
      <w:r w:rsidR="00D00CA1" w:rsidRPr="00CF7E03">
        <w:rPr>
          <w:rFonts w:ascii="Arial" w:eastAsiaTheme="minorEastAsia" w:hAnsi="Arial" w:cs="Arial"/>
          <w:sz w:val="22"/>
          <w:szCs w:val="22"/>
          <w:lang w:eastAsia="zh-CN"/>
        </w:rPr>
        <w:t xml:space="preserve">highest </w:t>
      </w:r>
      <w:r w:rsidR="00262739" w:rsidRPr="00CF7E03">
        <w:rPr>
          <w:rFonts w:ascii="Arial" w:eastAsiaTheme="minorEastAsia" w:hAnsi="Arial" w:cs="Arial"/>
          <w:sz w:val="22"/>
          <w:szCs w:val="22"/>
          <w:lang w:eastAsia="zh-CN"/>
        </w:rPr>
        <w:t xml:space="preserve">annual </w:t>
      </w:r>
      <w:r w:rsidR="00D00CA1" w:rsidRPr="00CF7E03">
        <w:rPr>
          <w:rFonts w:ascii="Arial" w:eastAsiaTheme="minorEastAsia" w:hAnsi="Arial" w:cs="Arial"/>
          <w:sz w:val="22"/>
          <w:szCs w:val="22"/>
          <w:lang w:eastAsia="zh-CN"/>
        </w:rPr>
        <w:t xml:space="preserve">global market size </w:t>
      </w:r>
      <w:r w:rsidR="00673401" w:rsidRPr="00CF7E03">
        <w:rPr>
          <w:rFonts w:ascii="Arial" w:eastAsiaTheme="minorEastAsia" w:hAnsi="Arial" w:cs="Arial"/>
          <w:sz w:val="22"/>
          <w:szCs w:val="22"/>
          <w:lang w:eastAsia="zh-CN"/>
        </w:rPr>
        <w:t>at</w:t>
      </w:r>
      <w:r w:rsidR="00D00CA1" w:rsidRPr="00CF7E03">
        <w:rPr>
          <w:rFonts w:ascii="Arial" w:eastAsiaTheme="minorEastAsia" w:hAnsi="Arial" w:cs="Arial"/>
          <w:sz w:val="22"/>
          <w:szCs w:val="22"/>
          <w:lang w:eastAsia="zh-CN"/>
        </w:rPr>
        <w:t xml:space="preserve"> approximately </w:t>
      </w:r>
      <w:r w:rsidR="00FF7445" w:rsidRPr="00CF7E03">
        <w:rPr>
          <w:rFonts w:ascii="Arial" w:eastAsiaTheme="minorEastAsia" w:hAnsi="Arial" w:cs="Arial"/>
          <w:sz w:val="22"/>
          <w:szCs w:val="22"/>
          <w:lang w:eastAsia="zh-CN"/>
        </w:rPr>
        <w:t>USD </w:t>
      </w:r>
      <w:r w:rsidR="00E24ECA">
        <w:rPr>
          <w:rFonts w:ascii="Arial" w:eastAsiaTheme="minorEastAsia" w:hAnsi="Arial" w:cs="Arial" w:hint="eastAsia"/>
          <w:sz w:val="22"/>
          <w:szCs w:val="22"/>
          <w:lang w:eastAsia="zh-CN"/>
        </w:rPr>
        <w:t>23</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billion,</w:t>
      </w:r>
      <w:r w:rsidR="00BA3524" w:rsidRPr="00BA3524">
        <w:rPr>
          <w:rFonts w:ascii="Arial" w:hAnsi="Arial" w:cs="Arial"/>
          <w:sz w:val="22"/>
          <w:vertAlign w:val="superscript"/>
        </w:rPr>
        <w:t>38</w:t>
      </w:r>
      <w:r w:rsidR="00D00CA1" w:rsidRPr="00CF7E03">
        <w:rPr>
          <w:rFonts w:ascii="Arial" w:eastAsiaTheme="minorEastAsia" w:hAnsi="Arial" w:cs="Arial"/>
          <w:sz w:val="22"/>
          <w:szCs w:val="22"/>
          <w:lang w:eastAsia="zh-CN"/>
        </w:rPr>
        <w:t xml:space="preserve"> </w:t>
      </w:r>
      <w:r w:rsidR="0023217F" w:rsidRPr="00CF7E03">
        <w:rPr>
          <w:rFonts w:ascii="Arial" w:eastAsiaTheme="minorEastAsia" w:hAnsi="Arial" w:cs="Arial"/>
          <w:sz w:val="22"/>
          <w:szCs w:val="22"/>
          <w:lang w:eastAsia="zh-CN"/>
        </w:rPr>
        <w:t xml:space="preserve">while </w:t>
      </w:r>
      <w:r w:rsidR="00D00CA1" w:rsidRPr="00CF7E03">
        <w:rPr>
          <w:rFonts w:ascii="Arial" w:eastAsiaTheme="minorEastAsia" w:hAnsi="Arial" w:cs="Arial"/>
          <w:sz w:val="22"/>
          <w:szCs w:val="22"/>
          <w:lang w:eastAsia="zh-CN"/>
        </w:rPr>
        <w:t xml:space="preserve">acetaldehyde </w:t>
      </w:r>
      <w:r w:rsidR="0023217F" w:rsidRPr="00CF7E03">
        <w:rPr>
          <w:rFonts w:ascii="Arial" w:eastAsiaTheme="minorEastAsia" w:hAnsi="Arial" w:cs="Arial"/>
          <w:sz w:val="22"/>
          <w:szCs w:val="22"/>
          <w:lang w:eastAsia="zh-CN"/>
        </w:rPr>
        <w:t xml:space="preserve">has the lowest at around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1.</w:t>
      </w:r>
      <w:r w:rsidR="0088637B">
        <w:rPr>
          <w:rFonts w:ascii="Arial" w:eastAsiaTheme="minorEastAsia" w:hAnsi="Arial" w:cs="Arial" w:hint="eastAsia"/>
          <w:sz w:val="22"/>
          <w:szCs w:val="22"/>
          <w:lang w:eastAsia="zh-CN"/>
        </w:rPr>
        <w:t>9</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 xml:space="preserve">billion. </w:t>
      </w:r>
      <w:r w:rsidR="00D93D77" w:rsidRPr="00CF7E03">
        <w:rPr>
          <w:rFonts w:ascii="Arial" w:eastAsiaTheme="minorEastAsia" w:hAnsi="Arial" w:cs="Arial"/>
          <w:sz w:val="22"/>
          <w:szCs w:val="22"/>
          <w:lang w:eastAsia="zh-CN"/>
        </w:rPr>
        <w:t>A</w:t>
      </w:r>
      <w:r w:rsidR="00395E30" w:rsidRPr="00CF7E03">
        <w:rPr>
          <w:rFonts w:ascii="Arial" w:eastAsiaTheme="minorEastAsia" w:hAnsi="Arial" w:cs="Arial"/>
          <w:sz w:val="22"/>
          <w:szCs w:val="22"/>
          <w:lang w:eastAsia="zh-CN"/>
        </w:rPr>
        <w:t>cetic acid</w:t>
      </w:r>
      <w:r w:rsidR="00D93D77" w:rsidRPr="00CF7E03">
        <w:rPr>
          <w:rFonts w:ascii="Arial" w:eastAsiaTheme="minorEastAsia" w:hAnsi="Arial" w:cs="Arial"/>
          <w:sz w:val="22"/>
          <w:szCs w:val="22"/>
          <w:lang w:eastAsia="zh-CN"/>
        </w:rPr>
        <w:t xml:space="preserve">, previously </w:t>
      </w:r>
      <w:r w:rsidR="006A1770" w:rsidRPr="00CF7E03">
        <w:rPr>
          <w:rFonts w:ascii="Arial" w:eastAsiaTheme="minorEastAsia" w:hAnsi="Arial" w:cs="Arial"/>
          <w:sz w:val="22"/>
          <w:szCs w:val="22"/>
          <w:lang w:eastAsia="zh-CN"/>
        </w:rPr>
        <w:t xml:space="preserve">produced </w:t>
      </w:r>
      <w:r w:rsidR="00D93D77" w:rsidRPr="00685B8B">
        <w:rPr>
          <w:rFonts w:ascii="Arial" w:eastAsiaTheme="minorEastAsia" w:hAnsi="Arial" w:cs="Arial"/>
          <w:i/>
          <w:sz w:val="22"/>
          <w:szCs w:val="22"/>
          <w:lang w:eastAsia="zh-CN"/>
        </w:rPr>
        <w:t>via</w:t>
      </w:r>
      <w:r w:rsidR="006A1770" w:rsidRPr="00CF7E03">
        <w:rPr>
          <w:rFonts w:ascii="Arial" w:eastAsiaTheme="minorEastAsia" w:hAnsi="Arial" w:cs="Arial"/>
          <w:sz w:val="22"/>
          <w:szCs w:val="22"/>
          <w:lang w:eastAsia="zh-CN"/>
        </w:rPr>
        <w:t xml:space="preserve"> </w:t>
      </w:r>
      <w:r w:rsidR="002F7B55" w:rsidRPr="00CF7E03">
        <w:rPr>
          <w:rFonts w:ascii="Arial" w:eastAsiaTheme="minorEastAsia" w:hAnsi="Arial" w:cs="Arial"/>
          <w:sz w:val="22"/>
          <w:szCs w:val="22"/>
          <w:lang w:eastAsia="zh-CN"/>
        </w:rPr>
        <w:t>C</w:t>
      </w:r>
      <w:r w:rsidR="002F7B55" w:rsidRPr="00CF7E03">
        <w:rPr>
          <w:rFonts w:ascii="Arial" w:eastAsiaTheme="minorEastAsia" w:hAnsi="Arial" w:cs="Arial"/>
          <w:sz w:val="22"/>
          <w:szCs w:val="22"/>
          <w:vertAlign w:val="subscript"/>
          <w:lang w:eastAsia="zh-CN"/>
        </w:rPr>
        <w:t>2</w:t>
      </w:r>
      <w:r w:rsidR="002F7B55" w:rsidRPr="00CF7E03">
        <w:rPr>
          <w:rFonts w:ascii="Arial" w:eastAsiaTheme="minorEastAsia" w:hAnsi="Arial" w:cs="Arial"/>
          <w:sz w:val="22"/>
          <w:szCs w:val="22"/>
          <w:lang w:eastAsia="zh-CN"/>
        </w:rPr>
        <w:t>H</w:t>
      </w:r>
      <w:r w:rsidR="002F7B55">
        <w:rPr>
          <w:rFonts w:ascii="Arial" w:eastAsiaTheme="minorEastAsia" w:hAnsi="Arial" w:cs="Arial" w:hint="eastAsia"/>
          <w:sz w:val="22"/>
          <w:szCs w:val="22"/>
          <w:vertAlign w:val="subscript"/>
          <w:lang w:eastAsia="zh-CN"/>
        </w:rPr>
        <w:t>2</w:t>
      </w:r>
      <w:r w:rsidR="002F7B55" w:rsidRPr="00CF7E03">
        <w:rPr>
          <w:rFonts w:ascii="Arial" w:eastAsiaTheme="minorEastAsia" w:hAnsi="Arial" w:cs="Arial"/>
          <w:sz w:val="22"/>
          <w:szCs w:val="22"/>
          <w:lang w:eastAsia="zh-CN"/>
        </w:rPr>
        <w:t>-</w:t>
      </w:r>
      <w:r w:rsidR="002F7B55">
        <w:rPr>
          <w:rFonts w:ascii="Arial" w:eastAsiaTheme="minorEastAsia" w:hAnsi="Arial" w:cs="Arial" w:hint="eastAsia"/>
          <w:sz w:val="22"/>
          <w:szCs w:val="22"/>
          <w:lang w:eastAsia="zh-CN"/>
        </w:rPr>
        <w:t>derived</w:t>
      </w:r>
      <w:r w:rsidR="002F7B55" w:rsidRPr="00CF7E03">
        <w:rPr>
          <w:rFonts w:ascii="Arial" w:eastAsiaTheme="minorEastAsia" w:hAnsi="Arial" w:cs="Arial"/>
          <w:sz w:val="22"/>
          <w:szCs w:val="22"/>
          <w:lang w:eastAsia="zh-CN"/>
        </w:rPr>
        <w:t xml:space="preserve"> </w:t>
      </w:r>
      <w:r w:rsidR="006A1770" w:rsidRPr="00CF7E03">
        <w:rPr>
          <w:rFonts w:ascii="Arial" w:eastAsiaTheme="minorEastAsia" w:hAnsi="Arial" w:cs="Arial"/>
          <w:sz w:val="22"/>
          <w:szCs w:val="22"/>
          <w:lang w:eastAsia="zh-CN"/>
        </w:rPr>
        <w:t xml:space="preserve">acetaldehyde oxidation, is </w:t>
      </w:r>
      <w:r w:rsidR="00262739" w:rsidRPr="00CF7E03">
        <w:rPr>
          <w:rFonts w:ascii="Arial" w:eastAsiaTheme="minorEastAsia" w:hAnsi="Arial" w:cs="Arial"/>
          <w:sz w:val="22"/>
          <w:szCs w:val="22"/>
          <w:lang w:eastAsia="zh-CN"/>
        </w:rPr>
        <w:t>now mainly</w:t>
      </w:r>
      <w:r w:rsidR="006A1770" w:rsidRPr="00CF7E03">
        <w:rPr>
          <w:rFonts w:ascii="Arial" w:eastAsiaTheme="minorEastAsia" w:hAnsi="Arial" w:cs="Arial"/>
          <w:sz w:val="22"/>
          <w:szCs w:val="22"/>
          <w:lang w:eastAsia="zh-CN"/>
        </w:rPr>
        <w:t xml:space="preserve"> produced </w:t>
      </w:r>
      <w:r w:rsidR="007D1791" w:rsidRPr="00CF7E03">
        <w:rPr>
          <w:rFonts w:ascii="Arial" w:eastAsiaTheme="minorEastAsia" w:hAnsi="Arial" w:cs="Arial"/>
          <w:sz w:val="22"/>
          <w:szCs w:val="22"/>
          <w:lang w:eastAsia="zh-CN"/>
        </w:rPr>
        <w:t xml:space="preserve">by </w:t>
      </w:r>
      <w:r w:rsidR="00C878B1" w:rsidRPr="00CF7E03">
        <w:rPr>
          <w:rFonts w:ascii="Arial" w:eastAsiaTheme="minorEastAsia" w:hAnsi="Arial" w:cs="Arial"/>
          <w:sz w:val="22"/>
          <w:szCs w:val="22"/>
          <w:lang w:eastAsia="zh-CN"/>
        </w:rPr>
        <w:t>methanol carbonylation</w:t>
      </w:r>
      <w:r w:rsidR="00262739" w:rsidRPr="00CF7E03">
        <w:rPr>
          <w:rFonts w:ascii="Arial" w:eastAsiaTheme="minorEastAsia" w:hAnsi="Arial" w:cs="Arial"/>
          <w:sz w:val="22"/>
          <w:szCs w:val="22"/>
          <w:lang w:eastAsia="zh-CN"/>
        </w:rPr>
        <w:t xml:space="preserve">, with a high production of </w:t>
      </w:r>
      <w:commentRangeStart w:id="357"/>
      <w:commentRangeStart w:id="358"/>
      <w:r w:rsidR="00262739" w:rsidRPr="00CF7E03">
        <w:rPr>
          <w:rFonts w:ascii="Arial" w:eastAsiaTheme="minorEastAsia" w:hAnsi="Arial" w:cs="Arial"/>
          <w:sz w:val="22"/>
          <w:szCs w:val="22"/>
          <w:lang w:eastAsia="zh-CN"/>
        </w:rPr>
        <w:t>18</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Mt</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y</w:t>
      </w:r>
      <w:r w:rsidR="00E31296" w:rsidRPr="00CF7E03">
        <w:rPr>
          <w:rFonts w:ascii="Arial" w:eastAsiaTheme="minorEastAsia" w:hAnsi="Arial" w:cs="Arial"/>
          <w:sz w:val="22"/>
          <w:szCs w:val="22"/>
          <w:vertAlign w:val="superscript"/>
          <w:lang w:eastAsia="zh-CN"/>
        </w:rPr>
        <w:t>–</w:t>
      </w:r>
      <w:commentRangeEnd w:id="357"/>
      <w:r w:rsidR="00F14830">
        <w:rPr>
          <w:rStyle w:val="CommentReference"/>
        </w:rPr>
        <w:commentReference w:id="357"/>
      </w:r>
      <w:commentRangeEnd w:id="358"/>
      <w:r w:rsidR="00A51686">
        <w:rPr>
          <w:rStyle w:val="CommentReference"/>
        </w:rPr>
        <w:commentReference w:id="358"/>
      </w:r>
      <w:r w:rsidR="00262739" w:rsidRPr="00CF7E03">
        <w:rPr>
          <w:rFonts w:ascii="Arial" w:eastAsiaTheme="minorEastAsia" w:hAnsi="Arial" w:cs="Arial"/>
          <w:sz w:val="22"/>
          <w:szCs w:val="22"/>
          <w:vertAlign w:val="superscript"/>
          <w:lang w:eastAsia="zh-CN"/>
        </w:rPr>
        <w:t>1</w:t>
      </w:r>
      <w:r w:rsidR="00262739" w:rsidRPr="00CF7E03">
        <w:rPr>
          <w:rFonts w:ascii="Arial" w:eastAsiaTheme="minorEastAsia" w:hAnsi="Arial" w:cs="Arial"/>
          <w:sz w:val="22"/>
          <w:szCs w:val="22"/>
          <w:lang w:eastAsia="zh-CN"/>
        </w:rPr>
        <w:t xml:space="preserve"> and a global annual market size of</w:t>
      </w:r>
      <w:r w:rsidR="002C3EA5" w:rsidRPr="00CF7E03">
        <w:rPr>
          <w:rFonts w:ascii="Arial" w:eastAsiaTheme="minorEastAsia" w:hAnsi="Arial" w:cs="Arial"/>
          <w:sz w:val="22"/>
          <w:szCs w:val="22"/>
          <w:lang w:eastAsia="zh-CN"/>
        </w:rPr>
        <w:t xml:space="preserve"> about</w:t>
      </w:r>
      <w:r w:rsidR="00262739" w:rsidRPr="00CF7E03">
        <w:rPr>
          <w:rFonts w:ascii="Arial" w:eastAsiaTheme="minorEastAsia" w:hAnsi="Arial" w:cs="Arial"/>
          <w:sz w:val="22"/>
          <w:szCs w:val="22"/>
          <w:lang w:eastAsia="zh-CN"/>
        </w:rPr>
        <w:t xml:space="preserve"> </w:t>
      </w:r>
      <w:r w:rsidR="0079530F" w:rsidRPr="00CF7E03">
        <w:rPr>
          <w:rFonts w:ascii="Arial" w:eastAsiaTheme="minorEastAsia" w:hAnsi="Arial" w:cs="Arial"/>
          <w:sz w:val="22"/>
          <w:szCs w:val="22"/>
          <w:lang w:eastAsia="zh-CN"/>
        </w:rPr>
        <w:t>USD </w:t>
      </w:r>
      <w:r w:rsidR="00262739" w:rsidRPr="00CF7E03">
        <w:rPr>
          <w:rFonts w:ascii="Arial" w:eastAsiaTheme="minorEastAsia" w:hAnsi="Arial" w:cs="Arial"/>
          <w:sz w:val="22"/>
          <w:szCs w:val="22"/>
          <w:lang w:eastAsia="zh-CN"/>
        </w:rPr>
        <w:t>15</w:t>
      </w:r>
      <w:r w:rsidR="0079530F"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t>.</w:t>
      </w:r>
      <w:r w:rsidR="00BA3524" w:rsidRPr="00BA3524">
        <w:rPr>
          <w:rFonts w:ascii="Arial" w:hAnsi="Arial" w:cs="Arial"/>
          <w:sz w:val="22"/>
          <w:vertAlign w:val="superscript"/>
        </w:rPr>
        <w:t>41,42</w:t>
      </w:r>
    </w:p>
    <w:p w14:paraId="7C90E670" w14:textId="411939C7" w:rsidR="00726117" w:rsidRPr="00CF7E03" w:rsidRDefault="00644FF3"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Currently, major applications of</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in chemical synthesis </w:t>
      </w:r>
      <w:r w:rsidR="008A2E6C" w:rsidRPr="00CF7E03">
        <w:rPr>
          <w:rFonts w:ascii="Arial" w:eastAsiaTheme="minorEastAsia" w:hAnsi="Arial" w:cs="Arial"/>
          <w:sz w:val="22"/>
          <w:szCs w:val="22"/>
          <w:lang w:eastAsia="zh-CN"/>
        </w:rPr>
        <w:t xml:space="preserve">include </w:t>
      </w:r>
      <w:r w:rsidR="00C72A40" w:rsidRPr="00CF7E03">
        <w:rPr>
          <w:rFonts w:ascii="Arial" w:eastAsiaTheme="minorEastAsia" w:hAnsi="Arial" w:cs="Arial"/>
          <w:sz w:val="22"/>
          <w:szCs w:val="22"/>
          <w:lang w:eastAsia="zh-CN"/>
        </w:rPr>
        <w:t>the production of</w:t>
      </w:r>
      <w:r w:rsidRPr="00CF7E03">
        <w:rPr>
          <w:rFonts w:ascii="Arial" w:eastAsiaTheme="minorEastAsia" w:hAnsi="Arial" w:cs="Arial"/>
          <w:sz w:val="22"/>
          <w:szCs w:val="22"/>
          <w:lang w:eastAsia="zh-CN"/>
        </w:rPr>
        <w:t xml:space="preserve"> vinyl chloride, 1,4</w:t>
      </w:r>
      <w:r w:rsidR="00D7364E"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w:t>
      </w:r>
      <w:r w:rsidR="00872A3A" w:rsidRPr="00CF7E03">
        <w:rPr>
          <w:rFonts w:ascii="Arial" w:eastAsiaTheme="minorEastAsia" w:hAnsi="Arial" w:cs="Arial"/>
          <w:sz w:val="22"/>
          <w:szCs w:val="22"/>
          <w:lang w:eastAsia="zh-CN"/>
        </w:rPr>
        <w:t>acetylene black</w:t>
      </w:r>
      <w:r w:rsidR="00521815"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and</w:t>
      </w:r>
      <w:r w:rsidR="00872A3A" w:rsidRPr="00872A3A">
        <w:rPr>
          <w:rFonts w:ascii="Arial" w:eastAsiaTheme="minorEastAsia" w:hAnsi="Arial" w:cs="Arial"/>
          <w:sz w:val="22"/>
          <w:szCs w:val="22"/>
          <w:lang w:eastAsia="zh-CN"/>
        </w:rPr>
        <w:t xml:space="preserve"> </w:t>
      </w:r>
      <w:r w:rsidR="00872A3A" w:rsidRPr="00CF7E03">
        <w:rPr>
          <w:rFonts w:ascii="Arial" w:eastAsiaTheme="minorEastAsia" w:hAnsi="Arial" w:cs="Arial"/>
          <w:sz w:val="22"/>
          <w:szCs w:val="22"/>
          <w:lang w:eastAsia="zh-CN"/>
        </w:rPr>
        <w:t>vinyl acetate</w:t>
      </w:r>
      <w:r w:rsidRPr="00CF7E03">
        <w:rPr>
          <w:rFonts w:ascii="Arial" w:eastAsiaTheme="minorEastAsia" w:hAnsi="Arial" w:cs="Arial"/>
          <w:sz w:val="22"/>
          <w:szCs w:val="22"/>
          <w:lang w:eastAsia="zh-CN"/>
        </w:rPr>
        <w:t xml:space="preserve">. </w:t>
      </w:r>
      <w:r w:rsidR="00C72A40" w:rsidRPr="00CF7E03">
        <w:rPr>
          <w:rFonts w:ascii="Arial" w:eastAsiaTheme="minorEastAsia" w:hAnsi="Arial" w:cs="Arial"/>
          <w:sz w:val="22"/>
          <w:szCs w:val="22"/>
          <w:lang w:eastAsia="zh-CN"/>
        </w:rPr>
        <w:t>V</w:t>
      </w:r>
      <w:r w:rsidR="00BB3F84" w:rsidRPr="00CF7E03">
        <w:rPr>
          <w:rFonts w:ascii="Arial" w:eastAsiaTheme="minorEastAsia" w:hAnsi="Arial" w:cs="Arial"/>
          <w:sz w:val="22"/>
          <w:szCs w:val="22"/>
          <w:lang w:eastAsia="zh-CN"/>
        </w:rPr>
        <w:t xml:space="preserve">inyl chloride </w:t>
      </w:r>
      <w:r w:rsidR="008A2E6C" w:rsidRPr="00CF7E03">
        <w:rPr>
          <w:rFonts w:ascii="Arial" w:eastAsiaTheme="minorEastAsia" w:hAnsi="Arial" w:cs="Arial"/>
          <w:sz w:val="22"/>
          <w:szCs w:val="22"/>
          <w:lang w:eastAsia="zh-CN"/>
        </w:rPr>
        <w:t xml:space="preserve">has the highest </w:t>
      </w:r>
      <w:r w:rsidR="00BB3F84" w:rsidRPr="00CF7E03">
        <w:rPr>
          <w:rFonts w:ascii="Arial" w:eastAsiaTheme="minorEastAsia" w:hAnsi="Arial" w:cs="Arial"/>
          <w:sz w:val="22"/>
          <w:szCs w:val="22"/>
          <w:lang w:eastAsia="zh-CN"/>
        </w:rPr>
        <w:t xml:space="preserve">production </w:t>
      </w:r>
      <w:r w:rsidR="00C72A40" w:rsidRPr="00CF7E03">
        <w:rPr>
          <w:rFonts w:ascii="Arial" w:eastAsiaTheme="minorEastAsia" w:hAnsi="Arial" w:cs="Arial"/>
          <w:sz w:val="22"/>
          <w:szCs w:val="22"/>
          <w:lang w:eastAsia="zh-CN"/>
        </w:rPr>
        <w:t xml:space="preserve">volume, reaching approximately </w:t>
      </w:r>
      <w:r w:rsidR="00911CFB" w:rsidRPr="00CF7E03">
        <w:rPr>
          <w:rFonts w:ascii="Arial" w:eastAsiaTheme="minorEastAsia" w:hAnsi="Arial" w:cs="Arial"/>
          <w:sz w:val="22"/>
          <w:szCs w:val="22"/>
          <w:lang w:eastAsia="zh-CN"/>
        </w:rPr>
        <w:t>50</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Mt</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y</w:t>
      </w:r>
      <w:r w:rsidR="00D7364E" w:rsidRPr="00CF7E03">
        <w:rPr>
          <w:rFonts w:ascii="Arial" w:eastAsiaTheme="minorEastAsia" w:hAnsi="Arial" w:cs="Arial"/>
          <w:sz w:val="22"/>
          <w:szCs w:val="22"/>
          <w:vertAlign w:val="superscript"/>
          <w:lang w:eastAsia="zh-CN"/>
        </w:rPr>
        <w:t>–</w:t>
      </w:r>
      <w:r w:rsidR="00911CFB" w:rsidRPr="00CF7E03">
        <w:rPr>
          <w:rFonts w:ascii="Arial" w:eastAsiaTheme="minorEastAsia" w:hAnsi="Arial" w:cs="Arial"/>
          <w:sz w:val="22"/>
          <w:szCs w:val="22"/>
          <w:vertAlign w:val="superscript"/>
          <w:lang w:eastAsia="zh-CN"/>
        </w:rPr>
        <w:t>1</w:t>
      </w:r>
      <w:r w:rsidR="00EF63EB" w:rsidRPr="00CF7E03">
        <w:rPr>
          <w:rFonts w:ascii="Arial" w:eastAsiaTheme="minorEastAsia" w:hAnsi="Arial" w:cs="Arial"/>
          <w:sz w:val="22"/>
          <w:szCs w:val="22"/>
          <w:lang w:eastAsia="zh-CN"/>
        </w:rPr>
        <w:t>,</w:t>
      </w:r>
      <w:r w:rsidR="00BA3524" w:rsidRPr="00BA3524">
        <w:rPr>
          <w:rFonts w:ascii="Arial" w:hAnsi="Arial" w:cs="Arial"/>
          <w:sz w:val="22"/>
          <w:vertAlign w:val="superscript"/>
        </w:rPr>
        <w:t>43</w:t>
      </w:r>
      <w:r w:rsidR="00911CFB" w:rsidRPr="00CF7E03">
        <w:rPr>
          <w:rFonts w:ascii="Arial" w:eastAsiaTheme="minorEastAsia" w:hAnsi="Arial" w:cs="Arial"/>
          <w:sz w:val="22"/>
          <w:szCs w:val="22"/>
          <w:lang w:eastAsia="zh-CN"/>
        </w:rPr>
        <w:t xml:space="preserve"> </w:t>
      </w:r>
      <w:r w:rsidR="004F5355" w:rsidRPr="00CF7E03">
        <w:rPr>
          <w:rFonts w:ascii="Arial" w:eastAsiaTheme="minorEastAsia" w:hAnsi="Arial" w:cs="Arial"/>
          <w:sz w:val="22"/>
          <w:szCs w:val="22"/>
          <w:lang w:eastAsia="zh-CN"/>
        </w:rPr>
        <w:t xml:space="preserve">predominantly used to produce </w:t>
      </w:r>
      <w:del w:id="359" w:author="Zhang  Zihao" w:date="2024-08-11T15:33:00Z">
        <w:r w:rsidR="009B0B0E" w:rsidRPr="00CF7E03" w:rsidDel="009208FD">
          <w:rPr>
            <w:rFonts w:ascii="Arial" w:eastAsiaTheme="minorEastAsia" w:hAnsi="Arial" w:cs="Arial"/>
            <w:sz w:val="22"/>
            <w:szCs w:val="22"/>
            <w:lang w:eastAsia="zh-CN"/>
          </w:rPr>
          <w:delText>p</w:delText>
        </w:r>
      </w:del>
      <w:del w:id="360" w:author="Zhang  Zihao" w:date="2024-08-11T15:32:00Z">
        <w:r w:rsidR="009B0B0E" w:rsidRPr="00CF7E03" w:rsidDel="009208FD">
          <w:rPr>
            <w:rFonts w:ascii="Arial" w:eastAsiaTheme="minorEastAsia" w:hAnsi="Arial" w:cs="Arial"/>
            <w:sz w:val="22"/>
            <w:szCs w:val="22"/>
            <w:lang w:eastAsia="zh-CN"/>
          </w:rPr>
          <w:delText>olyvinyl chloride (</w:delText>
        </w:r>
      </w:del>
      <w:r w:rsidR="009B0B0E" w:rsidRPr="00CF7E03">
        <w:rPr>
          <w:rFonts w:ascii="Arial" w:eastAsiaTheme="minorEastAsia" w:hAnsi="Arial" w:cs="Arial"/>
          <w:sz w:val="22"/>
          <w:szCs w:val="22"/>
          <w:lang w:eastAsia="zh-CN"/>
        </w:rPr>
        <w:t>PVC</w:t>
      </w:r>
      <w:del w:id="361" w:author="Zhang  Zihao" w:date="2024-08-11T15:33:00Z">
        <w:r w:rsidR="009B0B0E" w:rsidRPr="00CF7E03" w:rsidDel="009208FD">
          <w:rPr>
            <w:rFonts w:ascii="Arial" w:eastAsiaTheme="minorEastAsia" w:hAnsi="Arial" w:cs="Arial"/>
            <w:sz w:val="22"/>
            <w:szCs w:val="22"/>
            <w:lang w:eastAsia="zh-CN"/>
          </w:rPr>
          <w:delText>)</w:delText>
        </w:r>
      </w:del>
      <w:r w:rsidR="005E52B3" w:rsidRPr="00CF7E03">
        <w:rPr>
          <w:rFonts w:ascii="Arial" w:eastAsiaTheme="minorEastAsia" w:hAnsi="Arial" w:cs="Arial"/>
          <w:sz w:val="22"/>
          <w:szCs w:val="22"/>
          <w:lang w:eastAsia="zh-CN"/>
        </w:rPr>
        <w:t>. While the</w:t>
      </w:r>
      <w:r w:rsidR="009B0B0E" w:rsidRPr="00CF7E03">
        <w:rPr>
          <w:rFonts w:ascii="Arial" w:eastAsiaTheme="minorEastAsia" w:hAnsi="Arial" w:cs="Arial"/>
          <w:sz w:val="22"/>
          <w:szCs w:val="22"/>
          <w:lang w:eastAsia="zh-CN"/>
        </w:rPr>
        <w:t xml:space="preserve"> 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4</w:t>
      </w:r>
      <w:r w:rsidR="00AC6934" w:rsidRPr="00CF7E03">
        <w:rPr>
          <w:rFonts w:ascii="Arial" w:eastAsiaTheme="minorEastAsia" w:hAnsi="Arial" w:cs="Arial"/>
          <w:sz w:val="22"/>
          <w:szCs w:val="22"/>
          <w:lang w:eastAsia="zh-CN"/>
        </w:rPr>
        <w:noBreakHyphen/>
      </w:r>
      <w:r w:rsidR="00C145EE" w:rsidRPr="00CF7E03">
        <w:rPr>
          <w:rFonts w:ascii="Arial" w:eastAsiaTheme="minorEastAsia" w:hAnsi="Arial" w:cs="Arial"/>
          <w:sz w:val="22"/>
          <w:szCs w:val="22"/>
          <w:lang w:eastAsia="zh-CN"/>
        </w:rPr>
        <w:t xml:space="preserve">based PVC </w:t>
      </w:r>
      <w:r w:rsidR="009B0B0E" w:rsidRPr="00CF7E03">
        <w:rPr>
          <w:rFonts w:ascii="Arial" w:eastAsiaTheme="minorEastAsia" w:hAnsi="Arial" w:cs="Arial"/>
          <w:sz w:val="22"/>
          <w:szCs w:val="22"/>
          <w:lang w:eastAsia="zh-CN"/>
        </w:rPr>
        <w:t xml:space="preserve">route </w:t>
      </w:r>
      <w:r w:rsidR="003D6AEF" w:rsidRPr="00CF7E03">
        <w:rPr>
          <w:rFonts w:ascii="Arial" w:eastAsiaTheme="minorEastAsia" w:hAnsi="Arial" w:cs="Arial"/>
          <w:sz w:val="22"/>
          <w:szCs w:val="22"/>
          <w:lang w:eastAsia="zh-CN"/>
        </w:rPr>
        <w:t>dominates</w:t>
      </w:r>
      <w:r w:rsidR="005E52B3" w:rsidRPr="00CF7E03">
        <w:rPr>
          <w:rFonts w:ascii="Arial" w:eastAsiaTheme="minorEastAsia" w:hAnsi="Arial" w:cs="Arial"/>
          <w:sz w:val="22"/>
          <w:szCs w:val="22"/>
          <w:lang w:eastAsia="zh-CN"/>
        </w:rPr>
        <w:t xml:space="preserve"> globally</w:t>
      </w:r>
      <w:r w:rsidR="007D62EA" w:rsidRPr="00CF7E03">
        <w:rPr>
          <w:rFonts w:ascii="Arial" w:eastAsiaTheme="minorEastAsia" w:hAnsi="Arial" w:cs="Arial"/>
          <w:sz w:val="22"/>
          <w:szCs w:val="22"/>
          <w:lang w:eastAsia="zh-CN"/>
        </w:rPr>
        <w:t xml:space="preserve">, </w:t>
      </w:r>
      <w:r w:rsidR="004B5749" w:rsidRPr="00CF7E03">
        <w:rPr>
          <w:rFonts w:ascii="Arial" w:eastAsiaTheme="minorEastAsia" w:hAnsi="Arial" w:cs="Arial"/>
          <w:sz w:val="22"/>
          <w:szCs w:val="22"/>
          <w:lang w:eastAsia="zh-CN"/>
        </w:rPr>
        <w:t xml:space="preserve">accounting for </w:t>
      </w:r>
      <w:r w:rsidR="007D62EA" w:rsidRPr="00CF7E03">
        <w:rPr>
          <w:rFonts w:ascii="Arial" w:eastAsiaTheme="minorEastAsia" w:hAnsi="Arial" w:cs="Arial"/>
          <w:sz w:val="22"/>
          <w:szCs w:val="22"/>
          <w:lang w:eastAsia="zh-CN"/>
        </w:rPr>
        <w:t>about 65%</w:t>
      </w:r>
      <w:r w:rsidR="005E52B3" w:rsidRPr="00CF7E03">
        <w:rPr>
          <w:rFonts w:ascii="Arial" w:eastAsiaTheme="minorEastAsia" w:hAnsi="Arial" w:cs="Arial"/>
          <w:sz w:val="22"/>
          <w:szCs w:val="22"/>
          <w:lang w:eastAsia="zh-CN"/>
        </w:rPr>
        <w:t xml:space="preserve"> of</w:t>
      </w:r>
      <w:r w:rsidR="007D62EA"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PVC</w:t>
      </w:r>
      <w:r w:rsidR="007D62EA" w:rsidRPr="00CF7E03">
        <w:rPr>
          <w:rFonts w:ascii="Arial" w:eastAsiaTheme="minorEastAsia" w:hAnsi="Arial" w:cs="Arial"/>
          <w:sz w:val="22"/>
          <w:szCs w:val="22"/>
          <w:lang w:eastAsia="zh-CN"/>
        </w:rPr>
        <w:t xml:space="preserve"> </w:t>
      </w:r>
      <w:r w:rsidR="00911CFB" w:rsidRPr="00CF7E03">
        <w:rPr>
          <w:rFonts w:ascii="Arial" w:eastAsiaTheme="minorEastAsia" w:hAnsi="Arial" w:cs="Arial"/>
          <w:sz w:val="22"/>
          <w:szCs w:val="22"/>
          <w:lang w:eastAsia="zh-CN"/>
        </w:rPr>
        <w:t>output</w:t>
      </w:r>
      <w:r w:rsidR="009D2F7D" w:rsidRPr="00CF7E03">
        <w:rPr>
          <w:rFonts w:ascii="Arial" w:eastAsiaTheme="minorEastAsia" w:hAnsi="Arial" w:cs="Arial"/>
          <w:sz w:val="22"/>
          <w:szCs w:val="22"/>
          <w:lang w:eastAsia="zh-CN"/>
        </w:rPr>
        <w:t>,</w:t>
      </w:r>
      <w:r w:rsidR="00BA3524" w:rsidRPr="00BA3524">
        <w:rPr>
          <w:rFonts w:ascii="Arial" w:hAnsi="Arial" w:cs="Arial"/>
          <w:sz w:val="22"/>
          <w:vertAlign w:val="superscript"/>
        </w:rPr>
        <w:t>44</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approximately</w:t>
      </w:r>
      <w:r w:rsidR="00C145EE" w:rsidRPr="00CF7E03">
        <w:rPr>
          <w:rFonts w:ascii="Arial" w:eastAsiaTheme="minorEastAsia" w:hAnsi="Arial" w:cs="Arial"/>
          <w:sz w:val="22"/>
          <w:szCs w:val="22"/>
          <w:lang w:eastAsia="zh-CN"/>
        </w:rPr>
        <w:t xml:space="preserve"> </w:t>
      </w:r>
      <w:r w:rsidR="002A4C34" w:rsidRPr="00CF7E03">
        <w:rPr>
          <w:rFonts w:ascii="Arial" w:eastAsiaTheme="minorEastAsia" w:hAnsi="Arial" w:cs="Arial"/>
          <w:sz w:val="22"/>
          <w:szCs w:val="22"/>
          <w:lang w:eastAsia="zh-CN"/>
        </w:rPr>
        <w:t>78</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 xml:space="preserve">of </w:t>
      </w:r>
      <w:r w:rsidR="00C145EE" w:rsidRPr="00CF7E03">
        <w:rPr>
          <w:rFonts w:ascii="Arial" w:eastAsiaTheme="minorEastAsia" w:hAnsi="Arial" w:cs="Arial"/>
          <w:sz w:val="22"/>
          <w:szCs w:val="22"/>
          <w:lang w:eastAsia="zh-CN"/>
        </w:rPr>
        <w:t xml:space="preserve">PVC production </w:t>
      </w:r>
      <w:r w:rsidR="00811675" w:rsidRPr="00CF7E03">
        <w:rPr>
          <w:rFonts w:ascii="Arial" w:eastAsiaTheme="minorEastAsia" w:hAnsi="Arial" w:cs="Arial"/>
          <w:sz w:val="22"/>
          <w:szCs w:val="22"/>
          <w:lang w:eastAsia="zh-CN"/>
        </w:rPr>
        <w:t xml:space="preserve">in China </w:t>
      </w:r>
      <w:r w:rsidR="009D2F7D" w:rsidRPr="00CF7E03">
        <w:rPr>
          <w:rFonts w:ascii="Arial" w:eastAsiaTheme="minorEastAsia" w:hAnsi="Arial" w:cs="Arial"/>
          <w:sz w:val="22"/>
          <w:szCs w:val="22"/>
          <w:lang w:eastAsia="zh-CN"/>
        </w:rPr>
        <w:t>uses</w:t>
      </w:r>
      <w:r w:rsidR="00C145EE" w:rsidRPr="00CF7E03">
        <w:rPr>
          <w:rFonts w:ascii="Arial" w:eastAsiaTheme="minorEastAsia" w:hAnsi="Arial" w:cs="Arial"/>
          <w:sz w:val="22"/>
          <w:szCs w:val="22"/>
          <w:lang w:eastAsia="zh-CN"/>
        </w:rPr>
        <w:t xml:space="preserve"> </w:t>
      </w:r>
      <w:r w:rsidR="00811675" w:rsidRPr="00CF7E03">
        <w:rPr>
          <w:rFonts w:ascii="Arial" w:eastAsiaTheme="minorEastAsia" w:hAnsi="Arial" w:cs="Arial"/>
          <w:sz w:val="22"/>
          <w:szCs w:val="22"/>
          <w:lang w:eastAsia="zh-CN"/>
        </w:rPr>
        <w:t xml:space="preserve">the </w:t>
      </w:r>
      <w:r w:rsidR="009B0B0E" w:rsidRPr="00CF7E03">
        <w:rPr>
          <w:rFonts w:ascii="Arial" w:eastAsiaTheme="minorEastAsia" w:hAnsi="Arial" w:cs="Arial"/>
          <w:sz w:val="22"/>
          <w:szCs w:val="22"/>
          <w:lang w:eastAsia="zh-CN"/>
        </w:rPr>
        <w:t>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route</w:t>
      </w:r>
      <w:r w:rsidR="00811675" w:rsidRPr="00CF7E03">
        <w:rPr>
          <w:rFonts w:ascii="Arial" w:eastAsiaTheme="minorEastAsia" w:hAnsi="Arial" w:cs="Arial"/>
          <w:sz w:val="22"/>
          <w:szCs w:val="22"/>
          <w:lang w:eastAsia="zh-CN"/>
        </w:rPr>
        <w:t xml:space="preserve">, with the </w:t>
      </w:r>
      <w:r w:rsidR="008A2E6C" w:rsidRPr="00CF7E03">
        <w:rPr>
          <w:rFonts w:ascii="Arial" w:eastAsiaTheme="minorEastAsia" w:hAnsi="Arial" w:cs="Arial"/>
          <w:sz w:val="22"/>
          <w:szCs w:val="22"/>
          <w:lang w:eastAsia="zh-CN"/>
        </w:rPr>
        <w:t xml:space="preserve">remainder </w:t>
      </w:r>
      <w:r w:rsidR="009D2F7D" w:rsidRPr="00CF7E03">
        <w:rPr>
          <w:rFonts w:ascii="Arial" w:eastAsiaTheme="minorEastAsia" w:hAnsi="Arial" w:cs="Arial"/>
          <w:sz w:val="22"/>
          <w:szCs w:val="22"/>
          <w:lang w:eastAsia="zh-CN"/>
        </w:rPr>
        <w:t>us</w:t>
      </w:r>
      <w:r w:rsidR="00811675" w:rsidRPr="00CF7E03">
        <w:rPr>
          <w:rFonts w:ascii="Arial" w:eastAsiaTheme="minorEastAsia" w:hAnsi="Arial" w:cs="Arial"/>
          <w:sz w:val="22"/>
          <w:szCs w:val="22"/>
          <w:lang w:eastAsia="zh-CN"/>
        </w:rPr>
        <w:t>ing the</w:t>
      </w:r>
      <w:r w:rsidR="009D2F7D" w:rsidRPr="00CF7E03">
        <w:rPr>
          <w:rFonts w:ascii="Arial" w:eastAsiaTheme="minorEastAsia" w:hAnsi="Arial" w:cs="Arial"/>
          <w:sz w:val="22"/>
          <w:szCs w:val="22"/>
          <w:lang w:eastAsia="zh-CN"/>
        </w:rPr>
        <w:t xml:space="preserve"> C</w:t>
      </w:r>
      <w:r w:rsidR="009D2F7D" w:rsidRPr="00CF7E03">
        <w:rPr>
          <w:rFonts w:ascii="Arial" w:eastAsiaTheme="minorEastAsia" w:hAnsi="Arial" w:cs="Arial"/>
          <w:sz w:val="22"/>
          <w:szCs w:val="22"/>
          <w:vertAlign w:val="subscript"/>
          <w:lang w:eastAsia="zh-CN"/>
        </w:rPr>
        <w:t>2</w:t>
      </w:r>
      <w:r w:rsidR="009D2F7D" w:rsidRPr="00CF7E03">
        <w:rPr>
          <w:rFonts w:ascii="Arial" w:eastAsiaTheme="minorEastAsia" w:hAnsi="Arial" w:cs="Arial"/>
          <w:sz w:val="22"/>
          <w:szCs w:val="22"/>
          <w:lang w:eastAsia="zh-CN"/>
        </w:rPr>
        <w:t>H</w:t>
      </w:r>
      <w:r w:rsidR="009D2F7D" w:rsidRPr="00CF7E03">
        <w:rPr>
          <w:rFonts w:ascii="Arial" w:eastAsiaTheme="minorEastAsia" w:hAnsi="Arial" w:cs="Arial"/>
          <w:sz w:val="22"/>
          <w:szCs w:val="22"/>
          <w:vertAlign w:val="subscript"/>
          <w:lang w:eastAsia="zh-CN"/>
        </w:rPr>
        <w:t>4</w:t>
      </w:r>
      <w:r w:rsidR="009D2F7D" w:rsidRPr="00CF7E03">
        <w:rPr>
          <w:rFonts w:ascii="Arial" w:eastAsiaTheme="minorEastAsia" w:hAnsi="Arial" w:cs="Arial"/>
          <w:sz w:val="22"/>
          <w:szCs w:val="22"/>
          <w:lang w:eastAsia="zh-CN"/>
        </w:rPr>
        <w:t xml:space="preserve"> route.</w:t>
      </w:r>
      <w:r w:rsidR="00BA3524" w:rsidRPr="00BA3524">
        <w:rPr>
          <w:rFonts w:ascii="Arial" w:hAnsi="Arial" w:cs="Arial"/>
          <w:sz w:val="22"/>
          <w:vertAlign w:val="superscript"/>
        </w:rPr>
        <w:t>21</w:t>
      </w:r>
      <w:r w:rsidR="00BB3F84"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 xml:space="preserve">This significant production </w:t>
      </w:r>
      <w:r w:rsidR="00F216BC" w:rsidRPr="00CF7E03">
        <w:rPr>
          <w:rFonts w:ascii="Arial" w:eastAsiaTheme="minorEastAsia" w:hAnsi="Arial" w:cs="Arial"/>
          <w:sz w:val="22"/>
          <w:szCs w:val="22"/>
          <w:lang w:eastAsia="zh-CN"/>
        </w:rPr>
        <w:t>from</w:t>
      </w:r>
      <w:r w:rsidR="00F216BC" w:rsidRPr="00CF7E03">
        <w:rPr>
          <w:rFonts w:ascii="Arial" w:hAnsi="Arial" w:cs="Arial"/>
          <w:sz w:val="22"/>
          <w:szCs w:val="22"/>
        </w:rPr>
        <w:t xml:space="preserve"> 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2</w:t>
      </w:r>
      <w:r w:rsidR="00F216BC" w:rsidRPr="00CF7E03">
        <w:rPr>
          <w:rFonts w:ascii="Arial" w:eastAsiaTheme="minorEastAsia" w:hAnsi="Arial" w:cs="Arial"/>
          <w:sz w:val="22"/>
          <w:szCs w:val="22"/>
          <w:lang w:eastAsia="zh-CN"/>
        </w:rPr>
        <w:t xml:space="preserve"> and </w:t>
      </w:r>
      <w:r w:rsidR="00F216BC" w:rsidRPr="00CF7E03">
        <w:rPr>
          <w:rFonts w:ascii="Arial" w:hAnsi="Arial" w:cs="Arial"/>
          <w:sz w:val="22"/>
          <w:szCs w:val="22"/>
        </w:rPr>
        <w:t>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4</w:t>
      </w:r>
      <w:r w:rsidR="00F216BC"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co</w:t>
      </w:r>
      <w:r w:rsidR="0074641E" w:rsidRPr="00CF7E03">
        <w:rPr>
          <w:rFonts w:ascii="Arial" w:eastAsiaTheme="minorEastAsia" w:hAnsi="Arial" w:cs="Arial"/>
          <w:sz w:val="22"/>
          <w:szCs w:val="22"/>
          <w:lang w:eastAsia="zh-CN"/>
        </w:rPr>
        <w:t xml:space="preserve">ntributes to a global </w:t>
      </w:r>
      <w:r w:rsidR="008748EE" w:rsidRPr="00CF7E03">
        <w:rPr>
          <w:rFonts w:ascii="Arial" w:eastAsiaTheme="minorEastAsia" w:hAnsi="Arial" w:cs="Arial"/>
          <w:sz w:val="22"/>
          <w:szCs w:val="22"/>
          <w:lang w:eastAsia="zh-CN"/>
        </w:rPr>
        <w:t xml:space="preserve">PVC </w:t>
      </w:r>
      <w:r w:rsidR="0074641E" w:rsidRPr="00CF7E03">
        <w:rPr>
          <w:rFonts w:ascii="Arial" w:eastAsiaTheme="minorEastAsia" w:hAnsi="Arial" w:cs="Arial"/>
          <w:sz w:val="22"/>
          <w:szCs w:val="22"/>
          <w:lang w:eastAsia="zh-CN"/>
        </w:rPr>
        <w:t xml:space="preserve">market size of </w:t>
      </w:r>
      <w:r w:rsidR="00AC6934" w:rsidRPr="00CF7E03">
        <w:rPr>
          <w:rFonts w:ascii="Arial" w:eastAsiaTheme="minorEastAsia" w:hAnsi="Arial" w:cs="Arial"/>
          <w:sz w:val="22"/>
          <w:szCs w:val="22"/>
          <w:lang w:eastAsia="zh-CN"/>
        </w:rPr>
        <w:t>USD </w:t>
      </w:r>
      <w:r w:rsidR="0074641E" w:rsidRPr="00CF7E03">
        <w:rPr>
          <w:rFonts w:ascii="Arial" w:eastAsiaTheme="minorEastAsia" w:hAnsi="Arial" w:cs="Arial"/>
          <w:sz w:val="22"/>
          <w:szCs w:val="22"/>
          <w:lang w:eastAsia="zh-CN"/>
        </w:rPr>
        <w:t>68</w:t>
      </w:r>
      <w:r w:rsidR="00AC6934" w:rsidRPr="00CF7E03">
        <w:rPr>
          <w:rFonts w:ascii="Arial" w:eastAsiaTheme="minorEastAsia" w:hAnsi="Arial" w:cs="Arial"/>
          <w:sz w:val="22"/>
          <w:szCs w:val="22"/>
          <w:lang w:eastAsia="zh-CN"/>
        </w:rPr>
        <w:t> </w:t>
      </w:r>
      <w:r w:rsidR="0074641E" w:rsidRPr="00CF7E03">
        <w:rPr>
          <w:rFonts w:ascii="Arial" w:eastAsiaTheme="minorEastAsia" w:hAnsi="Arial" w:cs="Arial"/>
          <w:sz w:val="22"/>
          <w:szCs w:val="22"/>
          <w:lang w:eastAsia="zh-CN"/>
        </w:rPr>
        <w:t>billion.</w:t>
      </w:r>
      <w:r w:rsidR="000E2E77" w:rsidRPr="00CF7E03">
        <w:rPr>
          <w:rFonts w:ascii="Arial" w:eastAsiaTheme="minorEastAsia" w:hAnsi="Arial" w:cs="Arial"/>
          <w:sz w:val="22"/>
          <w:szCs w:val="22"/>
          <w:lang w:eastAsia="zh-CN"/>
        </w:rPr>
        <w:t xml:space="preserve"> </w:t>
      </w:r>
      <w:r w:rsidR="008E3D45" w:rsidRPr="00CF7E03">
        <w:rPr>
          <w:rFonts w:ascii="Arial" w:eastAsiaTheme="minorEastAsia" w:hAnsi="Arial" w:cs="Arial"/>
          <w:sz w:val="22"/>
          <w:szCs w:val="22"/>
          <w:lang w:eastAsia="zh-CN"/>
        </w:rPr>
        <w:t xml:space="preserve">In contrast, acetylene black has </w:t>
      </w:r>
      <w:r w:rsidR="009112E9" w:rsidRPr="00CF7E03">
        <w:rPr>
          <w:rFonts w:ascii="Arial" w:eastAsiaTheme="minorEastAsia" w:hAnsi="Arial" w:cs="Arial"/>
          <w:sz w:val="22"/>
          <w:szCs w:val="22"/>
          <w:lang w:eastAsia="zh-CN"/>
        </w:rPr>
        <w:t>the</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smallest</w:t>
      </w:r>
      <w:r w:rsidR="008E3D45" w:rsidRPr="00CF7E03">
        <w:rPr>
          <w:rFonts w:ascii="Arial" w:eastAsiaTheme="minorEastAsia" w:hAnsi="Arial" w:cs="Arial"/>
          <w:sz w:val="22"/>
          <w:szCs w:val="22"/>
          <w:lang w:eastAsia="zh-CN"/>
        </w:rPr>
        <w:t xml:space="preserve"> market size</w:t>
      </w:r>
      <w:r w:rsidR="0061567A">
        <w:rPr>
          <w:rFonts w:ascii="Arial" w:eastAsiaTheme="minorEastAsia" w:hAnsi="Arial" w:cs="Arial"/>
          <w:sz w:val="22"/>
          <w:szCs w:val="22"/>
          <w:lang w:eastAsia="zh-CN"/>
        </w:rPr>
        <w:t xml:space="preserve"> of</w:t>
      </w:r>
      <w:r w:rsidR="00C8682D" w:rsidRPr="00CF7E03">
        <w:rPr>
          <w:rFonts w:ascii="Arial" w:eastAsiaTheme="minorEastAsia" w:hAnsi="Arial" w:cs="Arial"/>
          <w:sz w:val="22"/>
          <w:szCs w:val="22"/>
          <w:lang w:eastAsia="zh-CN"/>
        </w:rPr>
        <w:t xml:space="preserve"> approximately </w:t>
      </w:r>
      <w:r w:rsidR="00AC6934" w:rsidRPr="00CF7E03">
        <w:rPr>
          <w:rFonts w:ascii="Arial" w:eastAsiaTheme="minorEastAsia" w:hAnsi="Arial" w:cs="Arial"/>
          <w:sz w:val="22"/>
          <w:szCs w:val="22"/>
          <w:lang w:eastAsia="zh-CN"/>
        </w:rPr>
        <w:t>USD </w:t>
      </w:r>
      <w:r w:rsidR="00C8682D" w:rsidRPr="00CF7E03">
        <w:rPr>
          <w:rFonts w:ascii="Arial" w:eastAsiaTheme="minorEastAsia" w:hAnsi="Arial" w:cs="Arial"/>
          <w:sz w:val="22"/>
          <w:szCs w:val="22"/>
          <w:lang w:eastAsia="zh-CN"/>
        </w:rPr>
        <w:t>0.3</w:t>
      </w:r>
      <w:r w:rsidR="00AC6934" w:rsidRPr="00CF7E03">
        <w:rPr>
          <w:rFonts w:ascii="Arial" w:eastAsiaTheme="minorEastAsia" w:hAnsi="Arial" w:cs="Arial"/>
          <w:sz w:val="22"/>
          <w:szCs w:val="22"/>
          <w:lang w:eastAsia="zh-CN"/>
        </w:rPr>
        <w:t> </w:t>
      </w:r>
      <w:r w:rsidR="00C8682D" w:rsidRPr="00CF7E03">
        <w:rPr>
          <w:rFonts w:ascii="Arial" w:eastAsiaTheme="minorEastAsia" w:hAnsi="Arial" w:cs="Arial"/>
          <w:sz w:val="22"/>
          <w:szCs w:val="22"/>
          <w:lang w:eastAsia="zh-CN"/>
        </w:rPr>
        <w:t>billion</w:t>
      </w:r>
      <w:r w:rsidR="009112E9" w:rsidRPr="00CF7E03">
        <w:rPr>
          <w:rFonts w:ascii="Arial" w:eastAsiaTheme="minorEastAsia" w:hAnsi="Arial" w:cs="Arial"/>
          <w:sz w:val="22"/>
          <w:szCs w:val="22"/>
          <w:lang w:eastAsia="zh-CN"/>
        </w:rPr>
        <w:t>.</w:t>
      </w:r>
      <w:r w:rsidR="00BA3524" w:rsidRPr="00BA3524">
        <w:rPr>
          <w:rFonts w:ascii="Arial" w:hAnsi="Arial" w:cs="Arial"/>
          <w:sz w:val="22"/>
          <w:vertAlign w:val="superscript"/>
        </w:rPr>
        <w:t>45</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It</w:t>
      </w:r>
      <w:r w:rsidR="008E3D45" w:rsidRPr="00CF7E03">
        <w:rPr>
          <w:rFonts w:ascii="Arial" w:eastAsiaTheme="minorEastAsia" w:hAnsi="Arial" w:cs="Arial"/>
          <w:sz w:val="22"/>
          <w:szCs w:val="22"/>
          <w:lang w:eastAsia="zh-CN"/>
        </w:rPr>
        <w:t xml:space="preserve"> is a high</w:t>
      </w:r>
      <w:r w:rsidR="00D40087" w:rsidRPr="00CF7E03">
        <w:rPr>
          <w:rFonts w:ascii="Arial" w:eastAsiaTheme="minorEastAsia" w:hAnsi="Arial" w:cs="Arial"/>
          <w:sz w:val="22"/>
          <w:szCs w:val="22"/>
          <w:lang w:eastAsia="zh-CN"/>
        </w:rPr>
        <w:noBreakHyphen/>
      </w:r>
      <w:r w:rsidR="008E3D45" w:rsidRPr="00CF7E03">
        <w:rPr>
          <w:rFonts w:ascii="Arial" w:eastAsiaTheme="minorEastAsia" w:hAnsi="Arial" w:cs="Arial"/>
          <w:sz w:val="22"/>
          <w:szCs w:val="22"/>
          <w:lang w:eastAsia="zh-CN"/>
        </w:rPr>
        <w:t>purity</w:t>
      </w:r>
      <w:r w:rsidR="00D40087" w:rsidRPr="00CF7E03">
        <w:rPr>
          <w:rFonts w:ascii="Arial" w:eastAsiaTheme="minorEastAsia" w:hAnsi="Arial" w:cs="Arial"/>
          <w:sz w:val="22"/>
          <w:szCs w:val="22"/>
          <w:lang w:eastAsia="zh-CN"/>
        </w:rPr>
        <w:t xml:space="preserve">, highly crystalline form </w:t>
      </w:r>
      <w:r w:rsidR="008E3D45" w:rsidRPr="00CF7E03">
        <w:rPr>
          <w:rFonts w:ascii="Arial" w:eastAsiaTheme="minorEastAsia" w:hAnsi="Arial" w:cs="Arial"/>
          <w:sz w:val="22"/>
          <w:szCs w:val="22"/>
          <w:lang w:eastAsia="zh-CN"/>
        </w:rPr>
        <w:t>of carbon black produced from</w:t>
      </w:r>
      <w:r w:rsidR="007C33F9" w:rsidRPr="00CF7E03">
        <w:rPr>
          <w:rFonts w:ascii="Arial" w:eastAsiaTheme="minorEastAsia" w:hAnsi="Arial" w:cs="Arial"/>
          <w:sz w:val="22"/>
          <w:szCs w:val="22"/>
          <w:lang w:eastAsia="zh-CN"/>
        </w:rPr>
        <w:t xml:space="preserve"> the</w:t>
      </w:r>
      <w:r w:rsidR="008E3D45" w:rsidRPr="00CF7E03">
        <w:rPr>
          <w:rFonts w:ascii="Arial" w:eastAsiaTheme="minorEastAsia" w:hAnsi="Arial" w:cs="Arial"/>
          <w:sz w:val="22"/>
          <w:szCs w:val="22"/>
          <w:lang w:eastAsia="zh-CN"/>
        </w:rPr>
        <w:t xml:space="preserve"> thermal decomposition of C</w:t>
      </w:r>
      <w:r w:rsidR="008E3D45" w:rsidRPr="00CF7E03">
        <w:rPr>
          <w:rFonts w:ascii="Arial" w:eastAsiaTheme="minorEastAsia" w:hAnsi="Arial" w:cs="Arial"/>
          <w:sz w:val="22"/>
          <w:szCs w:val="22"/>
          <w:vertAlign w:val="subscript"/>
          <w:lang w:eastAsia="zh-CN"/>
        </w:rPr>
        <w:t>2</w:t>
      </w:r>
      <w:r w:rsidR="008E3D45" w:rsidRPr="00CF7E03">
        <w:rPr>
          <w:rFonts w:ascii="Arial" w:eastAsiaTheme="minorEastAsia" w:hAnsi="Arial" w:cs="Arial"/>
          <w:sz w:val="22"/>
          <w:szCs w:val="22"/>
          <w:lang w:eastAsia="zh-CN"/>
        </w:rPr>
        <w:t>H</w:t>
      </w:r>
      <w:r w:rsidR="008E3D45" w:rsidRPr="00CF7E03">
        <w:rPr>
          <w:rFonts w:ascii="Arial" w:eastAsiaTheme="minorEastAsia" w:hAnsi="Arial" w:cs="Arial"/>
          <w:sz w:val="22"/>
          <w:szCs w:val="22"/>
          <w:vertAlign w:val="subscript"/>
          <w:lang w:eastAsia="zh-CN"/>
        </w:rPr>
        <w:t>2</w:t>
      </w:r>
      <w:r w:rsidR="00F047CF" w:rsidRPr="00CF7E03">
        <w:rPr>
          <w:rFonts w:ascii="Arial" w:eastAsiaTheme="minorEastAsia" w:hAnsi="Arial" w:cs="Arial"/>
          <w:sz w:val="22"/>
          <w:szCs w:val="22"/>
          <w:lang w:eastAsia="zh-CN"/>
        </w:rPr>
        <w:t xml:space="preserve">, with a unique structure </w:t>
      </w:r>
      <w:r w:rsidR="00926B77" w:rsidRPr="00CF7E03">
        <w:rPr>
          <w:rFonts w:ascii="Arial" w:eastAsiaTheme="minorEastAsia" w:hAnsi="Arial" w:cs="Arial"/>
          <w:sz w:val="22"/>
          <w:szCs w:val="22"/>
          <w:lang w:eastAsia="zh-CN"/>
        </w:rPr>
        <w:t xml:space="preserve">that makes </w:t>
      </w:r>
      <w:r w:rsidR="00F047CF" w:rsidRPr="00CF7E03">
        <w:rPr>
          <w:rFonts w:ascii="Arial" w:eastAsiaTheme="minorEastAsia" w:hAnsi="Arial" w:cs="Arial"/>
          <w:sz w:val="22"/>
          <w:szCs w:val="22"/>
          <w:lang w:eastAsia="zh-CN"/>
        </w:rPr>
        <w:t>it an excellent conductive additive for electrodes.</w:t>
      </w:r>
      <w:r w:rsidR="00BA3524" w:rsidRPr="00BA3524">
        <w:rPr>
          <w:rFonts w:ascii="Arial" w:hAnsi="Arial" w:cs="Arial"/>
          <w:sz w:val="22"/>
          <w:vertAlign w:val="superscript"/>
        </w:rPr>
        <w:t>9,45</w:t>
      </w:r>
      <w:r w:rsidR="008E3D45" w:rsidRPr="00CF7E03">
        <w:rPr>
          <w:rFonts w:ascii="Arial" w:eastAsiaTheme="minorEastAsia" w:hAnsi="Arial" w:cs="Arial"/>
          <w:sz w:val="22"/>
          <w:szCs w:val="22"/>
          <w:lang w:eastAsia="zh-CN"/>
        </w:rPr>
        <w:t xml:space="preserve"> </w:t>
      </w:r>
      <w:r w:rsidR="00E71C45" w:rsidRPr="00CF7E03">
        <w:rPr>
          <w:rFonts w:ascii="Arial" w:eastAsiaTheme="minorEastAsia" w:hAnsi="Arial" w:cs="Arial"/>
          <w:sz w:val="22"/>
          <w:szCs w:val="22"/>
          <w:lang w:eastAsia="zh-CN"/>
        </w:rPr>
        <w:t>Therefore, t</w:t>
      </w:r>
      <w:r w:rsidR="001B4FC7" w:rsidRPr="00CF7E03">
        <w:rPr>
          <w:rFonts w:ascii="Arial" w:eastAsiaTheme="minorEastAsia" w:hAnsi="Arial" w:cs="Arial"/>
          <w:sz w:val="22"/>
          <w:szCs w:val="22"/>
          <w:lang w:eastAsia="zh-CN"/>
        </w:rPr>
        <w:t xml:space="preserve">he </w:t>
      </w:r>
      <w:r w:rsidR="00655A89" w:rsidRPr="00CF7E03">
        <w:rPr>
          <w:rFonts w:ascii="Arial" w:eastAsiaTheme="minorEastAsia" w:hAnsi="Arial" w:cs="Arial"/>
          <w:sz w:val="22"/>
          <w:szCs w:val="22"/>
          <w:lang w:eastAsia="zh-CN"/>
        </w:rPr>
        <w:t>market for</w:t>
      </w:r>
      <w:r w:rsidR="001B4FC7" w:rsidRPr="00CF7E03">
        <w:rPr>
          <w:rFonts w:ascii="Arial" w:eastAsiaTheme="minorEastAsia" w:hAnsi="Arial" w:cs="Arial"/>
          <w:sz w:val="22"/>
          <w:szCs w:val="22"/>
          <w:lang w:eastAsia="zh-CN"/>
        </w:rPr>
        <w:t xml:space="preserve"> acetylene black </w:t>
      </w:r>
      <w:r w:rsidR="000F4327" w:rsidRPr="00CF7E03">
        <w:rPr>
          <w:rFonts w:ascii="Arial" w:eastAsiaTheme="minorEastAsia" w:hAnsi="Arial" w:cs="Arial"/>
          <w:sz w:val="22"/>
          <w:szCs w:val="22"/>
          <w:lang w:eastAsia="zh-CN"/>
        </w:rPr>
        <w:t>is expected to grow with the global shift towards electric</w:t>
      </w:r>
      <w:r w:rsidR="00F14830">
        <w:rPr>
          <w:rFonts w:ascii="Arial" w:eastAsiaTheme="minorEastAsia" w:hAnsi="Arial" w:cs="Arial"/>
          <w:sz w:val="22"/>
          <w:szCs w:val="22"/>
          <w:lang w:eastAsia="zh-CN"/>
        </w:rPr>
        <w:t xml:space="preserve"> </w:t>
      </w:r>
      <w:r w:rsidR="000F4327" w:rsidRPr="00CF7E03">
        <w:rPr>
          <w:rFonts w:ascii="Arial" w:eastAsiaTheme="minorEastAsia" w:hAnsi="Arial" w:cs="Arial"/>
          <w:sz w:val="22"/>
          <w:szCs w:val="22"/>
          <w:lang w:eastAsia="zh-CN"/>
        </w:rPr>
        <w:t>vehicles.</w:t>
      </w:r>
      <w:r w:rsidR="00BA3524" w:rsidRPr="00BA3524">
        <w:rPr>
          <w:rFonts w:ascii="Arial" w:hAnsi="Arial" w:cs="Arial"/>
          <w:sz w:val="22"/>
          <w:vertAlign w:val="superscript"/>
        </w:rPr>
        <w:t>45</w:t>
      </w:r>
    </w:p>
    <w:bookmarkEnd w:id="333"/>
    <w:p w14:paraId="18B09E17" w14:textId="3B16AD75" w:rsidR="00AD1EE9" w:rsidRDefault="002C61DB" w:rsidP="004241C5">
      <w:pPr>
        <w:pStyle w:val="ListParagraph"/>
        <w:spacing w:after="240"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Another critical 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the production of 1,4-butanediol </w:t>
      </w:r>
      <w:r w:rsidRPr="001868AE">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the classical Reppe process, </w:t>
      </w:r>
      <w:r w:rsidR="00CC6AAA" w:rsidRPr="00CF7E03">
        <w:rPr>
          <w:rFonts w:ascii="Arial" w:eastAsiaTheme="minorEastAsia" w:hAnsi="Arial" w:cs="Arial"/>
          <w:sz w:val="22"/>
          <w:szCs w:val="22"/>
          <w:lang w:eastAsia="zh-CN"/>
        </w:rPr>
        <w:t xml:space="preserve">which involves </w:t>
      </w:r>
      <w:r w:rsidRPr="00CF7E03">
        <w:rPr>
          <w:rFonts w:ascii="Arial" w:eastAsiaTheme="minorEastAsia" w:hAnsi="Arial" w:cs="Arial"/>
          <w:sz w:val="22"/>
          <w:szCs w:val="22"/>
          <w:lang w:eastAsia="zh-CN"/>
        </w:rPr>
        <w:t xml:space="preserve">the reaction of </w:t>
      </w:r>
      <w:r w:rsidR="00F14830">
        <w:rPr>
          <w:rFonts w:ascii="Arial" w:eastAsiaTheme="minorEastAsia" w:hAnsi="Arial" w:cs="Arial"/>
          <w:sz w:val="22"/>
          <w:szCs w:val="22"/>
          <w:lang w:eastAsia="zh-CN"/>
        </w:rPr>
        <w:t>acetylene</w:t>
      </w:r>
      <w:r w:rsidR="00F14830"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with formaldehyde. This process still dominates, accounting for 40% of total production (</w:t>
      </w:r>
      <w:r w:rsidRPr="00534E86">
        <w:rPr>
          <w:rFonts w:ascii="Arial" w:eastAsiaTheme="minorEastAsia" w:hAnsi="Arial" w:cs="Arial"/>
          <w:sz w:val="22"/>
          <w:szCs w:val="22"/>
          <w:lang w:eastAsia="zh-CN"/>
        </w:rPr>
        <w:t>2</w:t>
      </w:r>
      <w:r w:rsidR="002D6558" w:rsidRPr="00534E86">
        <w:rPr>
          <w:rFonts w:ascii="Arial" w:eastAsiaTheme="minorEastAsia" w:hAnsi="Arial" w:cs="Arial"/>
          <w:sz w:val="22"/>
          <w:szCs w:val="22"/>
          <w:lang w:eastAsia="zh-CN"/>
        </w:rPr>
        <w:t>–</w:t>
      </w:r>
      <w:r w:rsidRPr="00534E86">
        <w:rPr>
          <w:rFonts w:ascii="Arial" w:eastAsiaTheme="minorEastAsia" w:hAnsi="Arial" w:cs="Arial"/>
          <w:sz w:val="22"/>
          <w:szCs w:val="22"/>
          <w:lang w:eastAsia="zh-CN"/>
        </w:rPr>
        <w:t>2.5</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Mt</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y</w:t>
      </w:r>
      <w:r w:rsidR="00B427FA"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46,47</w:t>
      </w:r>
      <w:r w:rsidRPr="00CF7E03">
        <w:rPr>
          <w:rFonts w:ascii="Arial" w:eastAsiaTheme="minorEastAsia" w:hAnsi="Arial" w:cs="Arial"/>
          <w:sz w:val="22"/>
          <w:szCs w:val="22"/>
          <w:lang w:eastAsia="zh-CN"/>
        </w:rPr>
        <w:t xml:space="preserve"> Despite its advantages, several complex and multi-step alternative routes have been developed to address the scarcity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some regions</w:t>
      </w:r>
      <w:r w:rsidR="0069262F" w:rsidRPr="00CF7E03">
        <w:rPr>
          <w:rFonts w:ascii="Arial" w:eastAsiaTheme="minorEastAsia" w:hAnsi="Arial" w:cs="Arial"/>
          <w:sz w:val="22"/>
          <w:szCs w:val="22"/>
          <w:lang w:eastAsia="zh-CN"/>
        </w:rPr>
        <w:t>. Th</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s</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 xml:space="preserve"> include:</w:t>
      </w:r>
      <w:r w:rsidRPr="00CF7E03">
        <w:rPr>
          <w:rFonts w:ascii="Arial" w:eastAsiaTheme="minorEastAsia" w:hAnsi="Arial" w:cs="Arial"/>
          <w:sz w:val="22"/>
          <w:szCs w:val="22"/>
          <w:lang w:eastAsia="zh-CN"/>
        </w:rPr>
        <w:t xml:space="preserve"> </w:t>
      </w:r>
      <w:proofErr w:type="spellStart"/>
      <w:r w:rsidRPr="00CF7E03">
        <w:rPr>
          <w:rFonts w:ascii="Arial" w:eastAsiaTheme="minorEastAsia" w:hAnsi="Arial" w:cs="Arial"/>
          <w:sz w:val="22"/>
          <w:szCs w:val="22"/>
          <w:lang w:eastAsia="zh-CN"/>
        </w:rPr>
        <w:t>i</w:t>
      </w:r>
      <w:proofErr w:type="spellEnd"/>
      <w:r w:rsidRPr="00CF7E03">
        <w:rPr>
          <w:rFonts w:ascii="Arial" w:eastAsiaTheme="minorEastAsia" w:hAnsi="Arial" w:cs="Arial"/>
          <w:sz w:val="22"/>
          <w:szCs w:val="22"/>
          <w:lang w:eastAsia="zh-CN"/>
        </w:rPr>
        <w:t>)</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production of maleic anhydride from benzene or n</w:t>
      </w:r>
      <w:r w:rsidR="00CD524A"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butane oxidation, followed by esterification and hydrogenolysis, 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reaction of butadiene with acetic acid to form 1,4</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2</w:t>
      </w:r>
      <w:r w:rsidR="00792B4E">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butene, followed by hydrogenation and hydrolysis</w:t>
      </w:r>
      <w:r w:rsidR="000B145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iii)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chlorination of butadiene and subsequent reaction with sodium acetate to give 1,4</w:t>
      </w:r>
      <w:r w:rsidR="00B947CB"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w:t>
      </w:r>
      <w:r w:rsidR="00057DD5">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2</w:t>
      </w:r>
      <w:r w:rsidR="00057DD5">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butene, followed by hydrogenation and hydrolysis.</w:t>
      </w:r>
      <w:r w:rsidR="00BA3524" w:rsidRPr="00BA3524">
        <w:rPr>
          <w:rFonts w:ascii="Arial" w:hAnsi="Arial" w:cs="Arial"/>
          <w:sz w:val="22"/>
          <w:vertAlign w:val="superscript"/>
        </w:rPr>
        <w:t>46</w:t>
      </w:r>
      <w:r w:rsidRPr="00CF7E03">
        <w:rPr>
          <w:rFonts w:ascii="Arial" w:eastAsiaTheme="minorEastAsia" w:hAnsi="Arial" w:cs="Arial"/>
          <w:sz w:val="22"/>
          <w:szCs w:val="22"/>
          <w:lang w:eastAsia="zh-CN"/>
        </w:rPr>
        <w:t xml:space="preserve"> </w:t>
      </w:r>
      <w:r w:rsidR="00E359CE" w:rsidRPr="00CF7E03">
        <w:rPr>
          <w:rFonts w:ascii="Arial" w:eastAsiaTheme="minorEastAsia" w:hAnsi="Arial" w:cs="Arial"/>
          <w:sz w:val="22"/>
          <w:szCs w:val="22"/>
          <w:lang w:eastAsia="zh-CN"/>
        </w:rPr>
        <w:t xml:space="preserve">The production of </w:t>
      </w:r>
      <w:r w:rsidRPr="00CF7E03">
        <w:rPr>
          <w:rFonts w:ascii="Arial" w:eastAsiaTheme="minorEastAsia" w:hAnsi="Arial" w:cs="Arial"/>
          <w:sz w:val="22"/>
          <w:szCs w:val="22"/>
          <w:lang w:eastAsia="zh-CN"/>
        </w:rPr>
        <w:t>1,4</w:t>
      </w:r>
      <w:r w:rsidR="00EB2276">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exemplifies the </w:t>
      </w:r>
      <w:r w:rsidR="00F14830">
        <w:rPr>
          <w:rFonts w:ascii="Arial" w:eastAsiaTheme="minorEastAsia" w:hAnsi="Arial" w:cs="Arial"/>
          <w:sz w:val="22"/>
          <w:szCs w:val="22"/>
          <w:lang w:eastAsia="zh-CN"/>
        </w:rPr>
        <w:t xml:space="preserve">unique </w:t>
      </w:r>
      <w:r w:rsidRPr="00CF7E03">
        <w:rPr>
          <w:rFonts w:ascii="Arial" w:eastAsiaTheme="minorEastAsia" w:hAnsi="Arial" w:cs="Arial"/>
          <w:sz w:val="22"/>
          <w:szCs w:val="22"/>
          <w:lang w:eastAsia="zh-CN"/>
        </w:rPr>
        <w:t>advantage</w:t>
      </w:r>
      <w:r w:rsidR="00F14830">
        <w:rPr>
          <w:rFonts w:ascii="Arial" w:eastAsiaTheme="minorEastAsia" w:hAnsi="Arial" w:cs="Arial"/>
          <w:sz w:val="22"/>
          <w:szCs w:val="22"/>
          <w:lang w:eastAsia="zh-CN"/>
        </w:rPr>
        <w:t>s</w:t>
      </w:r>
      <w:r w:rsidRPr="00CF7E03">
        <w:rPr>
          <w:rFonts w:ascii="Arial" w:eastAsiaTheme="minorEastAsia" w:hAnsi="Arial" w:cs="Arial"/>
          <w:sz w:val="22"/>
          <w:szCs w:val="22"/>
          <w:lang w:eastAsia="zh-CN"/>
        </w:rPr>
        <w:t xml:space="preserve">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as</w:t>
      </w:r>
      <w:r w:rsidR="00DC42A0">
        <w:rPr>
          <w:rFonts w:ascii="Arial" w:eastAsiaTheme="minorEastAsia" w:hAnsi="Arial" w:cs="Arial" w:hint="eastAsia"/>
          <w:sz w:val="22"/>
          <w:szCs w:val="22"/>
          <w:lang w:eastAsia="zh-CN"/>
        </w:rPr>
        <w:t xml:space="preserve"> the </w:t>
      </w:r>
      <w:r w:rsidR="00DC42A0" w:rsidRPr="00CF7E03">
        <w:rPr>
          <w:rFonts w:ascii="Arial" w:eastAsiaTheme="minorEastAsia" w:hAnsi="Arial" w:cs="Arial"/>
          <w:sz w:val="22"/>
          <w:szCs w:val="22"/>
          <w:lang w:eastAsia="zh-CN"/>
        </w:rPr>
        <w:t>feedstock</w:t>
      </w:r>
      <w:r w:rsidR="00DC42A0">
        <w:rPr>
          <w:rFonts w:ascii="Arial" w:eastAsiaTheme="minorEastAsia" w:hAnsi="Arial" w:cs="Arial" w:hint="eastAsia"/>
          <w:sz w:val="22"/>
          <w:szCs w:val="22"/>
          <w:lang w:eastAsia="zh-CN"/>
        </w:rPr>
        <w:t xml:space="preserve"> in </w:t>
      </w:r>
      <w:r w:rsidRPr="00CF7E03">
        <w:rPr>
          <w:rFonts w:ascii="Arial" w:eastAsiaTheme="minorEastAsia" w:hAnsi="Arial" w:cs="Arial"/>
          <w:sz w:val="22"/>
          <w:szCs w:val="22"/>
          <w:lang w:eastAsia="zh-CN"/>
        </w:rPr>
        <w:t xml:space="preserve">chemical synthesis. However, research on </w:t>
      </w:r>
      <w:r w:rsidR="002331E6">
        <w:rPr>
          <w:rFonts w:ascii="Arial" w:eastAsiaTheme="minorEastAsia" w:hAnsi="Arial" w:cs="Arial" w:hint="eastAsia"/>
          <w:sz w:val="22"/>
          <w:szCs w:val="22"/>
          <w:lang w:eastAsia="zh-CN"/>
        </w:rPr>
        <w:t xml:space="preserve">producing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-based chemicals has not attracted sufficient attention since </w:t>
      </w:r>
      <w:proofErr w:type="gramStart"/>
      <w:r w:rsidRPr="00CF7E03">
        <w:rPr>
          <w:rFonts w:ascii="Arial" w:eastAsiaTheme="minorEastAsia" w:hAnsi="Arial" w:cs="Arial"/>
          <w:sz w:val="22"/>
          <w:szCs w:val="22"/>
          <w:lang w:eastAsia="zh-CN"/>
        </w:rPr>
        <w:t>being</w:t>
      </w:r>
      <w:proofErr w:type="gramEnd"/>
      <w:r w:rsidRPr="00CF7E03">
        <w:rPr>
          <w:rFonts w:ascii="Arial" w:eastAsiaTheme="minorEastAsia" w:hAnsi="Arial" w:cs="Arial"/>
          <w:sz w:val="22"/>
          <w:szCs w:val="22"/>
          <w:lang w:eastAsia="zh-CN"/>
        </w:rPr>
        <w:t xml:space="preserve"> largely replaced by olefin routes.</w:t>
      </w:r>
    </w:p>
    <w:p w14:paraId="600CD7B7" w14:textId="30E71FA7" w:rsidR="00FF15A6" w:rsidRPr="00CF7E03" w:rsidRDefault="00976E33" w:rsidP="001017A8">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23CF3562" wp14:editId="2B361424">
            <wp:extent cx="5582645" cy="2831910"/>
            <wp:effectExtent l="0" t="0" r="0" b="6985"/>
            <wp:docPr id="207363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10625" t="19281" r="8684" b="15883"/>
                    <a:stretch/>
                  </pic:blipFill>
                  <pic:spPr bwMode="auto">
                    <a:xfrm>
                      <a:off x="0" y="0"/>
                      <a:ext cx="5590451" cy="2835870"/>
                    </a:xfrm>
                    <a:prstGeom prst="rect">
                      <a:avLst/>
                    </a:prstGeom>
                    <a:noFill/>
                    <a:ln>
                      <a:noFill/>
                    </a:ln>
                    <a:extLst>
                      <a:ext uri="{53640926-AAD7-44D8-BBD7-CCE9431645EC}">
                        <a14:shadowObscured xmlns:a14="http://schemas.microsoft.com/office/drawing/2010/main"/>
                      </a:ext>
                    </a:extLst>
                  </pic:spPr>
                </pic:pic>
              </a:graphicData>
            </a:graphic>
          </wp:inline>
        </w:drawing>
      </w:r>
    </w:p>
    <w:p w14:paraId="67BC6151" w14:textId="091388A9" w:rsidR="00FF15A6" w:rsidRPr="001017A8" w:rsidRDefault="00FF15A6" w:rsidP="001017A8">
      <w:pPr>
        <w:spacing w:after="240" w:line="360" w:lineRule="auto"/>
        <w:jc w:val="both"/>
        <w:rPr>
          <w:ins w:id="362" w:author="Pérez-Ramirez  Javier" w:date="2024-08-05T09:00:00Z"/>
          <w:rFonts w:ascii="Arial" w:eastAsiaTheme="minorEastAsia" w:hAnsi="Arial" w:cs="Arial"/>
          <w:sz w:val="22"/>
          <w:szCs w:val="22"/>
          <w:lang w:eastAsia="zh-CN"/>
        </w:rPr>
      </w:pPr>
      <w:r w:rsidRPr="001017A8">
        <w:rPr>
          <w:rFonts w:ascii="Arial" w:hAnsi="Arial" w:cs="Arial"/>
          <w:b/>
          <w:sz w:val="22"/>
          <w:szCs w:val="22"/>
        </w:rPr>
        <w:t>Fig. </w:t>
      </w:r>
      <w:r w:rsidRPr="001017A8">
        <w:rPr>
          <w:rFonts w:ascii="Arial" w:eastAsiaTheme="minorEastAsia" w:hAnsi="Arial" w:cs="Arial"/>
          <w:b/>
          <w:sz w:val="22"/>
          <w:szCs w:val="22"/>
          <w:lang w:eastAsia="zh-CN"/>
        </w:rPr>
        <w:t>2</w:t>
      </w:r>
      <w:ins w:id="363" w:author="Nabera  Abhinandan" w:date="2024-08-15T19:19:00Z">
        <w:r w:rsidR="00F367CA">
          <w:rPr>
            <w:rFonts w:ascii="Arial" w:hAnsi="Arial" w:cs="Arial"/>
            <w:b/>
            <w:iCs/>
            <w:sz w:val="22"/>
            <w:szCs w:val="22"/>
          </w:rPr>
          <w:t> </w:t>
        </w:r>
      </w:ins>
      <w:del w:id="364" w:author="Nabera  Abhinandan" w:date="2024-08-15T19:19:00Z">
        <w:r w:rsidR="0017065B" w:rsidRPr="00F367CA" w:rsidDel="00F367CA">
          <w:rPr>
            <w:rFonts w:ascii="Arial" w:hAnsi="Arial" w:cs="Arial"/>
            <w:b/>
            <w:iCs/>
            <w:sz w:val="22"/>
            <w:szCs w:val="22"/>
          </w:rPr>
          <w:delText xml:space="preserve"> </w:delText>
        </w:r>
      </w:del>
      <w:r w:rsidR="0017065B" w:rsidRPr="00F367CA">
        <w:rPr>
          <w:rFonts w:ascii="Arial" w:hAnsi="Arial" w:cs="Arial"/>
          <w:b/>
          <w:iCs/>
          <w:sz w:val="22"/>
          <w:szCs w:val="22"/>
        </w:rPr>
        <w:t>| </w:t>
      </w:r>
      <w:r w:rsidRPr="001017A8">
        <w:rPr>
          <w:rFonts w:ascii="Arial" w:eastAsiaTheme="minorEastAsia" w:hAnsi="Arial" w:cs="Arial"/>
          <w:b/>
          <w:sz w:val="22"/>
          <w:szCs w:val="22"/>
          <w:lang w:eastAsia="zh-CN"/>
        </w:rPr>
        <w:t>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production routes, past and current applications</w:t>
      </w:r>
      <w:r w:rsidRPr="001017A8">
        <w:rPr>
          <w:rFonts w:ascii="Arial" w:hAnsi="Arial" w:cs="Arial"/>
          <w:b/>
          <w:sz w:val="22"/>
          <w:szCs w:val="22"/>
        </w:rPr>
        <w:t>.</w:t>
      </w:r>
      <w:r w:rsidRPr="001017A8">
        <w:rPr>
          <w:rFonts w:ascii="Arial" w:hAnsi="Arial" w:cs="Arial"/>
          <w:sz w:val="22"/>
          <w:szCs w:val="22"/>
        </w:rPr>
        <w:t xml:space="preserve"> </w:t>
      </w:r>
      <w:r w:rsidRPr="001017A8">
        <w:rPr>
          <w:rFonts w:ascii="Arial" w:eastAsiaTheme="minorEastAsia" w:hAnsi="Arial" w:cs="Arial"/>
          <w:sz w:val="22"/>
          <w:szCs w:val="22"/>
          <w:lang w:eastAsia="zh-CN"/>
        </w:rPr>
        <w:t>The figure introduces various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production routes using fossil-derived feedstocks, including coal, natural gas, and oil, </w:t>
      </w:r>
      <w:del w:id="365" w:author="Nabera  Abhinandan" w:date="2024-08-15T19:34:00Z">
        <w:r w:rsidRPr="001017A8" w:rsidDel="00614FAC">
          <w:rPr>
            <w:rFonts w:ascii="Arial" w:eastAsiaTheme="minorEastAsia" w:hAnsi="Arial" w:cs="Arial"/>
            <w:sz w:val="22"/>
            <w:szCs w:val="22"/>
            <w:lang w:eastAsia="zh-CN"/>
          </w:rPr>
          <w:delText xml:space="preserve">and </w:delText>
        </w:r>
      </w:del>
      <w:ins w:id="366" w:author="Nabera  Abhinandan" w:date="2024-08-15T19:34:00Z">
        <w:r w:rsidR="00614FAC">
          <w:rPr>
            <w:rFonts w:ascii="Arial" w:eastAsiaTheme="minorEastAsia" w:hAnsi="Arial" w:cs="Arial"/>
            <w:sz w:val="22"/>
            <w:szCs w:val="22"/>
            <w:lang w:eastAsia="zh-CN"/>
          </w:rPr>
          <w:t>along with</w:t>
        </w:r>
        <w:r w:rsidR="00614FAC" w:rsidRPr="001017A8">
          <w:rPr>
            <w:rFonts w:ascii="Arial" w:eastAsiaTheme="minorEastAsia" w:hAnsi="Arial" w:cs="Arial"/>
            <w:sz w:val="22"/>
            <w:szCs w:val="22"/>
            <w:lang w:eastAsia="zh-CN"/>
          </w:rPr>
          <w:t xml:space="preserve"> </w:t>
        </w:r>
      </w:ins>
      <w:r w:rsidRPr="001017A8">
        <w:rPr>
          <w:rFonts w:ascii="Arial" w:eastAsiaTheme="minorEastAsia" w:hAnsi="Arial" w:cs="Arial"/>
          <w:sz w:val="22"/>
          <w:szCs w:val="22"/>
          <w:lang w:eastAsia="zh-CN"/>
        </w:rPr>
        <w:t>several technologies</w:t>
      </w:r>
      <w:del w:id="367" w:author="Nabera  Abhinandan" w:date="2024-08-15T19:34:00Z">
        <w:r w:rsidRPr="001017A8" w:rsidDel="00614FAC">
          <w:rPr>
            <w:rFonts w:ascii="Arial" w:eastAsiaTheme="minorEastAsia" w:hAnsi="Arial" w:cs="Arial"/>
            <w:sz w:val="22"/>
            <w:szCs w:val="22"/>
            <w:lang w:eastAsia="zh-CN"/>
          </w:rPr>
          <w:delText>,</w:delText>
        </w:r>
      </w:del>
      <w:r w:rsidRPr="001017A8">
        <w:rPr>
          <w:rFonts w:ascii="Arial" w:eastAsiaTheme="minorEastAsia" w:hAnsi="Arial" w:cs="Arial"/>
          <w:sz w:val="22"/>
          <w:szCs w:val="22"/>
          <w:lang w:eastAsia="zh-CN"/>
        </w:rPr>
        <w:t xml:space="preserve"> such as CaC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PC, plasma, and TP. The figure highlights major industrial applications of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and provides data on approximate global annual production (Mt y</w:t>
      </w:r>
      <w:r w:rsidRPr="001017A8">
        <w:rPr>
          <w:rFonts w:ascii="Arial" w:eastAsiaTheme="minorEastAsia" w:hAnsi="Arial" w:cs="Arial"/>
          <w:sz w:val="22"/>
          <w:szCs w:val="22"/>
          <w:vertAlign w:val="superscript"/>
          <w:lang w:eastAsia="zh-CN"/>
        </w:rPr>
        <w:t>–1</w:t>
      </w:r>
      <w:r w:rsidRPr="001017A8">
        <w:rPr>
          <w:rFonts w:ascii="Arial" w:eastAsiaTheme="minorEastAsia" w:hAnsi="Arial" w:cs="Arial"/>
          <w:sz w:val="22"/>
          <w:szCs w:val="22"/>
          <w:lang w:eastAsia="zh-CN"/>
        </w:rPr>
        <w:t>) and market size (USD billion y</w:t>
      </w:r>
      <w:r w:rsidRPr="001017A8">
        <w:rPr>
          <w:rFonts w:ascii="Arial" w:eastAsiaTheme="minorEastAsia" w:hAnsi="Arial" w:cs="Arial"/>
          <w:sz w:val="22"/>
          <w:szCs w:val="22"/>
          <w:vertAlign w:val="superscript"/>
          <w:lang w:eastAsia="zh-CN"/>
        </w:rPr>
        <w:t>–1</w:t>
      </w:r>
      <w:r w:rsidRPr="001017A8">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w:t>
      </w:r>
      <w:ins w:id="368" w:author="Zhang  Zihao" w:date="2024-08-16T11:39:00Z" w16du:dateUtc="2024-08-16T09:39:00Z">
        <w:r w:rsidR="006E6892">
          <w:rPr>
            <w:rFonts w:ascii="Arial" w:eastAsiaTheme="minorEastAsia" w:hAnsi="Arial" w:cs="Arial"/>
            <w:sz w:val="22"/>
            <w:szCs w:val="22"/>
            <w:lang w:eastAsia="zh-CN"/>
          </w:rPr>
          <w:t xml:space="preserve">largely </w:t>
        </w:r>
      </w:ins>
      <w:r w:rsidRPr="001017A8">
        <w:rPr>
          <w:rFonts w:ascii="Arial" w:eastAsiaTheme="minorEastAsia" w:hAnsi="Arial" w:cs="Arial"/>
          <w:sz w:val="22"/>
          <w:szCs w:val="22"/>
          <w:lang w:eastAsia="zh-CN"/>
        </w:rPr>
        <w:t xml:space="preserve">commercialized). </w:t>
      </w:r>
      <w:proofErr w:type="spellStart"/>
      <w:r w:rsidRPr="001017A8">
        <w:rPr>
          <w:rFonts w:ascii="Arial" w:eastAsiaTheme="minorEastAsia" w:hAnsi="Arial" w:cs="Arial"/>
          <w:sz w:val="22"/>
          <w:szCs w:val="22"/>
          <w:vertAlign w:val="superscript"/>
          <w:lang w:eastAsia="zh-CN"/>
        </w:rPr>
        <w:t>a</w:t>
      </w:r>
      <w:del w:id="369" w:author="Nabera  Abhinandan" w:date="2024-08-15T19:34:00Z">
        <w:r w:rsidR="00F14830" w:rsidRPr="001017A8" w:rsidDel="00614FAC">
          <w:rPr>
            <w:rFonts w:ascii="Arial" w:eastAsiaTheme="minorEastAsia" w:hAnsi="Arial" w:cs="Arial"/>
            <w:sz w:val="22"/>
            <w:szCs w:val="22"/>
            <w:vertAlign w:val="superscript"/>
            <w:lang w:eastAsia="zh-CN"/>
          </w:rPr>
          <w:delText xml:space="preserve"> </w:delText>
        </w:r>
      </w:del>
      <w:r w:rsidRPr="001017A8">
        <w:rPr>
          <w:rFonts w:ascii="Arial" w:eastAsiaTheme="minorEastAsia" w:hAnsi="Arial" w:cs="Arial"/>
          <w:sz w:val="22"/>
          <w:szCs w:val="22"/>
          <w:lang w:eastAsia="zh-CN"/>
        </w:rPr>
        <w:t>Since</w:t>
      </w:r>
      <w:proofErr w:type="spellEnd"/>
      <w:r w:rsidRPr="001017A8">
        <w:rPr>
          <w:rFonts w:ascii="Arial" w:eastAsiaTheme="minorEastAsia" w:hAnsi="Arial" w:cs="Arial"/>
          <w:sz w:val="22"/>
          <w:szCs w:val="22"/>
          <w:lang w:eastAsia="zh-CN"/>
        </w:rPr>
        <w:t xml:space="preserve"> almost all VCM demand is for PVC production, this number reflects the global market size of PVC.</w:t>
      </w:r>
      <w:r w:rsidRPr="001017A8">
        <w:rPr>
          <w:rFonts w:ascii="Arial" w:eastAsiaTheme="minorEastAsia" w:hAnsi="Arial" w:cs="Arial"/>
          <w:sz w:val="22"/>
          <w:szCs w:val="22"/>
          <w:vertAlign w:val="superscript"/>
          <w:lang w:eastAsia="zh-CN"/>
        </w:rPr>
        <w:t xml:space="preserve"> </w:t>
      </w:r>
      <w:proofErr w:type="spellStart"/>
      <w:proofErr w:type="gramStart"/>
      <w:r w:rsidRPr="001017A8">
        <w:rPr>
          <w:rFonts w:ascii="Arial" w:eastAsiaTheme="minorEastAsia" w:hAnsi="Arial" w:cs="Arial"/>
          <w:sz w:val="22"/>
          <w:szCs w:val="22"/>
          <w:vertAlign w:val="superscript"/>
          <w:lang w:eastAsia="zh-CN"/>
        </w:rPr>
        <w:t>a,b</w:t>
      </w:r>
      <w:r w:rsidRPr="001017A8">
        <w:rPr>
          <w:rFonts w:ascii="Arial" w:eastAsiaTheme="minorEastAsia" w:hAnsi="Arial" w:cs="Arial"/>
          <w:sz w:val="22"/>
          <w:szCs w:val="22"/>
          <w:lang w:eastAsia="zh-CN"/>
        </w:rPr>
        <w:t>Data</w:t>
      </w:r>
      <w:proofErr w:type="spellEnd"/>
      <w:proofErr w:type="gramEnd"/>
      <w:r w:rsidRPr="001017A8">
        <w:rPr>
          <w:rFonts w:ascii="Arial" w:eastAsiaTheme="minorEastAsia" w:hAnsi="Arial" w:cs="Arial"/>
          <w:sz w:val="22"/>
          <w:szCs w:val="22"/>
          <w:lang w:eastAsia="zh-CN"/>
        </w:rPr>
        <w:t xml:space="preserve"> from Statista.</w:t>
      </w:r>
    </w:p>
    <w:p w14:paraId="4A9E1C83" w14:textId="519B537B" w:rsidR="00F14830" w:rsidRPr="00C03F39" w:rsidDel="001B5E53" w:rsidRDefault="00F14830" w:rsidP="001017A8">
      <w:pPr>
        <w:spacing w:before="240" w:line="360" w:lineRule="auto"/>
        <w:jc w:val="both"/>
        <w:rPr>
          <w:del w:id="370" w:author="Zhang  Zihao" w:date="2024-08-12T15:33:00Z"/>
          <w:rFonts w:ascii="Arial" w:eastAsiaTheme="minorEastAsia" w:hAnsi="Arial" w:cs="Arial"/>
          <w:iCs/>
          <w:sz w:val="22"/>
          <w:szCs w:val="22"/>
          <w:lang w:eastAsia="zh-CN"/>
        </w:rPr>
      </w:pPr>
      <w:commentRangeStart w:id="371"/>
      <w:ins w:id="372" w:author="Pérez-Ramirez  Javier" w:date="2024-08-05T09:00:00Z">
        <w:del w:id="373" w:author="Zhang  Zihao" w:date="2024-08-12T15:33:00Z">
          <w:r w:rsidRPr="00C03F39" w:rsidDel="001B5E53">
            <w:rPr>
              <w:rFonts w:ascii="Arial" w:eastAsiaTheme="minorEastAsia" w:hAnsi="Arial" w:cs="Arial"/>
              <w:iCs/>
              <w:sz w:val="22"/>
              <w:szCs w:val="22"/>
              <w:highlight w:val="yellow"/>
              <w:lang w:eastAsia="zh-CN"/>
            </w:rPr>
            <w:delText>What about</w:delText>
          </w:r>
        </w:del>
      </w:ins>
      <w:ins w:id="374" w:author="Pérez-Ramirez  Javier" w:date="2024-08-05T09:07:00Z">
        <w:del w:id="375" w:author="Zhang  Zihao" w:date="2024-08-12T15:33:00Z">
          <w:r w:rsidR="00CE145B" w:rsidDel="001B5E53">
            <w:rPr>
              <w:rFonts w:ascii="Arial" w:eastAsiaTheme="minorEastAsia" w:hAnsi="Arial" w:cs="Arial"/>
              <w:iCs/>
              <w:sz w:val="22"/>
              <w:szCs w:val="22"/>
              <w:highlight w:val="yellow"/>
              <w:lang w:eastAsia="zh-CN"/>
            </w:rPr>
            <w:delText xml:space="preserve"> a</w:delText>
          </w:r>
        </w:del>
      </w:ins>
      <w:ins w:id="376" w:author="Pérez-Ramirez  Javier" w:date="2024-08-05T09:00:00Z">
        <w:del w:id="377" w:author="Zhang  Zihao" w:date="2024-08-12T15:33:00Z">
          <w:r w:rsidRPr="00C03F39" w:rsidDel="001B5E53">
            <w:rPr>
              <w:rFonts w:ascii="Arial" w:eastAsiaTheme="minorEastAsia" w:hAnsi="Arial" w:cs="Arial"/>
              <w:iCs/>
              <w:sz w:val="22"/>
              <w:szCs w:val="22"/>
              <w:highlight w:val="yellow"/>
              <w:lang w:eastAsia="zh-CN"/>
            </w:rPr>
            <w:delText xml:space="preserve"> pie chart </w:delText>
          </w:r>
        </w:del>
      </w:ins>
      <w:ins w:id="378" w:author="Pérez-Ramirez  Javier" w:date="2024-08-05T09:01:00Z">
        <w:del w:id="379" w:author="Zhang  Zihao" w:date="2024-08-12T15:33:00Z">
          <w:r w:rsidRPr="00C03F39" w:rsidDel="001B5E53">
            <w:rPr>
              <w:rFonts w:ascii="Arial" w:eastAsiaTheme="minorEastAsia" w:hAnsi="Arial" w:cs="Arial"/>
              <w:iCs/>
              <w:sz w:val="22"/>
              <w:szCs w:val="22"/>
              <w:highlight w:val="yellow"/>
              <w:lang w:eastAsia="zh-CN"/>
            </w:rPr>
            <w:delText>for the volume of chemicals produced from acetylene today???</w:delText>
          </w:r>
        </w:del>
      </w:ins>
      <w:commentRangeEnd w:id="371"/>
      <w:r w:rsidR="00BA7667">
        <w:rPr>
          <w:rStyle w:val="CommentReference"/>
        </w:rPr>
        <w:commentReference w:id="371"/>
      </w:r>
    </w:p>
    <w:p w14:paraId="005B13C8" w14:textId="40A87D82" w:rsidR="004A70ED" w:rsidRPr="001868AE" w:rsidDel="006E6892" w:rsidRDefault="004A70ED" w:rsidP="001017A8">
      <w:pPr>
        <w:spacing w:before="240" w:line="360" w:lineRule="auto"/>
        <w:jc w:val="both"/>
        <w:rPr>
          <w:del w:id="380" w:author="Zhang  Zihao" w:date="2024-08-16T11:39:00Z" w16du:dateUtc="2024-08-16T09:39:00Z"/>
          <w:rFonts w:ascii="Arial" w:hAnsi="Arial" w:cs="Arial"/>
          <w:iCs/>
        </w:rPr>
      </w:pPr>
    </w:p>
    <w:p w14:paraId="578E9404" w14:textId="0C946DDA" w:rsidR="001B35EF" w:rsidRPr="004F33F9" w:rsidRDefault="001B35EF"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C74984" w:rsidRPr="00CF7E03">
        <w:rPr>
          <w:rFonts w:ascii="Arial" w:eastAsiaTheme="minorEastAsia" w:hAnsi="Arial" w:cs="Arial"/>
          <w:b/>
          <w:sz w:val="22"/>
          <w:szCs w:val="22"/>
          <w:lang w:eastAsia="zh-CN"/>
        </w:rPr>
        <w:t>2</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Pr="00CF7E03">
        <w:rPr>
          <w:rFonts w:ascii="Arial" w:eastAsiaTheme="minorEastAsia" w:hAnsi="Arial" w:cs="Arial"/>
          <w:b/>
          <w:sz w:val="22"/>
          <w:szCs w:val="22"/>
          <w:lang w:eastAsia="zh-CN"/>
        </w:rPr>
        <w:t>Indirect</w:t>
      </w:r>
      <w:r w:rsidR="002E18C6" w:rsidRPr="00CF7E03">
        <w:rPr>
          <w:rFonts w:ascii="Arial" w:eastAsiaTheme="minorEastAsia" w:hAnsi="Arial" w:cs="Arial"/>
          <w:b/>
          <w:sz w:val="22"/>
          <w:szCs w:val="22"/>
          <w:lang w:eastAsia="zh-CN"/>
        </w:rPr>
        <w:t xml:space="preserve"> acetylene production</w:t>
      </w:r>
      <w:r w:rsidRPr="00CF7E03">
        <w:rPr>
          <w:rFonts w:ascii="Arial" w:eastAsiaTheme="minorEastAsia" w:hAnsi="Arial" w:cs="Arial"/>
          <w:b/>
          <w:sz w:val="22"/>
          <w:szCs w:val="22"/>
          <w:lang w:eastAsia="zh-CN"/>
        </w:rPr>
        <w:t xml:space="preserve"> route </w:t>
      </w:r>
      <w:r w:rsidRPr="00CF7E03">
        <w:rPr>
          <w:rFonts w:ascii="Arial" w:eastAsiaTheme="minorEastAsia" w:hAnsi="Arial" w:cs="Arial"/>
          <w:b/>
          <w:i/>
          <w:iCs/>
          <w:sz w:val="22"/>
          <w:szCs w:val="22"/>
          <w:lang w:eastAsia="zh-CN"/>
        </w:rPr>
        <w:t>via</w:t>
      </w:r>
      <w:r w:rsidRPr="00CF7E03">
        <w:rPr>
          <w:rFonts w:ascii="Arial" w:eastAsiaTheme="minorEastAsia" w:hAnsi="Arial" w:cs="Arial"/>
          <w:b/>
          <w:sz w:val="22"/>
          <w:szCs w:val="22"/>
          <w:lang w:eastAsia="zh-CN"/>
        </w:rPr>
        <w:t xml:space="preserve"> calcium carbide</w:t>
      </w:r>
    </w:p>
    <w:p w14:paraId="621003DB" w14:textId="31BEE0D0" w:rsidR="00021469" w:rsidRPr="00CF7E03" w:rsidRDefault="00F44265"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CaC</w:t>
      </w:r>
      <w:r w:rsidRPr="00CF7E03">
        <w:rPr>
          <w:rFonts w:ascii="Arial" w:eastAsiaTheme="minorEastAsia" w:hAnsi="Arial" w:cs="Arial"/>
          <w:sz w:val="22"/>
          <w:szCs w:val="22"/>
          <w:vertAlign w:val="subscript"/>
          <w:lang w:eastAsia="zh-CN"/>
        </w:rPr>
        <w:t>2</w:t>
      </w:r>
      <w:r w:rsidR="00A16EF6" w:rsidRPr="00CF7E03">
        <w:rPr>
          <w:rFonts w:ascii="Arial" w:eastAsiaTheme="minorEastAsia" w:hAnsi="Arial" w:cs="Arial"/>
          <w:sz w:val="22"/>
          <w:szCs w:val="22"/>
          <w:lang w:eastAsia="zh-CN"/>
        </w:rPr>
        <w:t>, also known as calcium acetylide</w:t>
      </w:r>
      <w:r w:rsidRPr="00CF7E03">
        <w:rPr>
          <w:rFonts w:ascii="Arial" w:eastAsiaTheme="minorEastAsia" w:hAnsi="Arial" w:cs="Arial"/>
          <w:sz w:val="22"/>
          <w:szCs w:val="22"/>
          <w:lang w:eastAsia="zh-CN"/>
        </w:rPr>
        <w:t xml:space="preserve">, is </w:t>
      </w:r>
      <w:r w:rsidR="00C51323" w:rsidRPr="00CF7E03">
        <w:rPr>
          <w:rFonts w:ascii="Arial" w:eastAsiaTheme="minorEastAsia" w:hAnsi="Arial" w:cs="Arial"/>
          <w:sz w:val="22"/>
          <w:szCs w:val="22"/>
          <w:lang w:eastAsia="zh-CN"/>
        </w:rPr>
        <w:t>a salt of the C</w:t>
      </w:r>
      <w:r w:rsidR="00C51323" w:rsidRPr="00CF7E03">
        <w:rPr>
          <w:rFonts w:ascii="Arial" w:eastAsiaTheme="minorEastAsia" w:hAnsi="Arial" w:cs="Arial"/>
          <w:sz w:val="22"/>
          <w:szCs w:val="22"/>
          <w:vertAlign w:val="subscript"/>
          <w:lang w:eastAsia="zh-CN"/>
        </w:rPr>
        <w:t>2</w:t>
      </w:r>
      <w:r w:rsidR="00C51323" w:rsidRPr="00CF7E03">
        <w:rPr>
          <w:rFonts w:ascii="Arial" w:eastAsiaTheme="minorEastAsia" w:hAnsi="Arial" w:cs="Arial"/>
          <w:sz w:val="22"/>
          <w:szCs w:val="22"/>
          <w:vertAlign w:val="superscript"/>
          <w:lang w:eastAsia="zh-CN"/>
        </w:rPr>
        <w:t>2−</w:t>
      </w:r>
      <w:r w:rsidR="00C51323" w:rsidRPr="00CF7E03">
        <w:rPr>
          <w:rFonts w:ascii="Arial" w:eastAsiaTheme="minorEastAsia" w:hAnsi="Arial" w:cs="Arial"/>
          <w:sz w:val="22"/>
          <w:szCs w:val="22"/>
          <w:lang w:eastAsia="zh-CN"/>
        </w:rPr>
        <w:t xml:space="preserve"> anio</w:t>
      </w:r>
      <w:r w:rsidRPr="00CF7E03">
        <w:rPr>
          <w:rFonts w:ascii="Arial" w:eastAsiaTheme="minorEastAsia" w:hAnsi="Arial" w:cs="Arial"/>
          <w:sz w:val="22"/>
          <w:szCs w:val="22"/>
          <w:lang w:eastAsia="zh-CN"/>
        </w:rPr>
        <w:t>n</w:t>
      </w:r>
      <w:r w:rsidR="00C51323" w:rsidRPr="00CF7E03">
        <w:rPr>
          <w:rFonts w:ascii="Arial" w:eastAsiaTheme="minorEastAsia" w:hAnsi="Arial" w:cs="Arial"/>
          <w:sz w:val="22"/>
          <w:szCs w:val="22"/>
          <w:lang w:eastAsia="zh-CN"/>
        </w:rPr>
        <w:t>.</w:t>
      </w:r>
      <w:r w:rsidR="00EC1EBC"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Unique a</w:t>
      </w:r>
      <w:r w:rsidR="00AE2765" w:rsidRPr="00CF7E03">
        <w:rPr>
          <w:rFonts w:ascii="Arial" w:eastAsiaTheme="minorEastAsia" w:hAnsi="Arial" w:cs="Arial"/>
          <w:sz w:val="22"/>
          <w:szCs w:val="22"/>
          <w:lang w:eastAsia="zh-CN"/>
        </w:rPr>
        <w:t>mong all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synthesis routes, </w:t>
      </w:r>
      <w:r w:rsidR="00021469"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method allows </w:t>
      </w:r>
      <w:ins w:id="381" w:author="Nabera  Abhinandan" w:date="2024-08-15T19:36:00Z">
        <w:r w:rsidR="006B715D">
          <w:rPr>
            <w:rFonts w:ascii="Arial" w:eastAsiaTheme="minorEastAsia" w:hAnsi="Arial" w:cs="Arial"/>
            <w:sz w:val="22"/>
            <w:szCs w:val="22"/>
            <w:lang w:eastAsia="zh-CN"/>
          </w:rPr>
          <w:t xml:space="preserve">for </w:t>
        </w:r>
      </w:ins>
      <w:r w:rsidR="0029193E" w:rsidRPr="00CF7E03">
        <w:rPr>
          <w:rFonts w:ascii="Arial" w:eastAsiaTheme="minorEastAsia" w:hAnsi="Arial" w:cs="Arial"/>
          <w:sz w:val="22"/>
          <w:szCs w:val="22"/>
          <w:lang w:eastAsia="zh-CN"/>
        </w:rPr>
        <w:t xml:space="preserve">an </w:t>
      </w:r>
      <w:r w:rsidR="00021469" w:rsidRPr="00CF7E03">
        <w:rPr>
          <w:rFonts w:ascii="Arial" w:eastAsiaTheme="minorEastAsia" w:hAnsi="Arial" w:cs="Arial"/>
          <w:sz w:val="22"/>
          <w:szCs w:val="22"/>
          <w:lang w:eastAsia="zh-CN"/>
        </w:rPr>
        <w:t xml:space="preserve">easy </w:t>
      </w:r>
      <w:r w:rsidR="00AE2765" w:rsidRPr="00CF7E03">
        <w:rPr>
          <w:rFonts w:ascii="Arial" w:eastAsiaTheme="minorEastAsia" w:hAnsi="Arial" w:cs="Arial"/>
          <w:sz w:val="22"/>
          <w:szCs w:val="22"/>
          <w:lang w:eastAsia="zh-CN"/>
        </w:rPr>
        <w:t>react</w:t>
      </w:r>
      <w:r w:rsidR="00021469" w:rsidRPr="00CF7E03">
        <w:rPr>
          <w:rFonts w:ascii="Arial" w:eastAsiaTheme="minorEastAsia" w:hAnsi="Arial" w:cs="Arial"/>
          <w:sz w:val="22"/>
          <w:szCs w:val="22"/>
          <w:lang w:eastAsia="zh-CN"/>
        </w:rPr>
        <w:t>ion</w:t>
      </w:r>
      <w:r w:rsidR="00AE2765" w:rsidRPr="00CF7E03">
        <w:rPr>
          <w:rFonts w:ascii="Arial" w:eastAsiaTheme="minorEastAsia" w:hAnsi="Arial" w:cs="Arial"/>
          <w:sz w:val="22"/>
          <w:szCs w:val="22"/>
          <w:lang w:eastAsia="zh-CN"/>
        </w:rPr>
        <w:t xml:space="preserve"> with water at room temperature to release the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vertAlign w:val="superscript"/>
          <w:lang w:eastAsia="zh-CN"/>
        </w:rPr>
        <w:t>2−</w:t>
      </w:r>
      <w:r w:rsidR="00AE2765" w:rsidRPr="00CF7E03">
        <w:rPr>
          <w:rFonts w:ascii="Arial" w:eastAsiaTheme="minorEastAsia" w:hAnsi="Arial" w:cs="Arial"/>
          <w:sz w:val="22"/>
          <w:szCs w:val="22"/>
          <w:lang w:eastAsia="zh-CN"/>
        </w:rPr>
        <w:t xml:space="preserve"> anion as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The </w:t>
      </w:r>
      <w:r w:rsidR="007E4456" w:rsidRPr="00CF7E03">
        <w:rPr>
          <w:rFonts w:ascii="Arial" w:eastAsiaTheme="minorEastAsia" w:hAnsi="Arial" w:cs="Arial"/>
          <w:sz w:val="22"/>
          <w:szCs w:val="22"/>
          <w:lang w:eastAsia="zh-CN"/>
        </w:rPr>
        <w:t xml:space="preserve">production </w:t>
      </w:r>
      <w:r w:rsidR="00AE2765" w:rsidRPr="00CF7E03">
        <w:rPr>
          <w:rFonts w:ascii="Arial" w:eastAsiaTheme="minorEastAsia" w:hAnsi="Arial" w:cs="Arial"/>
          <w:sz w:val="22"/>
          <w:szCs w:val="22"/>
          <w:lang w:eastAsia="zh-CN"/>
        </w:rPr>
        <w:t xml:space="preserve">process </w:t>
      </w:r>
      <w:r w:rsidR="007E4456" w:rsidRPr="00CF7E03">
        <w:rPr>
          <w:rFonts w:ascii="Arial" w:eastAsiaTheme="minorEastAsia" w:hAnsi="Arial" w:cs="Arial"/>
          <w:sz w:val="22"/>
          <w:szCs w:val="22"/>
          <w:lang w:eastAsia="zh-CN"/>
        </w:rPr>
        <w:t>of C</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H</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w:t>
      </w:r>
      <w:r w:rsidR="007E4456" w:rsidRPr="003965AE">
        <w:rPr>
          <w:rFonts w:ascii="Arial" w:eastAsiaTheme="minorEastAsia" w:hAnsi="Arial" w:cs="Arial"/>
          <w:i/>
          <w:sz w:val="22"/>
          <w:szCs w:val="22"/>
          <w:lang w:eastAsia="zh-CN"/>
        </w:rPr>
        <w:t>via</w:t>
      </w:r>
      <w:r w:rsidR="007E4456" w:rsidRPr="00CF7E03">
        <w:rPr>
          <w:rFonts w:ascii="Arial" w:eastAsiaTheme="minorEastAsia" w:hAnsi="Arial" w:cs="Arial"/>
          <w:sz w:val="22"/>
          <w:szCs w:val="22"/>
          <w:lang w:eastAsia="zh-CN"/>
        </w:rPr>
        <w:t xml:space="preserve"> </w:t>
      </w:r>
      <w:r w:rsidR="0029193E"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route </w:t>
      </w:r>
      <w:r w:rsidR="00021469" w:rsidRPr="00CF7E03">
        <w:rPr>
          <w:rFonts w:ascii="Arial" w:eastAsiaTheme="minorEastAsia" w:hAnsi="Arial" w:cs="Arial"/>
          <w:sz w:val="22"/>
          <w:szCs w:val="22"/>
          <w:lang w:eastAsia="zh-CN"/>
        </w:rPr>
        <w:t>involves</w:t>
      </w:r>
      <w:r w:rsidR="00AE2765" w:rsidRPr="00CF7E03">
        <w:rPr>
          <w:rFonts w:ascii="Arial" w:eastAsiaTheme="minorEastAsia" w:hAnsi="Arial" w:cs="Arial"/>
          <w:sz w:val="22"/>
          <w:szCs w:val="22"/>
          <w:lang w:eastAsia="zh-CN"/>
        </w:rPr>
        <w:t xml:space="preserve"> two</w:t>
      </w:r>
      <w:r w:rsidRPr="00CF7E03">
        <w:rPr>
          <w:rFonts w:ascii="Arial" w:eastAsiaTheme="minorEastAsia" w:hAnsi="Arial" w:cs="Arial"/>
          <w:sz w:val="22"/>
          <w:szCs w:val="22"/>
          <w:lang w:eastAsia="zh-CN"/>
        </w:rPr>
        <w:t xml:space="preserve"> </w:t>
      </w:r>
      <w:r w:rsidR="00AE2765" w:rsidRPr="00CF7E03">
        <w:rPr>
          <w:rFonts w:ascii="Arial" w:eastAsiaTheme="minorEastAsia" w:hAnsi="Arial" w:cs="Arial"/>
          <w:sz w:val="22"/>
          <w:szCs w:val="22"/>
          <w:lang w:eastAsia="zh-CN"/>
        </w:rPr>
        <w:t>reaction</w:t>
      </w:r>
      <w:r w:rsidR="00134575" w:rsidRPr="00CF7E03">
        <w:rPr>
          <w:rFonts w:ascii="Arial" w:eastAsiaTheme="minorEastAsia" w:hAnsi="Arial" w:cs="Arial"/>
          <w:sz w:val="22"/>
          <w:szCs w:val="22"/>
          <w:lang w:eastAsia="zh-CN"/>
        </w:rPr>
        <w:t xml:space="preserve"> steps</w:t>
      </w:r>
      <w:r w:rsidR="00021469" w:rsidRPr="00CF7E03">
        <w:rPr>
          <w:rFonts w:ascii="Arial" w:eastAsiaTheme="minorEastAsia" w:hAnsi="Arial" w:cs="Arial"/>
          <w:sz w:val="22"/>
          <w:szCs w:val="22"/>
          <w:lang w:eastAsia="zh-CN"/>
        </w:rPr>
        <w:t>:</w:t>
      </w:r>
    </w:p>
    <w:p w14:paraId="7CE77651" w14:textId="50C4A40B" w:rsidR="00100441"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3</w:t>
      </w:r>
      <w:r w:rsidR="00100441" w:rsidRPr="00CF7E03">
        <w:rPr>
          <w:rFonts w:ascii="Cambria Math" w:eastAsiaTheme="minorEastAsia" w:hAnsi="Cambria Math" w:cs="Arial"/>
          <w:iCs/>
          <w:sz w:val="22"/>
          <w:szCs w:val="22"/>
          <w:lang w:eastAsia="zh-CN"/>
        </w:rPr>
        <w:t xml:space="preserve">C + </w:t>
      </w:r>
      <w:proofErr w:type="spellStart"/>
      <w:r w:rsidR="00100441" w:rsidRPr="00CF7E03">
        <w:rPr>
          <w:rFonts w:ascii="Cambria Math" w:eastAsiaTheme="minorEastAsia" w:hAnsi="Cambria Math" w:cs="Arial"/>
          <w:iCs/>
          <w:sz w:val="22"/>
          <w:szCs w:val="22"/>
          <w:lang w:eastAsia="zh-CN"/>
        </w:rPr>
        <w:t>CaO</w:t>
      </w:r>
      <w:proofErr w:type="spellEnd"/>
      <w:r w:rsidR="00100441" w:rsidRPr="00CF7E03">
        <w:rPr>
          <w:rFonts w:ascii="Cambria Math" w:eastAsiaTheme="minorEastAsia" w:hAnsi="Cambria Math" w:cs="Arial"/>
          <w:iCs/>
          <w:sz w:val="22"/>
          <w:szCs w:val="22"/>
          <w:lang w:eastAsia="zh-CN"/>
        </w:rPr>
        <w:t xml:space="preserve"> →</w:t>
      </w:r>
      <w:r w:rsidR="004223DD"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CaC</w:t>
      </w:r>
      <w:r w:rsidR="00100441" w:rsidRPr="00CF7E03">
        <w:rPr>
          <w:rFonts w:ascii="Cambria Math" w:eastAsiaTheme="minorEastAsia" w:hAnsi="Cambria Math" w:cs="Arial"/>
          <w:iCs/>
          <w:sz w:val="22"/>
          <w:szCs w:val="22"/>
          <w:vertAlign w:val="subscript"/>
          <w:lang w:eastAsia="zh-CN"/>
        </w:rPr>
        <w:t>2</w:t>
      </w:r>
      <w:r w:rsidR="00100441" w:rsidRPr="00CF7E03">
        <w:rPr>
          <w:rFonts w:ascii="Cambria Math" w:eastAsiaTheme="minorEastAsia" w:hAnsi="Cambria Math" w:cs="Arial"/>
          <w:iCs/>
          <w:sz w:val="22"/>
          <w:szCs w:val="22"/>
          <w:lang w:eastAsia="zh-CN"/>
        </w:rPr>
        <w:t xml:space="preserve"> + </w:t>
      </w:r>
      <w:r w:rsidRPr="00CF7E03">
        <w:rPr>
          <w:rFonts w:ascii="Cambria Math" w:eastAsiaTheme="minorEastAsia" w:hAnsi="Cambria Math" w:cs="Arial"/>
          <w:iCs/>
          <w:sz w:val="22"/>
          <w:szCs w:val="22"/>
          <w:lang w:eastAsia="zh-CN"/>
        </w:rPr>
        <w:t>CO</w:t>
      </w:r>
      <w:r w:rsidR="00100441"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00100441" w:rsidRPr="00CF7E03">
        <w:rPr>
          <w:rFonts w:ascii="Cambria Math" w:eastAsiaTheme="minorEastAsia" w:hAnsi="Cambria Math" w:cs="Arial"/>
          <w:iCs/>
          <w:sz w:val="22"/>
          <w:szCs w:val="22"/>
          <w:lang w:eastAsia="zh-CN"/>
        </w:rPr>
        <w:t>Δ</w:t>
      </w:r>
      <w:r w:rsidR="00100441" w:rsidRPr="00CF7E03">
        <w:rPr>
          <w:rFonts w:ascii="Cambria Math" w:eastAsiaTheme="minorEastAsia" w:hAnsi="Cambria Math" w:cs="Arial"/>
          <w:i/>
          <w:sz w:val="22"/>
          <w:szCs w:val="22"/>
          <w:lang w:eastAsia="zh-CN"/>
        </w:rPr>
        <w:t xml:space="preserve">H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465</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mol</w:t>
      </w:r>
      <w:ins w:id="382" w:author="Nabera  Abhinandan" w:date="2024-08-16T08:37:00Z">
        <w:r w:rsidR="00336072">
          <w:rPr>
            <w:rFonts w:ascii="Cambria Math" w:eastAsiaTheme="minorEastAsia" w:hAnsi="Cambria Math" w:cs="Arial"/>
            <w:iCs/>
            <w:sz w:val="22"/>
            <w:szCs w:val="22"/>
            <w:vertAlign w:val="superscript"/>
            <w:lang w:eastAsia="zh-CN"/>
          </w:rPr>
          <w:t>–</w:t>
        </w:r>
      </w:ins>
      <w:del w:id="383" w:author="Nabera  Abhinandan" w:date="2024-08-16T08:37:00Z">
        <w:r w:rsidR="00375C41" w:rsidRPr="00CF7E03" w:rsidDel="00631892">
          <w:rPr>
            <w:rFonts w:ascii="Cambria Math" w:eastAsiaTheme="minorEastAsia" w:hAnsi="Cambria Math" w:cs="Arial"/>
            <w:iCs/>
            <w:sz w:val="22"/>
            <w:szCs w:val="22"/>
            <w:vertAlign w:val="superscript"/>
            <w:lang w:eastAsia="zh-CN"/>
          </w:rPr>
          <w:delText>–</w:delText>
        </w:r>
      </w:del>
      <w:r w:rsidR="00100441" w:rsidRPr="00CF7E03">
        <w:rPr>
          <w:rFonts w:ascii="Cambria Math" w:eastAsiaTheme="minorEastAsia" w:hAnsi="Cambria Math" w:cs="Arial"/>
          <w:iCs/>
          <w:sz w:val="22"/>
          <w:szCs w:val="22"/>
          <w:vertAlign w:val="superscript"/>
          <w:lang w:eastAsia="zh-CN"/>
        </w:rPr>
        <w:t>1</w:t>
      </w:r>
    </w:p>
    <w:p w14:paraId="5ED4156E" w14:textId="08457B9E" w:rsidR="005462F2"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CaC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O →</w:t>
      </w:r>
      <w:r w:rsidR="004223DD"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w:t>
      </w:r>
      <w:proofErr w:type="gramStart"/>
      <w:r w:rsidRPr="00CF7E03">
        <w:rPr>
          <w:rFonts w:ascii="Cambria Math" w:eastAsiaTheme="minorEastAsia" w:hAnsi="Cambria Math" w:cs="Arial"/>
          <w:iCs/>
          <w:sz w:val="22"/>
          <w:szCs w:val="22"/>
          <w:lang w:eastAsia="zh-CN"/>
        </w:rPr>
        <w:t>Ca(</w:t>
      </w:r>
      <w:proofErr w:type="gramEnd"/>
      <w:r w:rsidRPr="00CF7E03">
        <w:rPr>
          <w:rFonts w:ascii="Cambria Math" w:eastAsiaTheme="minorEastAsia" w:hAnsi="Cambria Math" w:cs="Arial"/>
          <w:iCs/>
          <w:sz w:val="22"/>
          <w:szCs w:val="22"/>
          <w:lang w:eastAsia="zh-CN"/>
        </w:rPr>
        <w:t>OH)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xml:space="preserve">= </w:t>
      </w:r>
      <w:r w:rsidR="00272404" w:rsidRPr="00CF7E03">
        <w:rPr>
          <w:rFonts w:ascii="Arial" w:eastAsiaTheme="minorEastAsia" w:hAnsi="Arial" w:cs="Arial"/>
          <w:sz w:val="22"/>
          <w:szCs w:val="22"/>
          <w:lang w:eastAsia="zh-CN"/>
        </w:rPr>
        <w:t>–</w:t>
      </w:r>
      <w:r w:rsidR="00290307" w:rsidRPr="00CF7E03">
        <w:rPr>
          <w:rFonts w:ascii="Cambria Math" w:eastAsiaTheme="minorEastAsia" w:hAnsi="Cambria Math" w:cs="Arial"/>
          <w:iCs/>
          <w:sz w:val="22"/>
          <w:szCs w:val="22"/>
          <w:lang w:eastAsia="zh-CN"/>
        </w:rPr>
        <w:t>127</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ins w:id="384" w:author="Nabera  Abhinandan" w:date="2024-08-16T08:37:00Z">
        <w:r w:rsidR="00336072">
          <w:rPr>
            <w:rFonts w:ascii="Cambria Math" w:eastAsiaTheme="minorEastAsia" w:hAnsi="Cambria Math" w:cs="Arial"/>
            <w:iCs/>
            <w:sz w:val="22"/>
            <w:szCs w:val="22"/>
            <w:vertAlign w:val="superscript"/>
            <w:lang w:eastAsia="zh-CN"/>
          </w:rPr>
          <w:t>–</w:t>
        </w:r>
      </w:ins>
      <w:del w:id="385" w:author="Nabera  Abhinandan" w:date="2024-08-16T08:37:00Z">
        <w:r w:rsidRPr="00CF7E03" w:rsidDel="00336072">
          <w:rPr>
            <w:rFonts w:ascii="Cambria Math" w:eastAsiaTheme="minorEastAsia" w:hAnsi="Cambria Math" w:cs="Arial"/>
            <w:iCs/>
            <w:sz w:val="22"/>
            <w:szCs w:val="22"/>
            <w:vertAlign w:val="superscript"/>
            <w:lang w:eastAsia="zh-CN"/>
          </w:rPr>
          <w:delText>−</w:delText>
        </w:r>
      </w:del>
      <w:r w:rsidRPr="00CF7E03">
        <w:rPr>
          <w:rFonts w:ascii="Cambria Math" w:eastAsiaTheme="minorEastAsia" w:hAnsi="Cambria Math" w:cs="Arial"/>
          <w:iCs/>
          <w:sz w:val="22"/>
          <w:szCs w:val="22"/>
          <w:vertAlign w:val="superscript"/>
          <w:lang w:eastAsia="zh-CN"/>
        </w:rPr>
        <w:t>1</w:t>
      </w:r>
    </w:p>
    <w:p w14:paraId="74737D4A" w14:textId="007CFCC9" w:rsidR="00F24CE8" w:rsidRPr="00F24CE8" w:rsidRDefault="000619E5" w:rsidP="00F24CE8">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formation</w:t>
      </w:r>
      <w:r w:rsidR="00021469" w:rsidRPr="00CF7E03">
        <w:rPr>
          <w:rFonts w:ascii="Arial" w:eastAsiaTheme="minorEastAsia" w:hAnsi="Arial" w:cs="Arial"/>
          <w:sz w:val="22"/>
          <w:szCs w:val="22"/>
          <w:lang w:eastAsia="zh-CN"/>
        </w:rPr>
        <w:t xml:space="preserve"> of CaC</w:t>
      </w:r>
      <w:r w:rsidR="00021469"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del w:id="386" w:author="Zhang  Zihao" w:date="2024-08-16T13:10:00Z" w16du:dateUtc="2024-08-16T11:10:00Z">
        <w:r w:rsidR="00021469" w:rsidRPr="00CF7E03" w:rsidDel="00481D10">
          <w:rPr>
            <w:rFonts w:ascii="Arial" w:eastAsiaTheme="minorEastAsia" w:hAnsi="Arial" w:cs="Arial"/>
            <w:sz w:val="22"/>
            <w:szCs w:val="22"/>
            <w:lang w:eastAsia="zh-CN"/>
          </w:rPr>
          <w:delText>from</w:delText>
        </w:r>
        <w:r w:rsidRPr="00CF7E03" w:rsidDel="00481D10">
          <w:rPr>
            <w:rFonts w:ascii="Arial" w:eastAsiaTheme="minorEastAsia" w:hAnsi="Arial" w:cs="Arial"/>
            <w:sz w:val="22"/>
            <w:szCs w:val="22"/>
            <w:lang w:eastAsia="zh-CN"/>
          </w:rPr>
          <w:delText xml:space="preserve"> c</w:delText>
        </w:r>
        <w:r w:rsidR="00021469" w:rsidRPr="00CF7E03" w:rsidDel="00481D10">
          <w:rPr>
            <w:rFonts w:ascii="Arial" w:eastAsiaTheme="minorEastAsia" w:hAnsi="Arial" w:cs="Arial"/>
            <w:sz w:val="22"/>
            <w:szCs w:val="22"/>
            <w:lang w:eastAsia="zh-CN"/>
          </w:rPr>
          <w:delText>oke</w:delText>
        </w:r>
        <w:r w:rsidRPr="00CF7E03" w:rsidDel="00481D10">
          <w:rPr>
            <w:rFonts w:ascii="Arial" w:eastAsiaTheme="minorEastAsia" w:hAnsi="Arial" w:cs="Arial"/>
            <w:sz w:val="22"/>
            <w:szCs w:val="22"/>
            <w:lang w:eastAsia="zh-CN"/>
          </w:rPr>
          <w:delText xml:space="preserve"> and lime (CaO) </w:delText>
        </w:r>
      </w:del>
      <w:r w:rsidRPr="00CF7E03">
        <w:rPr>
          <w:rFonts w:ascii="Arial" w:eastAsiaTheme="minorEastAsia" w:hAnsi="Arial" w:cs="Arial"/>
          <w:sz w:val="22"/>
          <w:szCs w:val="22"/>
          <w:lang w:eastAsia="zh-CN"/>
        </w:rPr>
        <w:t xml:space="preserve">is highly endothermic, </w:t>
      </w:r>
      <w:r w:rsidR="001F1EDE" w:rsidRPr="00CF7E03">
        <w:rPr>
          <w:rFonts w:ascii="Arial" w:eastAsiaTheme="minorEastAsia" w:hAnsi="Arial" w:cs="Arial"/>
          <w:sz w:val="22"/>
          <w:szCs w:val="22"/>
          <w:lang w:eastAsia="zh-CN"/>
        </w:rPr>
        <w:t xml:space="preserve">while </w:t>
      </w:r>
      <w:r w:rsidR="00021469" w:rsidRPr="00CF7E03">
        <w:rPr>
          <w:rFonts w:ascii="Arial" w:eastAsiaTheme="minorEastAsia" w:hAnsi="Arial" w:cs="Arial"/>
          <w:sz w:val="22"/>
          <w:szCs w:val="22"/>
          <w:lang w:eastAsia="zh-CN"/>
        </w:rPr>
        <w:t>the conversion of CaC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 xml:space="preserve"> to </w:t>
      </w:r>
      <w:r w:rsidR="00134575" w:rsidRPr="00CF7E03">
        <w:rPr>
          <w:rFonts w:ascii="Arial" w:eastAsiaTheme="minorEastAsia" w:hAnsi="Arial" w:cs="Arial"/>
          <w:sz w:val="22"/>
          <w:szCs w:val="22"/>
          <w:lang w:eastAsia="zh-CN"/>
        </w:rPr>
        <w:t>C</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H</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 xml:space="preserve"> </w:t>
      </w:r>
      <w:r w:rsidR="001F1EDE" w:rsidRPr="00CF7E03">
        <w:rPr>
          <w:rFonts w:ascii="Arial" w:eastAsiaTheme="minorEastAsia" w:hAnsi="Arial" w:cs="Arial"/>
          <w:sz w:val="22"/>
          <w:szCs w:val="22"/>
          <w:lang w:eastAsia="zh-CN"/>
        </w:rPr>
        <w:t>is highly exothermic</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48</w:t>
      </w:r>
      <w:r w:rsidR="002A3B8A"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Due to</w:t>
      </w:r>
      <w:r w:rsidR="009F7AD7"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its simplicity and </w:t>
      </w:r>
      <w:r w:rsidR="00A97DB8" w:rsidRPr="00CF7E03">
        <w:rPr>
          <w:rFonts w:ascii="Arial" w:eastAsiaTheme="minorEastAsia" w:hAnsi="Arial" w:cs="Arial"/>
          <w:sz w:val="22"/>
          <w:szCs w:val="22"/>
          <w:lang w:eastAsia="zh-CN"/>
        </w:rPr>
        <w:t xml:space="preserve">high selectivity </w:t>
      </w:r>
      <w:r w:rsidR="00B10835" w:rsidRPr="00CF7E03">
        <w:rPr>
          <w:rFonts w:ascii="Arial" w:eastAsiaTheme="minorEastAsia" w:hAnsi="Arial" w:cs="Arial"/>
          <w:sz w:val="22"/>
          <w:szCs w:val="22"/>
          <w:lang w:eastAsia="zh-CN"/>
        </w:rPr>
        <w:t xml:space="preserve">for </w:t>
      </w:r>
      <w:r w:rsidR="00A97DB8" w:rsidRPr="00CF7E03">
        <w:rPr>
          <w:rFonts w:ascii="Arial" w:eastAsiaTheme="minorEastAsia" w:hAnsi="Arial" w:cs="Arial"/>
          <w:sz w:val="22"/>
          <w:szCs w:val="22"/>
          <w:lang w:eastAsia="zh-CN"/>
        </w:rPr>
        <w:t>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H</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the </w:t>
      </w:r>
      <w:r w:rsidR="00A97DB8" w:rsidRPr="00CF7E03">
        <w:rPr>
          <w:rFonts w:ascii="Arial" w:eastAsiaTheme="minorEastAsia" w:hAnsi="Arial" w:cs="Arial"/>
          <w:sz w:val="22"/>
          <w:szCs w:val="22"/>
          <w:lang w:eastAsia="zh-CN"/>
        </w:rPr>
        <w:t>CaC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route </w:t>
      </w:r>
      <w:r w:rsidR="00C36F77">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till play</w:t>
      </w:r>
      <w:r w:rsidR="005B5B38">
        <w:rPr>
          <w:rFonts w:ascii="Arial" w:eastAsiaTheme="minorEastAsia" w:hAnsi="Arial" w:cs="Arial" w:hint="eastAsia"/>
          <w:sz w:val="22"/>
          <w:szCs w:val="22"/>
          <w:lang w:eastAsia="zh-CN"/>
        </w:rPr>
        <w:t>s</w:t>
      </w:r>
      <w:r w:rsidR="00133316">
        <w:rPr>
          <w:rFonts w:ascii="Arial" w:eastAsiaTheme="minorEastAsia" w:hAnsi="Arial" w:cs="Arial" w:hint="eastAsia"/>
          <w:sz w:val="22"/>
          <w:szCs w:val="22"/>
          <w:lang w:eastAsia="zh-CN"/>
        </w:rPr>
        <w:t xml:space="preserve"> </w:t>
      </w:r>
      <w:del w:id="387" w:author="Nabera  Abhinandan" w:date="2024-08-15T19:37:00Z">
        <w:r w:rsidR="005B5B38" w:rsidDel="00A52246">
          <w:rPr>
            <w:rFonts w:ascii="Arial" w:eastAsiaTheme="minorEastAsia" w:hAnsi="Arial" w:cs="Arial" w:hint="eastAsia"/>
            <w:sz w:val="22"/>
            <w:szCs w:val="22"/>
            <w:lang w:eastAsia="zh-CN"/>
          </w:rPr>
          <w:delText>dominated</w:delText>
        </w:r>
        <w:r w:rsidR="00133316" w:rsidDel="00A52246">
          <w:rPr>
            <w:rFonts w:ascii="Arial" w:eastAsiaTheme="minorEastAsia" w:hAnsi="Arial" w:cs="Arial" w:hint="eastAsia"/>
            <w:sz w:val="22"/>
            <w:szCs w:val="22"/>
            <w:lang w:eastAsia="zh-CN"/>
          </w:rPr>
          <w:delText xml:space="preserve"> </w:delText>
        </w:r>
      </w:del>
      <w:ins w:id="388" w:author="Nabera  Abhinandan" w:date="2024-08-15T19:37:00Z">
        <w:r w:rsidR="00A52246">
          <w:rPr>
            <w:rFonts w:ascii="Arial" w:eastAsiaTheme="minorEastAsia" w:hAnsi="Arial" w:cs="Arial"/>
            <w:sz w:val="22"/>
            <w:szCs w:val="22"/>
            <w:lang w:eastAsia="zh-CN"/>
          </w:rPr>
          <w:t>a dominant</w:t>
        </w:r>
        <w:r w:rsidR="00A52246">
          <w:rPr>
            <w:rFonts w:ascii="Arial" w:eastAsiaTheme="minorEastAsia" w:hAnsi="Arial" w:cs="Arial" w:hint="eastAsia"/>
            <w:sz w:val="22"/>
            <w:szCs w:val="22"/>
            <w:lang w:eastAsia="zh-CN"/>
          </w:rPr>
          <w:t xml:space="preserve"> </w:t>
        </w:r>
      </w:ins>
      <w:r w:rsidR="00133316">
        <w:rPr>
          <w:rFonts w:ascii="Arial" w:eastAsiaTheme="minorEastAsia" w:hAnsi="Arial" w:cs="Arial" w:hint="eastAsia"/>
          <w:sz w:val="22"/>
          <w:szCs w:val="22"/>
          <w:lang w:eastAsia="zh-CN"/>
        </w:rPr>
        <w:t>role in</w:t>
      </w:r>
      <w:r w:rsidR="005B5B38" w:rsidRPr="005B5B38">
        <w:rPr>
          <w:rFonts w:ascii="Arial" w:eastAsiaTheme="minorEastAsia" w:hAnsi="Arial" w:cs="Arial"/>
          <w:sz w:val="22"/>
          <w:szCs w:val="22"/>
          <w:lang w:eastAsia="zh-CN"/>
        </w:rPr>
        <w:t xml:space="preserve"> </w:t>
      </w:r>
      <w:r w:rsidR="005B5B38" w:rsidRPr="00CF7E03">
        <w:rPr>
          <w:rFonts w:ascii="Arial" w:eastAsiaTheme="minorEastAsia" w:hAnsi="Arial" w:cs="Arial"/>
          <w:sz w:val="22"/>
          <w:szCs w:val="22"/>
          <w:lang w:eastAsia="zh-CN"/>
        </w:rPr>
        <w:t>C</w:t>
      </w:r>
      <w:r w:rsidR="005B5B38" w:rsidRPr="00CF7E03">
        <w:rPr>
          <w:rFonts w:ascii="Arial" w:eastAsiaTheme="minorEastAsia" w:hAnsi="Arial" w:cs="Arial"/>
          <w:sz w:val="22"/>
          <w:szCs w:val="22"/>
          <w:vertAlign w:val="subscript"/>
          <w:lang w:eastAsia="zh-CN"/>
        </w:rPr>
        <w:t>2</w:t>
      </w:r>
      <w:r w:rsidR="005B5B38" w:rsidRPr="00CF7E03">
        <w:rPr>
          <w:rFonts w:ascii="Arial" w:eastAsiaTheme="minorEastAsia" w:hAnsi="Arial" w:cs="Arial"/>
          <w:sz w:val="22"/>
          <w:szCs w:val="22"/>
          <w:lang w:eastAsia="zh-CN"/>
        </w:rPr>
        <w:t>H</w:t>
      </w:r>
      <w:r w:rsidR="005B5B38" w:rsidRPr="00CF7E03">
        <w:rPr>
          <w:rFonts w:ascii="Arial" w:eastAsiaTheme="minorEastAsia" w:hAnsi="Arial" w:cs="Arial"/>
          <w:sz w:val="22"/>
          <w:szCs w:val="22"/>
          <w:vertAlign w:val="subscript"/>
          <w:lang w:eastAsia="zh-CN"/>
        </w:rPr>
        <w:t>2</w:t>
      </w:r>
      <w:r w:rsidR="00133316">
        <w:rPr>
          <w:rFonts w:ascii="Arial" w:eastAsiaTheme="minorEastAsia" w:hAnsi="Arial" w:cs="Arial" w:hint="eastAsia"/>
          <w:sz w:val="22"/>
          <w:szCs w:val="22"/>
          <w:lang w:eastAsia="zh-CN"/>
        </w:rPr>
        <w:t xml:space="preserve"> </w:t>
      </w:r>
      <w:r w:rsidR="005B5B38">
        <w:rPr>
          <w:rFonts w:ascii="Arial" w:eastAsiaTheme="minorEastAsia" w:hAnsi="Arial" w:cs="Arial" w:hint="eastAsia"/>
          <w:sz w:val="22"/>
          <w:szCs w:val="22"/>
          <w:lang w:eastAsia="zh-CN"/>
        </w:rPr>
        <w:t>production</w:t>
      </w:r>
      <w:r w:rsidR="00EE6E17" w:rsidRPr="00CF7E03">
        <w:rPr>
          <w:rFonts w:ascii="Arial" w:eastAsiaTheme="minorEastAsia" w:hAnsi="Arial" w:cs="Arial"/>
          <w:sz w:val="22"/>
          <w:szCs w:val="22"/>
          <w:lang w:eastAsia="zh-CN"/>
        </w:rPr>
        <w:t xml:space="preserve">. </w:t>
      </w:r>
      <w:r w:rsidR="00C66DCF" w:rsidRPr="00CF7E03">
        <w:rPr>
          <w:rFonts w:ascii="Arial" w:eastAsiaTheme="minorEastAsia" w:hAnsi="Arial" w:cs="Arial"/>
          <w:bCs/>
          <w:sz w:val="22"/>
          <w:szCs w:val="22"/>
          <w:lang w:eastAsia="zh-CN"/>
        </w:rPr>
        <w:t>Th</w:t>
      </w:r>
      <w:r w:rsidR="00021469" w:rsidRPr="00CF7E03">
        <w:rPr>
          <w:rFonts w:ascii="Arial" w:eastAsiaTheme="minorEastAsia" w:hAnsi="Arial" w:cs="Arial"/>
          <w:bCs/>
          <w:sz w:val="22"/>
          <w:szCs w:val="22"/>
          <w:lang w:eastAsia="zh-CN"/>
        </w:rPr>
        <w:t>is</w:t>
      </w:r>
      <w:r w:rsidR="00021469"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H</w:t>
      </w:r>
      <w:r w:rsidR="00021469" w:rsidRPr="00CF7E03">
        <w:rPr>
          <w:rFonts w:ascii="Arial" w:eastAsiaTheme="minorEastAsia" w:hAnsi="Arial" w:cs="Arial"/>
          <w:sz w:val="22"/>
          <w:szCs w:val="22"/>
          <w:vertAlign w:val="subscript"/>
          <w:lang w:eastAsia="zh-CN"/>
        </w:rPr>
        <w:t>2</w:t>
      </w:r>
      <w:r w:rsidR="00C66DCF" w:rsidRPr="00CF7E03">
        <w:rPr>
          <w:rFonts w:ascii="Arial" w:eastAsiaTheme="minorEastAsia" w:hAnsi="Arial" w:cs="Arial"/>
          <w:bCs/>
          <w:sz w:val="22"/>
          <w:szCs w:val="22"/>
          <w:lang w:eastAsia="zh-CN"/>
        </w:rPr>
        <w:t xml:space="preserve"> </w:t>
      </w:r>
      <w:r w:rsidR="00021469" w:rsidRPr="00CF7E03">
        <w:rPr>
          <w:rFonts w:ascii="Arial" w:eastAsiaTheme="minorEastAsia" w:hAnsi="Arial" w:cs="Arial"/>
          <w:bCs/>
          <w:sz w:val="22"/>
          <w:szCs w:val="22"/>
          <w:lang w:eastAsia="zh-CN"/>
        </w:rPr>
        <w:t xml:space="preserve">manufacturing </w:t>
      </w:r>
      <w:r w:rsidR="00C66DCF" w:rsidRPr="00CF7E03">
        <w:rPr>
          <w:rFonts w:ascii="Arial" w:eastAsiaTheme="minorEastAsia" w:hAnsi="Arial" w:cs="Arial"/>
          <w:bCs/>
          <w:sz w:val="22"/>
          <w:szCs w:val="22"/>
          <w:lang w:eastAsia="zh-CN"/>
        </w:rPr>
        <w:t xml:space="preserve">process </w:t>
      </w:r>
      <w:r w:rsidR="00975ADE" w:rsidRPr="00CF7E03">
        <w:rPr>
          <w:rFonts w:ascii="Arial" w:eastAsiaTheme="minorEastAsia" w:hAnsi="Arial" w:cs="Arial"/>
          <w:bCs/>
          <w:sz w:val="22"/>
          <w:szCs w:val="22"/>
          <w:lang w:eastAsia="zh-CN"/>
        </w:rPr>
        <w:t>(</w:t>
      </w:r>
      <w:r w:rsidR="00975ADE"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 </w:t>
      </w:r>
      <w:r w:rsidR="00975ADE" w:rsidRPr="00CF7E03">
        <w:rPr>
          <w:rFonts w:ascii="Arial" w:eastAsiaTheme="minorEastAsia" w:hAnsi="Arial" w:cs="Arial"/>
          <w:b/>
          <w:bCs/>
          <w:sz w:val="22"/>
          <w:szCs w:val="22"/>
          <w:lang w:eastAsia="zh-CN"/>
        </w:rPr>
        <w:t>3a</w:t>
      </w:r>
      <w:r w:rsidR="00975ADE" w:rsidRPr="00CF7E03">
        <w:rPr>
          <w:rFonts w:ascii="Arial" w:eastAsiaTheme="minorEastAsia" w:hAnsi="Arial" w:cs="Arial"/>
          <w:bCs/>
          <w:sz w:val="22"/>
          <w:szCs w:val="22"/>
          <w:lang w:eastAsia="zh-CN"/>
        </w:rPr>
        <w:t>)</w:t>
      </w:r>
      <w:r w:rsidR="00C66DCF" w:rsidRPr="00CF7E03">
        <w:rPr>
          <w:rFonts w:ascii="Arial" w:eastAsiaTheme="minorEastAsia" w:hAnsi="Arial" w:cs="Arial"/>
          <w:sz w:val="22"/>
          <w:szCs w:val="22"/>
          <w:lang w:eastAsia="zh-CN"/>
        </w:rPr>
        <w:t xml:space="preserve"> </w:t>
      </w:r>
      <w:r w:rsidR="00695D22" w:rsidRPr="00CF7E03">
        <w:rPr>
          <w:rFonts w:ascii="Arial" w:eastAsiaTheme="minorEastAsia" w:hAnsi="Arial" w:cs="Arial"/>
          <w:sz w:val="22"/>
          <w:szCs w:val="22"/>
          <w:lang w:eastAsia="zh-CN"/>
        </w:rPr>
        <w:t>has low equipment investment</w:t>
      </w:r>
      <w:r w:rsidR="00021469" w:rsidRPr="00CF7E03">
        <w:rPr>
          <w:rFonts w:ascii="Arial" w:eastAsiaTheme="minorEastAsia" w:hAnsi="Arial" w:cs="Arial"/>
          <w:sz w:val="22"/>
          <w:szCs w:val="22"/>
          <w:lang w:eastAsia="zh-CN"/>
        </w:rPr>
        <w:t xml:space="preserve"> but</w:t>
      </w:r>
      <w:r w:rsidR="00695D22" w:rsidRPr="00CF7E03">
        <w:rPr>
          <w:rFonts w:ascii="Arial" w:eastAsiaTheme="minorEastAsia" w:hAnsi="Arial" w:cs="Arial"/>
          <w:sz w:val="22"/>
          <w:szCs w:val="22"/>
          <w:lang w:eastAsia="zh-CN"/>
        </w:rPr>
        <w:t xml:space="preserve"> several disadvantages</w:t>
      </w:r>
      <w:r w:rsidR="006303D8" w:rsidRPr="00CF7E03">
        <w:rPr>
          <w:rFonts w:ascii="Arial" w:eastAsiaTheme="minorEastAsia" w:hAnsi="Arial" w:cs="Arial"/>
          <w:sz w:val="22"/>
          <w:szCs w:val="22"/>
          <w:lang w:eastAsia="zh-CN"/>
        </w:rPr>
        <w:t>:</w:t>
      </w:r>
      <w:r w:rsidR="00BA3524" w:rsidRPr="00BA3524">
        <w:rPr>
          <w:rFonts w:ascii="Arial" w:hAnsi="Arial" w:cs="Arial"/>
          <w:sz w:val="22"/>
          <w:vertAlign w:val="superscript"/>
        </w:rPr>
        <w:t>49</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w:t>
      </w:r>
      <w:proofErr w:type="spellStart"/>
      <w:r w:rsidR="008B092E" w:rsidRPr="00CF7E03">
        <w:rPr>
          <w:rFonts w:ascii="Arial" w:eastAsiaTheme="minorEastAsia" w:hAnsi="Arial" w:cs="Arial"/>
          <w:sz w:val="22"/>
          <w:szCs w:val="22"/>
          <w:lang w:eastAsia="zh-CN"/>
        </w:rPr>
        <w:t>i</w:t>
      </w:r>
      <w:proofErr w:type="spellEnd"/>
      <w:r w:rsidR="006303D8"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D62847">
        <w:rPr>
          <w:rFonts w:ascii="Arial" w:eastAsiaTheme="minorEastAsia" w:hAnsi="Arial" w:cs="Arial"/>
          <w:sz w:val="22"/>
          <w:szCs w:val="22"/>
          <w:lang w:eastAsia="zh-CN"/>
        </w:rPr>
        <w:t>t</w:t>
      </w:r>
      <w:r w:rsidR="00021469" w:rsidRPr="00CF7E03">
        <w:rPr>
          <w:rFonts w:ascii="Arial" w:eastAsiaTheme="minorEastAsia" w:hAnsi="Arial" w:cs="Arial"/>
          <w:sz w:val="22"/>
          <w:szCs w:val="22"/>
          <w:lang w:eastAsia="zh-CN"/>
        </w:rPr>
        <w:t xml:space="preserve">he </w:t>
      </w:r>
      <w:r w:rsidR="006303D8" w:rsidRPr="00CF7E03">
        <w:rPr>
          <w:rFonts w:ascii="Arial" w:eastAsiaTheme="minorEastAsia" w:hAnsi="Arial" w:cs="Arial"/>
          <w:sz w:val="22"/>
          <w:szCs w:val="22"/>
          <w:lang w:eastAsia="zh-CN"/>
        </w:rPr>
        <w:t>CaC</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formation reaction </w:t>
      </w:r>
      <w:r w:rsidR="00021469" w:rsidRPr="00CF7E03">
        <w:rPr>
          <w:rFonts w:ascii="Arial" w:eastAsiaTheme="minorEastAsia" w:hAnsi="Arial" w:cs="Arial"/>
          <w:sz w:val="22"/>
          <w:szCs w:val="22"/>
          <w:lang w:eastAsia="zh-CN"/>
        </w:rPr>
        <w:t xml:space="preserve">requires temperatures of </w:t>
      </w:r>
      <w:r w:rsidR="006303D8" w:rsidRPr="00CF7E03">
        <w:rPr>
          <w:rFonts w:ascii="Arial" w:eastAsiaTheme="minorEastAsia" w:hAnsi="Arial" w:cs="Arial"/>
          <w:sz w:val="22"/>
          <w:szCs w:val="22"/>
          <w:lang w:eastAsia="zh-CN"/>
        </w:rPr>
        <w:t>2000</w:t>
      </w:r>
      <w:r w:rsidR="00EF597E">
        <w:rPr>
          <w:rFonts w:ascii="Arial" w:eastAsiaTheme="minorEastAsia" w:hAnsi="Arial" w:cs="Arial"/>
          <w:sz w:val="22"/>
          <w:szCs w:val="22"/>
          <w:lang w:eastAsia="zh-CN"/>
        </w:rPr>
        <w:t xml:space="preserve"> to </w:t>
      </w:r>
      <w:r w:rsidR="006303D8" w:rsidRPr="00CF7E03">
        <w:rPr>
          <w:rFonts w:ascii="Arial" w:eastAsiaTheme="minorEastAsia" w:hAnsi="Arial" w:cs="Arial"/>
          <w:sz w:val="22"/>
          <w:szCs w:val="22"/>
          <w:lang w:eastAsia="zh-CN"/>
        </w:rPr>
        <w:t>2300</w:t>
      </w:r>
      <w:r w:rsidR="00EF597E">
        <w:rPr>
          <w:rFonts w:ascii="Arial" w:eastAsiaTheme="minorEastAsia" w:hAnsi="Arial" w:cs="Arial"/>
          <w:sz w:val="22"/>
          <w:szCs w:val="22"/>
          <w:lang w:eastAsia="zh-CN"/>
        </w:rPr>
        <w:t> </w:t>
      </w:r>
      <w:r w:rsidR="006303D8" w:rsidRPr="00CF7E03">
        <w:rPr>
          <w:rFonts w:ascii="Arial" w:eastAsiaTheme="minorEastAsia" w:hAnsi="Arial" w:cs="Arial"/>
          <w:sz w:val="22"/>
          <w:szCs w:val="22"/>
          <w:lang w:eastAsia="zh-CN"/>
        </w:rPr>
        <w:t>°C</w:t>
      </w:r>
      <w:r w:rsidR="006303D8" w:rsidRPr="00CF7E03">
        <w:t xml:space="preserve"> </w:t>
      </w:r>
      <w:r w:rsidR="006303D8" w:rsidRPr="00CF7E03">
        <w:rPr>
          <w:rFonts w:ascii="Arial" w:eastAsiaTheme="minorEastAsia" w:hAnsi="Arial" w:cs="Arial"/>
          <w:sz w:val="22"/>
          <w:szCs w:val="22"/>
          <w:lang w:eastAsia="zh-CN"/>
        </w:rPr>
        <w:t xml:space="preserve">in an arc furnace to </w:t>
      </w:r>
      <w:r w:rsidR="006303D8" w:rsidRPr="00CF7E03">
        <w:rPr>
          <w:rFonts w:ascii="Arial" w:eastAsiaTheme="minorEastAsia" w:hAnsi="Arial" w:cs="Arial"/>
          <w:sz w:val="22"/>
          <w:szCs w:val="22"/>
          <w:lang w:eastAsia="zh-CN"/>
        </w:rPr>
        <w:lastRenderedPageBreak/>
        <w:t xml:space="preserve">overcome the </w:t>
      </w:r>
      <w:r w:rsidR="00021469" w:rsidRPr="00CF7E03">
        <w:rPr>
          <w:rFonts w:ascii="Arial" w:eastAsiaTheme="minorEastAsia" w:hAnsi="Arial" w:cs="Arial"/>
          <w:sz w:val="22"/>
          <w:szCs w:val="22"/>
          <w:lang w:eastAsia="zh-CN"/>
        </w:rPr>
        <w:t xml:space="preserve">high </w:t>
      </w:r>
      <w:r w:rsidR="006303D8" w:rsidRPr="00CF7E03">
        <w:rPr>
          <w:rFonts w:ascii="Arial" w:eastAsiaTheme="minorEastAsia" w:hAnsi="Arial" w:cs="Arial"/>
          <w:sz w:val="22"/>
          <w:szCs w:val="22"/>
          <w:lang w:eastAsia="zh-CN"/>
        </w:rPr>
        <w:t>endothermic</w:t>
      </w:r>
      <w:r w:rsidR="00021469" w:rsidRPr="00CF7E03">
        <w:rPr>
          <w:rFonts w:ascii="Arial" w:eastAsiaTheme="minorEastAsia" w:hAnsi="Arial" w:cs="Arial"/>
          <w:sz w:val="22"/>
          <w:szCs w:val="22"/>
          <w:lang w:eastAsia="zh-CN"/>
        </w:rPr>
        <w:t>ity</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(ii</w:t>
      </w:r>
      <w:r w:rsidR="00663FD3"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663FD3" w:rsidRPr="00CF7E03">
        <w:rPr>
          <w:rFonts w:ascii="Arial" w:eastAsiaTheme="minorEastAsia" w:hAnsi="Arial" w:cs="Arial"/>
          <w:sz w:val="22"/>
          <w:szCs w:val="22"/>
          <w:lang w:eastAsia="zh-CN"/>
        </w:rPr>
        <w:t>large amount</w:t>
      </w:r>
      <w:r w:rsidR="00021469" w:rsidRPr="00CF7E03">
        <w:rPr>
          <w:rFonts w:ascii="Arial" w:eastAsiaTheme="minorEastAsia" w:hAnsi="Arial" w:cs="Arial"/>
          <w:sz w:val="22"/>
          <w:szCs w:val="22"/>
          <w:lang w:eastAsia="zh-CN"/>
        </w:rPr>
        <w:t>s</w:t>
      </w:r>
      <w:r w:rsidR="00663FD3" w:rsidRPr="00CF7E03">
        <w:rPr>
          <w:rFonts w:ascii="Arial" w:eastAsiaTheme="minorEastAsia" w:hAnsi="Arial" w:cs="Arial"/>
          <w:sz w:val="22"/>
          <w:szCs w:val="22"/>
          <w:lang w:eastAsia="zh-CN"/>
        </w:rPr>
        <w:t xml:space="preserve"> of coal </w:t>
      </w:r>
      <w:r w:rsidR="00021469" w:rsidRPr="00CF7E03">
        <w:rPr>
          <w:rFonts w:ascii="Arial" w:eastAsiaTheme="minorEastAsia" w:hAnsi="Arial" w:cs="Arial"/>
          <w:sz w:val="22"/>
          <w:szCs w:val="22"/>
          <w:lang w:eastAsia="zh-CN"/>
        </w:rPr>
        <w:t>are consumed, with</w:t>
      </w:r>
      <w:r w:rsidR="00926BCC" w:rsidRPr="00CF7E03">
        <w:rPr>
          <w:rFonts w:ascii="Arial" w:eastAsiaTheme="minorEastAsia" w:hAnsi="Arial" w:cs="Arial"/>
          <w:sz w:val="22"/>
          <w:szCs w:val="22"/>
          <w:lang w:eastAsia="zh-CN"/>
        </w:rPr>
        <w:t xml:space="preserve"> one</w:t>
      </w:r>
      <w:r w:rsidR="00021469" w:rsidRPr="00CF7E03">
        <w:rPr>
          <w:rFonts w:ascii="Arial" w:eastAsiaTheme="minorEastAsia" w:hAnsi="Arial" w:cs="Arial"/>
          <w:sz w:val="22"/>
          <w:szCs w:val="22"/>
          <w:lang w:eastAsia="zh-CN"/>
        </w:rPr>
        <w:t>-</w:t>
      </w:r>
      <w:r w:rsidR="00926BCC" w:rsidRPr="00CF7E03">
        <w:rPr>
          <w:rFonts w:ascii="Arial" w:eastAsiaTheme="minorEastAsia" w:hAnsi="Arial" w:cs="Arial"/>
          <w:sz w:val="22"/>
          <w:szCs w:val="22"/>
          <w:lang w:eastAsia="zh-CN"/>
        </w:rPr>
        <w:t xml:space="preserve">third </w:t>
      </w:r>
      <w:r w:rsidR="00021469" w:rsidRPr="00CF7E03">
        <w:rPr>
          <w:rFonts w:ascii="Arial" w:eastAsiaTheme="minorEastAsia" w:hAnsi="Arial" w:cs="Arial"/>
          <w:sz w:val="22"/>
          <w:szCs w:val="22"/>
          <w:lang w:eastAsia="zh-CN"/>
        </w:rPr>
        <w:t xml:space="preserve">of </w:t>
      </w:r>
      <w:r w:rsidR="00926BCC" w:rsidRPr="00CF7E03">
        <w:rPr>
          <w:rFonts w:ascii="Arial" w:eastAsiaTheme="minorEastAsia" w:hAnsi="Arial" w:cs="Arial"/>
          <w:sz w:val="22"/>
          <w:szCs w:val="22"/>
          <w:lang w:eastAsia="zh-CN"/>
        </w:rPr>
        <w:t xml:space="preserve">carbon resources </w:t>
      </w:r>
      <w:r w:rsidR="00021469" w:rsidRPr="00CF7E03">
        <w:rPr>
          <w:rFonts w:ascii="Arial" w:eastAsiaTheme="minorEastAsia" w:hAnsi="Arial" w:cs="Arial"/>
          <w:sz w:val="22"/>
          <w:szCs w:val="22"/>
          <w:lang w:eastAsia="zh-CN"/>
        </w:rPr>
        <w:t>converted</w:t>
      </w:r>
      <w:r w:rsidR="00926BCC" w:rsidRPr="00CF7E03">
        <w:rPr>
          <w:rFonts w:ascii="Arial" w:eastAsiaTheme="minorEastAsia" w:hAnsi="Arial" w:cs="Arial"/>
          <w:sz w:val="22"/>
          <w:szCs w:val="22"/>
          <w:lang w:eastAsia="zh-CN"/>
        </w:rPr>
        <w:t xml:space="preserve"> to CO</w:t>
      </w:r>
      <w:r w:rsidR="00663FD3"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(iii</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significant</w:t>
      </w:r>
      <w:r w:rsidR="006303D8" w:rsidRPr="00CF7E03">
        <w:rPr>
          <w:rFonts w:ascii="Arial" w:eastAsiaTheme="minorEastAsia" w:hAnsi="Arial" w:cs="Arial"/>
          <w:sz w:val="22"/>
          <w:szCs w:val="22"/>
          <w:lang w:eastAsia="zh-CN"/>
        </w:rPr>
        <w:t xml:space="preserve"> CO</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emission</w:t>
      </w:r>
      <w:r w:rsidR="00021469" w:rsidRPr="00CF7E03">
        <w:rPr>
          <w:rFonts w:ascii="Arial" w:eastAsiaTheme="minorEastAsia" w:hAnsi="Arial" w:cs="Arial"/>
          <w:sz w:val="22"/>
          <w:szCs w:val="22"/>
          <w:lang w:eastAsia="zh-CN"/>
        </w:rPr>
        <w:t>s</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result</w:t>
      </w:r>
      <w:r w:rsidR="00ED28A4" w:rsidRPr="00CF7E03">
        <w:rPr>
          <w:rFonts w:ascii="Arial" w:eastAsiaTheme="minorEastAsia" w:hAnsi="Arial" w:cs="Arial"/>
          <w:sz w:val="22"/>
          <w:szCs w:val="22"/>
          <w:lang w:eastAsia="zh-CN"/>
        </w:rPr>
        <w:t xml:space="preserve"> from </w:t>
      </w:r>
      <w:r w:rsidR="009B3A21" w:rsidRPr="00CF7E03">
        <w:rPr>
          <w:rFonts w:ascii="Arial" w:eastAsiaTheme="minorEastAsia" w:hAnsi="Arial" w:cs="Arial"/>
          <w:sz w:val="22"/>
          <w:szCs w:val="22"/>
          <w:lang w:eastAsia="zh-CN"/>
        </w:rPr>
        <w:t xml:space="preserve">the </w:t>
      </w:r>
      <w:r w:rsidR="00ED28A4" w:rsidRPr="00CF7E03">
        <w:rPr>
          <w:rFonts w:ascii="Arial" w:eastAsiaTheme="minorEastAsia" w:hAnsi="Arial" w:cs="Arial"/>
          <w:sz w:val="22"/>
          <w:szCs w:val="22"/>
          <w:lang w:eastAsia="zh-CN"/>
        </w:rPr>
        <w:t>decomposition of limestone (CaCO</w:t>
      </w:r>
      <w:r w:rsidR="00ED28A4" w:rsidRPr="00CF7E03">
        <w:rPr>
          <w:rFonts w:ascii="Arial" w:eastAsiaTheme="minorEastAsia" w:hAnsi="Arial" w:cs="Arial"/>
          <w:sz w:val="22"/>
          <w:szCs w:val="22"/>
          <w:vertAlign w:val="subscript"/>
          <w:lang w:eastAsia="zh-CN"/>
        </w:rPr>
        <w:t>3</w:t>
      </w:r>
      <w:r w:rsidR="00ED28A4" w:rsidRPr="00CF7E03">
        <w:rPr>
          <w:rFonts w:ascii="Arial" w:eastAsiaTheme="minorEastAsia" w:hAnsi="Arial" w:cs="Arial"/>
          <w:sz w:val="22"/>
          <w:szCs w:val="22"/>
          <w:lang w:eastAsia="zh-CN"/>
        </w:rPr>
        <w:t>)</w:t>
      </w:r>
      <w:r w:rsidR="00CE74B5" w:rsidRPr="00CF7E03">
        <w:rPr>
          <w:rFonts w:ascii="Arial" w:eastAsiaTheme="minorEastAsia" w:hAnsi="Arial" w:cs="Arial"/>
          <w:sz w:val="22"/>
          <w:szCs w:val="22"/>
          <w:lang w:eastAsia="zh-CN"/>
        </w:rPr>
        <w:t xml:space="preserve"> and </w:t>
      </w:r>
      <w:r w:rsidR="009B3A21" w:rsidRPr="00CF7E03">
        <w:rPr>
          <w:rFonts w:ascii="Arial" w:eastAsiaTheme="minorEastAsia" w:hAnsi="Arial" w:cs="Arial"/>
          <w:sz w:val="22"/>
          <w:szCs w:val="22"/>
          <w:lang w:eastAsia="zh-CN"/>
        </w:rPr>
        <w:t xml:space="preserve">the </w:t>
      </w:r>
      <w:r w:rsidR="00CE74B5" w:rsidRPr="00CF7E03">
        <w:rPr>
          <w:rFonts w:ascii="Arial" w:eastAsiaTheme="minorEastAsia" w:hAnsi="Arial" w:cs="Arial"/>
          <w:sz w:val="22"/>
          <w:szCs w:val="22"/>
          <w:lang w:eastAsia="zh-CN"/>
        </w:rPr>
        <w:t>combustion of byproduct CO to provide heat for the arc furnace</w:t>
      </w:r>
      <w:r w:rsidR="00ED28A4"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(iv</w:t>
      </w:r>
      <w:r w:rsidR="00ED28A4" w:rsidRPr="00CF7E03">
        <w:rPr>
          <w:rFonts w:ascii="Arial" w:eastAsiaTheme="minorEastAsia" w:hAnsi="Arial" w:cs="Arial"/>
          <w:sz w:val="22"/>
          <w:szCs w:val="22"/>
          <w:lang w:eastAsia="zh-CN"/>
        </w:rPr>
        <w:t xml:space="preserve">) </w:t>
      </w:r>
      <w:r w:rsidR="00651E12" w:rsidRPr="00CF7E03">
        <w:rPr>
          <w:rFonts w:ascii="Arial" w:eastAsiaTheme="minorEastAsia" w:hAnsi="Arial" w:cs="Arial"/>
          <w:sz w:val="22"/>
          <w:szCs w:val="22"/>
          <w:lang w:eastAsia="zh-CN"/>
        </w:rPr>
        <w:t>large amounts of</w:t>
      </w:r>
      <w:r w:rsidR="00CE74B5" w:rsidRPr="00CF7E03">
        <w:rPr>
          <w:rFonts w:ascii="Arial" w:eastAsiaTheme="minorEastAsia" w:hAnsi="Arial" w:cs="Arial"/>
          <w:sz w:val="22"/>
          <w:szCs w:val="22"/>
          <w:lang w:eastAsia="zh-CN"/>
        </w:rPr>
        <w:t xml:space="preserve"> solid</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slag waste</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mostly </w:t>
      </w:r>
      <w:r w:rsidR="007947EE" w:rsidRPr="00CF7E03">
        <w:rPr>
          <w:rFonts w:ascii="Arial" w:eastAsiaTheme="minorEastAsia" w:hAnsi="Arial" w:cs="Arial"/>
          <w:sz w:val="22"/>
          <w:szCs w:val="22"/>
          <w:lang w:eastAsia="zh-CN"/>
        </w:rPr>
        <w:t>Ca(OH)</w:t>
      </w:r>
      <w:r w:rsidR="007947EE" w:rsidRPr="00CF7E03">
        <w:rPr>
          <w:rFonts w:ascii="Arial" w:eastAsiaTheme="minorEastAsia" w:hAnsi="Arial" w:cs="Arial"/>
          <w:sz w:val="22"/>
          <w:szCs w:val="22"/>
          <w:vertAlign w:val="subscript"/>
          <w:lang w:eastAsia="zh-CN"/>
        </w:rPr>
        <w:t>2</w:t>
      </w:r>
      <w:r w:rsidR="007947EE" w:rsidRPr="00CF7E03">
        <w:rPr>
          <w:rFonts w:ascii="Arial" w:eastAsiaTheme="minorEastAsia" w:hAnsi="Arial" w:cs="Arial"/>
          <w:sz w:val="22"/>
          <w:szCs w:val="22"/>
          <w:lang w:eastAsia="zh-CN"/>
        </w:rPr>
        <w:t>, are produced</w:t>
      </w:r>
      <w:r w:rsidR="0061617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t xml:space="preserve"> </w:t>
      </w:r>
      <w:r w:rsidR="004B7328" w:rsidRPr="00CF7E03">
        <w:rPr>
          <w:rFonts w:ascii="Arial" w:eastAsiaTheme="minorEastAsia" w:hAnsi="Arial" w:cs="Arial"/>
          <w:sz w:val="22"/>
          <w:szCs w:val="22"/>
          <w:lang w:eastAsia="zh-CN"/>
        </w:rPr>
        <w:t>Due to these disadvantages and</w:t>
      </w:r>
      <w:r w:rsidR="00616178"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the </w:t>
      </w:r>
      <w:r w:rsidR="00616178" w:rsidRPr="00CF7E03">
        <w:rPr>
          <w:rFonts w:ascii="Arial" w:eastAsiaTheme="minorEastAsia" w:hAnsi="Arial" w:cs="Arial"/>
          <w:sz w:val="22"/>
          <w:szCs w:val="22"/>
          <w:lang w:eastAsia="zh-CN"/>
        </w:rPr>
        <w:t>transition of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 xml:space="preserve"> to </w:t>
      </w:r>
      <w:del w:id="389" w:author="Zhang  Zihao" w:date="2024-08-13T15:43:00Z">
        <w:r w:rsidR="00616178" w:rsidRPr="00CF7E03" w:rsidDel="005D5F56">
          <w:rPr>
            <w:rFonts w:ascii="Arial" w:eastAsiaTheme="minorEastAsia" w:hAnsi="Arial" w:cs="Arial"/>
            <w:sz w:val="22"/>
            <w:szCs w:val="22"/>
            <w:lang w:eastAsia="zh-CN"/>
          </w:rPr>
          <w:delText>C</w:delText>
        </w:r>
        <w:r w:rsidR="00616178" w:rsidRPr="00CF7E03" w:rsidDel="005D5F56">
          <w:rPr>
            <w:rFonts w:ascii="Arial" w:eastAsiaTheme="minorEastAsia" w:hAnsi="Arial" w:cs="Arial"/>
            <w:sz w:val="22"/>
            <w:szCs w:val="22"/>
            <w:vertAlign w:val="subscript"/>
            <w:lang w:eastAsia="zh-CN"/>
          </w:rPr>
          <w:delText>2</w:delText>
        </w:r>
        <w:r w:rsidR="00616178" w:rsidRPr="00CF7E03" w:rsidDel="005D5F56">
          <w:rPr>
            <w:rFonts w:ascii="Arial" w:eastAsiaTheme="minorEastAsia" w:hAnsi="Arial" w:cs="Arial"/>
            <w:sz w:val="22"/>
            <w:szCs w:val="22"/>
            <w:lang w:eastAsia="zh-CN"/>
          </w:rPr>
          <w:delText>H</w:delText>
        </w:r>
        <w:r w:rsidR="00616178" w:rsidRPr="00CF7E03" w:rsidDel="005D5F56">
          <w:rPr>
            <w:rFonts w:ascii="Arial" w:eastAsiaTheme="minorEastAsia" w:hAnsi="Arial" w:cs="Arial"/>
            <w:sz w:val="22"/>
            <w:szCs w:val="22"/>
            <w:vertAlign w:val="subscript"/>
            <w:lang w:eastAsia="zh-CN"/>
          </w:rPr>
          <w:delText>4</w:delText>
        </w:r>
        <w:r w:rsidR="00616178" w:rsidRPr="00CF7E03" w:rsidDel="005D5F56">
          <w:rPr>
            <w:rFonts w:ascii="Arial" w:eastAsiaTheme="minorEastAsia" w:hAnsi="Arial" w:cs="Arial"/>
            <w:sz w:val="22"/>
            <w:szCs w:val="22"/>
            <w:lang w:eastAsia="zh-CN"/>
          </w:rPr>
          <w:delText xml:space="preserve"> as </w:delText>
        </w:r>
        <w:r w:rsidR="0061094B" w:rsidRPr="00CF7E03" w:rsidDel="005D5F56">
          <w:rPr>
            <w:rFonts w:ascii="Arial" w:eastAsiaTheme="minorEastAsia" w:hAnsi="Arial" w:cs="Arial"/>
            <w:sz w:val="22"/>
            <w:szCs w:val="22"/>
            <w:lang w:eastAsia="zh-CN"/>
          </w:rPr>
          <w:delText xml:space="preserve">a key </w:delText>
        </w:r>
        <w:r w:rsidR="00616178" w:rsidRPr="00CF7E03" w:rsidDel="005D5F56">
          <w:rPr>
            <w:rFonts w:ascii="Arial" w:eastAsiaTheme="minorEastAsia" w:hAnsi="Arial" w:cs="Arial"/>
            <w:sz w:val="22"/>
            <w:szCs w:val="22"/>
            <w:lang w:eastAsia="zh-CN"/>
          </w:rPr>
          <w:delText>chemical</w:delText>
        </w:r>
      </w:del>
      <w:ins w:id="390" w:author="Zhang  Zihao" w:date="2024-08-13T15:43:00Z">
        <w:r w:rsidR="005D5F56">
          <w:rPr>
            <w:rFonts w:ascii="Arial" w:eastAsiaTheme="minorEastAsia" w:hAnsi="Arial" w:cs="Arial" w:hint="eastAsia"/>
            <w:sz w:val="22"/>
            <w:szCs w:val="22"/>
            <w:lang w:eastAsia="zh-CN"/>
          </w:rPr>
          <w:t>olefins</w:t>
        </w:r>
      </w:ins>
      <w:del w:id="391" w:author="Zhang  Zihao" w:date="2024-08-13T15:43:00Z">
        <w:r w:rsidR="00616178" w:rsidRPr="00CF7E03" w:rsidDel="005D5F56">
          <w:rPr>
            <w:rFonts w:ascii="Arial" w:eastAsiaTheme="minorEastAsia" w:hAnsi="Arial" w:cs="Arial"/>
            <w:sz w:val="22"/>
            <w:szCs w:val="22"/>
            <w:lang w:eastAsia="zh-CN"/>
          </w:rPr>
          <w:delText xml:space="preserve"> industry</w:delText>
        </w:r>
        <w:r w:rsidR="0061094B" w:rsidRPr="00CF7E03" w:rsidDel="005D5F56">
          <w:rPr>
            <w:rFonts w:ascii="Arial" w:eastAsiaTheme="minorEastAsia" w:hAnsi="Arial" w:cs="Arial"/>
            <w:sz w:val="22"/>
            <w:szCs w:val="22"/>
            <w:lang w:eastAsia="zh-CN"/>
          </w:rPr>
          <w:delText xml:space="preserve"> feedstock</w:delText>
        </w:r>
      </w:del>
      <w:r w:rsidR="004B7328" w:rsidRPr="00CF7E03">
        <w:rPr>
          <w:rFonts w:ascii="Arial" w:eastAsiaTheme="minorEastAsia" w:hAnsi="Arial" w:cs="Arial"/>
          <w:sz w:val="22"/>
          <w:szCs w:val="22"/>
          <w:lang w:eastAsia="zh-CN"/>
        </w:rPr>
        <w:t xml:space="preserve">, </w:t>
      </w:r>
      <w:r w:rsidR="00616178" w:rsidRPr="00CF7E03">
        <w:rPr>
          <w:rFonts w:ascii="Arial" w:eastAsiaTheme="minorEastAsia" w:hAnsi="Arial" w:cs="Arial"/>
          <w:sz w:val="22"/>
          <w:szCs w:val="22"/>
          <w:lang w:eastAsia="zh-CN"/>
        </w:rPr>
        <w:t xml:space="preserve">most </w:t>
      </w:r>
      <w:r w:rsidR="004B7328" w:rsidRPr="00CF7E03">
        <w:rPr>
          <w:rFonts w:ascii="Arial" w:eastAsiaTheme="minorEastAsia" w:hAnsi="Arial" w:cs="Arial"/>
          <w:sz w:val="22"/>
          <w:szCs w:val="22"/>
          <w:lang w:eastAsia="zh-CN"/>
        </w:rPr>
        <w:t>CaC</w:t>
      </w:r>
      <w:r w:rsidR="004B7328" w:rsidRPr="00CF7E03">
        <w:rPr>
          <w:rFonts w:ascii="Arial" w:eastAsiaTheme="minorEastAsia" w:hAnsi="Arial" w:cs="Arial"/>
          <w:sz w:val="22"/>
          <w:szCs w:val="22"/>
          <w:vertAlign w:val="subscript"/>
          <w:lang w:eastAsia="zh-CN"/>
        </w:rPr>
        <w:t>2</w:t>
      </w:r>
      <w:r w:rsidR="004B7328" w:rsidRPr="00CF7E03">
        <w:rPr>
          <w:rFonts w:ascii="Arial" w:eastAsiaTheme="minorEastAsia" w:hAnsi="Arial" w:cs="Arial"/>
          <w:sz w:val="22"/>
          <w:szCs w:val="22"/>
          <w:lang w:eastAsia="zh-CN"/>
        </w:rPr>
        <w:t xml:space="preserve"> plants </w:t>
      </w:r>
      <w:r w:rsidR="00663FD3" w:rsidRPr="00CF7E03">
        <w:rPr>
          <w:rFonts w:ascii="Arial" w:eastAsiaTheme="minorEastAsia" w:hAnsi="Arial" w:cs="Arial"/>
          <w:sz w:val="22"/>
          <w:szCs w:val="22"/>
          <w:lang w:eastAsia="zh-CN"/>
        </w:rPr>
        <w:t xml:space="preserve">in </w:t>
      </w:r>
      <w:r w:rsidR="009B3A21" w:rsidRPr="00CF7E03">
        <w:rPr>
          <w:rFonts w:ascii="Arial" w:eastAsiaTheme="minorEastAsia" w:hAnsi="Arial" w:cs="Arial"/>
          <w:sz w:val="22"/>
          <w:szCs w:val="22"/>
          <w:lang w:eastAsia="zh-CN"/>
        </w:rPr>
        <w:t>W</w:t>
      </w:r>
      <w:r w:rsidR="00663FD3" w:rsidRPr="00CF7E03">
        <w:rPr>
          <w:rFonts w:ascii="Arial" w:eastAsiaTheme="minorEastAsia" w:hAnsi="Arial" w:cs="Arial"/>
          <w:sz w:val="22"/>
          <w:szCs w:val="22"/>
          <w:lang w:eastAsia="zh-CN"/>
        </w:rPr>
        <w:t>estern countries</w:t>
      </w:r>
      <w:r w:rsidR="0061094B" w:rsidRPr="00CF7E03">
        <w:rPr>
          <w:rFonts w:ascii="Arial" w:eastAsiaTheme="minorEastAsia" w:hAnsi="Arial" w:cs="Arial"/>
          <w:sz w:val="22"/>
          <w:szCs w:val="22"/>
          <w:lang w:eastAsia="zh-CN"/>
        </w:rPr>
        <w:t xml:space="preserve"> have </w:t>
      </w:r>
      <w:r w:rsidR="009B3A21" w:rsidRPr="00CF7E03">
        <w:rPr>
          <w:rFonts w:ascii="Arial" w:eastAsiaTheme="minorEastAsia" w:hAnsi="Arial" w:cs="Arial"/>
          <w:sz w:val="22"/>
          <w:szCs w:val="22"/>
          <w:lang w:eastAsia="zh-CN"/>
        </w:rPr>
        <w:t>shut</w:t>
      </w:r>
      <w:r w:rsidR="00F10FD5">
        <w:rPr>
          <w:rFonts w:ascii="Arial" w:eastAsiaTheme="minorEastAsia" w:hAnsi="Arial" w:cs="Arial" w:hint="eastAsia"/>
          <w:sz w:val="22"/>
          <w:szCs w:val="22"/>
          <w:lang w:eastAsia="zh-CN"/>
        </w:rPr>
        <w:t xml:space="preserve"> </w:t>
      </w:r>
      <w:r w:rsidR="009B3A21" w:rsidRPr="00CF7E03">
        <w:rPr>
          <w:rFonts w:ascii="Arial" w:eastAsiaTheme="minorEastAsia" w:hAnsi="Arial" w:cs="Arial"/>
          <w:sz w:val="22"/>
          <w:szCs w:val="22"/>
          <w:lang w:eastAsia="zh-CN"/>
        </w:rPr>
        <w:t>down</w:t>
      </w:r>
      <w:r w:rsidR="004B7328" w:rsidRPr="00CF7E03">
        <w:rPr>
          <w:rFonts w:ascii="Arial" w:eastAsiaTheme="minorEastAsia" w:hAnsi="Arial" w:cs="Arial"/>
          <w:sz w:val="22"/>
          <w:szCs w:val="22"/>
          <w:lang w:eastAsia="zh-CN"/>
        </w:rPr>
        <w:t>.</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However, in China, where </w:t>
      </w:r>
      <w:r w:rsidR="00F31814" w:rsidRPr="00CF7E03">
        <w:rPr>
          <w:rFonts w:ascii="Arial" w:eastAsiaTheme="minorEastAsia" w:hAnsi="Arial" w:cs="Arial"/>
          <w:sz w:val="22"/>
          <w:szCs w:val="22"/>
          <w:lang w:eastAsia="zh-CN"/>
        </w:rPr>
        <w:t>coal reserve</w:t>
      </w:r>
      <w:r w:rsidR="0061094B" w:rsidRPr="00CF7E03">
        <w:rPr>
          <w:rFonts w:ascii="Arial" w:eastAsiaTheme="minorEastAsia" w:hAnsi="Arial" w:cs="Arial"/>
          <w:sz w:val="22"/>
          <w:szCs w:val="22"/>
          <w:lang w:eastAsia="zh-CN"/>
        </w:rPr>
        <w:t xml:space="preserve">s are abundant </w:t>
      </w:r>
      <w:r w:rsidR="00F31814" w:rsidRPr="00CF7E03">
        <w:rPr>
          <w:rFonts w:ascii="Arial" w:eastAsiaTheme="minorEastAsia" w:hAnsi="Arial" w:cs="Arial"/>
          <w:sz w:val="22"/>
          <w:szCs w:val="22"/>
          <w:lang w:eastAsia="zh-CN"/>
        </w:rPr>
        <w:t xml:space="preserve">and imported oil for olefin production </w:t>
      </w:r>
      <w:r w:rsidR="0061094B" w:rsidRPr="00CF7E03">
        <w:rPr>
          <w:rFonts w:ascii="Arial" w:eastAsiaTheme="minorEastAsia" w:hAnsi="Arial" w:cs="Arial"/>
          <w:sz w:val="22"/>
          <w:szCs w:val="22"/>
          <w:lang w:eastAsia="zh-CN"/>
        </w:rPr>
        <w:t>is costly</w:t>
      </w:r>
      <w:r w:rsidR="00F31814" w:rsidRPr="00CF7E03">
        <w:rPr>
          <w:rFonts w:ascii="Arial" w:eastAsiaTheme="minorEastAsia" w:hAnsi="Arial" w:cs="Arial"/>
          <w:sz w:val="22"/>
          <w:szCs w:val="22"/>
          <w:lang w:eastAsia="zh-CN"/>
        </w:rPr>
        <w:t>, CaC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-based 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H</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 xml:space="preserve"> production </w:t>
      </w:r>
      <w:r w:rsidR="0061094B" w:rsidRPr="00CF7E03">
        <w:rPr>
          <w:rFonts w:ascii="Arial" w:eastAsiaTheme="minorEastAsia" w:hAnsi="Arial" w:cs="Arial"/>
          <w:sz w:val="22"/>
          <w:szCs w:val="22"/>
          <w:lang w:eastAsia="zh-CN"/>
        </w:rPr>
        <w:t>remains</w:t>
      </w:r>
      <w:r w:rsidR="00F31814" w:rsidRPr="00CF7E03">
        <w:rPr>
          <w:rFonts w:ascii="Arial" w:eastAsiaTheme="minorEastAsia" w:hAnsi="Arial" w:cs="Arial"/>
          <w:sz w:val="22"/>
          <w:szCs w:val="22"/>
          <w:lang w:eastAsia="zh-CN"/>
        </w:rPr>
        <w:t xml:space="preserve"> significant</w:t>
      </w:r>
      <w:r w:rsidR="0061094B"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 xml:space="preserve">After rapid growth in </w:t>
      </w:r>
      <w:r w:rsidR="009B3A21" w:rsidRPr="00CF7E03">
        <w:rPr>
          <w:rFonts w:ascii="Arial" w:eastAsiaTheme="minorEastAsia" w:hAnsi="Arial" w:cs="Arial"/>
          <w:sz w:val="22"/>
          <w:szCs w:val="22"/>
          <w:lang w:eastAsia="zh-CN"/>
        </w:rPr>
        <w:t xml:space="preserve">the </w:t>
      </w:r>
      <w:r w:rsidR="0074783A" w:rsidRPr="00CF7E03">
        <w:rPr>
          <w:rFonts w:ascii="Arial" w:eastAsiaTheme="minorEastAsia" w:hAnsi="Arial" w:cs="Arial"/>
          <w:sz w:val="22"/>
          <w:szCs w:val="22"/>
          <w:lang w:eastAsia="zh-CN"/>
        </w:rPr>
        <w:t>21</w:t>
      </w:r>
      <w:r w:rsidR="0074783A" w:rsidRPr="00CF7E03">
        <w:rPr>
          <w:rFonts w:ascii="Arial" w:eastAsiaTheme="minorEastAsia" w:hAnsi="Arial" w:cs="Arial"/>
          <w:sz w:val="22"/>
          <w:szCs w:val="22"/>
          <w:vertAlign w:val="superscript"/>
          <w:lang w:eastAsia="zh-CN"/>
        </w:rPr>
        <w:t>st</w:t>
      </w:r>
      <w:r w:rsidR="0074783A" w:rsidRPr="00CF7E03">
        <w:rPr>
          <w:rFonts w:ascii="Arial" w:eastAsiaTheme="minorEastAsia" w:hAnsi="Arial" w:cs="Arial"/>
          <w:sz w:val="22"/>
          <w:szCs w:val="22"/>
          <w:lang w:eastAsia="zh-CN"/>
        </w:rPr>
        <w:t xml:space="preserve"> century</w:t>
      </w:r>
      <w:r w:rsidR="001969B9" w:rsidRPr="00CF7E03">
        <w:rPr>
          <w:rFonts w:ascii="Arial" w:eastAsiaTheme="minorEastAsia" w:hAnsi="Arial" w:cs="Arial"/>
          <w:sz w:val="22"/>
          <w:szCs w:val="22"/>
          <w:lang w:eastAsia="zh-CN"/>
        </w:rPr>
        <w:t xml:space="preserve"> </w:t>
      </w:r>
      <w:r w:rsidR="001741B9" w:rsidRPr="00CF7E03">
        <w:rPr>
          <w:rFonts w:ascii="Arial" w:eastAsiaTheme="minorEastAsia" w:hAnsi="Arial" w:cs="Arial"/>
          <w:sz w:val="22"/>
          <w:szCs w:val="22"/>
          <w:lang w:eastAsia="zh-CN"/>
        </w:rPr>
        <w:t>(</w:t>
      </w:r>
      <w:r w:rsidR="001741B9" w:rsidRPr="00CF7E03">
        <w:rPr>
          <w:rFonts w:ascii="Arial" w:eastAsiaTheme="minorEastAsia" w:hAnsi="Arial" w:cs="Arial"/>
          <w:b/>
          <w:bCs/>
          <w:sz w:val="22"/>
          <w:szCs w:val="22"/>
          <w:lang w:eastAsia="zh-CN"/>
        </w:rPr>
        <w:t>Fig</w:t>
      </w:r>
      <w:r w:rsidR="00F548F7" w:rsidRPr="00CF7E03">
        <w:rPr>
          <w:rFonts w:ascii="Arial" w:eastAsiaTheme="minorEastAsia" w:hAnsi="Arial" w:cs="Arial"/>
          <w:b/>
          <w:bCs/>
          <w:sz w:val="22"/>
          <w:szCs w:val="22"/>
          <w:lang w:eastAsia="zh-CN"/>
        </w:rPr>
        <w:t>. </w:t>
      </w:r>
      <w:r w:rsidR="001741B9" w:rsidRPr="00CF7E03">
        <w:rPr>
          <w:rFonts w:ascii="Arial" w:eastAsiaTheme="minorEastAsia" w:hAnsi="Arial" w:cs="Arial"/>
          <w:b/>
          <w:bCs/>
          <w:sz w:val="22"/>
          <w:szCs w:val="22"/>
          <w:lang w:eastAsia="zh-CN"/>
        </w:rPr>
        <w:t>3b</w:t>
      </w:r>
      <w:r w:rsidR="001741B9"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w:t>
      </w:r>
      <w:r w:rsidR="00F24CE8" w:rsidRPr="00F24CE8">
        <w:rPr>
          <w:rFonts w:ascii="Arial" w:hAnsi="Arial" w:cs="Arial"/>
          <w:sz w:val="22"/>
          <w:vertAlign w:val="superscript"/>
        </w:rPr>
        <w:t>15</w:t>
      </w:r>
      <w:r w:rsidR="001741B9" w:rsidRPr="00CF7E03">
        <w:rPr>
          <w:rFonts w:ascii="Arial" w:eastAsiaTheme="minorEastAsia" w:hAnsi="Arial" w:cs="Arial"/>
          <w:sz w:val="22"/>
          <w:szCs w:val="22"/>
          <w:lang w:eastAsia="zh-CN"/>
        </w:rPr>
        <w:t xml:space="preserve"> </w:t>
      </w:r>
      <w:del w:id="392" w:author="Nabera  Abhinandan" w:date="2024-08-15T19:37:00Z">
        <w:r w:rsidR="0074783A" w:rsidRPr="00CF7E03" w:rsidDel="001B0A68">
          <w:rPr>
            <w:rFonts w:ascii="Arial" w:eastAsiaTheme="minorEastAsia" w:hAnsi="Arial" w:cs="Arial"/>
            <w:sz w:val="22"/>
            <w:szCs w:val="22"/>
            <w:lang w:eastAsia="zh-CN"/>
          </w:rPr>
          <w:delText xml:space="preserve">the </w:delText>
        </w:r>
      </w:del>
      <w:r w:rsidR="0074783A" w:rsidRPr="00CF7E03">
        <w:rPr>
          <w:rFonts w:ascii="Arial" w:eastAsiaTheme="minorEastAsia" w:hAnsi="Arial" w:cs="Arial"/>
          <w:sz w:val="22"/>
          <w:szCs w:val="22"/>
          <w:lang w:eastAsia="zh-CN"/>
        </w:rPr>
        <w:t>CaC</w:t>
      </w:r>
      <w:r w:rsidR="0074783A" w:rsidRPr="00CF7E03">
        <w:rPr>
          <w:rFonts w:ascii="Arial" w:eastAsiaTheme="minorEastAsia" w:hAnsi="Arial" w:cs="Arial"/>
          <w:sz w:val="22"/>
          <w:szCs w:val="22"/>
          <w:vertAlign w:val="subscript"/>
          <w:lang w:eastAsia="zh-CN"/>
        </w:rPr>
        <w:t>2</w:t>
      </w:r>
      <w:r w:rsidR="0074783A" w:rsidRPr="00CF7E03">
        <w:rPr>
          <w:rFonts w:ascii="Arial" w:eastAsiaTheme="minorEastAsia" w:hAnsi="Arial" w:cs="Arial"/>
          <w:sz w:val="22"/>
          <w:szCs w:val="22"/>
          <w:lang w:eastAsia="zh-CN"/>
        </w:rPr>
        <w:t xml:space="preserve"> production reached approximately 28</w:t>
      </w:r>
      <w:r w:rsidR="00F548F7" w:rsidRPr="00CF7E03">
        <w:rPr>
          <w:rFonts w:ascii="Arial" w:eastAsiaTheme="minorEastAsia" w:hAnsi="Arial" w:cs="Arial"/>
          <w:sz w:val="22"/>
          <w:szCs w:val="22"/>
          <w:lang w:eastAsia="zh-CN"/>
        </w:rPr>
        <w:t> </w:t>
      </w:r>
      <w:r w:rsidR="0074783A" w:rsidRPr="00CF7E03">
        <w:rPr>
          <w:rFonts w:ascii="Arial" w:eastAsiaTheme="minorEastAsia" w:hAnsi="Arial" w:cs="Arial"/>
          <w:sz w:val="22"/>
          <w:szCs w:val="22"/>
          <w:lang w:eastAsia="zh-CN"/>
        </w:rPr>
        <w:t>Mt</w:t>
      </w:r>
      <w:r w:rsidR="00711947" w:rsidRPr="00711947">
        <w:rPr>
          <w:rFonts w:ascii="Arial" w:eastAsiaTheme="minorEastAsia" w:hAnsi="Arial" w:cs="Arial"/>
          <w:sz w:val="22"/>
          <w:szCs w:val="22"/>
          <w:lang w:eastAsia="zh-CN"/>
        </w:rPr>
        <w:t xml:space="preserve"> </w:t>
      </w:r>
      <w:r w:rsidR="00711947" w:rsidRPr="00CF7E03">
        <w:rPr>
          <w:rFonts w:ascii="Arial" w:eastAsiaTheme="minorEastAsia" w:hAnsi="Arial" w:cs="Arial"/>
          <w:sz w:val="22"/>
          <w:szCs w:val="22"/>
          <w:lang w:eastAsia="zh-CN"/>
        </w:rPr>
        <w:t>y</w:t>
      </w:r>
      <w:r w:rsidR="00711947" w:rsidRPr="00CF7E03">
        <w:rPr>
          <w:rFonts w:ascii="Arial" w:eastAsiaTheme="minorEastAsia" w:hAnsi="Arial" w:cs="Arial"/>
          <w:sz w:val="22"/>
          <w:szCs w:val="22"/>
          <w:vertAlign w:val="superscript"/>
          <w:lang w:eastAsia="zh-CN"/>
        </w:rPr>
        <w:t>–1</w:t>
      </w:r>
      <w:r w:rsidR="0074783A"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1969B9" w:rsidRPr="00D12D6B">
        <w:rPr>
          <w:rFonts w:ascii="Arial" w:eastAsiaTheme="minorEastAsia" w:hAnsi="Arial" w:cs="Arial"/>
          <w:sz w:val="22"/>
          <w:szCs w:val="22"/>
          <w:lang w:eastAsia="zh-CN"/>
        </w:rPr>
        <w:t>accounting for more than 96% of the world</w:t>
      </w:r>
      <w:r w:rsidR="0074783A" w:rsidRPr="00D12D6B">
        <w:rPr>
          <w:rFonts w:ascii="Arial" w:eastAsiaTheme="minorEastAsia" w:hAnsi="Arial" w:cs="Arial"/>
          <w:sz w:val="22"/>
          <w:szCs w:val="22"/>
          <w:lang w:eastAsia="zh-CN"/>
        </w:rPr>
        <w:t>’s</w:t>
      </w:r>
      <w:r w:rsidR="001969B9" w:rsidRPr="00D12D6B">
        <w:rPr>
          <w:rFonts w:ascii="Arial" w:eastAsiaTheme="minorEastAsia" w:hAnsi="Arial" w:cs="Arial"/>
          <w:sz w:val="22"/>
          <w:szCs w:val="22"/>
          <w:lang w:eastAsia="zh-CN"/>
        </w:rPr>
        <w:t xml:space="preserve"> production</w:t>
      </w:r>
      <w:r w:rsidR="001969B9" w:rsidRPr="00CF7E03">
        <w:rPr>
          <w:rFonts w:ascii="Arial" w:eastAsiaTheme="minorEastAsia" w:hAnsi="Arial" w:cs="Arial"/>
          <w:sz w:val="22"/>
          <w:szCs w:val="22"/>
          <w:lang w:eastAsia="zh-CN"/>
        </w:rPr>
        <w:t>.</w:t>
      </w:r>
      <w:r w:rsidR="00BA3524" w:rsidRPr="00BA3524">
        <w:rPr>
          <w:rFonts w:ascii="Arial" w:hAnsi="Arial" w:cs="Arial"/>
          <w:sz w:val="22"/>
          <w:vertAlign w:val="superscript"/>
        </w:rPr>
        <w:t>50</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Besides</w:t>
      </w:r>
      <w:r w:rsidR="009337DC" w:rsidRPr="00CF7E03">
        <w:rPr>
          <w:rFonts w:ascii="Arial" w:eastAsiaTheme="minorEastAsia" w:hAnsi="Arial" w:cs="Arial"/>
          <w:sz w:val="22"/>
          <w:szCs w:val="22"/>
          <w:lang w:eastAsia="zh-CN"/>
        </w:rPr>
        <w:t xml:space="preserve"> 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H</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production, CaC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is</w:t>
      </w:r>
      <w:r w:rsidR="009337DC" w:rsidRPr="00CF7E03">
        <w:rPr>
          <w:rFonts w:ascii="Arial" w:eastAsiaTheme="minorEastAsia" w:hAnsi="Arial" w:cs="Arial"/>
          <w:sz w:val="22"/>
          <w:szCs w:val="22"/>
          <w:lang w:eastAsia="zh-CN"/>
        </w:rPr>
        <w:t xml:space="preserve"> also used </w:t>
      </w:r>
      <w:r w:rsidR="0074783A" w:rsidRPr="00CF7E03">
        <w:rPr>
          <w:rFonts w:ascii="Arial" w:eastAsiaTheme="minorEastAsia" w:hAnsi="Arial" w:cs="Arial"/>
          <w:sz w:val="22"/>
          <w:szCs w:val="22"/>
          <w:lang w:eastAsia="zh-CN"/>
        </w:rPr>
        <w:t>to produce</w:t>
      </w:r>
      <w:r w:rsidR="00785B38" w:rsidRPr="00CF7E03">
        <w:rPr>
          <w:rFonts w:ascii="Arial" w:eastAsiaTheme="minorEastAsia" w:hAnsi="Arial" w:cs="Arial"/>
          <w:sz w:val="22"/>
          <w:szCs w:val="22"/>
          <w:lang w:eastAsia="zh-CN"/>
        </w:rPr>
        <w:t xml:space="preserve"> </w:t>
      </w:r>
      <w:r w:rsidR="009337DC" w:rsidRPr="00CF7E03">
        <w:rPr>
          <w:rFonts w:ascii="Arial" w:eastAsiaTheme="minorEastAsia" w:hAnsi="Arial" w:cs="Arial"/>
          <w:sz w:val="22"/>
          <w:szCs w:val="22"/>
          <w:lang w:eastAsia="zh-CN"/>
        </w:rPr>
        <w:t>calcium cyanamide.</w:t>
      </w:r>
      <w:del w:id="393" w:author="Nabera  Abhinandan" w:date="2024-08-15T19:40:00Z">
        <w:r w:rsidR="00F24CE8" w:rsidRPr="00F24CE8" w:rsidDel="00512432">
          <w:rPr>
            <w:rFonts w:ascii="Arial" w:eastAsiaTheme="minorEastAsia" w:hAnsi="Arial" w:cs="Arial"/>
            <w:sz w:val="22"/>
            <w:szCs w:val="22"/>
            <w:lang w:eastAsia="zh-CN"/>
          </w:rPr>
          <w:delText xml:space="preserve"> </w:delText>
        </w:r>
      </w:del>
    </w:p>
    <w:p w14:paraId="12ADEABA" w14:textId="625E131F" w:rsidR="00477613" w:rsidRPr="00CF7E03" w:rsidRDefault="00E0320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the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w:t>
      </w:r>
      <w:r w:rsidR="00CD6F13" w:rsidRPr="00CF7E03">
        <w:rPr>
          <w:rFonts w:ascii="Arial" w:eastAsiaTheme="minorEastAsia" w:hAnsi="Arial" w:cs="Arial"/>
          <w:sz w:val="22"/>
          <w:szCs w:val="22"/>
          <w:lang w:eastAsia="zh-CN"/>
        </w:rPr>
        <w:t xml:space="preserve"> (</w:t>
      </w:r>
      <w:r w:rsidR="00CD6F13" w:rsidRPr="00CF7E03">
        <w:rPr>
          <w:rFonts w:ascii="Arial" w:eastAsiaTheme="minorEastAsia" w:hAnsi="Arial" w:cs="Arial"/>
          <w:b/>
          <w:bCs/>
          <w:sz w:val="22"/>
          <w:szCs w:val="22"/>
          <w:lang w:eastAsia="zh-CN"/>
        </w:rPr>
        <w:t>Fig</w:t>
      </w:r>
      <w:r w:rsidR="00803E0F" w:rsidRPr="00CF7E03">
        <w:rPr>
          <w:rFonts w:ascii="Arial" w:eastAsiaTheme="minorEastAsia" w:hAnsi="Arial" w:cs="Arial"/>
          <w:b/>
          <w:bCs/>
          <w:sz w:val="22"/>
          <w:szCs w:val="22"/>
          <w:lang w:eastAsia="zh-CN"/>
        </w:rPr>
        <w:t>. </w:t>
      </w:r>
      <w:r w:rsidR="00CD6F13" w:rsidRPr="00CF7E03">
        <w:rPr>
          <w:rFonts w:ascii="Arial" w:eastAsiaTheme="minorEastAsia" w:hAnsi="Arial" w:cs="Arial"/>
          <w:b/>
          <w:bCs/>
          <w:sz w:val="22"/>
          <w:szCs w:val="22"/>
          <w:lang w:eastAsia="zh-CN"/>
        </w:rPr>
        <w:t>3a,</w:t>
      </w:r>
      <w:r w:rsidR="00803E0F" w:rsidRPr="00CF7E03">
        <w:rPr>
          <w:rFonts w:ascii="Arial" w:eastAsiaTheme="minorEastAsia" w:hAnsi="Arial" w:cs="Arial"/>
          <w:b/>
          <w:bCs/>
          <w:sz w:val="22"/>
          <w:szCs w:val="22"/>
          <w:lang w:eastAsia="zh-CN"/>
        </w:rPr>
        <w:t xml:space="preserve"> </w:t>
      </w:r>
      <w:r w:rsidR="00CD6F13" w:rsidRPr="00CF7E03">
        <w:rPr>
          <w:rFonts w:ascii="Arial" w:eastAsiaTheme="minorEastAsia" w:hAnsi="Arial" w:cs="Arial"/>
          <w:b/>
          <w:bCs/>
          <w:sz w:val="22"/>
          <w:szCs w:val="22"/>
          <w:lang w:eastAsia="zh-CN"/>
        </w:rPr>
        <w:t>3c</w:t>
      </w:r>
      <w:r w:rsidR="00CD6F1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produc</w:t>
      </w:r>
      <w:r w:rsidR="002D5EAB" w:rsidRPr="00CF7E03">
        <w:rPr>
          <w:rFonts w:ascii="Arial" w:eastAsiaTheme="minorEastAsia" w:hAnsi="Arial" w:cs="Arial"/>
          <w:sz w:val="22"/>
          <w:szCs w:val="22"/>
          <w:lang w:eastAsia="zh-CN"/>
        </w:rPr>
        <w:t>ing</w:t>
      </w:r>
      <w:r w:rsidRPr="00CF7E03">
        <w:rPr>
          <w:rFonts w:ascii="Arial" w:eastAsiaTheme="minorEastAsia" w:hAnsi="Arial" w:cs="Arial"/>
          <w:sz w:val="22"/>
          <w:szCs w:val="22"/>
          <w:lang w:eastAsia="zh-CN"/>
        </w:rPr>
        <w:t xml:space="preserve"> 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consumes </w:t>
      </w:r>
      <w:r w:rsidR="000C3A2D" w:rsidRPr="00CF7E03">
        <w:rPr>
          <w:rFonts w:ascii="Arial" w:eastAsiaTheme="minorEastAsia" w:hAnsi="Arial" w:cs="Arial"/>
          <w:sz w:val="22"/>
          <w:szCs w:val="22"/>
          <w:lang w:eastAsia="zh-CN"/>
        </w:rPr>
        <w:t>approximate</w:t>
      </w:r>
      <w:r w:rsidR="002D5EAB" w:rsidRPr="00CF7E03">
        <w:rPr>
          <w:rFonts w:ascii="Arial" w:eastAsiaTheme="minorEastAsia" w:hAnsi="Arial" w:cs="Arial"/>
          <w:sz w:val="22"/>
          <w:szCs w:val="22"/>
          <w:lang w:eastAsia="zh-CN"/>
        </w:rPr>
        <w:t>ly</w:t>
      </w:r>
      <w:r w:rsidRPr="00CF7E03">
        <w:rPr>
          <w:rFonts w:ascii="Arial" w:eastAsiaTheme="minorEastAsia" w:hAnsi="Arial" w:cs="Arial"/>
          <w:sz w:val="22"/>
          <w:szCs w:val="22"/>
          <w:lang w:eastAsia="zh-CN"/>
        </w:rPr>
        <w:t xml:space="preserve"> 3.1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 of 80</w:t>
      </w:r>
      <w:r w:rsidR="008A28D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pure </w:t>
      </w:r>
      <w:r w:rsidR="008A28DA" w:rsidRPr="00CF7E03">
        <w:rPr>
          <w:rFonts w:ascii="Arial" w:eastAsiaTheme="minorEastAsia" w:hAnsi="Arial" w:cs="Arial"/>
          <w:sz w:val="22"/>
          <w:szCs w:val="22"/>
          <w:lang w:eastAsia="zh-CN"/>
        </w:rPr>
        <w:t>CaC</w:t>
      </w:r>
      <w:r w:rsidR="008A28DA" w:rsidRPr="00CF7E03">
        <w:rPr>
          <w:rFonts w:ascii="Arial" w:eastAsiaTheme="minorEastAsia" w:hAnsi="Arial" w:cs="Arial"/>
          <w:sz w:val="22"/>
          <w:szCs w:val="22"/>
          <w:vertAlign w:val="subscript"/>
          <w:lang w:eastAsia="zh-CN"/>
        </w:rPr>
        <w:t>2</w:t>
      </w:r>
      <w:r w:rsidR="008A28DA"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and 2</w:t>
      </w:r>
      <w:r w:rsidR="00803E0F" w:rsidRPr="00CF7E03">
        <w:rPr>
          <w:rFonts w:ascii="Arial" w:eastAsiaTheme="minorEastAsia" w:hAnsi="Arial" w:cs="Arial"/>
          <w:sz w:val="22"/>
          <w:szCs w:val="22"/>
          <w:lang w:eastAsia="zh-CN"/>
        </w:rPr>
        <w:t> </w:t>
      </w:r>
      <w:r w:rsidR="007D22C4"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7D22C4" w:rsidRPr="00CF7E03">
        <w:rPr>
          <w:rFonts w:ascii="Arial" w:eastAsiaTheme="minorEastAsia" w:hAnsi="Arial" w:cs="Arial"/>
          <w:sz w:val="22"/>
          <w:szCs w:val="22"/>
          <w:lang w:eastAsia="zh-CN"/>
        </w:rPr>
        <w:t xml:space="preserve"> coal,</w:t>
      </w:r>
      <w:r w:rsidR="000C3A2D"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while generating </w:t>
      </w:r>
      <w:r w:rsidR="000C3A2D" w:rsidRPr="00CF7E03">
        <w:rPr>
          <w:rFonts w:ascii="Arial" w:eastAsiaTheme="minorEastAsia" w:hAnsi="Arial" w:cs="Arial"/>
          <w:sz w:val="22"/>
          <w:szCs w:val="22"/>
          <w:lang w:eastAsia="zh-CN"/>
        </w:rPr>
        <w:t>2.8</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000C3A2D" w:rsidRPr="00CF7E03">
        <w:rPr>
          <w:rFonts w:ascii="Arial" w:eastAsiaTheme="minorEastAsia" w:hAnsi="Arial" w:cs="Arial"/>
          <w:sz w:val="22"/>
          <w:szCs w:val="22"/>
          <w:lang w:eastAsia="zh-CN"/>
        </w:rPr>
        <w:t>Ca(OH)</w:t>
      </w:r>
      <w:r w:rsidR="000C3A2D" w:rsidRPr="00CF7E03">
        <w:rPr>
          <w:rFonts w:ascii="Arial" w:eastAsiaTheme="minorEastAsia" w:hAnsi="Arial" w:cs="Arial"/>
          <w:sz w:val="22"/>
          <w:szCs w:val="22"/>
          <w:vertAlign w:val="subscript"/>
          <w:lang w:eastAsia="zh-CN"/>
        </w:rPr>
        <w:t>2</w:t>
      </w:r>
      <w:r w:rsidR="002D5EAB" w:rsidRPr="00CF7E03">
        <w:rPr>
          <w:rFonts w:ascii="Arial" w:eastAsiaTheme="minorEastAsia" w:hAnsi="Arial" w:cs="Arial"/>
          <w:sz w:val="22"/>
          <w:szCs w:val="22"/>
          <w:lang w:eastAsia="zh-CN"/>
        </w:rPr>
        <w:t xml:space="preserve"> slag waste</w:t>
      </w:r>
      <w:r w:rsidR="000C3A2D" w:rsidRPr="00CF7E03">
        <w:rPr>
          <w:rFonts w:ascii="Arial" w:eastAsiaTheme="minorEastAsia" w:hAnsi="Arial" w:cs="Arial"/>
          <w:sz w:val="22"/>
          <w:szCs w:val="22"/>
          <w:lang w:eastAsia="zh-CN"/>
        </w:rPr>
        <w:t xml:space="preserve"> and 3.6</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0C3A2D" w:rsidRPr="00CF7E03">
        <w:rPr>
          <w:rFonts w:ascii="Arial" w:eastAsiaTheme="minorEastAsia" w:hAnsi="Arial" w:cs="Arial"/>
          <w:sz w:val="22"/>
          <w:szCs w:val="22"/>
          <w:lang w:eastAsia="zh-CN"/>
        </w:rPr>
        <w:t xml:space="preserve"> CO</w:t>
      </w:r>
      <w:r w:rsidR="000C3A2D" w:rsidRPr="00CF7E03">
        <w:rPr>
          <w:rFonts w:ascii="Arial" w:eastAsiaTheme="minorEastAsia" w:hAnsi="Arial" w:cs="Arial"/>
          <w:sz w:val="22"/>
          <w:szCs w:val="22"/>
          <w:vertAlign w:val="subscript"/>
          <w:lang w:eastAsia="zh-CN"/>
        </w:rPr>
        <w:t>2</w:t>
      </w:r>
      <w:r w:rsidR="000C3A2D" w:rsidRPr="00CF7E03">
        <w:rPr>
          <w:rFonts w:ascii="Arial" w:eastAsiaTheme="minorEastAsia" w:hAnsi="Arial" w:cs="Arial"/>
          <w:sz w:val="22"/>
          <w:szCs w:val="22"/>
          <w:lang w:eastAsia="zh-CN"/>
        </w:rPr>
        <w:t>.</w:t>
      </w:r>
      <w:r w:rsidR="00F24CE8" w:rsidRPr="00F24CE8">
        <w:rPr>
          <w:rFonts w:ascii="Arial" w:hAnsi="Arial" w:cs="Arial"/>
          <w:sz w:val="22"/>
          <w:vertAlign w:val="superscript"/>
        </w:rPr>
        <w:t>9,13</w:t>
      </w:r>
      <w:r w:rsidR="000C3A2D"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 xml:space="preserve">Electricity consumption </w:t>
      </w:r>
      <w:r w:rsidR="00F629C4" w:rsidRPr="00CF7E03">
        <w:rPr>
          <w:rFonts w:ascii="Arial" w:eastAsiaTheme="minorEastAsia" w:hAnsi="Arial" w:cs="Arial"/>
          <w:sz w:val="22"/>
          <w:szCs w:val="22"/>
          <w:lang w:eastAsia="zh-CN"/>
        </w:rPr>
        <w:t xml:space="preserve">is </w:t>
      </w:r>
      <w:r w:rsidR="00387189" w:rsidRPr="00CF7E03">
        <w:rPr>
          <w:rFonts w:ascii="Arial" w:eastAsiaTheme="minorEastAsia" w:hAnsi="Arial" w:cs="Arial"/>
          <w:sz w:val="22"/>
          <w:szCs w:val="22"/>
          <w:lang w:eastAsia="zh-CN"/>
        </w:rPr>
        <w:t xml:space="preserve">primarily </w:t>
      </w:r>
      <w:r w:rsidR="00F629C4" w:rsidRPr="00CF7E03">
        <w:rPr>
          <w:rFonts w:ascii="Arial" w:eastAsiaTheme="minorEastAsia" w:hAnsi="Arial" w:cs="Arial"/>
          <w:sz w:val="22"/>
          <w:szCs w:val="22"/>
          <w:lang w:eastAsia="zh-CN"/>
        </w:rPr>
        <w:t xml:space="preserve">associated with </w:t>
      </w:r>
      <w:r w:rsidR="00387189" w:rsidRPr="00CF7E03">
        <w:rPr>
          <w:rFonts w:ascii="Arial" w:eastAsiaTheme="minorEastAsia" w:hAnsi="Arial" w:cs="Arial"/>
          <w:sz w:val="22"/>
          <w:szCs w:val="22"/>
          <w:lang w:eastAsia="zh-CN"/>
        </w:rPr>
        <w:t>the 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 xml:space="preserve"> production process, </w:t>
      </w:r>
      <w:r w:rsidR="00F629C4" w:rsidRPr="00CF7E03">
        <w:rPr>
          <w:rFonts w:ascii="Arial" w:eastAsiaTheme="minorEastAsia" w:hAnsi="Arial" w:cs="Arial"/>
          <w:sz w:val="22"/>
          <w:szCs w:val="22"/>
          <w:lang w:eastAsia="zh-CN"/>
        </w:rPr>
        <w:t>requiring about</w:t>
      </w:r>
      <w:r w:rsidR="00387189" w:rsidRPr="00CF7E03">
        <w:rPr>
          <w:rFonts w:ascii="Arial" w:eastAsiaTheme="minorEastAsia" w:hAnsi="Arial" w:cs="Arial"/>
          <w:sz w:val="22"/>
          <w:szCs w:val="22"/>
          <w:lang w:eastAsia="zh-CN"/>
        </w:rPr>
        <w:t xml:space="preserve"> 3</w:t>
      </w:r>
      <w:r w:rsidR="00F629C4" w:rsidRPr="00CF7E03">
        <w:rPr>
          <w:rFonts w:ascii="Arial" w:eastAsiaTheme="minorEastAsia" w:hAnsi="Arial" w:cs="Arial"/>
          <w:sz w:val="22"/>
          <w:szCs w:val="22"/>
          <w:lang w:eastAsia="zh-CN"/>
        </w:rPr>
        <w:t xml:space="preserve"> to </w:t>
      </w:r>
      <w:r w:rsidR="00387189" w:rsidRPr="00CF7E03">
        <w:rPr>
          <w:rFonts w:ascii="Arial" w:eastAsiaTheme="minorEastAsia" w:hAnsi="Arial" w:cs="Arial"/>
          <w:sz w:val="22"/>
          <w:szCs w:val="22"/>
          <w:lang w:eastAsia="zh-CN"/>
        </w:rPr>
        <w:t>3.5</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4853BE"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BA3524" w:rsidRPr="00BA3524">
        <w:rPr>
          <w:rFonts w:ascii="Arial" w:hAnsi="Arial" w:cs="Arial"/>
          <w:sz w:val="22"/>
          <w:vertAlign w:val="superscript"/>
        </w:rPr>
        <w:t>51</w:t>
      </w:r>
      <w:r w:rsidR="00387189" w:rsidRPr="00CF7E03">
        <w:rPr>
          <w:rFonts w:ascii="Arial" w:eastAsiaTheme="minorEastAsia" w:hAnsi="Arial" w:cs="Arial"/>
          <w:sz w:val="22"/>
          <w:szCs w:val="22"/>
          <w:lang w:eastAsia="zh-CN"/>
        </w:rPr>
        <w:t xml:space="preserve"> </w:t>
      </w:r>
      <w:r w:rsidR="007E4511" w:rsidRPr="00CF7E03">
        <w:rPr>
          <w:rFonts w:ascii="Arial" w:eastAsiaTheme="minorEastAsia" w:hAnsi="Arial" w:cs="Arial"/>
          <w:sz w:val="22"/>
          <w:szCs w:val="22"/>
          <w:lang w:eastAsia="zh-CN"/>
        </w:rPr>
        <w:t>and</w:t>
      </w:r>
      <w:r w:rsidR="00F629C4" w:rsidRPr="00CF7E03">
        <w:rPr>
          <w:rFonts w:ascii="Arial" w:eastAsiaTheme="minorEastAsia" w:hAnsi="Arial" w:cs="Arial"/>
          <w:sz w:val="22"/>
          <w:szCs w:val="22"/>
          <w:lang w:eastAsia="zh-CN"/>
        </w:rPr>
        <w:t xml:space="preserve"> </w:t>
      </w:r>
      <w:r w:rsidR="00FB4552" w:rsidRPr="00CF7E03">
        <w:rPr>
          <w:rFonts w:ascii="Arial" w:eastAsiaTheme="minorEastAsia" w:hAnsi="Arial" w:cs="Arial"/>
          <w:sz w:val="22"/>
          <w:szCs w:val="22"/>
          <w:lang w:eastAsia="zh-CN"/>
        </w:rPr>
        <w:t xml:space="preserve">a </w:t>
      </w:r>
      <w:r w:rsidR="00387189" w:rsidRPr="00CF7E03">
        <w:rPr>
          <w:rFonts w:ascii="Arial" w:eastAsiaTheme="minorEastAsia" w:hAnsi="Arial" w:cs="Arial"/>
          <w:sz w:val="22"/>
          <w:szCs w:val="22"/>
          <w:lang w:eastAsia="zh-CN"/>
        </w:rPr>
        <w:t xml:space="preserve">total electricity consumption </w:t>
      </w:r>
      <w:r w:rsidR="00F629C4" w:rsidRPr="00CF7E03">
        <w:rPr>
          <w:rFonts w:ascii="Arial" w:eastAsiaTheme="minorEastAsia" w:hAnsi="Arial" w:cs="Arial"/>
          <w:sz w:val="22"/>
          <w:szCs w:val="22"/>
          <w:lang w:eastAsia="zh-CN"/>
        </w:rPr>
        <w:t xml:space="preserve">of </w:t>
      </w:r>
      <w:r w:rsidR="007E4511" w:rsidRPr="00CF7E03">
        <w:rPr>
          <w:rFonts w:ascii="Arial" w:eastAsiaTheme="minorEastAsia" w:hAnsi="Arial" w:cs="Arial"/>
          <w:sz w:val="22"/>
          <w:szCs w:val="22"/>
          <w:lang w:eastAsia="zh-CN"/>
        </w:rPr>
        <w:t>about 10</w:t>
      </w:r>
      <w:r w:rsidR="009C05B0" w:rsidRPr="00CF7E03">
        <w:rPr>
          <w:rFonts w:ascii="Arial" w:eastAsiaTheme="minorEastAsia" w:hAnsi="Arial" w:cs="Arial"/>
          <w:sz w:val="22"/>
          <w:szCs w:val="22"/>
          <w:lang w:eastAsia="zh-CN"/>
        </w:rPr>
        <w:t>.6</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1242ED"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H</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F24CE8" w:rsidRPr="00F24CE8">
        <w:rPr>
          <w:rFonts w:ascii="Arial" w:hAnsi="Arial" w:cs="Arial"/>
          <w:sz w:val="22"/>
          <w:vertAlign w:val="superscript"/>
        </w:rPr>
        <w:t>11</w:t>
      </w:r>
      <w:r w:rsidR="0097783A" w:rsidRPr="00CF7E03">
        <w:rPr>
          <w:rFonts w:ascii="Arial" w:eastAsiaTheme="minorEastAsia" w:hAnsi="Arial" w:cs="Arial"/>
          <w:sz w:val="22"/>
          <w:szCs w:val="22"/>
          <w:lang w:eastAsia="zh-CN"/>
        </w:rPr>
        <w:t xml:space="preserve"> </w:t>
      </w:r>
      <w:r w:rsidR="00F629C4" w:rsidRPr="00CF7E03">
        <w:rPr>
          <w:rFonts w:ascii="Arial" w:eastAsiaTheme="minorEastAsia" w:hAnsi="Arial" w:cs="Arial"/>
          <w:sz w:val="22"/>
          <w:szCs w:val="22"/>
          <w:lang w:eastAsia="zh-CN"/>
        </w:rPr>
        <w:t>Several</w:t>
      </w:r>
      <w:r w:rsidR="008B7FC6" w:rsidRPr="00CF7E03">
        <w:rPr>
          <w:rFonts w:ascii="Arial" w:eastAsiaTheme="minorEastAsia" w:hAnsi="Arial" w:cs="Arial"/>
          <w:sz w:val="22"/>
          <w:szCs w:val="22"/>
          <w:lang w:eastAsia="zh-CN"/>
        </w:rPr>
        <w:t xml:space="preserve"> process improvement</w:t>
      </w:r>
      <w:r w:rsidR="00F629C4" w:rsidRPr="00CF7E03">
        <w:rPr>
          <w:rFonts w:ascii="Arial" w:eastAsiaTheme="minorEastAsia" w:hAnsi="Arial" w:cs="Arial"/>
          <w:sz w:val="22"/>
          <w:szCs w:val="22"/>
          <w:lang w:eastAsia="zh-CN"/>
        </w:rPr>
        <w:t>s</w:t>
      </w:r>
      <w:r w:rsidR="008B7FC6" w:rsidRPr="00CF7E03">
        <w:rPr>
          <w:rFonts w:ascii="Arial" w:eastAsiaTheme="minorEastAsia" w:hAnsi="Arial" w:cs="Arial"/>
          <w:sz w:val="22"/>
          <w:szCs w:val="22"/>
          <w:lang w:eastAsia="zh-CN"/>
        </w:rPr>
        <w:t xml:space="preserve"> have been </w:t>
      </w:r>
      <w:r w:rsidR="00A24D68" w:rsidRPr="00CF7E03">
        <w:rPr>
          <w:rFonts w:ascii="Arial" w:eastAsiaTheme="minorEastAsia" w:hAnsi="Arial" w:cs="Arial"/>
          <w:sz w:val="22"/>
          <w:szCs w:val="22"/>
          <w:lang w:eastAsia="zh-CN"/>
        </w:rPr>
        <w:t>proposed</w:t>
      </w:r>
      <w:r w:rsidR="00F629C4" w:rsidRPr="00CF7E03">
        <w:rPr>
          <w:rFonts w:ascii="Arial" w:eastAsiaTheme="minorEastAsia" w:hAnsi="Arial" w:cs="Arial"/>
          <w:sz w:val="22"/>
          <w:szCs w:val="22"/>
          <w:lang w:eastAsia="zh-CN"/>
        </w:rPr>
        <w:t xml:space="preserve"> over the years</w:t>
      </w:r>
      <w:r w:rsidR="008B7FC6" w:rsidRPr="00CF7E03">
        <w:rPr>
          <w:rFonts w:ascii="Arial" w:eastAsiaTheme="minorEastAsia" w:hAnsi="Arial" w:cs="Arial"/>
          <w:sz w:val="22"/>
          <w:szCs w:val="22"/>
          <w:lang w:eastAsia="zh-CN"/>
        </w:rPr>
        <w:t xml:space="preserve">, such as </w:t>
      </w:r>
      <w:r w:rsidR="00F629C4" w:rsidRPr="00CF7E03">
        <w:rPr>
          <w:rFonts w:ascii="Arial" w:eastAsiaTheme="minorEastAsia" w:hAnsi="Arial" w:cs="Arial"/>
          <w:sz w:val="22"/>
          <w:szCs w:val="22"/>
          <w:lang w:eastAsia="zh-CN"/>
        </w:rPr>
        <w:t>reusing</w:t>
      </w:r>
      <w:r w:rsidR="002C61DB" w:rsidRPr="00CF7E03">
        <w:rPr>
          <w:rFonts w:ascii="Arial" w:eastAsiaTheme="minorEastAsia" w:hAnsi="Arial" w:cs="Arial"/>
          <w:sz w:val="22"/>
          <w:szCs w:val="22"/>
          <w:lang w:eastAsia="zh-CN"/>
        </w:rPr>
        <w:t xml:space="preserve"> Ca(OH)</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slag waste</w:t>
      </w:r>
      <w:r w:rsidR="003225DE"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as building material</w:t>
      </w:r>
      <w:r w:rsidR="00621513">
        <w:rPr>
          <w:rFonts w:ascii="Arial" w:eastAsiaTheme="minorEastAsia" w:hAnsi="Arial" w:cs="Arial" w:hint="eastAsia"/>
          <w:sz w:val="22"/>
          <w:szCs w:val="22"/>
          <w:lang w:eastAsia="zh-CN"/>
        </w:rPr>
        <w:t>s</w:t>
      </w:r>
      <w:r w:rsidR="003225DE" w:rsidRPr="00CF7E03">
        <w:rPr>
          <w:rFonts w:ascii="Arial" w:eastAsiaTheme="minorEastAsia" w:hAnsi="Arial" w:cs="Arial"/>
          <w:sz w:val="22"/>
          <w:szCs w:val="22"/>
          <w:lang w:eastAsia="zh-CN"/>
        </w:rPr>
        <w:t xml:space="preserve"> or </w:t>
      </w:r>
      <w:r w:rsidR="002C61DB" w:rsidRPr="00CF7E03">
        <w:rPr>
          <w:rFonts w:ascii="Arial" w:eastAsiaTheme="minorEastAsia" w:hAnsi="Arial" w:cs="Arial"/>
          <w:sz w:val="22"/>
          <w:szCs w:val="22"/>
          <w:lang w:eastAsia="zh-CN"/>
        </w:rPr>
        <w:t>for</w:t>
      </w:r>
      <w:r w:rsidR="00A24D68" w:rsidRPr="00CF7E03">
        <w:rPr>
          <w:rFonts w:ascii="Arial" w:eastAsiaTheme="minorEastAsia" w:hAnsi="Arial" w:cs="Arial"/>
          <w:sz w:val="22"/>
          <w:szCs w:val="22"/>
          <w:lang w:eastAsia="zh-CN"/>
        </w:rPr>
        <w:t xml:space="preserve"> </w:t>
      </w:r>
      <w:r w:rsidR="00864E7D" w:rsidRPr="00CF7E03">
        <w:rPr>
          <w:rFonts w:ascii="Arial" w:eastAsiaTheme="minorEastAsia" w:hAnsi="Arial" w:cs="Arial"/>
          <w:sz w:val="22"/>
          <w:szCs w:val="22"/>
          <w:lang w:eastAsia="zh-CN"/>
        </w:rPr>
        <w:t>lime</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production </w:t>
      </w:r>
      <w:r w:rsidR="00864E7D" w:rsidRPr="00CF7E03">
        <w:rPr>
          <w:rFonts w:ascii="Arial" w:eastAsiaTheme="minorEastAsia" w:hAnsi="Arial" w:cs="Arial"/>
          <w:sz w:val="22"/>
          <w:szCs w:val="22"/>
          <w:lang w:eastAsia="zh-CN"/>
        </w:rPr>
        <w:t>via dehydration</w:t>
      </w:r>
      <w:r w:rsidR="004B0F8C" w:rsidRPr="00CF7E03">
        <w:rPr>
          <w:rFonts w:ascii="Arial" w:eastAsiaTheme="minorEastAsia" w:hAnsi="Arial" w:cs="Arial"/>
          <w:sz w:val="22"/>
          <w:szCs w:val="22"/>
          <w:lang w:eastAsia="zh-CN"/>
        </w:rPr>
        <w:t>,</w:t>
      </w:r>
      <w:r w:rsidR="00BA3524" w:rsidRPr="00BA3524">
        <w:rPr>
          <w:rFonts w:ascii="Arial" w:hAnsi="Arial" w:cs="Arial"/>
          <w:sz w:val="22"/>
          <w:vertAlign w:val="superscript"/>
        </w:rPr>
        <w:t>18,52,53</w:t>
      </w:r>
      <w:r w:rsidR="00864E7D" w:rsidRPr="00CF7E03">
        <w:rPr>
          <w:rFonts w:ascii="Arial" w:eastAsiaTheme="minorEastAsia" w:hAnsi="Arial" w:cs="Arial"/>
          <w:sz w:val="22"/>
          <w:szCs w:val="22"/>
          <w:lang w:eastAsia="zh-CN"/>
        </w:rPr>
        <w:t xml:space="preserve"> CO</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capture by Ca(OH)</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to form limestone </w:t>
      </w:r>
      <w:r w:rsidR="002C61DB" w:rsidRPr="00CF7E03">
        <w:rPr>
          <w:rFonts w:ascii="Arial" w:eastAsiaTheme="minorEastAsia" w:hAnsi="Arial" w:cs="Arial"/>
          <w:sz w:val="22"/>
          <w:szCs w:val="22"/>
          <w:lang w:eastAsia="zh-CN"/>
        </w:rPr>
        <w:t xml:space="preserve">through </w:t>
      </w:r>
      <w:r w:rsidR="00864E7D" w:rsidRPr="00CF7E03">
        <w:rPr>
          <w:rFonts w:ascii="Arial" w:eastAsiaTheme="minorEastAsia" w:hAnsi="Arial" w:cs="Arial"/>
          <w:sz w:val="22"/>
          <w:szCs w:val="22"/>
          <w:lang w:eastAsia="zh-CN"/>
        </w:rPr>
        <w:t>mineralization,</w:t>
      </w:r>
      <w:r w:rsidR="00BA3524" w:rsidRPr="00BA3524">
        <w:rPr>
          <w:rFonts w:ascii="Arial" w:hAnsi="Arial" w:cs="Arial"/>
          <w:sz w:val="22"/>
          <w:vertAlign w:val="superscript"/>
        </w:rPr>
        <w:t>48</w:t>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 </w:t>
      </w:r>
      <w:r w:rsidR="00A24D68" w:rsidRPr="00CF7E03">
        <w:rPr>
          <w:rFonts w:ascii="Arial" w:eastAsiaTheme="minorEastAsia" w:hAnsi="Arial" w:cs="Arial"/>
          <w:sz w:val="22"/>
          <w:szCs w:val="22"/>
          <w:lang w:eastAsia="zh-CN"/>
        </w:rPr>
        <w:t>recovery,</w:t>
      </w:r>
      <w:r w:rsidR="00F24CE8" w:rsidRPr="00F24CE8">
        <w:rPr>
          <w:rFonts w:ascii="Arial" w:hAnsi="Arial" w:cs="Arial"/>
          <w:sz w:val="22"/>
          <w:vertAlign w:val="superscript"/>
        </w:rPr>
        <w:t>9</w:t>
      </w:r>
      <w:r w:rsidR="00A24D68" w:rsidRPr="00CF7E03">
        <w:rPr>
          <w:rFonts w:ascii="Arial" w:eastAsiaTheme="minorEastAsia" w:hAnsi="Arial" w:cs="Arial"/>
          <w:sz w:val="22"/>
          <w:szCs w:val="22"/>
          <w:lang w:eastAsia="zh-CN"/>
        </w:rPr>
        <w:t xml:space="preserve"> the use of </w:t>
      </w:r>
      <w:r w:rsidR="00864E7D" w:rsidRPr="00CF7E03">
        <w:rPr>
          <w:rFonts w:ascii="Arial" w:eastAsiaTheme="minorEastAsia" w:hAnsi="Arial" w:cs="Arial"/>
          <w:sz w:val="22"/>
          <w:szCs w:val="22"/>
          <w:lang w:eastAsia="zh-CN"/>
        </w:rPr>
        <w:t>renewable electricity</w:t>
      </w:r>
      <w:r w:rsidR="002C61DB" w:rsidRPr="00CF7E03">
        <w:rPr>
          <w:rFonts w:ascii="Arial" w:eastAsiaTheme="minorEastAsia" w:hAnsi="Arial" w:cs="Arial"/>
          <w:sz w:val="22"/>
          <w:szCs w:val="22"/>
          <w:lang w:eastAsia="zh-CN"/>
        </w:rPr>
        <w:t>,</w:t>
      </w:r>
      <w:r w:rsidR="00BA3524" w:rsidRPr="00BA3524">
        <w:rPr>
          <w:rFonts w:ascii="Arial" w:hAnsi="Arial" w:cs="Arial"/>
          <w:sz w:val="22"/>
          <w:vertAlign w:val="superscript"/>
        </w:rPr>
        <w:t>54</w:t>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 the use of</w:t>
      </w:r>
      <w:r w:rsidR="00864E7D"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biochar to replace coal</w:t>
      </w:r>
      <w:r w:rsidR="008B7FC6" w:rsidRPr="00CF7E03">
        <w:rPr>
          <w:rFonts w:ascii="Arial" w:eastAsiaTheme="minorEastAsia" w:hAnsi="Arial" w:cs="Arial"/>
          <w:sz w:val="22"/>
          <w:szCs w:val="22"/>
          <w:lang w:eastAsia="zh-CN"/>
        </w:rPr>
        <w:t>.</w:t>
      </w:r>
      <w:r w:rsidR="00BA3524" w:rsidRPr="00BA3524">
        <w:rPr>
          <w:rFonts w:ascii="Arial" w:hAnsi="Arial" w:cs="Arial"/>
          <w:sz w:val="22"/>
          <w:vertAlign w:val="superscript"/>
        </w:rPr>
        <w:t>14,53,55,56</w:t>
      </w:r>
      <w:r w:rsidR="008B7FC6"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Th</w:t>
      </w:r>
      <w:r w:rsidR="002C61DB" w:rsidRPr="00CF7E03">
        <w:rPr>
          <w:rFonts w:ascii="Arial" w:eastAsiaTheme="minorEastAsia" w:hAnsi="Arial" w:cs="Arial"/>
          <w:sz w:val="22"/>
          <w:szCs w:val="22"/>
          <w:lang w:eastAsia="zh-CN"/>
        </w:rPr>
        <w:t>ese</w:t>
      </w:r>
      <w:r w:rsidR="00A24D68" w:rsidRPr="00CF7E03">
        <w:rPr>
          <w:rFonts w:ascii="Arial" w:eastAsiaTheme="minorEastAsia" w:hAnsi="Arial" w:cs="Arial"/>
          <w:sz w:val="22"/>
          <w:szCs w:val="22"/>
          <w:lang w:eastAsia="zh-CN"/>
        </w:rPr>
        <w:t xml:space="preserve"> methods could reduce slag waste</w:t>
      </w:r>
      <w:r w:rsidR="002C61DB"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xml:space="preserve"> CO</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emission</w:t>
      </w:r>
      <w:r w:rsidR="00FB4552"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coal </w:t>
      </w:r>
      <w:r w:rsidR="00A24D68" w:rsidRPr="00CF7E03">
        <w:rPr>
          <w:rFonts w:ascii="Arial" w:eastAsiaTheme="minorEastAsia" w:hAnsi="Arial" w:cs="Arial"/>
          <w:sz w:val="22"/>
          <w:szCs w:val="22"/>
          <w:lang w:eastAsia="zh-CN"/>
        </w:rPr>
        <w:t>consumption to some extent</w:t>
      </w:r>
      <w:r w:rsidR="00C11CAF" w:rsidRPr="00CF7E03">
        <w:rPr>
          <w:rFonts w:ascii="Arial" w:eastAsiaTheme="minorEastAsia" w:hAnsi="Arial" w:cs="Arial"/>
          <w:sz w:val="22"/>
          <w:szCs w:val="22"/>
          <w:lang w:eastAsia="zh-CN"/>
        </w:rPr>
        <w:t xml:space="preserve"> (</w:t>
      </w:r>
      <w:r w:rsidR="00C11CAF" w:rsidRPr="00CF7E03">
        <w:rPr>
          <w:rFonts w:ascii="Arial" w:eastAsiaTheme="minorEastAsia" w:hAnsi="Arial" w:cs="Arial"/>
          <w:b/>
          <w:bCs/>
          <w:sz w:val="22"/>
          <w:szCs w:val="22"/>
          <w:lang w:eastAsia="zh-CN"/>
        </w:rPr>
        <w:t>Fig</w:t>
      </w:r>
      <w:r w:rsidR="001242ED" w:rsidRPr="00CF7E03">
        <w:rPr>
          <w:rFonts w:ascii="Arial" w:eastAsiaTheme="minorEastAsia" w:hAnsi="Arial" w:cs="Arial"/>
          <w:b/>
          <w:bCs/>
          <w:sz w:val="22"/>
          <w:szCs w:val="22"/>
          <w:lang w:eastAsia="zh-CN"/>
        </w:rPr>
        <w:t>. </w:t>
      </w:r>
      <w:r w:rsidR="00C11CAF" w:rsidRPr="00CF7E03">
        <w:rPr>
          <w:rFonts w:ascii="Arial" w:eastAsiaTheme="minorEastAsia" w:hAnsi="Arial" w:cs="Arial"/>
          <w:b/>
          <w:bCs/>
          <w:sz w:val="22"/>
          <w:szCs w:val="22"/>
          <w:lang w:eastAsia="zh-CN"/>
        </w:rPr>
        <w:t>3c</w:t>
      </w:r>
      <w:r w:rsidR="00C11CAF"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Nevertheless, high</w:t>
      </w:r>
      <w:r w:rsidR="00CC2354" w:rsidRPr="00CF7E03">
        <w:rPr>
          <w:rFonts w:ascii="Arial" w:eastAsiaTheme="minorEastAsia" w:hAnsi="Arial" w:cs="Arial"/>
          <w:sz w:val="22"/>
          <w:szCs w:val="22"/>
          <w:lang w:eastAsia="zh-CN"/>
        </w:rPr>
        <w:t xml:space="preserve"> </w:t>
      </w:r>
      <w:r w:rsidR="00785B38" w:rsidRPr="00CF7E03">
        <w:rPr>
          <w:rFonts w:ascii="Arial" w:eastAsiaTheme="minorEastAsia" w:hAnsi="Arial" w:cs="Arial"/>
          <w:sz w:val="22"/>
          <w:szCs w:val="22"/>
          <w:lang w:eastAsia="zh-CN"/>
        </w:rPr>
        <w:t xml:space="preserve">electricity consumption </w:t>
      </w:r>
      <w:r w:rsidR="002C61DB" w:rsidRPr="00CF7E03">
        <w:rPr>
          <w:rFonts w:ascii="Arial" w:eastAsiaTheme="minorEastAsia" w:hAnsi="Arial" w:cs="Arial"/>
          <w:sz w:val="22"/>
          <w:szCs w:val="22"/>
          <w:lang w:eastAsia="zh-CN"/>
        </w:rPr>
        <w:t>remains</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inevitable</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due to</w:t>
      </w:r>
      <w:r w:rsidR="00785B38" w:rsidRPr="00CF7E03">
        <w:rPr>
          <w:rFonts w:ascii="Arial" w:eastAsiaTheme="minorEastAsia" w:hAnsi="Arial" w:cs="Arial"/>
          <w:sz w:val="22"/>
          <w:szCs w:val="22"/>
          <w:lang w:eastAsia="zh-CN"/>
        </w:rPr>
        <w:t xml:space="preserve"> the endothermic nature of </w:t>
      </w:r>
      <w:r w:rsidR="00FB4552" w:rsidRPr="00CF7E03">
        <w:rPr>
          <w:rFonts w:ascii="Arial" w:eastAsiaTheme="minorEastAsia" w:hAnsi="Arial" w:cs="Arial"/>
          <w:sz w:val="22"/>
          <w:szCs w:val="22"/>
          <w:lang w:eastAsia="zh-CN"/>
        </w:rPr>
        <w:t xml:space="preserve">the </w:t>
      </w:r>
      <w:r w:rsidR="00CC2354" w:rsidRPr="00CF7E03">
        <w:rPr>
          <w:rFonts w:ascii="Arial" w:eastAsiaTheme="minorEastAsia" w:hAnsi="Arial" w:cs="Arial"/>
          <w:sz w:val="22"/>
          <w:szCs w:val="22"/>
          <w:lang w:eastAsia="zh-CN"/>
        </w:rPr>
        <w:t>CaC</w:t>
      </w:r>
      <w:r w:rsidR="00CC2354" w:rsidRPr="00CF7E03">
        <w:rPr>
          <w:rFonts w:ascii="Arial" w:eastAsiaTheme="minorEastAsia" w:hAnsi="Arial" w:cs="Arial"/>
          <w:sz w:val="22"/>
          <w:szCs w:val="22"/>
          <w:vertAlign w:val="subscript"/>
          <w:lang w:eastAsia="zh-CN"/>
        </w:rPr>
        <w:t>2</w:t>
      </w:r>
      <w:r w:rsidR="00CC2354" w:rsidRPr="00CF7E03">
        <w:rPr>
          <w:rFonts w:ascii="Arial" w:eastAsiaTheme="minorEastAsia" w:hAnsi="Arial" w:cs="Arial"/>
          <w:sz w:val="22"/>
          <w:szCs w:val="22"/>
          <w:lang w:eastAsia="zh-CN"/>
        </w:rPr>
        <w:t xml:space="preserve"> formation reaction</w:t>
      </w:r>
      <w:r w:rsidR="00941200" w:rsidRPr="00CF7E03">
        <w:rPr>
          <w:rFonts w:ascii="Arial" w:eastAsiaTheme="minorEastAsia" w:hAnsi="Arial" w:cs="Arial"/>
          <w:sz w:val="22"/>
          <w:szCs w:val="22"/>
          <w:lang w:eastAsia="zh-CN"/>
        </w:rPr>
        <w:t>,</w:t>
      </w:r>
      <w:r w:rsidR="00CC2354"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so CaC</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plant</w:t>
      </w:r>
      <w:r w:rsidR="002C61DB"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are </w:t>
      </w:r>
      <w:r w:rsidR="001242ED" w:rsidRPr="00CF7E03">
        <w:rPr>
          <w:rFonts w:ascii="Arial" w:eastAsiaTheme="minorEastAsia" w:hAnsi="Arial" w:cs="Arial"/>
          <w:sz w:val="22"/>
          <w:szCs w:val="22"/>
          <w:lang w:eastAsia="zh-CN"/>
        </w:rPr>
        <w:t>strategically placed in regions with cheap</w:t>
      </w:r>
      <w:r w:rsidR="00A24D68" w:rsidRPr="00CF7E03">
        <w:rPr>
          <w:rFonts w:ascii="Arial" w:eastAsiaTheme="minorEastAsia" w:hAnsi="Arial" w:cs="Arial"/>
          <w:sz w:val="22"/>
          <w:szCs w:val="22"/>
          <w:lang w:eastAsia="zh-CN"/>
        </w:rPr>
        <w:t xml:space="preserve"> electricity</w:t>
      </w:r>
      <w:r w:rsidR="00941200" w:rsidRPr="00CF7E03">
        <w:rPr>
          <w:rFonts w:ascii="Arial" w:eastAsiaTheme="minorEastAsia" w:hAnsi="Arial" w:cs="Arial"/>
          <w:sz w:val="22"/>
          <w:szCs w:val="22"/>
          <w:lang w:eastAsia="zh-CN"/>
        </w:rPr>
        <w:t xml:space="preserve">. </w:t>
      </w:r>
      <w:r w:rsidR="000B53E7" w:rsidRPr="00CF7E03">
        <w:rPr>
          <w:rFonts w:ascii="Arial" w:eastAsiaTheme="minorEastAsia" w:hAnsi="Arial" w:cs="Arial"/>
          <w:sz w:val="22"/>
          <w:szCs w:val="22"/>
          <w:lang w:eastAsia="zh-CN"/>
        </w:rPr>
        <w:t xml:space="preserve">An </w:t>
      </w:r>
      <w:proofErr w:type="spellStart"/>
      <w:r w:rsidR="000B53E7" w:rsidRPr="00CF7E03">
        <w:rPr>
          <w:rFonts w:ascii="Arial" w:eastAsiaTheme="minorEastAsia" w:hAnsi="Arial" w:cs="Arial"/>
          <w:sz w:val="22"/>
          <w:szCs w:val="22"/>
          <w:lang w:eastAsia="zh-CN"/>
        </w:rPr>
        <w:t>oxythermal</w:t>
      </w:r>
      <w:proofErr w:type="spellEnd"/>
      <w:r w:rsidR="000B53E7" w:rsidRPr="00CF7E03">
        <w:rPr>
          <w:rFonts w:ascii="Arial" w:eastAsiaTheme="minorEastAsia" w:hAnsi="Arial" w:cs="Arial"/>
          <w:sz w:val="22"/>
          <w:szCs w:val="22"/>
          <w:lang w:eastAsia="zh-CN"/>
        </w:rPr>
        <w:t xml:space="preserve"> method, </w:t>
      </w:r>
      <w:r w:rsidR="002C61DB" w:rsidRPr="00CF7E03">
        <w:rPr>
          <w:rFonts w:ascii="Arial" w:eastAsiaTheme="minorEastAsia" w:hAnsi="Arial" w:cs="Arial"/>
          <w:sz w:val="22"/>
          <w:szCs w:val="22"/>
          <w:lang w:eastAsia="zh-CN"/>
        </w:rPr>
        <w:t>which heats a</w:t>
      </w:r>
      <w:r w:rsidR="000B53E7" w:rsidRPr="00CF7E03">
        <w:rPr>
          <w:rFonts w:ascii="Arial" w:eastAsiaTheme="minorEastAsia" w:hAnsi="Arial" w:cs="Arial"/>
          <w:sz w:val="22"/>
          <w:szCs w:val="22"/>
          <w:lang w:eastAsia="zh-CN"/>
        </w:rPr>
        <w:t xml:space="preserve"> mixture of </w:t>
      </w:r>
      <w:proofErr w:type="spellStart"/>
      <w:r w:rsidR="000B53E7" w:rsidRPr="00CF7E03">
        <w:rPr>
          <w:rFonts w:ascii="Arial" w:eastAsiaTheme="minorEastAsia" w:hAnsi="Arial" w:cs="Arial"/>
          <w:sz w:val="22"/>
          <w:szCs w:val="22"/>
          <w:lang w:eastAsia="zh-CN"/>
        </w:rPr>
        <w:t>CaO</w:t>
      </w:r>
      <w:proofErr w:type="spellEnd"/>
      <w:r w:rsidR="000B53E7" w:rsidRPr="00CF7E03">
        <w:rPr>
          <w:rFonts w:ascii="Arial" w:eastAsiaTheme="minorEastAsia" w:hAnsi="Arial" w:cs="Arial"/>
          <w:sz w:val="22"/>
          <w:szCs w:val="22"/>
          <w:lang w:eastAsia="zh-CN"/>
        </w:rPr>
        <w:t>, coke, and O</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w:t>
      </w:r>
      <w:r w:rsidR="000B53E7" w:rsidRPr="00CF7E03">
        <w:rPr>
          <w:rFonts w:ascii="Arial" w:eastAsiaTheme="minorEastAsia" w:hAnsi="Arial" w:cs="Arial"/>
          <w:sz w:val="22"/>
          <w:szCs w:val="22"/>
          <w:lang w:eastAsia="zh-CN"/>
        </w:rPr>
        <w:t xml:space="preserve"> produce CaC</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with a </w:t>
      </w:r>
      <w:r w:rsidR="002C61DB" w:rsidRPr="00CF7E03">
        <w:rPr>
          <w:rFonts w:ascii="Arial" w:eastAsiaTheme="minorEastAsia" w:hAnsi="Arial" w:cs="Arial"/>
          <w:sz w:val="22"/>
          <w:szCs w:val="22"/>
          <w:lang w:eastAsia="zh-CN"/>
        </w:rPr>
        <w:t>lower</w:t>
      </w:r>
      <w:r w:rsidR="000B53E7" w:rsidRPr="00CF7E03">
        <w:rPr>
          <w:rFonts w:ascii="Arial" w:eastAsiaTheme="minorEastAsia" w:hAnsi="Arial" w:cs="Arial"/>
          <w:sz w:val="22"/>
          <w:szCs w:val="22"/>
          <w:lang w:eastAsia="zh-CN"/>
        </w:rPr>
        <w:t xml:space="preserve"> energy requirement</w:t>
      </w:r>
      <w:r w:rsidR="00C85A21" w:rsidRPr="00CF7E03">
        <w:rPr>
          <w:rFonts w:ascii="Arial" w:eastAsiaTheme="minorEastAsia" w:hAnsi="Arial" w:cs="Arial"/>
          <w:sz w:val="22"/>
          <w:szCs w:val="22"/>
          <w:lang w:eastAsia="zh-CN"/>
        </w:rPr>
        <w:t>.</w:t>
      </w:r>
      <w:r w:rsidR="00BA3524" w:rsidRPr="00BA3524">
        <w:rPr>
          <w:rFonts w:ascii="Arial" w:hAnsi="Arial" w:cs="Arial"/>
          <w:sz w:val="22"/>
          <w:vertAlign w:val="superscript"/>
        </w:rPr>
        <w:t>48</w:t>
      </w:r>
      <w:r w:rsidR="000B53E7" w:rsidRPr="00CF7E03">
        <w:rPr>
          <w:rFonts w:ascii="Arial" w:eastAsiaTheme="minorEastAsia" w:hAnsi="Arial" w:cs="Arial"/>
          <w:sz w:val="22"/>
          <w:szCs w:val="22"/>
          <w:lang w:eastAsia="zh-CN"/>
        </w:rPr>
        <w:t xml:space="preserve"> However, significant energy consumption is still </w:t>
      </w:r>
      <w:r w:rsidR="002C61DB" w:rsidRPr="00CF7E03">
        <w:rPr>
          <w:rFonts w:ascii="Arial" w:eastAsiaTheme="minorEastAsia" w:hAnsi="Arial" w:cs="Arial"/>
          <w:sz w:val="22"/>
          <w:szCs w:val="22"/>
          <w:lang w:eastAsia="zh-CN"/>
        </w:rPr>
        <w:t>necessary, provide</w:t>
      </w:r>
      <w:r w:rsidR="000B53E7" w:rsidRPr="00CF7E03">
        <w:rPr>
          <w:rFonts w:ascii="Arial" w:eastAsiaTheme="minorEastAsia" w:hAnsi="Arial" w:cs="Arial"/>
          <w:sz w:val="22"/>
          <w:szCs w:val="22"/>
          <w:lang w:eastAsia="zh-CN"/>
        </w:rPr>
        <w:t xml:space="preserve">d by </w:t>
      </w:r>
      <w:r w:rsidR="001242ED" w:rsidRPr="00CF7E03">
        <w:rPr>
          <w:rFonts w:ascii="Arial" w:eastAsiaTheme="minorEastAsia" w:hAnsi="Arial" w:cs="Arial"/>
          <w:sz w:val="22"/>
          <w:szCs w:val="22"/>
          <w:lang w:eastAsia="zh-CN"/>
        </w:rPr>
        <w:t xml:space="preserve">the </w:t>
      </w:r>
      <w:r w:rsidR="000B53E7" w:rsidRPr="00CF7E03">
        <w:rPr>
          <w:rFonts w:ascii="Arial" w:eastAsiaTheme="minorEastAsia" w:hAnsi="Arial" w:cs="Arial"/>
          <w:sz w:val="22"/>
          <w:szCs w:val="22"/>
          <w:lang w:eastAsia="zh-CN"/>
        </w:rPr>
        <w:t>combustion</w:t>
      </w:r>
      <w:r w:rsidR="001242ED" w:rsidRPr="00CF7E03">
        <w:rPr>
          <w:rFonts w:ascii="Arial" w:eastAsiaTheme="minorEastAsia" w:hAnsi="Arial" w:cs="Arial"/>
          <w:sz w:val="22"/>
          <w:szCs w:val="22"/>
          <w:lang w:eastAsia="zh-CN"/>
        </w:rPr>
        <w:t xml:space="preserve"> of coke</w:t>
      </w:r>
      <w:r w:rsidR="000B53E7"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O</w:t>
      </w:r>
      <w:r w:rsidR="002A510A" w:rsidRPr="00CF7E03">
        <w:rPr>
          <w:rFonts w:ascii="Arial" w:eastAsiaTheme="minorEastAsia" w:hAnsi="Arial" w:cs="Arial"/>
          <w:sz w:val="22"/>
          <w:szCs w:val="22"/>
          <w:lang w:eastAsia="zh-CN"/>
        </w:rPr>
        <w:t>ther metal carbides (</w:t>
      </w:r>
      <w:r w:rsidR="002A510A" w:rsidRPr="003965AE">
        <w:rPr>
          <w:rFonts w:ascii="Arial" w:eastAsiaTheme="minorEastAsia" w:hAnsi="Arial" w:cs="Arial"/>
          <w:i/>
          <w:sz w:val="22"/>
          <w:szCs w:val="22"/>
          <w:lang w:eastAsia="zh-CN"/>
        </w:rPr>
        <w:t>e.g.</w:t>
      </w:r>
      <w:r w:rsidR="002A510A" w:rsidRPr="00CF7E03">
        <w:rPr>
          <w:rFonts w:ascii="Arial" w:eastAsiaTheme="minorEastAsia" w:hAnsi="Arial" w:cs="Arial"/>
          <w:sz w:val="22"/>
          <w:szCs w:val="22"/>
          <w:lang w:eastAsia="zh-CN"/>
        </w:rPr>
        <w:t>, BaC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and Li</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 be</w:t>
      </w:r>
      <w:r w:rsidR="00C160BD" w:rsidRPr="00CF7E03">
        <w:rPr>
          <w:rFonts w:ascii="Arial" w:eastAsiaTheme="minorEastAsia" w:hAnsi="Arial" w:cs="Arial"/>
          <w:sz w:val="22"/>
          <w:szCs w:val="22"/>
          <w:lang w:eastAsia="zh-CN"/>
        </w:rPr>
        <w:t xml:space="preserve"> produced at relatively lower reaction temperature</w:t>
      </w:r>
      <w:r w:rsidR="002C61DB" w:rsidRPr="00CF7E03">
        <w:rPr>
          <w:rFonts w:ascii="Arial" w:eastAsiaTheme="minorEastAsia" w:hAnsi="Arial" w:cs="Arial"/>
          <w:sz w:val="22"/>
          <w:szCs w:val="22"/>
          <w:lang w:eastAsia="zh-CN"/>
        </w:rPr>
        <w:t>s</w:t>
      </w:r>
      <w:r w:rsidR="00C160BD" w:rsidRPr="00CF7E03">
        <w:rPr>
          <w:rFonts w:ascii="Arial" w:eastAsiaTheme="minorEastAsia" w:hAnsi="Arial" w:cs="Arial"/>
          <w:sz w:val="22"/>
          <w:szCs w:val="22"/>
          <w:lang w:eastAsia="zh-CN"/>
        </w:rPr>
        <w:t>,</w:t>
      </w:r>
      <w:r w:rsidR="008B7FC6" w:rsidRPr="00CF7E03">
        <w:rPr>
          <w:rFonts w:ascii="Arial" w:eastAsiaTheme="minorEastAsia" w:hAnsi="Arial" w:cs="Arial"/>
          <w:sz w:val="22"/>
          <w:szCs w:val="22"/>
          <w:lang w:eastAsia="zh-CN"/>
        </w:rPr>
        <w:t xml:space="preserve"> </w:t>
      </w:r>
      <w:r w:rsidR="00BC1CDD">
        <w:rPr>
          <w:rFonts w:ascii="Arial" w:eastAsiaTheme="minorEastAsia" w:hAnsi="Arial" w:cs="Arial" w:hint="eastAsia"/>
          <w:sz w:val="22"/>
          <w:szCs w:val="22"/>
          <w:lang w:eastAsia="zh-CN"/>
        </w:rPr>
        <w:t xml:space="preserve">but </w:t>
      </w:r>
      <w:r w:rsidR="008B7FC6" w:rsidRPr="00CF7E03">
        <w:rPr>
          <w:rFonts w:ascii="Arial" w:eastAsiaTheme="minorEastAsia" w:hAnsi="Arial" w:cs="Arial"/>
          <w:sz w:val="22"/>
          <w:szCs w:val="22"/>
          <w:lang w:eastAsia="zh-CN"/>
        </w:rPr>
        <w:t xml:space="preserve">they </w:t>
      </w:r>
      <w:r w:rsidR="00B31587" w:rsidRPr="00CF7E03">
        <w:rPr>
          <w:rFonts w:ascii="Arial" w:eastAsiaTheme="minorEastAsia" w:hAnsi="Arial" w:cs="Arial"/>
          <w:sz w:val="22"/>
          <w:szCs w:val="22"/>
          <w:lang w:eastAsia="zh-CN"/>
        </w:rPr>
        <w:t>are yet to be</w:t>
      </w:r>
      <w:r w:rsidR="008B7FC6" w:rsidRPr="00CF7E03">
        <w:rPr>
          <w:rFonts w:ascii="Arial" w:eastAsiaTheme="minorEastAsia" w:hAnsi="Arial" w:cs="Arial"/>
          <w:sz w:val="22"/>
          <w:szCs w:val="22"/>
          <w:lang w:eastAsia="zh-CN"/>
        </w:rPr>
        <w:t xml:space="preserve"> commercialized due to </w:t>
      </w:r>
      <w:r w:rsidR="00BC1CDD">
        <w:rPr>
          <w:rFonts w:ascii="Arial" w:eastAsiaTheme="minorEastAsia" w:hAnsi="Arial" w:cs="Arial" w:hint="eastAsia"/>
          <w:sz w:val="22"/>
          <w:szCs w:val="22"/>
          <w:lang w:eastAsia="zh-CN"/>
        </w:rPr>
        <w:t xml:space="preserve">more </w:t>
      </w:r>
      <w:r w:rsidR="008B7FC6" w:rsidRPr="00CF7E03">
        <w:rPr>
          <w:rFonts w:ascii="Arial" w:eastAsiaTheme="minorEastAsia" w:hAnsi="Arial" w:cs="Arial"/>
          <w:sz w:val="22"/>
          <w:szCs w:val="22"/>
          <w:lang w:eastAsia="zh-CN"/>
        </w:rPr>
        <w:t>complex reaction</w:t>
      </w:r>
      <w:r w:rsidR="00B31587" w:rsidRPr="00CF7E03">
        <w:rPr>
          <w:rFonts w:ascii="Arial" w:eastAsiaTheme="minorEastAsia" w:hAnsi="Arial" w:cs="Arial"/>
          <w:sz w:val="22"/>
          <w:szCs w:val="22"/>
          <w:lang w:eastAsia="zh-CN"/>
        </w:rPr>
        <w:t xml:space="preserve"> pathways </w:t>
      </w:r>
      <w:r w:rsidR="002C61DB" w:rsidRPr="00CF7E03">
        <w:rPr>
          <w:rFonts w:ascii="Arial" w:eastAsiaTheme="minorEastAsia" w:hAnsi="Arial" w:cs="Arial"/>
          <w:sz w:val="22"/>
          <w:szCs w:val="22"/>
          <w:lang w:eastAsia="zh-CN"/>
        </w:rPr>
        <w:t>compared to the CaC</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route</w:t>
      </w:r>
      <w:r w:rsidR="008B7FC6" w:rsidRPr="00CF7E03">
        <w:rPr>
          <w:rFonts w:ascii="Arial" w:eastAsiaTheme="minorEastAsia" w:hAnsi="Arial" w:cs="Arial"/>
          <w:sz w:val="22"/>
          <w:szCs w:val="22"/>
          <w:lang w:eastAsia="zh-CN"/>
        </w:rPr>
        <w:t>.</w:t>
      </w:r>
      <w:r w:rsidR="00BA3524" w:rsidRPr="00BA3524">
        <w:rPr>
          <w:rFonts w:ascii="Arial" w:hAnsi="Arial" w:cs="Arial"/>
          <w:sz w:val="22"/>
          <w:vertAlign w:val="superscript"/>
        </w:rPr>
        <w:t>49,57</w:t>
      </w:r>
    </w:p>
    <w:p w14:paraId="1F4C03E7" w14:textId="39DEA34B" w:rsidR="0087061B" w:rsidRPr="00CF7E03" w:rsidRDefault="003965AE" w:rsidP="001017A8">
      <w:pPr>
        <w:spacing w:before="240" w:line="360" w:lineRule="auto"/>
        <w:jc w:val="center"/>
        <w:rPr>
          <w:rFonts w:ascii="Arial" w:eastAsiaTheme="minorEastAsia" w:hAnsi="Arial" w:cs="Arial"/>
          <w:b/>
          <w:i/>
          <w:iCs/>
          <w:sz w:val="22"/>
          <w:szCs w:val="22"/>
          <w:lang w:eastAsia="zh-CN"/>
        </w:rPr>
      </w:pPr>
      <w:r>
        <w:rPr>
          <w:rFonts w:ascii="Arial" w:eastAsiaTheme="minorEastAsia" w:hAnsi="Arial" w:cs="Arial"/>
          <w:b/>
          <w:i/>
          <w:iCs/>
          <w:noProof/>
          <w:sz w:val="22"/>
          <w:szCs w:val="22"/>
          <w:lang w:eastAsia="zh-CN"/>
        </w:rPr>
        <w:lastRenderedPageBreak/>
        <w:drawing>
          <wp:inline distT="0" distB="0" distL="0" distR="0" wp14:anchorId="0ADB6D28" wp14:editId="5A90E6DC">
            <wp:extent cx="4878354" cy="2832957"/>
            <wp:effectExtent l="0" t="0" r="0" b="5715"/>
            <wp:docPr id="1667844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3058" t="17704" r="21361" b="22033"/>
                    <a:stretch/>
                  </pic:blipFill>
                  <pic:spPr bwMode="auto">
                    <a:xfrm>
                      <a:off x="0" y="0"/>
                      <a:ext cx="4888144" cy="2838642"/>
                    </a:xfrm>
                    <a:prstGeom prst="rect">
                      <a:avLst/>
                    </a:prstGeom>
                    <a:noFill/>
                    <a:ln>
                      <a:noFill/>
                    </a:ln>
                    <a:extLst>
                      <a:ext uri="{53640926-AAD7-44D8-BBD7-CCE9431645EC}">
                        <a14:shadowObscured xmlns:a14="http://schemas.microsoft.com/office/drawing/2010/main"/>
                      </a:ext>
                    </a:extLst>
                  </pic:spPr>
                </pic:pic>
              </a:graphicData>
            </a:graphic>
          </wp:inline>
        </w:drawing>
      </w:r>
    </w:p>
    <w:p w14:paraId="79EF27A8" w14:textId="4E831698" w:rsidR="006E51F0" w:rsidRPr="001017A8" w:rsidRDefault="00C0700A" w:rsidP="003965AE">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rPr>
        <w:t>Fig.</w:t>
      </w:r>
      <w:r w:rsidR="002D3C68" w:rsidRPr="001017A8">
        <w:rPr>
          <w:rFonts w:ascii="Arial" w:hAnsi="Arial" w:cs="Arial"/>
          <w:b/>
          <w:sz w:val="22"/>
          <w:szCs w:val="22"/>
        </w:rPr>
        <w:t> </w:t>
      </w:r>
      <w:r w:rsidRPr="001017A8">
        <w:rPr>
          <w:rFonts w:ascii="Arial" w:eastAsiaTheme="minorEastAsia" w:hAnsi="Arial" w:cs="Arial"/>
          <w:b/>
          <w:sz w:val="22"/>
          <w:szCs w:val="22"/>
          <w:lang w:eastAsia="zh-CN"/>
        </w:rPr>
        <w:t>3</w:t>
      </w:r>
      <w:ins w:id="394" w:author="Nabera  Abhinandan" w:date="2024-08-15T19:19:00Z">
        <w:r w:rsidR="00710627" w:rsidRPr="00710627">
          <w:rPr>
            <w:rFonts w:ascii="Arial" w:hAnsi="Arial" w:cs="Arial"/>
            <w:b/>
            <w:iCs/>
            <w:sz w:val="22"/>
            <w:szCs w:val="22"/>
          </w:rPr>
          <w:t> </w:t>
        </w:r>
      </w:ins>
      <w:del w:id="395" w:author="Nabera  Abhinandan" w:date="2024-08-15T19:19:00Z">
        <w:r w:rsidR="0017065B" w:rsidRPr="00710627" w:rsidDel="00710627">
          <w:rPr>
            <w:rFonts w:ascii="Arial" w:hAnsi="Arial" w:cs="Arial"/>
            <w:b/>
            <w:iCs/>
            <w:sz w:val="22"/>
            <w:szCs w:val="22"/>
          </w:rPr>
          <w:delText xml:space="preserve"> </w:delText>
        </w:r>
      </w:del>
      <w:r w:rsidR="0017065B" w:rsidRPr="00710627">
        <w:rPr>
          <w:rFonts w:ascii="Arial" w:hAnsi="Arial" w:cs="Arial"/>
          <w:b/>
          <w:iCs/>
          <w:sz w:val="22"/>
          <w:szCs w:val="22"/>
        </w:rPr>
        <w:t>| </w:t>
      </w:r>
      <w:r w:rsidRPr="001017A8">
        <w:rPr>
          <w:rFonts w:ascii="Arial" w:eastAsiaTheme="minorEastAsia" w:hAnsi="Arial" w:cs="Arial"/>
          <w:b/>
          <w:bCs/>
          <w:sz w:val="22"/>
          <w:szCs w:val="22"/>
          <w:lang w:eastAsia="zh-CN"/>
        </w:rPr>
        <w:t>CaC</w:t>
      </w:r>
      <w:r w:rsidRPr="001017A8">
        <w:rPr>
          <w:rFonts w:ascii="Arial" w:eastAsiaTheme="minorEastAsia" w:hAnsi="Arial" w:cs="Arial"/>
          <w:b/>
          <w:bCs/>
          <w:sz w:val="22"/>
          <w:szCs w:val="22"/>
          <w:vertAlign w:val="subscript"/>
          <w:lang w:eastAsia="zh-CN"/>
        </w:rPr>
        <w:t>2</w:t>
      </w:r>
      <w:r w:rsidR="00C331A0" w:rsidRPr="001017A8">
        <w:rPr>
          <w:rFonts w:ascii="Arial" w:eastAsiaTheme="minorEastAsia" w:hAnsi="Arial" w:cs="Arial"/>
          <w:b/>
          <w:bCs/>
          <w:sz w:val="22"/>
          <w:szCs w:val="22"/>
          <w:lang w:eastAsia="zh-CN"/>
        </w:rPr>
        <w:noBreakHyphen/>
      </w:r>
      <w:r w:rsidRPr="001017A8">
        <w:rPr>
          <w:rFonts w:ascii="Arial" w:eastAsiaTheme="minorEastAsia" w:hAnsi="Arial" w:cs="Arial"/>
          <w:b/>
          <w:bCs/>
          <w:sz w:val="22"/>
          <w:szCs w:val="22"/>
          <w:lang w:eastAsia="zh-CN"/>
        </w:rPr>
        <w:t>based route</w:t>
      </w:r>
      <w:r w:rsidR="005B71C6" w:rsidRPr="001017A8">
        <w:rPr>
          <w:rFonts w:ascii="Arial" w:hAnsi="Arial" w:cs="Arial"/>
          <w:b/>
          <w:sz w:val="22"/>
          <w:szCs w:val="22"/>
        </w:rPr>
        <w:t>.</w:t>
      </w:r>
      <w:r w:rsidRPr="001017A8">
        <w:rPr>
          <w:rFonts w:ascii="Arial" w:eastAsiaTheme="minorEastAsia" w:hAnsi="Arial" w:cs="Arial"/>
          <w:b/>
          <w:bCs/>
          <w:sz w:val="22"/>
          <w:szCs w:val="22"/>
          <w:lang w:eastAsia="zh-CN"/>
        </w:rPr>
        <w:t xml:space="preserve"> </w:t>
      </w:r>
      <w:r w:rsidR="00B4609C" w:rsidRPr="001017A8">
        <w:rPr>
          <w:rFonts w:ascii="Arial" w:eastAsia="Times New Roman" w:hAnsi="Arial" w:cs="Arial"/>
          <w:b/>
          <w:sz w:val="22"/>
          <w:szCs w:val="22"/>
        </w:rPr>
        <w:t>a.</w:t>
      </w:r>
      <w:r w:rsidR="00B4609C" w:rsidRPr="001017A8">
        <w:rPr>
          <w:rFonts w:ascii="Arial" w:eastAsia="Times New Roman" w:hAnsi="Arial" w:cs="Arial"/>
          <w:bCs/>
          <w:sz w:val="22"/>
          <w:szCs w:val="22"/>
        </w:rPr>
        <w:t> </w:t>
      </w:r>
      <w:bookmarkStart w:id="396" w:name="_Hlk170139624"/>
      <w:r w:rsidR="00AE2765" w:rsidRPr="001017A8">
        <w:rPr>
          <w:rFonts w:ascii="Arial" w:eastAsiaTheme="minorEastAsia" w:hAnsi="Arial" w:cs="Arial"/>
          <w:bCs/>
          <w:sz w:val="22"/>
          <w:szCs w:val="22"/>
          <w:lang w:eastAsia="zh-CN"/>
        </w:rPr>
        <w:t xml:space="preserve">The process for </w:t>
      </w:r>
      <w:r w:rsidR="00B4609C" w:rsidRPr="001017A8">
        <w:rPr>
          <w:rFonts w:ascii="Arial" w:eastAsiaTheme="minorEastAsia" w:hAnsi="Arial" w:cs="Arial"/>
          <w:bCs/>
          <w:sz w:val="22"/>
          <w:szCs w:val="22"/>
          <w:lang w:eastAsia="zh-CN"/>
        </w:rPr>
        <w:t>CaC</w:t>
      </w:r>
      <w:r w:rsidR="00B4609C" w:rsidRPr="001017A8">
        <w:rPr>
          <w:rFonts w:ascii="Arial" w:eastAsiaTheme="minorEastAsia" w:hAnsi="Arial" w:cs="Arial"/>
          <w:bCs/>
          <w:sz w:val="22"/>
          <w:szCs w:val="22"/>
          <w:vertAlign w:val="subscript"/>
          <w:lang w:eastAsia="zh-CN"/>
        </w:rPr>
        <w:t>2</w:t>
      </w:r>
      <w:r w:rsidR="00B4609C" w:rsidRPr="001017A8">
        <w:rPr>
          <w:rFonts w:ascii="Arial" w:eastAsiaTheme="minorEastAsia" w:hAnsi="Arial" w:cs="Arial"/>
          <w:bCs/>
          <w:sz w:val="22"/>
          <w:szCs w:val="22"/>
          <w:lang w:eastAsia="zh-CN"/>
        </w:rPr>
        <w:t>-based C</w:t>
      </w:r>
      <w:r w:rsidR="00B4609C" w:rsidRPr="001017A8">
        <w:rPr>
          <w:rFonts w:ascii="Arial" w:eastAsiaTheme="minorEastAsia" w:hAnsi="Arial" w:cs="Arial"/>
          <w:bCs/>
          <w:sz w:val="22"/>
          <w:szCs w:val="22"/>
          <w:vertAlign w:val="subscript"/>
          <w:lang w:eastAsia="zh-CN"/>
        </w:rPr>
        <w:t>2</w:t>
      </w:r>
      <w:r w:rsidR="00B4609C" w:rsidRPr="001017A8">
        <w:rPr>
          <w:rFonts w:ascii="Arial" w:eastAsiaTheme="minorEastAsia" w:hAnsi="Arial" w:cs="Arial"/>
          <w:bCs/>
          <w:sz w:val="22"/>
          <w:szCs w:val="22"/>
          <w:lang w:eastAsia="zh-CN"/>
        </w:rPr>
        <w:t>H</w:t>
      </w:r>
      <w:r w:rsidR="00B4609C" w:rsidRPr="001017A8">
        <w:rPr>
          <w:rFonts w:ascii="Arial" w:eastAsiaTheme="minorEastAsia" w:hAnsi="Arial" w:cs="Arial"/>
          <w:bCs/>
          <w:sz w:val="22"/>
          <w:szCs w:val="22"/>
          <w:vertAlign w:val="subscript"/>
          <w:lang w:eastAsia="zh-CN"/>
        </w:rPr>
        <w:t>2</w:t>
      </w:r>
      <w:r w:rsidR="00B4609C" w:rsidRPr="001017A8">
        <w:rPr>
          <w:rFonts w:ascii="Arial" w:eastAsiaTheme="minorEastAsia" w:hAnsi="Arial" w:cs="Arial"/>
          <w:bCs/>
          <w:sz w:val="22"/>
          <w:szCs w:val="22"/>
          <w:lang w:eastAsia="zh-CN"/>
        </w:rPr>
        <w:t xml:space="preserve"> manufactur</w:t>
      </w:r>
      <w:bookmarkEnd w:id="396"/>
      <w:r w:rsidR="00C66DCF" w:rsidRPr="001017A8">
        <w:rPr>
          <w:rFonts w:ascii="Arial" w:eastAsiaTheme="minorEastAsia" w:hAnsi="Arial" w:cs="Arial"/>
          <w:bCs/>
          <w:sz w:val="22"/>
          <w:szCs w:val="22"/>
          <w:lang w:eastAsia="zh-CN"/>
        </w:rPr>
        <w:t>ing</w:t>
      </w:r>
      <w:r w:rsidR="00B4609C" w:rsidRPr="001017A8">
        <w:rPr>
          <w:rFonts w:ascii="Arial" w:eastAsiaTheme="minorEastAsia" w:hAnsi="Arial" w:cs="Arial"/>
          <w:bCs/>
          <w:sz w:val="22"/>
          <w:szCs w:val="22"/>
          <w:lang w:eastAsia="zh-CN"/>
        </w:rPr>
        <w:t xml:space="preserve">. </w:t>
      </w:r>
      <w:r w:rsidR="00B4609C" w:rsidRPr="001017A8">
        <w:rPr>
          <w:rFonts w:ascii="Arial" w:eastAsiaTheme="minorEastAsia" w:hAnsi="Arial" w:cs="Arial"/>
          <w:b/>
          <w:sz w:val="22"/>
          <w:szCs w:val="22"/>
          <w:lang w:eastAsia="zh-CN"/>
        </w:rPr>
        <w:t>b</w:t>
      </w:r>
      <w:r w:rsidR="00B4609C" w:rsidRPr="001017A8">
        <w:rPr>
          <w:rFonts w:ascii="Arial" w:eastAsia="Times New Roman" w:hAnsi="Arial" w:cs="Arial"/>
          <w:b/>
          <w:sz w:val="22"/>
          <w:szCs w:val="22"/>
        </w:rPr>
        <w:t>.</w:t>
      </w:r>
      <w:r w:rsidR="00B4609C" w:rsidRPr="001017A8">
        <w:rPr>
          <w:rFonts w:ascii="Arial" w:eastAsia="Times New Roman" w:hAnsi="Arial" w:cs="Arial"/>
          <w:bCs/>
          <w:sz w:val="22"/>
          <w:szCs w:val="22"/>
        </w:rPr>
        <w:t> </w:t>
      </w:r>
      <w:r w:rsidR="001741B9" w:rsidRPr="001017A8">
        <w:rPr>
          <w:rFonts w:ascii="Arial" w:eastAsiaTheme="minorEastAsia" w:hAnsi="Arial" w:cs="Arial"/>
          <w:bCs/>
          <w:sz w:val="22"/>
          <w:szCs w:val="22"/>
          <w:lang w:eastAsia="zh-CN"/>
        </w:rPr>
        <w:t>annual production of CaC</w:t>
      </w:r>
      <w:r w:rsidR="001741B9" w:rsidRPr="001017A8">
        <w:rPr>
          <w:rFonts w:ascii="Arial" w:eastAsiaTheme="minorEastAsia" w:hAnsi="Arial" w:cs="Arial"/>
          <w:bCs/>
          <w:sz w:val="22"/>
          <w:szCs w:val="22"/>
          <w:vertAlign w:val="subscript"/>
          <w:lang w:eastAsia="zh-CN"/>
        </w:rPr>
        <w:t>2</w:t>
      </w:r>
      <w:r w:rsidR="001741B9" w:rsidRPr="001017A8">
        <w:rPr>
          <w:rFonts w:ascii="Arial" w:eastAsiaTheme="minorEastAsia" w:hAnsi="Arial" w:cs="Arial"/>
          <w:bCs/>
          <w:sz w:val="22"/>
          <w:szCs w:val="22"/>
          <w:lang w:eastAsia="zh-CN"/>
        </w:rPr>
        <w:t xml:space="preserve"> in million metric tons (Mt) from 2000 to 2023 in China</w:t>
      </w:r>
      <w:r w:rsidR="00B4609C" w:rsidRPr="001017A8">
        <w:rPr>
          <w:rFonts w:ascii="Arial" w:eastAsiaTheme="minorEastAsia" w:hAnsi="Arial" w:cs="Arial"/>
          <w:bCs/>
          <w:sz w:val="22"/>
          <w:szCs w:val="22"/>
          <w:lang w:eastAsia="zh-CN"/>
        </w:rPr>
        <w:t xml:space="preserve">. </w:t>
      </w:r>
      <w:r w:rsidR="00B4609C" w:rsidRPr="001017A8">
        <w:rPr>
          <w:rFonts w:ascii="Arial" w:eastAsiaTheme="minorEastAsia" w:hAnsi="Arial" w:cs="Arial"/>
          <w:b/>
          <w:sz w:val="22"/>
          <w:szCs w:val="22"/>
          <w:lang w:eastAsia="zh-CN"/>
        </w:rPr>
        <w:t>c</w:t>
      </w:r>
      <w:r w:rsidR="00B4609C" w:rsidRPr="001017A8">
        <w:rPr>
          <w:rFonts w:ascii="Arial" w:eastAsia="Times New Roman" w:hAnsi="Arial" w:cs="Arial"/>
          <w:b/>
          <w:sz w:val="22"/>
          <w:szCs w:val="22"/>
        </w:rPr>
        <w:t>.</w:t>
      </w:r>
      <w:r w:rsidR="00BA32D4" w:rsidRPr="001017A8">
        <w:rPr>
          <w:rFonts w:ascii="Arial" w:eastAsiaTheme="minorEastAsia" w:hAnsi="Arial" w:cs="Arial"/>
          <w:b/>
          <w:sz w:val="22"/>
          <w:szCs w:val="22"/>
          <w:lang w:eastAsia="zh-CN"/>
        </w:rPr>
        <w:t> </w:t>
      </w:r>
      <w:r w:rsidR="009337DC" w:rsidRPr="001017A8">
        <w:rPr>
          <w:rFonts w:ascii="Arial" w:eastAsiaTheme="minorEastAsia" w:hAnsi="Arial" w:cs="Arial"/>
          <w:sz w:val="22"/>
          <w:szCs w:val="22"/>
          <w:lang w:eastAsia="zh-CN"/>
        </w:rPr>
        <w:t>four major</w:t>
      </w:r>
      <w:r w:rsidR="00C74984" w:rsidRPr="001017A8">
        <w:rPr>
          <w:rFonts w:ascii="Arial" w:eastAsiaTheme="minorEastAsia" w:hAnsi="Arial" w:cs="Arial"/>
          <w:sz w:val="22"/>
          <w:szCs w:val="22"/>
          <w:lang w:eastAsia="zh-CN"/>
        </w:rPr>
        <w:t xml:space="preserve"> issues</w:t>
      </w:r>
      <w:r w:rsidR="009337DC" w:rsidRPr="001017A8">
        <w:rPr>
          <w:rFonts w:ascii="Arial" w:eastAsiaTheme="minorEastAsia" w:hAnsi="Arial" w:cs="Arial"/>
          <w:sz w:val="22"/>
          <w:szCs w:val="22"/>
          <w:lang w:eastAsia="zh-CN"/>
        </w:rPr>
        <w:t xml:space="preserve"> associated with the CaC</w:t>
      </w:r>
      <w:r w:rsidR="009337DC" w:rsidRPr="001017A8">
        <w:rPr>
          <w:rFonts w:ascii="Arial" w:eastAsiaTheme="minorEastAsia" w:hAnsi="Arial" w:cs="Arial"/>
          <w:sz w:val="22"/>
          <w:szCs w:val="22"/>
          <w:vertAlign w:val="subscript"/>
          <w:lang w:eastAsia="zh-CN"/>
        </w:rPr>
        <w:t>2</w:t>
      </w:r>
      <w:r w:rsidR="009337DC" w:rsidRPr="001017A8">
        <w:rPr>
          <w:rFonts w:ascii="Arial" w:eastAsiaTheme="minorEastAsia" w:hAnsi="Arial" w:cs="Arial"/>
          <w:sz w:val="22"/>
          <w:szCs w:val="22"/>
          <w:lang w:eastAsia="zh-CN"/>
        </w:rPr>
        <w:t xml:space="preserve"> route</w:t>
      </w:r>
      <w:ins w:id="397" w:author="Nabera  Abhinandan" w:date="2024-08-15T19:39:00Z">
        <w:r w:rsidR="001B0A68">
          <w:rPr>
            <w:rFonts w:ascii="Arial" w:eastAsiaTheme="minorEastAsia" w:hAnsi="Arial" w:cs="Arial"/>
            <w:sz w:val="22"/>
            <w:szCs w:val="22"/>
            <w:lang w:eastAsia="zh-CN"/>
          </w:rPr>
          <w:t>,</w:t>
        </w:r>
      </w:ins>
      <w:r w:rsidR="009337DC" w:rsidRPr="001017A8">
        <w:rPr>
          <w:rFonts w:ascii="Arial" w:eastAsiaTheme="minorEastAsia" w:hAnsi="Arial" w:cs="Arial"/>
          <w:sz w:val="22"/>
          <w:szCs w:val="22"/>
          <w:lang w:eastAsia="zh-CN"/>
        </w:rPr>
        <w:t xml:space="preserve"> including high energy </w:t>
      </w:r>
      <w:r w:rsidR="00CE2B27" w:rsidRPr="001017A8">
        <w:rPr>
          <w:rFonts w:ascii="Arial" w:eastAsiaTheme="minorEastAsia" w:hAnsi="Arial" w:cs="Arial"/>
          <w:sz w:val="22"/>
          <w:szCs w:val="22"/>
          <w:lang w:eastAsia="zh-CN"/>
        </w:rPr>
        <w:t>input</w:t>
      </w:r>
      <w:r w:rsidR="009337DC" w:rsidRPr="001017A8">
        <w:rPr>
          <w:rFonts w:ascii="Arial" w:eastAsiaTheme="minorEastAsia" w:hAnsi="Arial" w:cs="Arial"/>
          <w:sz w:val="22"/>
          <w:szCs w:val="22"/>
          <w:lang w:eastAsia="zh-CN"/>
        </w:rPr>
        <w:t xml:space="preserve">, high </w:t>
      </w:r>
      <w:ins w:id="398" w:author="Zhang  Zihao" w:date="2024-08-16T13:16:00Z" w16du:dateUtc="2024-08-16T11:16:00Z">
        <w:r w:rsidR="00A42049">
          <w:rPr>
            <w:rFonts w:ascii="Arial" w:eastAsiaTheme="minorEastAsia" w:hAnsi="Arial" w:cs="Arial"/>
            <w:sz w:val="22"/>
            <w:szCs w:val="22"/>
            <w:lang w:eastAsia="zh-CN"/>
          </w:rPr>
          <w:t xml:space="preserve">direct </w:t>
        </w:r>
      </w:ins>
      <w:r w:rsidR="007B00BF" w:rsidRPr="001017A8">
        <w:rPr>
          <w:rFonts w:ascii="Arial" w:eastAsiaTheme="minorEastAsia" w:hAnsi="Arial" w:cs="Arial"/>
          <w:sz w:val="22"/>
          <w:szCs w:val="22"/>
          <w:lang w:eastAsia="zh-CN"/>
        </w:rPr>
        <w:t>CO</w:t>
      </w:r>
      <w:r w:rsidR="007B00BF" w:rsidRPr="001017A8">
        <w:rPr>
          <w:rFonts w:ascii="Arial" w:eastAsiaTheme="minorEastAsia" w:hAnsi="Arial" w:cs="Arial"/>
          <w:sz w:val="22"/>
          <w:szCs w:val="22"/>
          <w:vertAlign w:val="subscript"/>
          <w:lang w:eastAsia="zh-CN"/>
        </w:rPr>
        <w:t>2</w:t>
      </w:r>
      <w:r w:rsidR="007B00BF" w:rsidRPr="001017A8">
        <w:rPr>
          <w:rFonts w:ascii="Arial" w:eastAsiaTheme="minorEastAsia" w:hAnsi="Arial" w:cs="Arial"/>
          <w:sz w:val="22"/>
          <w:szCs w:val="22"/>
          <w:lang w:eastAsia="zh-CN"/>
        </w:rPr>
        <w:t xml:space="preserve"> emission</w:t>
      </w:r>
      <w:ins w:id="399" w:author="Nabera  Abhinandan" w:date="2024-08-15T19:39:00Z">
        <w:r w:rsidR="001B0A68">
          <w:rPr>
            <w:rFonts w:ascii="Arial" w:eastAsiaTheme="minorEastAsia" w:hAnsi="Arial" w:cs="Arial"/>
            <w:sz w:val="22"/>
            <w:szCs w:val="22"/>
            <w:lang w:eastAsia="zh-CN"/>
          </w:rPr>
          <w:t>s</w:t>
        </w:r>
      </w:ins>
      <w:r w:rsidR="009337DC" w:rsidRPr="001017A8">
        <w:rPr>
          <w:rFonts w:ascii="Arial" w:eastAsiaTheme="minorEastAsia" w:hAnsi="Arial" w:cs="Arial"/>
          <w:sz w:val="22"/>
          <w:szCs w:val="22"/>
          <w:lang w:eastAsia="zh-CN"/>
        </w:rPr>
        <w:t xml:space="preserve">, production of slag waste, and large coal </w:t>
      </w:r>
      <w:r w:rsidR="0066133B" w:rsidRPr="001017A8">
        <w:rPr>
          <w:rFonts w:ascii="Arial" w:eastAsiaTheme="minorEastAsia" w:hAnsi="Arial" w:cs="Arial"/>
          <w:sz w:val="22"/>
          <w:szCs w:val="22"/>
          <w:lang w:eastAsia="zh-CN"/>
        </w:rPr>
        <w:t>input</w:t>
      </w:r>
      <w:r w:rsidRPr="001017A8">
        <w:rPr>
          <w:rFonts w:ascii="Arial" w:eastAsiaTheme="minorEastAsia" w:hAnsi="Arial" w:cs="Arial"/>
          <w:sz w:val="22"/>
          <w:szCs w:val="22"/>
          <w:lang w:eastAsia="zh-CN"/>
        </w:rPr>
        <w:t>.</w:t>
      </w:r>
    </w:p>
    <w:p w14:paraId="52F89ABA" w14:textId="5A02371E" w:rsidR="00C74984" w:rsidRPr="00DE22B7" w:rsidRDefault="00C74984"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311E70" w:rsidRPr="00CF7E03">
        <w:rPr>
          <w:rFonts w:ascii="Arial" w:eastAsiaTheme="minorEastAsia" w:hAnsi="Arial" w:cs="Arial"/>
          <w:b/>
          <w:sz w:val="22"/>
          <w:szCs w:val="22"/>
          <w:lang w:eastAsia="zh-CN"/>
        </w:rPr>
        <w:t>3</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73576F" w:rsidRPr="00CF7E03">
        <w:rPr>
          <w:rFonts w:ascii="Arial" w:eastAsiaTheme="minorEastAsia" w:hAnsi="Arial" w:cs="Arial"/>
          <w:b/>
          <w:sz w:val="22"/>
          <w:szCs w:val="22"/>
          <w:lang w:eastAsia="zh-CN"/>
        </w:rPr>
        <w:t>D</w:t>
      </w:r>
      <w:r w:rsidRPr="00CF7E03">
        <w:rPr>
          <w:rFonts w:ascii="Arial" w:eastAsiaTheme="minorEastAsia" w:hAnsi="Arial" w:cs="Arial"/>
          <w:b/>
          <w:sz w:val="22"/>
          <w:szCs w:val="22"/>
          <w:lang w:eastAsia="zh-CN"/>
        </w:rPr>
        <w:t xml:space="preserve">irect </w:t>
      </w:r>
      <w:r w:rsidR="0073576F" w:rsidRPr="00CF7E03">
        <w:rPr>
          <w:rFonts w:ascii="Arial" w:eastAsiaTheme="minorEastAsia" w:hAnsi="Arial" w:cs="Arial"/>
          <w:b/>
          <w:sz w:val="22"/>
          <w:szCs w:val="22"/>
          <w:lang w:eastAsia="zh-CN"/>
        </w:rPr>
        <w:t xml:space="preserve">acetylene </w:t>
      </w:r>
      <w:r w:rsidR="004369B0" w:rsidRPr="00CF7E03">
        <w:rPr>
          <w:rFonts w:ascii="Arial" w:eastAsiaTheme="minorEastAsia" w:hAnsi="Arial" w:cs="Arial"/>
          <w:b/>
          <w:sz w:val="22"/>
          <w:szCs w:val="22"/>
          <w:lang w:eastAsia="zh-CN"/>
        </w:rPr>
        <w:t>production</w:t>
      </w:r>
      <w:r w:rsidR="0073576F" w:rsidRPr="00CF7E03">
        <w:rPr>
          <w:rFonts w:ascii="Arial" w:eastAsiaTheme="minorEastAsia" w:hAnsi="Arial" w:cs="Arial"/>
          <w:b/>
          <w:sz w:val="22"/>
          <w:szCs w:val="22"/>
          <w:lang w:eastAsia="zh-CN"/>
        </w:rPr>
        <w:t xml:space="preserve"> route</w:t>
      </w:r>
      <w:r w:rsidR="009D2C77" w:rsidRPr="00CF7E03">
        <w:rPr>
          <w:rFonts w:ascii="Arial" w:eastAsiaTheme="minorEastAsia" w:hAnsi="Arial" w:cs="Arial"/>
          <w:b/>
          <w:sz w:val="22"/>
          <w:szCs w:val="22"/>
          <w:lang w:eastAsia="zh-CN"/>
        </w:rPr>
        <w:t>s</w:t>
      </w:r>
    </w:p>
    <w:p w14:paraId="24F0F732" w14:textId="781B38B5" w:rsidR="00100441" w:rsidRPr="00CF7E03" w:rsidRDefault="002D7EC0"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Direct </w:t>
      </w:r>
      <w:r w:rsidR="00F07BE2" w:rsidRPr="00CF7E03">
        <w:rPr>
          <w:rFonts w:ascii="Arial" w:eastAsiaTheme="minorEastAsia" w:hAnsi="Arial" w:cs="Arial"/>
          <w:sz w:val="22"/>
          <w:szCs w:val="22"/>
          <w:lang w:eastAsia="zh-CN"/>
        </w:rPr>
        <w:t>conversion of CH</w:t>
      </w:r>
      <w:r w:rsidR="00F07BE2" w:rsidRPr="00CF7E03">
        <w:rPr>
          <w:rFonts w:ascii="Arial" w:eastAsiaTheme="minorEastAsia" w:hAnsi="Arial" w:cs="Arial"/>
          <w:sz w:val="22"/>
          <w:szCs w:val="22"/>
          <w:vertAlign w:val="subscript"/>
          <w:lang w:eastAsia="zh-CN"/>
        </w:rPr>
        <w:t>4</w:t>
      </w:r>
      <w:r w:rsidR="00F07BE2" w:rsidRPr="00CF7E03">
        <w:rPr>
          <w:rFonts w:ascii="Arial" w:eastAsiaTheme="minorEastAsia" w:hAnsi="Arial" w:cs="Arial"/>
          <w:sz w:val="22"/>
          <w:szCs w:val="22"/>
          <w:lang w:eastAsia="zh-CN"/>
        </w:rPr>
        <w:t xml:space="preserve"> to</w:t>
      </w:r>
      <w:r w:rsidR="00CF4B17" w:rsidRPr="00CF7E03">
        <w:rPr>
          <w:rFonts w:ascii="Arial" w:eastAsiaTheme="minorEastAsia" w:hAnsi="Arial" w:cs="Arial"/>
          <w:sz w:val="22"/>
          <w:szCs w:val="22"/>
          <w:lang w:eastAsia="zh-CN"/>
        </w:rPr>
        <w:t xml:space="preserve"> </w:t>
      </w:r>
      <w:r w:rsidR="003D316D" w:rsidRPr="00CF7E03">
        <w:rPr>
          <w:rFonts w:ascii="Arial" w:eastAsiaTheme="minorEastAsia" w:hAnsi="Arial" w:cs="Arial"/>
          <w:sz w:val="22"/>
          <w:szCs w:val="22"/>
          <w:lang w:eastAsia="zh-CN"/>
        </w:rPr>
        <w:t>C</w:t>
      </w:r>
      <w:r w:rsidR="003D316D" w:rsidRPr="00CF7E03">
        <w:rPr>
          <w:rFonts w:ascii="Arial" w:eastAsiaTheme="minorEastAsia" w:hAnsi="Arial" w:cs="Arial"/>
          <w:sz w:val="22"/>
          <w:szCs w:val="22"/>
          <w:vertAlign w:val="subscript"/>
          <w:lang w:eastAsia="zh-CN"/>
        </w:rPr>
        <w:t>2</w:t>
      </w:r>
      <w:r w:rsidR="003D316D" w:rsidRPr="00CF7E03">
        <w:rPr>
          <w:rFonts w:ascii="Arial" w:eastAsiaTheme="minorEastAsia" w:hAnsi="Arial" w:cs="Arial"/>
          <w:sz w:val="22"/>
          <w:szCs w:val="22"/>
          <w:lang w:eastAsia="zh-CN"/>
        </w:rPr>
        <w:t xml:space="preserve"> </w:t>
      </w:r>
      <w:r w:rsidR="00F07BE2" w:rsidRPr="00CF7E03">
        <w:rPr>
          <w:rFonts w:ascii="Arial" w:eastAsiaTheme="minorEastAsia" w:hAnsi="Arial" w:cs="Arial"/>
          <w:sz w:val="22"/>
          <w:szCs w:val="22"/>
          <w:lang w:eastAsia="zh-CN"/>
        </w:rPr>
        <w:t xml:space="preserve">hydrocarbons </w:t>
      </w:r>
      <w:r w:rsidR="00186695" w:rsidRPr="00CF7E03">
        <w:rPr>
          <w:rFonts w:ascii="Arial" w:eastAsiaTheme="minorEastAsia" w:hAnsi="Arial" w:cs="Arial"/>
          <w:sz w:val="22"/>
          <w:szCs w:val="22"/>
          <w:lang w:eastAsia="zh-CN"/>
        </w:rPr>
        <w:t>(C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4</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6</w:t>
      </w:r>
      <w:r w:rsidR="00186695" w:rsidRPr="00CF7E03">
        <w:rPr>
          <w:rFonts w:ascii="Arial" w:eastAsiaTheme="minorEastAsia" w:hAnsi="Arial" w:cs="Arial"/>
          <w:sz w:val="22"/>
          <w:szCs w:val="22"/>
          <w:lang w:eastAsia="zh-CN"/>
        </w:rPr>
        <w:t xml:space="preserve">) </w:t>
      </w:r>
      <w:r w:rsidR="009035FB" w:rsidRPr="00CF7E03">
        <w:rPr>
          <w:rFonts w:ascii="Arial" w:eastAsiaTheme="minorEastAsia" w:hAnsi="Arial" w:cs="Arial"/>
          <w:sz w:val="22"/>
          <w:szCs w:val="22"/>
          <w:lang w:eastAsia="zh-CN"/>
        </w:rPr>
        <w:t xml:space="preserve">is </w:t>
      </w:r>
      <w:r w:rsidR="00F07BE2" w:rsidRPr="00CF7E03">
        <w:rPr>
          <w:rFonts w:ascii="Arial" w:eastAsiaTheme="minorEastAsia" w:hAnsi="Arial" w:cs="Arial"/>
          <w:sz w:val="22"/>
          <w:szCs w:val="22"/>
          <w:lang w:eastAsia="zh-CN"/>
        </w:rPr>
        <w:t>highly endothermic</w:t>
      </w:r>
      <w:r w:rsidR="00186695" w:rsidRPr="00CF7E03">
        <w:rPr>
          <w:rFonts w:ascii="Arial" w:eastAsiaTheme="minorEastAsia" w:hAnsi="Arial" w:cs="Arial"/>
          <w:sz w:val="22"/>
          <w:szCs w:val="22"/>
          <w:lang w:eastAsia="zh-CN"/>
        </w:rPr>
        <w:t xml:space="preserve">, with </w:t>
      </w:r>
      <w:r w:rsidR="005C1835" w:rsidRPr="00CF7E03">
        <w:rPr>
          <w:rFonts w:ascii="Arial" w:eastAsiaTheme="minorEastAsia" w:hAnsi="Arial" w:cs="Arial"/>
          <w:sz w:val="22"/>
          <w:szCs w:val="22"/>
          <w:lang w:eastAsia="zh-CN"/>
        </w:rPr>
        <w:t xml:space="preserve">the </w:t>
      </w:r>
      <w:r w:rsidR="001C6B72" w:rsidRPr="00CF7E03">
        <w:rPr>
          <w:rFonts w:ascii="Arial" w:eastAsiaTheme="minorEastAsia" w:hAnsi="Arial" w:cs="Arial"/>
          <w:sz w:val="22"/>
          <w:szCs w:val="22"/>
          <w:lang w:eastAsia="zh-CN"/>
        </w:rPr>
        <w:t>CH</w:t>
      </w:r>
      <w:r w:rsidR="001C6B72" w:rsidRPr="00CF7E03">
        <w:rPr>
          <w:rFonts w:ascii="Arial" w:eastAsiaTheme="minorEastAsia" w:hAnsi="Arial" w:cs="Arial"/>
          <w:sz w:val="22"/>
          <w:szCs w:val="22"/>
          <w:vertAlign w:val="subscript"/>
          <w:lang w:eastAsia="zh-CN"/>
        </w:rPr>
        <w:t>4</w:t>
      </w:r>
      <w:r w:rsidR="001C6B72" w:rsidRPr="00CF7E03">
        <w:rPr>
          <w:rFonts w:ascii="Arial" w:eastAsiaTheme="minorEastAsia" w:hAnsi="Arial" w:cs="Arial"/>
          <w:sz w:val="22"/>
          <w:szCs w:val="22"/>
          <w:lang w:eastAsia="zh-CN"/>
        </w:rPr>
        <w:t xml:space="preserve"> to C</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H</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 xml:space="preserve">reaction </w:t>
      </w:r>
      <w:r w:rsidR="00DE5901" w:rsidRPr="00CF7E03">
        <w:rPr>
          <w:rFonts w:ascii="Arial" w:eastAsiaTheme="minorEastAsia" w:hAnsi="Arial" w:cs="Arial"/>
          <w:sz w:val="22"/>
          <w:szCs w:val="22"/>
          <w:lang w:eastAsia="zh-CN"/>
        </w:rPr>
        <w:t xml:space="preserve">being </w:t>
      </w:r>
      <w:r w:rsidR="00186695" w:rsidRPr="00CF7E03">
        <w:rPr>
          <w:rFonts w:ascii="Arial" w:eastAsiaTheme="minorEastAsia" w:hAnsi="Arial" w:cs="Arial"/>
          <w:sz w:val="22"/>
          <w:szCs w:val="22"/>
          <w:lang w:eastAsia="zh-CN"/>
        </w:rPr>
        <w:t>the most</w:t>
      </w:r>
      <w:r w:rsidR="001A410D" w:rsidRPr="00CF7E03">
        <w:rPr>
          <w:rFonts w:ascii="Arial" w:eastAsiaTheme="minorEastAsia" w:hAnsi="Arial" w:cs="Arial"/>
          <w:sz w:val="22"/>
          <w:szCs w:val="22"/>
          <w:lang w:eastAsia="zh-CN"/>
        </w:rPr>
        <w:t xml:space="preserve"> endothermic</w:t>
      </w:r>
      <w:r w:rsidR="005C1835" w:rsidRPr="00CF7E03">
        <w:rPr>
          <w:rFonts w:ascii="Arial" w:eastAsiaTheme="minorEastAsia" w:hAnsi="Arial" w:cs="Arial"/>
          <w:sz w:val="22"/>
          <w:szCs w:val="22"/>
          <w:lang w:eastAsia="zh-CN"/>
        </w:rPr>
        <w:t>,</w:t>
      </w:r>
      <w:r w:rsidR="001A410D"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having</w:t>
      </w:r>
      <w:r w:rsidR="001A410D"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a </w:t>
      </w:r>
      <w:r w:rsidR="001A410D" w:rsidRPr="00CF7E03">
        <w:rPr>
          <w:rFonts w:ascii="Arial" w:eastAsiaTheme="minorEastAsia" w:hAnsi="Arial" w:cs="Arial"/>
          <w:sz w:val="22"/>
          <w:szCs w:val="22"/>
          <w:lang w:eastAsia="zh-CN"/>
        </w:rPr>
        <w:t xml:space="preserve">standard enthalpy </w:t>
      </w:r>
      <w:r w:rsidR="00B55AE2" w:rsidRPr="00CF7E03">
        <w:rPr>
          <w:rFonts w:ascii="Arial" w:eastAsiaTheme="minorEastAsia" w:hAnsi="Arial" w:cs="Arial"/>
          <w:sz w:val="22"/>
          <w:szCs w:val="22"/>
          <w:lang w:eastAsia="zh-CN"/>
        </w:rPr>
        <w:t>of 376</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kJ</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mol</w:t>
      </w:r>
      <w:r w:rsidR="00DE5901" w:rsidRPr="00CF7E03">
        <w:rPr>
          <w:rFonts w:ascii="Arial" w:eastAsiaTheme="minorEastAsia" w:hAnsi="Arial" w:cs="Arial"/>
          <w:sz w:val="22"/>
          <w:szCs w:val="22"/>
          <w:vertAlign w:val="superscript"/>
          <w:lang w:eastAsia="zh-CN"/>
        </w:rPr>
        <w:t>–</w:t>
      </w:r>
      <w:r w:rsidR="00B55AE2" w:rsidRPr="00CF7E03">
        <w:rPr>
          <w:rFonts w:ascii="Arial" w:eastAsiaTheme="minorEastAsia" w:hAnsi="Arial" w:cs="Arial"/>
          <w:sz w:val="22"/>
          <w:szCs w:val="22"/>
          <w:vertAlign w:val="superscript"/>
          <w:lang w:eastAsia="zh-CN"/>
        </w:rPr>
        <w:t>1</w:t>
      </w:r>
      <w:r w:rsidR="001A410D"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del w:id="400" w:author="Nabera  Abhinandan" w:date="2024-08-15T19:39:00Z">
        <w:r w:rsidR="001945A5" w:rsidRPr="00CF7E03" w:rsidDel="00512432">
          <w:rPr>
            <w:rFonts w:ascii="Arial" w:eastAsiaTheme="minorEastAsia" w:hAnsi="Arial" w:cs="Arial"/>
            <w:sz w:val="22"/>
            <w:szCs w:val="22"/>
            <w:lang w:eastAsia="zh-CN"/>
          </w:rPr>
          <w:delText xml:space="preserve"> </w:delText>
        </w:r>
      </w:del>
    </w:p>
    <w:p w14:paraId="0AB7E1E4" w14:textId="7D2953A2" w:rsidR="001A410D" w:rsidRPr="00B34115" w:rsidRDefault="001A410D"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3H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376</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ins w:id="401" w:author="Nabera  Abhinandan" w:date="2024-08-16T08:38:00Z">
        <w:r w:rsidR="00F73949">
          <w:rPr>
            <w:rFonts w:ascii="Cambria Math" w:eastAsiaTheme="minorEastAsia" w:hAnsi="Cambria Math" w:cs="Arial"/>
            <w:iCs/>
            <w:sz w:val="22"/>
            <w:szCs w:val="22"/>
            <w:vertAlign w:val="superscript"/>
            <w:lang w:eastAsia="zh-CN"/>
          </w:rPr>
          <w:t>–</w:t>
        </w:r>
      </w:ins>
      <w:del w:id="402" w:author="Nabera  Abhinandan" w:date="2024-08-16T08:38:00Z">
        <w:r w:rsidR="000F428A" w:rsidRPr="00CF7E03" w:rsidDel="00F73949">
          <w:rPr>
            <w:rFonts w:ascii="Cambria Math" w:eastAsiaTheme="minorEastAsia" w:hAnsi="Cambria Math" w:cs="Arial"/>
            <w:iCs/>
            <w:sz w:val="22"/>
            <w:szCs w:val="22"/>
            <w:vertAlign w:val="superscript"/>
            <w:lang w:eastAsia="zh-CN"/>
          </w:rPr>
          <w:delText>–</w:delText>
        </w:r>
      </w:del>
      <w:r w:rsidRPr="00CF7E03">
        <w:rPr>
          <w:rFonts w:ascii="Cambria Math" w:eastAsiaTheme="minorEastAsia" w:hAnsi="Cambria Math" w:cs="Arial"/>
          <w:iCs/>
          <w:sz w:val="22"/>
          <w:szCs w:val="22"/>
          <w:vertAlign w:val="superscript"/>
          <w:lang w:eastAsia="zh-CN"/>
        </w:rPr>
        <w:t>1</w:t>
      </w:r>
    </w:p>
    <w:p w14:paraId="018DCFF5" w14:textId="357A642B"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202</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ins w:id="403" w:author="Nabera  Abhinandan" w:date="2024-08-16T08:38:00Z">
        <w:r w:rsidR="00F73949">
          <w:rPr>
            <w:rFonts w:ascii="Cambria Math" w:eastAsiaTheme="minorEastAsia" w:hAnsi="Cambria Math" w:cs="Arial"/>
            <w:iCs/>
            <w:sz w:val="22"/>
            <w:szCs w:val="22"/>
            <w:vertAlign w:val="superscript"/>
            <w:lang w:eastAsia="zh-CN"/>
          </w:rPr>
          <w:t>–</w:t>
        </w:r>
      </w:ins>
      <w:del w:id="404" w:author="Nabera  Abhinandan" w:date="2024-08-16T08:38:00Z">
        <w:r w:rsidRPr="00CF7E03" w:rsidDel="00F73949">
          <w:rPr>
            <w:rFonts w:ascii="Cambria Math" w:eastAsiaTheme="minorEastAsia" w:hAnsi="Cambria Math" w:cs="Arial"/>
            <w:iCs/>
            <w:sz w:val="22"/>
            <w:szCs w:val="22"/>
            <w:vertAlign w:val="superscript"/>
            <w:lang w:eastAsia="zh-CN"/>
          </w:rPr>
          <w:delText>−</w:delText>
        </w:r>
      </w:del>
      <w:r w:rsidRPr="00CF7E03">
        <w:rPr>
          <w:rFonts w:ascii="Cambria Math" w:eastAsiaTheme="minorEastAsia" w:hAnsi="Cambria Math" w:cs="Arial"/>
          <w:iCs/>
          <w:sz w:val="22"/>
          <w:szCs w:val="22"/>
          <w:vertAlign w:val="superscript"/>
          <w:lang w:eastAsia="zh-CN"/>
        </w:rPr>
        <w:t>1</w:t>
      </w:r>
    </w:p>
    <w:p w14:paraId="3AF91B01" w14:textId="0F6E0F3F"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6</w:t>
      </w:r>
      <w:r w:rsidRPr="00CF7E03">
        <w:rPr>
          <w:rFonts w:ascii="Cambria Math" w:eastAsiaTheme="minorEastAsia" w:hAnsi="Cambria Math" w:cs="Arial"/>
          <w:iCs/>
          <w:sz w:val="22"/>
          <w:szCs w:val="22"/>
          <w:lang w:eastAsia="zh-CN"/>
        </w:rPr>
        <w:t xml:space="preserve"> + 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65</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ins w:id="405" w:author="Nabera  Abhinandan" w:date="2024-08-16T08:38:00Z">
        <w:r w:rsidR="00F73949">
          <w:rPr>
            <w:rFonts w:ascii="Cambria Math" w:eastAsiaTheme="minorEastAsia" w:hAnsi="Cambria Math" w:cs="Arial"/>
            <w:iCs/>
            <w:sz w:val="22"/>
            <w:szCs w:val="22"/>
            <w:vertAlign w:val="superscript"/>
            <w:lang w:eastAsia="zh-CN"/>
          </w:rPr>
          <w:t>–</w:t>
        </w:r>
      </w:ins>
      <w:del w:id="406" w:author="Nabera  Abhinandan" w:date="2024-08-16T08:38:00Z">
        <w:r w:rsidRPr="00CF7E03" w:rsidDel="00F73949">
          <w:rPr>
            <w:rFonts w:ascii="Cambria Math" w:eastAsiaTheme="minorEastAsia" w:hAnsi="Cambria Math" w:cs="Arial"/>
            <w:iCs/>
            <w:sz w:val="22"/>
            <w:szCs w:val="22"/>
            <w:vertAlign w:val="superscript"/>
            <w:lang w:eastAsia="zh-CN"/>
          </w:rPr>
          <w:delText>−</w:delText>
        </w:r>
      </w:del>
      <w:r w:rsidRPr="00CF7E03">
        <w:rPr>
          <w:rFonts w:ascii="Cambria Math" w:eastAsiaTheme="minorEastAsia" w:hAnsi="Cambria Math" w:cs="Arial"/>
          <w:iCs/>
          <w:sz w:val="22"/>
          <w:szCs w:val="22"/>
          <w:vertAlign w:val="superscript"/>
          <w:lang w:eastAsia="zh-CN"/>
        </w:rPr>
        <w:t>1</w:t>
      </w:r>
    </w:p>
    <w:p w14:paraId="230BA47A" w14:textId="720D3E71" w:rsidR="003D316D" w:rsidRPr="00CF7E03" w:rsidRDefault="00207363" w:rsidP="0023471F">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For the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process, the theoretical limit for energy input is </w:t>
      </w:r>
      <w:r w:rsidRPr="00CF7E03">
        <w:rPr>
          <w:rFonts w:ascii="Arial" w:eastAsiaTheme="minorEastAsia" w:hAnsi="Arial" w:cs="Arial"/>
          <w:sz w:val="22"/>
          <w:szCs w:val="22"/>
          <w:lang w:eastAsia="zh-CN"/>
        </w:rPr>
        <w:br/>
        <w:t>189 kJ mol</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and the energy required is 4.0 kWh kg</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58,59</w:t>
      </w:r>
      <w:r>
        <w:rPr>
          <w:rFonts w:ascii="Arial" w:eastAsiaTheme="minorEastAsia" w:hAnsi="Arial" w:cs="Arial" w:hint="eastAsia"/>
          <w:sz w:val="22"/>
          <w:szCs w:val="22"/>
          <w:lang w:eastAsia="zh-CN"/>
        </w:rPr>
        <w:t xml:space="preserve"> </w:t>
      </w:r>
      <w:r w:rsidR="00B15E08" w:rsidRPr="00CF7E03">
        <w:rPr>
          <w:rFonts w:ascii="Arial" w:eastAsiaTheme="minorEastAsia" w:hAnsi="Arial" w:cs="Arial"/>
          <w:sz w:val="22"/>
          <w:szCs w:val="22"/>
          <w:lang w:eastAsia="zh-CN"/>
        </w:rPr>
        <w:t xml:space="preserve">Thermodynamic data show that </w:t>
      </w:r>
      <w:r w:rsidR="00E3700F" w:rsidRPr="00CF7E03">
        <w:rPr>
          <w:rFonts w:ascii="Arial" w:eastAsiaTheme="minorEastAsia" w:hAnsi="Arial" w:cs="Arial"/>
          <w:sz w:val="22"/>
          <w:szCs w:val="22"/>
          <w:lang w:eastAsia="zh-CN"/>
        </w:rPr>
        <w:t>CH</w:t>
      </w:r>
      <w:r w:rsidR="00E3700F" w:rsidRPr="00CF7E03">
        <w:rPr>
          <w:rFonts w:ascii="Arial" w:eastAsiaTheme="minorEastAsia" w:hAnsi="Arial" w:cs="Arial"/>
          <w:sz w:val="22"/>
          <w:szCs w:val="22"/>
          <w:vertAlign w:val="subscript"/>
          <w:lang w:eastAsia="zh-CN"/>
        </w:rPr>
        <w:t>4</w:t>
      </w:r>
      <w:r w:rsidR="00E3700F"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is the most stable hydrocarbon at normal temperatures, while </w:t>
      </w:r>
      <w:r w:rsidR="00B15E08" w:rsidRPr="00CF7E03">
        <w:rPr>
          <w:rFonts w:ascii="Arial" w:eastAsiaTheme="minorEastAsia" w:hAnsi="Arial" w:cs="Arial"/>
          <w:sz w:val="22"/>
          <w:szCs w:val="22"/>
          <w:lang w:eastAsia="zh-CN"/>
        </w:rPr>
        <w:t>C</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H</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 xml:space="preserve"> is </w:t>
      </w:r>
      <w:r w:rsidR="00CC0365" w:rsidRPr="00CF7E03">
        <w:rPr>
          <w:rFonts w:ascii="Arial" w:eastAsiaTheme="minorEastAsia" w:hAnsi="Arial" w:cs="Arial"/>
          <w:sz w:val="22"/>
          <w:szCs w:val="22"/>
          <w:lang w:eastAsia="zh-CN"/>
        </w:rPr>
        <w:t xml:space="preserve">the </w:t>
      </w:r>
      <w:r w:rsidR="00B55AE2" w:rsidRPr="00CF7E03">
        <w:rPr>
          <w:rFonts w:ascii="Arial" w:eastAsiaTheme="minorEastAsia" w:hAnsi="Arial" w:cs="Arial"/>
          <w:sz w:val="22"/>
          <w:szCs w:val="22"/>
          <w:lang w:eastAsia="zh-CN"/>
        </w:rPr>
        <w:t>least</w:t>
      </w:r>
      <w:r w:rsidR="00B15E08" w:rsidRPr="00CF7E03">
        <w:rPr>
          <w:rFonts w:ascii="Arial" w:eastAsiaTheme="minorEastAsia" w:hAnsi="Arial" w:cs="Arial"/>
          <w:sz w:val="22"/>
          <w:szCs w:val="22"/>
          <w:lang w:eastAsia="zh-CN"/>
        </w:rPr>
        <w:t xml:space="preserve"> </w:t>
      </w:r>
      <w:r w:rsidR="00E3700F" w:rsidRPr="00CF7E03">
        <w:rPr>
          <w:rFonts w:ascii="Arial" w:eastAsiaTheme="minorEastAsia" w:hAnsi="Arial" w:cs="Arial"/>
          <w:sz w:val="22"/>
          <w:szCs w:val="22"/>
          <w:lang w:eastAsia="zh-CN"/>
        </w:rPr>
        <w:t xml:space="preserve">stable </w:t>
      </w:r>
      <w:r w:rsidR="00B55AE2" w:rsidRPr="00CF7E03">
        <w:rPr>
          <w:rFonts w:ascii="Arial" w:eastAsiaTheme="minorEastAsia" w:hAnsi="Arial" w:cs="Arial"/>
          <w:sz w:val="22"/>
          <w:szCs w:val="22"/>
          <w:lang w:eastAsia="zh-CN"/>
        </w:rPr>
        <w:t>(</w:t>
      </w:r>
      <w:r w:rsidR="00B55AE2"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B55AE2" w:rsidRPr="00CF7E03">
        <w:rPr>
          <w:rFonts w:ascii="Arial" w:eastAsiaTheme="minorEastAsia" w:hAnsi="Arial" w:cs="Arial"/>
          <w:b/>
          <w:bCs/>
          <w:sz w:val="22"/>
          <w:szCs w:val="22"/>
          <w:lang w:eastAsia="zh-CN"/>
        </w:rPr>
        <w:t>4a</w:t>
      </w:r>
      <w:r w:rsidR="00B55AE2" w:rsidRPr="00CF7E03">
        <w:rPr>
          <w:rFonts w:ascii="Arial" w:eastAsiaTheme="minorEastAsia" w:hAnsi="Arial" w:cs="Arial"/>
          <w:sz w:val="22"/>
          <w:szCs w:val="22"/>
          <w:lang w:eastAsia="zh-CN"/>
        </w:rPr>
        <w:t>)</w:t>
      </w:r>
      <w:r w:rsidR="001B47A0"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316FAF" w:rsidRPr="00CF7E03">
        <w:rPr>
          <w:rFonts w:ascii="Arial" w:eastAsiaTheme="minorEastAsia" w:hAnsi="Arial" w:cs="Arial"/>
          <w:sz w:val="22"/>
          <w:szCs w:val="22"/>
          <w:lang w:eastAsia="zh-CN"/>
        </w:rPr>
        <w:t xml:space="preserve"> </w:t>
      </w:r>
      <w:r w:rsidR="00CC0365" w:rsidRPr="00CF7E03">
        <w:rPr>
          <w:rFonts w:ascii="Arial" w:eastAsiaTheme="minorEastAsia" w:hAnsi="Arial" w:cs="Arial"/>
          <w:sz w:val="22"/>
          <w:szCs w:val="22"/>
          <w:lang w:eastAsia="zh-CN"/>
        </w:rPr>
        <w:t>With increasing temperature</w:t>
      </w:r>
      <w:r w:rsidR="00316FAF" w:rsidRPr="00CF7E03">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the </w:t>
      </w:r>
      <w:r w:rsidR="00316FAF" w:rsidRPr="00CF7E03">
        <w:rPr>
          <w:rFonts w:ascii="Arial" w:eastAsiaTheme="minorEastAsia" w:hAnsi="Arial" w:cs="Arial"/>
          <w:sz w:val="22"/>
          <w:szCs w:val="22"/>
          <w:lang w:eastAsia="zh-CN"/>
        </w:rPr>
        <w:t>free energy of C</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H</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 xml:space="preserve"> decrease</w:t>
      </w:r>
      <w:r w:rsidR="00CC0365" w:rsidRPr="00CF7E03">
        <w:rPr>
          <w:rFonts w:ascii="Arial" w:eastAsiaTheme="minorEastAsia" w:hAnsi="Arial" w:cs="Arial"/>
          <w:sz w:val="22"/>
          <w:szCs w:val="22"/>
          <w:lang w:eastAsia="zh-CN"/>
        </w:rPr>
        <w:t>s</w:t>
      </w:r>
      <w:r w:rsidR="00316FAF"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making its formation more favorable </w:t>
      </w:r>
      <w:ins w:id="407" w:author="Zhang  Zihao" w:date="2024-08-16T13:18:00Z" w16du:dateUtc="2024-08-16T11:18:00Z">
        <w:r w:rsidR="007032D2">
          <w:rPr>
            <w:rFonts w:ascii="Arial" w:eastAsiaTheme="minorEastAsia" w:hAnsi="Arial" w:cs="Arial"/>
            <w:sz w:val="22"/>
            <w:szCs w:val="22"/>
            <w:lang w:eastAsia="zh-CN"/>
          </w:rPr>
          <w:t>than</w:t>
        </w:r>
        <w:r w:rsidR="007032D2" w:rsidRPr="007032D2">
          <w:rPr>
            <w:rFonts w:ascii="Arial" w:eastAsiaTheme="minorEastAsia" w:hAnsi="Arial" w:cs="Arial"/>
            <w:sz w:val="22"/>
            <w:szCs w:val="22"/>
            <w:lang w:eastAsia="zh-CN"/>
          </w:rPr>
          <w:t xml:space="preserve"> </w:t>
        </w:r>
        <w:r w:rsidR="007032D2" w:rsidRPr="00CF7E03">
          <w:rPr>
            <w:rFonts w:ascii="Arial" w:eastAsiaTheme="minorEastAsia" w:hAnsi="Arial" w:cs="Arial"/>
            <w:sz w:val="22"/>
            <w:szCs w:val="22"/>
            <w:lang w:eastAsia="zh-CN"/>
          </w:rPr>
          <w:t>other hydrocarbons</w:t>
        </w:r>
        <w:r w:rsidR="007032D2">
          <w:rPr>
            <w:rFonts w:ascii="Arial" w:eastAsiaTheme="minorEastAsia" w:hAnsi="Arial" w:cs="Arial"/>
            <w:sz w:val="22"/>
            <w:szCs w:val="22"/>
            <w:lang w:eastAsia="zh-CN"/>
          </w:rPr>
          <w:t xml:space="preserve"> </w:t>
        </w:r>
      </w:ins>
      <w:r w:rsidR="00EF1D0C" w:rsidRPr="00CF7E03">
        <w:rPr>
          <w:rFonts w:ascii="Arial" w:eastAsiaTheme="minorEastAsia" w:hAnsi="Arial" w:cs="Arial"/>
          <w:sz w:val="22"/>
          <w:szCs w:val="22"/>
          <w:lang w:eastAsia="zh-CN"/>
        </w:rPr>
        <w:t xml:space="preserve">above </w:t>
      </w:r>
      <w:r w:rsidR="00E3700F" w:rsidRPr="00CF7E03">
        <w:rPr>
          <w:rFonts w:ascii="Arial" w:eastAsiaTheme="minorEastAsia" w:hAnsi="Arial" w:cs="Arial"/>
          <w:sz w:val="22"/>
          <w:szCs w:val="22"/>
          <w:lang w:eastAsia="zh-CN"/>
        </w:rPr>
        <w:t>12</w:t>
      </w:r>
      <w:r w:rsidR="00F0165E" w:rsidRPr="00CF7E03">
        <w:rPr>
          <w:rFonts w:ascii="Arial" w:eastAsiaTheme="minorEastAsia" w:hAnsi="Arial" w:cs="Arial"/>
          <w:sz w:val="22"/>
          <w:szCs w:val="22"/>
          <w:lang w:eastAsia="zh-CN"/>
        </w:rPr>
        <w:t>3</w:t>
      </w:r>
      <w:r w:rsidR="00E3700F" w:rsidRPr="00CF7E03">
        <w:rPr>
          <w:rFonts w:ascii="Arial" w:eastAsiaTheme="minorEastAsia" w:hAnsi="Arial" w:cs="Arial"/>
          <w:sz w:val="22"/>
          <w:szCs w:val="22"/>
          <w:lang w:eastAsia="zh-CN"/>
        </w:rPr>
        <w:t>0</w:t>
      </w:r>
      <w:r w:rsidR="00CC0365" w:rsidRPr="00CF7E03">
        <w:rPr>
          <w:rFonts w:ascii="Arial" w:eastAsiaTheme="minorEastAsia" w:hAnsi="Arial" w:cs="Arial"/>
          <w:sz w:val="22"/>
          <w:szCs w:val="22"/>
          <w:lang w:eastAsia="zh-CN"/>
        </w:rPr>
        <w:t> </w:t>
      </w:r>
      <w:r w:rsidR="00E3700F" w:rsidRPr="00CF7E03">
        <w:rPr>
          <w:rFonts w:ascii="Arial" w:eastAsiaTheme="minorEastAsia" w:hAnsi="Arial" w:cs="Arial"/>
          <w:sz w:val="22"/>
          <w:szCs w:val="22"/>
          <w:lang w:eastAsia="zh-CN"/>
        </w:rPr>
        <w:t>°C</w:t>
      </w:r>
      <w:del w:id="408" w:author="Zhang  Zihao" w:date="2024-08-16T13:18:00Z" w16du:dateUtc="2024-08-16T11:18:00Z">
        <w:r w:rsidR="002E2982" w:rsidRPr="00CF7E03" w:rsidDel="007032D2">
          <w:rPr>
            <w:rFonts w:ascii="Arial" w:eastAsiaTheme="minorEastAsia" w:hAnsi="Arial" w:cs="Arial"/>
            <w:sz w:val="22"/>
            <w:szCs w:val="22"/>
            <w:lang w:eastAsia="zh-CN"/>
          </w:rPr>
          <w:delText>,</w:delText>
        </w:r>
        <w:r w:rsidR="00EF1D0C" w:rsidRPr="00CF7E03" w:rsidDel="007032D2">
          <w:rPr>
            <w:rFonts w:ascii="Arial" w:eastAsiaTheme="minorEastAsia" w:hAnsi="Arial" w:cs="Arial"/>
            <w:sz w:val="22"/>
            <w:szCs w:val="22"/>
            <w:lang w:eastAsia="zh-CN"/>
          </w:rPr>
          <w:delText xml:space="preserve"> when</w:delText>
        </w:r>
        <w:r w:rsidR="00E3700F" w:rsidRPr="00CF7E03" w:rsidDel="007032D2">
          <w:rPr>
            <w:rFonts w:ascii="Arial" w:eastAsiaTheme="minorEastAsia" w:hAnsi="Arial" w:cs="Arial"/>
            <w:sz w:val="22"/>
            <w:szCs w:val="22"/>
            <w:lang w:eastAsia="zh-CN"/>
          </w:rPr>
          <w:delText xml:space="preserve"> </w:delText>
        </w:r>
        <w:r w:rsidR="004369B0" w:rsidRPr="00CF7E03" w:rsidDel="007032D2">
          <w:rPr>
            <w:rFonts w:ascii="Arial" w:eastAsiaTheme="minorEastAsia" w:hAnsi="Arial" w:cs="Arial"/>
            <w:sz w:val="22"/>
            <w:szCs w:val="22"/>
            <w:lang w:eastAsia="zh-CN"/>
          </w:rPr>
          <w:delText xml:space="preserve">the free energy of formation of </w:delText>
        </w:r>
        <w:r w:rsidR="00E3700F" w:rsidRPr="00CF7E03" w:rsidDel="007032D2">
          <w:rPr>
            <w:rFonts w:ascii="Arial" w:eastAsiaTheme="minorEastAsia" w:hAnsi="Arial" w:cs="Arial"/>
            <w:sz w:val="22"/>
            <w:szCs w:val="22"/>
            <w:lang w:eastAsia="zh-CN"/>
          </w:rPr>
          <w:delText>C</w:delText>
        </w:r>
        <w:r w:rsidR="00E3700F" w:rsidRPr="00CF7E03" w:rsidDel="007032D2">
          <w:rPr>
            <w:rFonts w:ascii="Arial" w:eastAsiaTheme="minorEastAsia" w:hAnsi="Arial" w:cs="Arial"/>
            <w:sz w:val="22"/>
            <w:szCs w:val="22"/>
            <w:vertAlign w:val="subscript"/>
            <w:lang w:eastAsia="zh-CN"/>
          </w:rPr>
          <w:delText>2</w:delText>
        </w:r>
        <w:r w:rsidR="00E3700F" w:rsidRPr="00CF7E03" w:rsidDel="007032D2">
          <w:rPr>
            <w:rFonts w:ascii="Arial" w:eastAsiaTheme="minorEastAsia" w:hAnsi="Arial" w:cs="Arial"/>
            <w:sz w:val="22"/>
            <w:szCs w:val="22"/>
            <w:lang w:eastAsia="zh-CN"/>
          </w:rPr>
          <w:delText>H</w:delText>
        </w:r>
        <w:r w:rsidR="00E3700F" w:rsidRPr="00CF7E03" w:rsidDel="007032D2">
          <w:rPr>
            <w:rFonts w:ascii="Arial" w:eastAsiaTheme="minorEastAsia" w:hAnsi="Arial" w:cs="Arial"/>
            <w:sz w:val="22"/>
            <w:szCs w:val="22"/>
            <w:vertAlign w:val="subscript"/>
            <w:lang w:eastAsia="zh-CN"/>
          </w:rPr>
          <w:delText>2</w:delText>
        </w:r>
        <w:r w:rsidR="00E3700F" w:rsidRPr="00CF7E03" w:rsidDel="007032D2">
          <w:rPr>
            <w:rFonts w:ascii="Arial" w:eastAsiaTheme="minorEastAsia" w:hAnsi="Arial" w:cs="Arial"/>
            <w:sz w:val="22"/>
            <w:szCs w:val="22"/>
            <w:lang w:eastAsia="zh-CN"/>
          </w:rPr>
          <w:delText xml:space="preserve"> becomes </w:delText>
        </w:r>
        <w:r w:rsidR="004369B0" w:rsidRPr="00CF7E03" w:rsidDel="007032D2">
          <w:rPr>
            <w:rFonts w:ascii="Arial" w:eastAsiaTheme="minorEastAsia" w:hAnsi="Arial" w:cs="Arial"/>
            <w:sz w:val="22"/>
            <w:szCs w:val="22"/>
            <w:lang w:eastAsia="zh-CN"/>
          </w:rPr>
          <w:delText>lower</w:delText>
        </w:r>
        <w:r w:rsidR="00E3700F" w:rsidRPr="00CF7E03" w:rsidDel="007032D2">
          <w:rPr>
            <w:rFonts w:ascii="Arial" w:eastAsiaTheme="minorEastAsia" w:hAnsi="Arial" w:cs="Arial"/>
            <w:sz w:val="22"/>
            <w:szCs w:val="22"/>
            <w:lang w:eastAsia="zh-CN"/>
          </w:rPr>
          <w:delText xml:space="preserve"> </w:delText>
        </w:r>
        <w:r w:rsidR="000D5F87" w:rsidRPr="00CF7E03" w:rsidDel="007032D2">
          <w:rPr>
            <w:rFonts w:ascii="Arial" w:eastAsiaTheme="minorEastAsia" w:hAnsi="Arial" w:cs="Arial"/>
            <w:sz w:val="22"/>
            <w:szCs w:val="22"/>
            <w:lang w:eastAsia="zh-CN"/>
          </w:rPr>
          <w:delText xml:space="preserve">than </w:delText>
        </w:r>
        <w:r w:rsidR="002E2982" w:rsidRPr="00CF7E03" w:rsidDel="007032D2">
          <w:rPr>
            <w:rFonts w:ascii="Arial" w:eastAsiaTheme="minorEastAsia" w:hAnsi="Arial" w:cs="Arial"/>
            <w:sz w:val="22"/>
            <w:szCs w:val="22"/>
            <w:lang w:eastAsia="zh-CN"/>
          </w:rPr>
          <w:delText xml:space="preserve">that of </w:delText>
        </w:r>
        <w:r w:rsidR="000D5F87" w:rsidRPr="00CF7E03" w:rsidDel="007032D2">
          <w:rPr>
            <w:rFonts w:ascii="Arial" w:eastAsiaTheme="minorEastAsia" w:hAnsi="Arial" w:cs="Arial"/>
            <w:sz w:val="22"/>
            <w:szCs w:val="22"/>
            <w:lang w:eastAsia="zh-CN"/>
          </w:rPr>
          <w:delText xml:space="preserve">all </w:delText>
        </w:r>
        <w:r w:rsidR="00E3700F" w:rsidRPr="00CF7E03" w:rsidDel="007032D2">
          <w:rPr>
            <w:rFonts w:ascii="Arial" w:eastAsiaTheme="minorEastAsia" w:hAnsi="Arial" w:cs="Arial"/>
            <w:sz w:val="22"/>
            <w:szCs w:val="22"/>
            <w:lang w:eastAsia="zh-CN"/>
          </w:rPr>
          <w:delText>other hydrocarbons</w:delText>
        </w:r>
      </w:del>
      <w:r w:rsidR="004369B0" w:rsidRPr="00CF7E03">
        <w:rPr>
          <w:rFonts w:ascii="Arial" w:eastAsiaTheme="minorEastAsia" w:hAnsi="Arial" w:cs="Arial"/>
          <w:sz w:val="22"/>
          <w:szCs w:val="22"/>
          <w:lang w:eastAsia="zh-CN"/>
        </w:rPr>
        <w:t>.</w:t>
      </w:r>
      <w:r w:rsidR="00BA3524" w:rsidRPr="00BA3524">
        <w:rPr>
          <w:rFonts w:ascii="Arial" w:hAnsi="Arial" w:cs="Arial"/>
          <w:sz w:val="22"/>
          <w:vertAlign w:val="superscript"/>
        </w:rPr>
        <w:t>32,60</w:t>
      </w:r>
      <w:r w:rsidR="00E3700F"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 xml:space="preserve">Among </w:t>
      </w:r>
      <w:r w:rsidR="000C4E16" w:rsidRPr="00CF7E03">
        <w:rPr>
          <w:rFonts w:ascii="Arial" w:eastAsiaTheme="minorEastAsia" w:hAnsi="Arial" w:cs="Arial"/>
          <w:sz w:val="22"/>
          <w:szCs w:val="22"/>
          <w:lang w:eastAsia="zh-CN"/>
        </w:rPr>
        <w:t>various hydrocarbons</w:t>
      </w:r>
      <w:ins w:id="409" w:author="Nabera  Abhinandan" w:date="2024-08-15T19:43:00Z">
        <w:r w:rsidR="00081245">
          <w:rPr>
            <w:rFonts w:ascii="Arial" w:eastAsiaTheme="minorEastAsia" w:hAnsi="Arial" w:cs="Arial"/>
            <w:sz w:val="22"/>
            <w:szCs w:val="22"/>
            <w:lang w:eastAsia="zh-CN"/>
          </w:rPr>
          <w:t xml:space="preserve"> used</w:t>
        </w:r>
      </w:ins>
      <w:r w:rsidR="00404857">
        <w:rPr>
          <w:rFonts w:ascii="Arial" w:eastAsiaTheme="minorEastAsia" w:hAnsi="Arial" w:cs="Arial" w:hint="eastAsia"/>
          <w:sz w:val="22"/>
          <w:szCs w:val="22"/>
          <w:lang w:eastAsia="zh-CN"/>
        </w:rPr>
        <w:t xml:space="preserve"> as feedstocks</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producing </w:t>
      </w:r>
      <w:r w:rsidR="00F0165E" w:rsidRPr="00CF7E03">
        <w:rPr>
          <w:rFonts w:ascii="Arial" w:eastAsiaTheme="minorEastAsia" w:hAnsi="Arial" w:cs="Arial"/>
          <w:sz w:val="22"/>
          <w:szCs w:val="22"/>
          <w:lang w:eastAsia="zh-CN"/>
        </w:rPr>
        <w:t>C</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H</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 xml:space="preserve"> from CH</w:t>
      </w:r>
      <w:r w:rsidR="00F0165E"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requires higher temperatures (</w:t>
      </w:r>
      <w:r w:rsidR="00F0165E"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F0165E" w:rsidRPr="00CF7E03">
        <w:rPr>
          <w:rFonts w:ascii="Arial" w:eastAsiaTheme="minorEastAsia" w:hAnsi="Arial" w:cs="Arial"/>
          <w:b/>
          <w:bCs/>
          <w:sz w:val="22"/>
          <w:szCs w:val="22"/>
          <w:lang w:eastAsia="zh-CN"/>
        </w:rPr>
        <w:t>4a</w:t>
      </w:r>
      <w:r w:rsidR="00F0165E" w:rsidRPr="00CF7E03">
        <w:rPr>
          <w:rFonts w:ascii="Arial" w:eastAsiaTheme="minorEastAsia" w:hAnsi="Arial" w:cs="Arial"/>
          <w:sz w:val="22"/>
          <w:szCs w:val="22"/>
          <w:lang w:eastAsia="zh-CN"/>
        </w:rPr>
        <w:t>).</w:t>
      </w:r>
      <w:r w:rsidR="00BA3524" w:rsidRPr="00BA3524">
        <w:rPr>
          <w:rFonts w:ascii="Arial" w:hAnsi="Arial" w:cs="Arial"/>
          <w:sz w:val="22"/>
          <w:vertAlign w:val="superscript"/>
        </w:rPr>
        <w:t>32,60</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As seen in </w:t>
      </w:r>
      <w:r w:rsidR="006A0938"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6A0938" w:rsidRPr="00CF7E03">
        <w:rPr>
          <w:rFonts w:ascii="Arial" w:eastAsiaTheme="minorEastAsia" w:hAnsi="Arial" w:cs="Arial"/>
          <w:b/>
          <w:bCs/>
          <w:sz w:val="22"/>
          <w:szCs w:val="22"/>
          <w:lang w:eastAsia="zh-CN"/>
        </w:rPr>
        <w:t>4b</w:t>
      </w:r>
      <w:r w:rsidR="006A0938" w:rsidRPr="00CF7E03">
        <w:rPr>
          <w:rFonts w:ascii="Arial" w:eastAsiaTheme="minorEastAsia" w:hAnsi="Arial" w:cs="Arial"/>
          <w:sz w:val="22"/>
          <w:szCs w:val="22"/>
          <w:lang w:eastAsia="zh-CN"/>
        </w:rPr>
        <w:t>, CH</w:t>
      </w:r>
      <w:r w:rsidR="006A0938"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conversion </w:t>
      </w:r>
      <w:r w:rsidR="006A0938" w:rsidRPr="00CF7E03">
        <w:rPr>
          <w:rFonts w:ascii="Arial" w:eastAsiaTheme="minorEastAsia" w:hAnsi="Arial" w:cs="Arial"/>
          <w:sz w:val="22"/>
          <w:szCs w:val="22"/>
          <w:lang w:eastAsia="zh-CN"/>
        </w:rPr>
        <w:t>to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 xml:space="preserve"> and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4</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is</w:t>
      </w:r>
      <w:r w:rsidR="006A0938"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thermodynamical</w:t>
      </w:r>
      <w:r w:rsidR="006A0938" w:rsidRPr="00CF7E03">
        <w:rPr>
          <w:rFonts w:ascii="Arial" w:eastAsiaTheme="minorEastAsia" w:hAnsi="Arial" w:cs="Arial"/>
          <w:sz w:val="22"/>
          <w:szCs w:val="22"/>
          <w:lang w:eastAsia="zh-CN"/>
        </w:rPr>
        <w:t>ly limited</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at </w:t>
      </w:r>
      <w:r w:rsidR="00D25B4B">
        <w:rPr>
          <w:rFonts w:ascii="Arial" w:eastAsiaTheme="minorEastAsia" w:hAnsi="Arial" w:cs="Arial" w:hint="eastAsia"/>
          <w:sz w:val="22"/>
          <w:szCs w:val="22"/>
          <w:lang w:eastAsia="zh-CN"/>
        </w:rPr>
        <w:t>600</w:t>
      </w:r>
      <w:r w:rsidR="003D2784">
        <w:rPr>
          <w:rFonts w:ascii="Arial" w:eastAsiaTheme="minorEastAsia" w:hAnsi="Arial" w:cs="Arial"/>
          <w:sz w:val="22"/>
          <w:szCs w:val="22"/>
          <w:lang w:eastAsia="zh-CN"/>
        </w:rPr>
        <w:t> </w:t>
      </w:r>
      <w:r w:rsidR="00D25B4B" w:rsidRPr="00CF7E03">
        <w:rPr>
          <w:rFonts w:ascii="Arial" w:eastAsiaTheme="minorEastAsia" w:hAnsi="Arial" w:cs="Arial"/>
          <w:sz w:val="22"/>
          <w:szCs w:val="22"/>
          <w:lang w:eastAsia="zh-CN"/>
        </w:rPr>
        <w:t>°C</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but</w:t>
      </w:r>
      <w:r w:rsidR="006A0938" w:rsidRPr="00CF7E03">
        <w:rPr>
          <w:rFonts w:ascii="Arial" w:eastAsiaTheme="minorEastAsia" w:hAnsi="Arial" w:cs="Arial"/>
          <w:sz w:val="22"/>
          <w:szCs w:val="22"/>
          <w:lang w:eastAsia="zh-CN"/>
        </w:rPr>
        <w:t xml:space="preserve"> these limitations can be alleviated </w:t>
      </w:r>
      <w:r w:rsidR="00FB1A02" w:rsidRPr="00CF7E03">
        <w:rPr>
          <w:rFonts w:ascii="Arial" w:eastAsiaTheme="minorEastAsia" w:hAnsi="Arial" w:cs="Arial"/>
          <w:sz w:val="22"/>
          <w:szCs w:val="22"/>
          <w:lang w:eastAsia="zh-CN"/>
        </w:rPr>
        <w:t>at</w:t>
      </w:r>
      <w:r w:rsidR="006A0938" w:rsidRPr="00CF7E03">
        <w:rPr>
          <w:rFonts w:ascii="Arial" w:eastAsiaTheme="minorEastAsia" w:hAnsi="Arial" w:cs="Arial"/>
          <w:sz w:val="22"/>
          <w:szCs w:val="22"/>
          <w:lang w:eastAsia="zh-CN"/>
        </w:rPr>
        <w:t xml:space="preserve"> </w:t>
      </w:r>
      <w:r w:rsidR="00D25B4B" w:rsidRPr="00CF7E03">
        <w:rPr>
          <w:rFonts w:ascii="Arial" w:eastAsiaTheme="minorEastAsia" w:hAnsi="Arial" w:cs="Arial"/>
          <w:sz w:val="22"/>
          <w:szCs w:val="22"/>
          <w:lang w:eastAsia="zh-CN"/>
        </w:rPr>
        <w:t>12</w:t>
      </w:r>
      <w:r w:rsidR="00D25B4B">
        <w:rPr>
          <w:rFonts w:ascii="Arial" w:eastAsiaTheme="minorEastAsia" w:hAnsi="Arial" w:cs="Arial" w:hint="eastAsia"/>
          <w:sz w:val="22"/>
          <w:szCs w:val="22"/>
          <w:lang w:eastAsia="zh-CN"/>
        </w:rPr>
        <w:t>00</w:t>
      </w:r>
      <w:r w:rsidR="00D25B4B" w:rsidRPr="00CF7E03">
        <w:rPr>
          <w:rFonts w:ascii="Arial" w:eastAsiaTheme="minorEastAsia" w:hAnsi="Arial" w:cs="Arial"/>
          <w:sz w:val="22"/>
          <w:szCs w:val="22"/>
          <w:lang w:eastAsia="zh-CN"/>
        </w:rPr>
        <w:t> °C</w:t>
      </w:r>
      <w:r w:rsidR="006A0938" w:rsidRPr="00CF7E03">
        <w:rPr>
          <w:rFonts w:ascii="Arial" w:eastAsiaTheme="minorEastAsia" w:hAnsi="Arial" w:cs="Arial"/>
          <w:sz w:val="22"/>
          <w:szCs w:val="22"/>
          <w:lang w:eastAsia="zh-CN"/>
        </w:rPr>
        <w:t>.</w:t>
      </w:r>
      <w:r w:rsidR="00BA3524" w:rsidRPr="00BA3524">
        <w:rPr>
          <w:rFonts w:ascii="Arial" w:hAnsi="Arial" w:cs="Arial"/>
          <w:sz w:val="22"/>
          <w:vertAlign w:val="superscript"/>
        </w:rPr>
        <w:t>26</w:t>
      </w:r>
      <w:r w:rsidR="000C4E16" w:rsidRPr="00CF7E03">
        <w:rPr>
          <w:rFonts w:ascii="Arial" w:eastAsiaTheme="minorEastAsia" w:hAnsi="Arial" w:cs="Arial"/>
          <w:sz w:val="22"/>
          <w:szCs w:val="22"/>
          <w:lang w:eastAsia="zh-CN"/>
        </w:rPr>
        <w:t xml:space="preserv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production becomes more thermodynamically favorable </w:t>
      </w:r>
      <w:del w:id="410" w:author="Zhang  Zihao" w:date="2024-08-16T13:19:00Z" w16du:dateUtc="2024-08-16T11:19:00Z">
        <w:r w:rsidR="000C4E16" w:rsidRPr="00CF7E03" w:rsidDel="00FD06B9">
          <w:rPr>
            <w:rFonts w:ascii="Arial" w:eastAsiaTheme="minorEastAsia" w:hAnsi="Arial" w:cs="Arial"/>
            <w:sz w:val="22"/>
            <w:szCs w:val="22"/>
            <w:lang w:eastAsia="zh-CN"/>
          </w:rPr>
          <w:delText>than C</w:delText>
        </w:r>
        <w:r w:rsidR="000C4E16" w:rsidRPr="00CF7E03" w:rsidDel="00FD06B9">
          <w:rPr>
            <w:rFonts w:ascii="Arial" w:eastAsiaTheme="minorEastAsia" w:hAnsi="Arial" w:cs="Arial"/>
            <w:sz w:val="22"/>
            <w:szCs w:val="22"/>
            <w:vertAlign w:val="subscript"/>
            <w:lang w:eastAsia="zh-CN"/>
          </w:rPr>
          <w:delText>2</w:delText>
        </w:r>
        <w:r w:rsidR="000C4E16" w:rsidRPr="00CF7E03" w:rsidDel="00FD06B9">
          <w:rPr>
            <w:rFonts w:ascii="Arial" w:eastAsiaTheme="minorEastAsia" w:hAnsi="Arial" w:cs="Arial"/>
            <w:sz w:val="22"/>
            <w:szCs w:val="22"/>
            <w:lang w:eastAsia="zh-CN"/>
          </w:rPr>
          <w:delText>H</w:delText>
        </w:r>
        <w:r w:rsidR="000C4E16" w:rsidRPr="00CF7E03" w:rsidDel="00FD06B9">
          <w:rPr>
            <w:rFonts w:ascii="Arial" w:eastAsiaTheme="minorEastAsia" w:hAnsi="Arial" w:cs="Arial"/>
            <w:sz w:val="22"/>
            <w:szCs w:val="22"/>
            <w:vertAlign w:val="subscript"/>
            <w:lang w:eastAsia="zh-CN"/>
          </w:rPr>
          <w:delText>4</w:delText>
        </w:r>
        <w:r w:rsidR="000C4E16" w:rsidRPr="00CF7E03" w:rsidDel="00FD06B9">
          <w:rPr>
            <w:rFonts w:ascii="Arial" w:eastAsiaTheme="minorEastAsia" w:hAnsi="Arial" w:cs="Arial"/>
            <w:sz w:val="22"/>
            <w:szCs w:val="22"/>
            <w:lang w:eastAsia="zh-CN"/>
          </w:rPr>
          <w:delText xml:space="preserve"> production </w:delText>
        </w:r>
      </w:del>
      <w:del w:id="411" w:author="Nabera  Abhinandan" w:date="2024-08-15T19:44:00Z">
        <w:r w:rsidR="000C4E16" w:rsidRPr="00CF7E03" w:rsidDel="00081245">
          <w:rPr>
            <w:rFonts w:ascii="Arial" w:eastAsiaTheme="minorEastAsia" w:hAnsi="Arial" w:cs="Arial"/>
            <w:sz w:val="22"/>
            <w:szCs w:val="22"/>
            <w:lang w:eastAsia="zh-CN"/>
          </w:rPr>
          <w:delText xml:space="preserve">under </w:delText>
        </w:r>
      </w:del>
      <w:ins w:id="412" w:author="Nabera  Abhinandan" w:date="2024-08-15T19:44:00Z">
        <w:r w:rsidR="00081245">
          <w:rPr>
            <w:rFonts w:ascii="Arial" w:eastAsiaTheme="minorEastAsia" w:hAnsi="Arial" w:cs="Arial"/>
            <w:sz w:val="22"/>
            <w:szCs w:val="22"/>
            <w:lang w:eastAsia="zh-CN"/>
          </w:rPr>
          <w:t>at</w:t>
        </w:r>
        <w:r w:rsidR="00081245" w:rsidRPr="00CF7E03">
          <w:rPr>
            <w:rFonts w:ascii="Arial" w:eastAsiaTheme="minorEastAsia" w:hAnsi="Arial" w:cs="Arial"/>
            <w:sz w:val="22"/>
            <w:szCs w:val="22"/>
            <w:lang w:eastAsia="zh-CN"/>
          </w:rPr>
          <w:t xml:space="preserve"> </w:t>
        </w:r>
      </w:ins>
      <w:r w:rsidR="000C4E16" w:rsidRPr="00CF7E03">
        <w:rPr>
          <w:rFonts w:ascii="Arial" w:eastAsiaTheme="minorEastAsia" w:hAnsi="Arial" w:cs="Arial"/>
          <w:sz w:val="22"/>
          <w:szCs w:val="22"/>
          <w:lang w:eastAsia="zh-CN"/>
        </w:rPr>
        <w:t>high temperatures</w:t>
      </w:r>
      <w:ins w:id="413" w:author="Nabera  Abhinandan" w:date="2024-08-15T19:44:00Z">
        <w:r w:rsidR="00081245">
          <w:rPr>
            <w:rFonts w:ascii="Arial" w:eastAsiaTheme="minorEastAsia" w:hAnsi="Arial" w:cs="Arial"/>
            <w:sz w:val="22"/>
            <w:szCs w:val="22"/>
            <w:lang w:eastAsia="zh-CN"/>
          </w:rPr>
          <w:t>;</w:t>
        </w:r>
      </w:ins>
      <w:del w:id="414" w:author="Nabera  Abhinandan" w:date="2024-08-15T19:44:00Z">
        <w:r w:rsidR="000C4E16" w:rsidRPr="00CF7E03" w:rsidDel="00081245">
          <w:rPr>
            <w:rFonts w:ascii="Arial" w:eastAsiaTheme="minorEastAsia" w:hAnsi="Arial" w:cs="Arial"/>
            <w:sz w:val="22"/>
            <w:szCs w:val="22"/>
            <w:lang w:eastAsia="zh-CN"/>
          </w:rPr>
          <w:delText>,</w:delText>
        </w:r>
      </w:del>
      <w:r w:rsidR="000C4E16" w:rsidRPr="00CF7E03">
        <w:rPr>
          <w:rFonts w:ascii="Arial" w:eastAsiaTheme="minorEastAsia" w:hAnsi="Arial" w:cs="Arial"/>
          <w:sz w:val="22"/>
          <w:szCs w:val="22"/>
          <w:lang w:eastAsia="zh-CN"/>
        </w:rPr>
        <w:t xml:space="preserve"> </w:t>
      </w:r>
      <w:del w:id="415" w:author="Nabera  Abhinandan" w:date="2024-08-15T19:44:00Z">
        <w:r w:rsidR="007C3475" w:rsidDel="00081245">
          <w:rPr>
            <w:rFonts w:ascii="Arial" w:eastAsiaTheme="minorEastAsia" w:hAnsi="Arial" w:cs="Arial" w:hint="eastAsia"/>
            <w:sz w:val="22"/>
            <w:szCs w:val="22"/>
            <w:lang w:eastAsia="zh-CN"/>
          </w:rPr>
          <w:delText xml:space="preserve">that </w:delText>
        </w:r>
      </w:del>
      <w:r w:rsidR="007C3475">
        <w:rPr>
          <w:rFonts w:ascii="Arial" w:eastAsiaTheme="minorEastAsia" w:hAnsi="Arial" w:cs="Arial" w:hint="eastAsia"/>
          <w:sz w:val="22"/>
          <w:szCs w:val="22"/>
          <w:lang w:eastAsia="zh-CN"/>
        </w:rPr>
        <w:t>however,</w:t>
      </w:r>
      <w:r w:rsidR="00CC0365" w:rsidRPr="00CF7E03">
        <w:rPr>
          <w:rFonts w:ascii="Arial" w:eastAsiaTheme="minorEastAsia" w:hAnsi="Arial" w:cs="Arial"/>
          <w:sz w:val="22"/>
          <w:szCs w:val="22"/>
          <w:lang w:eastAsia="zh-CN"/>
        </w:rPr>
        <w:t xml:space="preserve"> </w:t>
      </w:r>
      <w:ins w:id="416" w:author="Nabera  Abhinandan" w:date="2024-08-15T19:44:00Z">
        <w:r w:rsidR="00081245">
          <w:rPr>
            <w:rFonts w:ascii="Arial" w:eastAsiaTheme="minorEastAsia" w:hAnsi="Arial" w:cs="Arial"/>
            <w:sz w:val="22"/>
            <w:szCs w:val="22"/>
            <w:lang w:eastAsia="zh-CN"/>
          </w:rPr>
          <w:t xml:space="preserve">these conditions </w:t>
        </w:r>
      </w:ins>
      <w:r w:rsidR="000C4E16" w:rsidRPr="00CF7E03">
        <w:rPr>
          <w:rFonts w:ascii="Arial" w:eastAsiaTheme="minorEastAsia" w:hAnsi="Arial" w:cs="Arial"/>
          <w:sz w:val="22"/>
          <w:szCs w:val="22"/>
          <w:lang w:eastAsia="zh-CN"/>
        </w:rPr>
        <w:t>also promote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decomposition</w:t>
      </w:r>
      <w:r w:rsidR="003E18D7">
        <w:rPr>
          <w:rFonts w:ascii="Arial" w:eastAsiaTheme="minorEastAsia" w:hAnsi="Arial" w:cs="Arial" w:hint="eastAsia"/>
          <w:sz w:val="22"/>
          <w:szCs w:val="22"/>
          <w:lang w:eastAsia="zh-CN"/>
        </w:rPr>
        <w:t xml:space="preserve"> (</w:t>
      </w:r>
      <w:r w:rsidR="003E18D7" w:rsidRPr="00CF7E03">
        <w:rPr>
          <w:rFonts w:ascii="Arial" w:eastAsiaTheme="minorEastAsia" w:hAnsi="Arial" w:cs="Arial"/>
          <w:b/>
          <w:bCs/>
          <w:sz w:val="22"/>
          <w:szCs w:val="22"/>
          <w:lang w:eastAsia="zh-CN"/>
        </w:rPr>
        <w:t>Fig. 4a</w:t>
      </w:r>
      <w:r w:rsidR="003E18D7">
        <w:rPr>
          <w:rFonts w:ascii="Arial" w:eastAsiaTheme="minorEastAsia" w:hAnsi="Arial" w:cs="Arial" w:hint="eastAsia"/>
          <w:sz w:val="22"/>
          <w:szCs w:val="22"/>
          <w:lang w:eastAsia="zh-CN"/>
        </w:rPr>
        <w:t>)</w:t>
      </w:r>
      <w:r w:rsidR="000C4E16" w:rsidRPr="00CF7E03">
        <w:rPr>
          <w:rFonts w:ascii="Arial" w:eastAsiaTheme="minorEastAsia" w:hAnsi="Arial" w:cs="Arial"/>
          <w:sz w:val="22"/>
          <w:szCs w:val="22"/>
          <w:lang w:eastAsia="zh-CN"/>
        </w:rPr>
        <w:t>. Thus</w:t>
      </w:r>
      <w:r w:rsidR="000960A4"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achieving</w:t>
      </w:r>
      <w:r w:rsidR="00C7767F" w:rsidRPr="00CF7E03">
        <w:rPr>
          <w:rFonts w:ascii="Arial" w:eastAsiaTheme="minorEastAsia" w:hAnsi="Arial" w:cs="Arial"/>
          <w:sz w:val="22"/>
          <w:szCs w:val="22"/>
          <w:lang w:eastAsia="zh-CN"/>
        </w:rPr>
        <w:t xml:space="preserve"> reasonable 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yield</w:t>
      </w:r>
      <w:r w:rsidR="00334DCC" w:rsidRPr="00CF7E03">
        <w:rPr>
          <w:rFonts w:ascii="Arial" w:eastAsiaTheme="minorEastAsia" w:hAnsi="Arial" w:cs="Arial"/>
          <w:sz w:val="22"/>
          <w:szCs w:val="22"/>
          <w:lang w:eastAsia="zh-CN"/>
        </w:rPr>
        <w:t>s</w:t>
      </w:r>
      <w:r w:rsidR="00577E7E" w:rsidRPr="00CF7E03">
        <w:rPr>
          <w:rFonts w:ascii="Arial" w:eastAsiaTheme="minorEastAsia" w:hAnsi="Arial" w:cs="Arial"/>
          <w:sz w:val="22"/>
          <w:szCs w:val="22"/>
          <w:lang w:eastAsia="zh-CN"/>
        </w:rPr>
        <w:t xml:space="preserve"> from CH</w:t>
      </w:r>
      <w:r w:rsidR="00577E7E" w:rsidRPr="00CF7E03">
        <w:rPr>
          <w:rFonts w:ascii="Arial" w:eastAsiaTheme="minorEastAsia" w:hAnsi="Arial" w:cs="Arial"/>
          <w:sz w:val="22"/>
          <w:szCs w:val="22"/>
          <w:vertAlign w:val="subscript"/>
          <w:lang w:eastAsia="zh-CN"/>
        </w:rPr>
        <w:t>4</w:t>
      </w:r>
      <w:r w:rsidR="00C7767F" w:rsidRPr="00CF7E03">
        <w:rPr>
          <w:rFonts w:ascii="Arial" w:eastAsiaTheme="minorEastAsia" w:hAnsi="Arial" w:cs="Arial"/>
          <w:sz w:val="22"/>
          <w:szCs w:val="22"/>
          <w:lang w:eastAsia="zh-CN"/>
        </w:rPr>
        <w:t xml:space="preserve"> </w:t>
      </w:r>
      <w:r w:rsidR="00334DCC" w:rsidRPr="00CF7E03">
        <w:rPr>
          <w:rFonts w:ascii="Arial" w:eastAsiaTheme="minorEastAsia" w:hAnsi="Arial" w:cs="Arial"/>
          <w:sz w:val="22"/>
          <w:szCs w:val="22"/>
          <w:lang w:eastAsia="zh-CN"/>
        </w:rPr>
        <w:t xml:space="preserve">necessitates </w:t>
      </w:r>
      <w:r w:rsidR="000960A4" w:rsidRPr="00CF7E03">
        <w:rPr>
          <w:rFonts w:ascii="Arial" w:eastAsiaTheme="minorEastAsia" w:hAnsi="Arial" w:cs="Arial"/>
          <w:sz w:val="22"/>
          <w:szCs w:val="22"/>
          <w:lang w:eastAsia="zh-CN"/>
        </w:rPr>
        <w:t>high reaction temperature</w:t>
      </w:r>
      <w:r w:rsidR="00334DCC" w:rsidRPr="00CF7E03">
        <w:rPr>
          <w:rFonts w:ascii="Arial" w:eastAsiaTheme="minorEastAsia" w:hAnsi="Arial" w:cs="Arial"/>
          <w:sz w:val="22"/>
          <w:szCs w:val="22"/>
          <w:lang w:eastAsia="zh-CN"/>
        </w:rPr>
        <w:t>s</w:t>
      </w:r>
      <w:r w:rsidR="000960A4" w:rsidRPr="00CF7E03">
        <w:rPr>
          <w:rFonts w:ascii="Arial" w:eastAsiaTheme="minorEastAsia" w:hAnsi="Arial" w:cs="Arial"/>
          <w:sz w:val="22"/>
          <w:szCs w:val="22"/>
          <w:lang w:eastAsia="zh-CN"/>
        </w:rPr>
        <w:t xml:space="preserve"> and </w:t>
      </w:r>
      <w:r w:rsidR="00C7767F" w:rsidRPr="00CF7E03">
        <w:rPr>
          <w:rFonts w:ascii="Arial" w:eastAsiaTheme="minorEastAsia" w:hAnsi="Arial" w:cs="Arial"/>
          <w:sz w:val="22"/>
          <w:szCs w:val="22"/>
          <w:lang w:eastAsia="zh-CN"/>
        </w:rPr>
        <w:t xml:space="preserve">rapid quenching of </w:t>
      </w:r>
      <w:r w:rsidR="00334DCC" w:rsidRPr="00CF7E03">
        <w:rPr>
          <w:rFonts w:ascii="Arial" w:eastAsiaTheme="minorEastAsia" w:hAnsi="Arial" w:cs="Arial"/>
          <w:sz w:val="22"/>
          <w:szCs w:val="22"/>
          <w:lang w:eastAsia="zh-CN"/>
        </w:rPr>
        <w:t xml:space="preserve">the </w:t>
      </w:r>
      <w:r w:rsidR="00C7767F" w:rsidRPr="00CF7E03">
        <w:rPr>
          <w:rFonts w:ascii="Arial" w:eastAsiaTheme="minorEastAsia" w:hAnsi="Arial" w:cs="Arial"/>
          <w:sz w:val="22"/>
          <w:szCs w:val="22"/>
          <w:lang w:eastAsia="zh-CN"/>
        </w:rPr>
        <w:t>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stream.</w:t>
      </w:r>
    </w:p>
    <w:p w14:paraId="482A9A56" w14:textId="1B69869A" w:rsidR="00F5052C" w:rsidRPr="00CF7E03" w:rsidRDefault="00992736" w:rsidP="005C1756">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lastRenderedPageBreak/>
        <w:t>T</w:t>
      </w:r>
      <w:r w:rsidR="005E5377" w:rsidRPr="00CF7E03">
        <w:rPr>
          <w:rFonts w:ascii="Arial" w:eastAsiaTheme="minorEastAsia" w:hAnsi="Arial" w:cs="Arial"/>
          <w:sz w:val="22"/>
          <w:szCs w:val="22"/>
          <w:lang w:eastAsia="zh-CN"/>
        </w:rPr>
        <w:t>wo primary commercial technologies for direct C</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H</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 xml:space="preserve"> production are </w:t>
      </w:r>
      <w:ins w:id="417" w:author="Nabera  Abhinandan" w:date="2024-08-15T19:44:00Z">
        <w:r w:rsidR="00081245">
          <w:rPr>
            <w:rFonts w:ascii="Arial" w:eastAsiaTheme="minorEastAsia" w:hAnsi="Arial" w:cs="Arial"/>
            <w:sz w:val="22"/>
            <w:szCs w:val="22"/>
            <w:lang w:eastAsia="zh-CN"/>
          </w:rPr>
          <w:t xml:space="preserve">the </w:t>
        </w:r>
      </w:ins>
      <w:r w:rsidR="00763B49">
        <w:rPr>
          <w:rFonts w:ascii="Arial" w:eastAsiaTheme="minorEastAsia" w:hAnsi="Arial" w:cs="Arial"/>
          <w:sz w:val="22"/>
          <w:szCs w:val="22"/>
          <w:lang w:eastAsia="zh-CN"/>
        </w:rPr>
        <w:t>PC</w:t>
      </w:r>
      <w:ins w:id="418" w:author="Nabera  Abhinandan" w:date="2024-08-15T19:45:00Z">
        <w:del w:id="419" w:author="Zhang  Zihao" w:date="2024-08-16T13:20:00Z" w16du:dateUtc="2024-08-16T11:20:00Z">
          <w:r w:rsidR="00081245" w:rsidDel="00FA4A77">
            <w:rPr>
              <w:rFonts w:ascii="Arial" w:eastAsiaTheme="minorEastAsia" w:hAnsi="Arial" w:cs="Arial"/>
              <w:sz w:val="22"/>
              <w:szCs w:val="22"/>
              <w:lang w:eastAsia="zh-CN"/>
            </w:rPr>
            <w:delText xml:space="preserve"> process</w:delText>
          </w:r>
        </w:del>
      </w:ins>
      <w:r w:rsidR="005E5377" w:rsidRPr="00CF7E03">
        <w:rPr>
          <w:rFonts w:ascii="Arial" w:eastAsiaTheme="minorEastAsia" w:hAnsi="Arial" w:cs="Arial"/>
          <w:sz w:val="22"/>
          <w:szCs w:val="22"/>
          <w:lang w:eastAsia="zh-CN"/>
        </w:rPr>
        <w:t>,</w:t>
      </w:r>
      <w:r w:rsidR="00FD0743" w:rsidRPr="00CF7E03">
        <w:rPr>
          <w:rFonts w:ascii="Arial" w:eastAsiaTheme="minorEastAsia" w:hAnsi="Arial" w:cs="Arial"/>
          <w:sz w:val="22"/>
          <w:szCs w:val="22"/>
          <w:lang w:eastAsia="zh-CN"/>
        </w:rPr>
        <w:t xml:space="preserve"> developed by BASF</w:t>
      </w:r>
      <w:r w:rsidR="00DE77F1" w:rsidRPr="00CF7E03">
        <w:rPr>
          <w:rFonts w:ascii="Arial" w:eastAsiaTheme="minorEastAsia" w:hAnsi="Arial" w:cs="Arial"/>
          <w:sz w:val="22"/>
          <w:szCs w:val="22"/>
          <w:lang w:eastAsia="zh-CN"/>
        </w:rPr>
        <w:t xml:space="preserve"> in 1950</w:t>
      </w:r>
      <w:r w:rsidR="005E5377" w:rsidRPr="00CF7E03">
        <w:rPr>
          <w:rFonts w:ascii="Arial" w:eastAsiaTheme="minorEastAsia" w:hAnsi="Arial" w:cs="Arial"/>
          <w:sz w:val="22"/>
          <w:szCs w:val="22"/>
          <w:lang w:eastAsia="zh-CN"/>
        </w:rPr>
        <w:t>,</w:t>
      </w:r>
      <w:r w:rsidR="00DE77F1" w:rsidRPr="00CF7E03">
        <w:rPr>
          <w:rFonts w:ascii="Arial" w:eastAsiaTheme="minorEastAsia" w:hAnsi="Arial" w:cs="Arial"/>
          <w:sz w:val="22"/>
          <w:szCs w:val="22"/>
          <w:lang w:eastAsia="zh-CN"/>
        </w:rPr>
        <w:t xml:space="preserve"> and </w:t>
      </w:r>
      <w:r w:rsidR="005E5377" w:rsidRPr="00CF7E03">
        <w:rPr>
          <w:rFonts w:ascii="Arial" w:eastAsiaTheme="minorEastAsia" w:hAnsi="Arial" w:cs="Arial"/>
          <w:sz w:val="22"/>
          <w:szCs w:val="22"/>
          <w:lang w:eastAsia="zh-CN"/>
        </w:rPr>
        <w:t xml:space="preserve">the </w:t>
      </w:r>
      <w:r w:rsidR="00DE77F1" w:rsidRPr="00CF7E03">
        <w:rPr>
          <w:rFonts w:ascii="Arial" w:eastAsiaTheme="minorEastAsia" w:hAnsi="Arial" w:cs="Arial"/>
          <w:sz w:val="22"/>
          <w:szCs w:val="22"/>
          <w:lang w:eastAsia="zh-CN"/>
        </w:rPr>
        <w:t>electric arc</w:t>
      </w:r>
      <w:r w:rsidR="001945A5" w:rsidRPr="00CF7E03">
        <w:rPr>
          <w:rFonts w:ascii="Arial" w:eastAsiaTheme="minorEastAsia" w:hAnsi="Arial" w:cs="Arial"/>
          <w:sz w:val="22"/>
          <w:szCs w:val="22"/>
          <w:lang w:eastAsia="zh-CN"/>
        </w:rPr>
        <w:t xml:space="preserve"> </w:t>
      </w:r>
      <w:ins w:id="420" w:author="Nabera  Abhinandan" w:date="2024-08-15T19:45:00Z">
        <w:del w:id="421" w:author="Zhang  Zihao" w:date="2024-08-16T13:20:00Z" w16du:dateUtc="2024-08-16T11:20:00Z">
          <w:r w:rsidR="00914F2B" w:rsidDel="009E2474">
            <w:rPr>
              <w:rFonts w:ascii="Arial" w:eastAsiaTheme="minorEastAsia" w:hAnsi="Arial" w:cs="Arial"/>
              <w:sz w:val="22"/>
              <w:szCs w:val="22"/>
              <w:lang w:eastAsia="zh-CN"/>
            </w:rPr>
            <w:delText xml:space="preserve">method </w:delText>
          </w:r>
        </w:del>
      </w:ins>
      <w:r w:rsidR="001945A5" w:rsidRPr="00CF7E03">
        <w:rPr>
          <w:rFonts w:ascii="Arial" w:eastAsiaTheme="minorEastAsia" w:hAnsi="Arial" w:cs="Arial"/>
          <w:sz w:val="22"/>
          <w:szCs w:val="22"/>
          <w:lang w:eastAsia="zh-CN"/>
        </w:rPr>
        <w:t>(</w:t>
      </w:r>
      <w:r w:rsidR="005E5377" w:rsidRPr="00CF7E03">
        <w:rPr>
          <w:rFonts w:ascii="Arial" w:eastAsiaTheme="minorEastAsia" w:hAnsi="Arial" w:cs="Arial"/>
          <w:sz w:val="22"/>
          <w:szCs w:val="22"/>
          <w:lang w:eastAsia="zh-CN"/>
        </w:rPr>
        <w:t>known as</w:t>
      </w:r>
      <w:r w:rsidR="001945A5" w:rsidRPr="00CF7E03">
        <w:rPr>
          <w:rFonts w:ascii="Arial" w:eastAsiaTheme="minorEastAsia" w:hAnsi="Arial" w:cs="Arial"/>
          <w:sz w:val="22"/>
          <w:szCs w:val="22"/>
          <w:lang w:eastAsia="zh-CN"/>
        </w:rPr>
        <w:t xml:space="preserve"> thermal plasma)</w:t>
      </w:r>
      <w:r w:rsidR="005E5377" w:rsidRPr="00CF7E03">
        <w:rPr>
          <w:rFonts w:ascii="Arial" w:eastAsiaTheme="minorEastAsia" w:hAnsi="Arial" w:cs="Arial"/>
          <w:sz w:val="22"/>
          <w:szCs w:val="22"/>
          <w:lang w:eastAsia="zh-CN"/>
        </w:rPr>
        <w:t>,</w:t>
      </w:r>
      <w:r w:rsidR="001945A5" w:rsidRPr="00CF7E03">
        <w:rPr>
          <w:rFonts w:ascii="Arial" w:eastAsiaTheme="minorEastAsia" w:hAnsi="Arial" w:cs="Arial"/>
          <w:sz w:val="22"/>
          <w:szCs w:val="22"/>
          <w:lang w:eastAsia="zh-CN"/>
        </w:rPr>
        <w:t xml:space="preserve"> </w:t>
      </w:r>
      <w:r w:rsidR="00DE77F1" w:rsidRPr="00CF7E03">
        <w:rPr>
          <w:rFonts w:ascii="Arial" w:eastAsiaTheme="minorEastAsia" w:hAnsi="Arial" w:cs="Arial"/>
          <w:sz w:val="22"/>
          <w:szCs w:val="22"/>
          <w:lang w:eastAsia="zh-CN"/>
        </w:rPr>
        <w:t xml:space="preserve">developed by </w:t>
      </w:r>
      <w:proofErr w:type="spellStart"/>
      <w:r w:rsidR="00DE77F1" w:rsidRPr="00CF7E03">
        <w:rPr>
          <w:rFonts w:ascii="Arial" w:eastAsiaTheme="minorEastAsia" w:hAnsi="Arial" w:cs="Arial"/>
          <w:sz w:val="22"/>
          <w:szCs w:val="22"/>
          <w:lang w:eastAsia="zh-CN"/>
        </w:rPr>
        <w:t>Hüls</w:t>
      </w:r>
      <w:proofErr w:type="spellEnd"/>
      <w:r w:rsidR="00DE77F1" w:rsidRPr="00CF7E03">
        <w:rPr>
          <w:rFonts w:ascii="Arial" w:eastAsiaTheme="minorEastAsia" w:hAnsi="Arial" w:cs="Arial"/>
          <w:sz w:val="22"/>
          <w:szCs w:val="22"/>
          <w:lang w:eastAsia="zh-CN"/>
        </w:rPr>
        <w:t xml:space="preserve"> in 1940</w:t>
      </w:r>
      <w:del w:id="422" w:author="Zhang  Zihao" w:date="2024-08-16T13:21:00Z" w16du:dateUtc="2024-08-16T11:21:00Z">
        <w:r w:rsidR="008A7C36" w:rsidDel="009253F8">
          <w:rPr>
            <w:rFonts w:ascii="Arial" w:eastAsiaTheme="minorEastAsia" w:hAnsi="Arial" w:cs="Arial" w:hint="eastAsia"/>
            <w:sz w:val="22"/>
            <w:szCs w:val="22"/>
            <w:lang w:eastAsia="zh-CN"/>
          </w:rPr>
          <w:delText xml:space="preserve"> (</w:delText>
        </w:r>
        <w:r w:rsidR="008A7C36" w:rsidRPr="00CF7E03" w:rsidDel="009253F8">
          <w:rPr>
            <w:rFonts w:ascii="Arial" w:eastAsiaTheme="minorEastAsia" w:hAnsi="Arial" w:cs="Arial"/>
            <w:b/>
            <w:bCs/>
            <w:sz w:val="22"/>
            <w:szCs w:val="22"/>
            <w:lang w:eastAsia="zh-CN"/>
          </w:rPr>
          <w:delText>Fig. 4c</w:delText>
        </w:r>
        <w:r w:rsidR="008A7C36" w:rsidDel="009253F8">
          <w:rPr>
            <w:rFonts w:ascii="Arial" w:eastAsiaTheme="minorEastAsia" w:hAnsi="Arial" w:cs="Arial" w:hint="eastAsia"/>
            <w:sz w:val="22"/>
            <w:szCs w:val="22"/>
            <w:lang w:eastAsia="zh-CN"/>
          </w:rPr>
          <w:delText>)</w:delText>
        </w:r>
      </w:del>
      <w:r w:rsidR="00DE77F1" w:rsidRPr="00CF7E03">
        <w:rPr>
          <w:rFonts w:ascii="Arial" w:eastAsiaTheme="minorEastAsia" w:hAnsi="Arial" w:cs="Arial"/>
          <w:sz w:val="22"/>
          <w:szCs w:val="22"/>
          <w:lang w:eastAsia="zh-CN"/>
        </w:rPr>
        <w:t xml:space="preserve">. </w:t>
      </w:r>
      <w:r w:rsidR="006C7FA0" w:rsidRPr="00CF7E03">
        <w:rPr>
          <w:rFonts w:ascii="Arial" w:eastAsiaTheme="minorEastAsia" w:hAnsi="Arial" w:cs="Arial"/>
          <w:sz w:val="22"/>
          <w:szCs w:val="22"/>
          <w:lang w:eastAsia="zh-CN"/>
        </w:rPr>
        <w:t xml:space="preserve">These technologies have explored various carbon </w:t>
      </w:r>
      <w:r w:rsidR="00551D1E" w:rsidRPr="00CF7E03">
        <w:rPr>
          <w:rFonts w:ascii="Arial" w:eastAsiaTheme="minorEastAsia" w:hAnsi="Arial" w:cs="Arial"/>
          <w:sz w:val="22"/>
          <w:szCs w:val="22"/>
          <w:lang w:eastAsia="zh-CN"/>
        </w:rPr>
        <w:t>resources</w:t>
      </w:r>
      <w:r w:rsidR="006C7FA0" w:rsidRPr="00CF7E03">
        <w:rPr>
          <w:rFonts w:ascii="Arial" w:eastAsiaTheme="minorEastAsia" w:hAnsi="Arial" w:cs="Arial"/>
          <w:sz w:val="22"/>
          <w:szCs w:val="22"/>
          <w:lang w:eastAsia="zh-CN"/>
        </w:rPr>
        <w:t xml:space="preserve">, </w:t>
      </w:r>
      <w:r w:rsidR="00551D1E" w:rsidRPr="00CF7E03">
        <w:rPr>
          <w:rFonts w:ascii="Arial" w:eastAsiaTheme="minorEastAsia" w:hAnsi="Arial" w:cs="Arial"/>
          <w:sz w:val="22"/>
          <w:szCs w:val="22"/>
          <w:lang w:eastAsia="zh-CN"/>
        </w:rPr>
        <w:t xml:space="preserve">including </w:t>
      </w:r>
      <w:r w:rsidR="00A87C2A" w:rsidRPr="00CF7E03">
        <w:rPr>
          <w:rFonts w:ascii="Arial" w:eastAsiaTheme="minorEastAsia" w:hAnsi="Arial" w:cs="Arial"/>
          <w:sz w:val="22"/>
          <w:szCs w:val="22"/>
          <w:lang w:eastAsia="zh-CN"/>
        </w:rPr>
        <w:t>crude oil,</w:t>
      </w:r>
      <w:r w:rsidR="00551D1E" w:rsidRPr="00CF7E03">
        <w:rPr>
          <w:rFonts w:ascii="Arial" w:eastAsiaTheme="minorEastAsia" w:hAnsi="Arial" w:cs="Arial"/>
          <w:sz w:val="22"/>
          <w:szCs w:val="22"/>
          <w:lang w:eastAsia="zh-CN"/>
        </w:rPr>
        <w:t xml:space="preserve"> naphtha</w:t>
      </w:r>
      <w:r w:rsidR="006C7FA0" w:rsidRPr="00CF7E03">
        <w:rPr>
          <w:rFonts w:ascii="Arial" w:eastAsiaTheme="minorEastAsia" w:hAnsi="Arial" w:cs="Arial"/>
          <w:sz w:val="22"/>
          <w:szCs w:val="22"/>
          <w:lang w:eastAsia="zh-CN"/>
        </w:rPr>
        <w:t>, and</w:t>
      </w:r>
      <w:r w:rsidR="00551D1E" w:rsidRPr="00CF7E03">
        <w:rPr>
          <w:rFonts w:ascii="Arial" w:eastAsiaTheme="minorEastAsia" w:hAnsi="Arial" w:cs="Arial"/>
          <w:sz w:val="22"/>
          <w:szCs w:val="22"/>
          <w:lang w:eastAsia="zh-CN"/>
        </w:rPr>
        <w:t xml:space="preserve"> coal</w:t>
      </w:r>
      <w:r w:rsidR="006C7FA0" w:rsidRPr="00CF7E03">
        <w:rPr>
          <w:rFonts w:ascii="Arial" w:eastAsiaTheme="minorEastAsia" w:hAnsi="Arial" w:cs="Arial"/>
          <w:sz w:val="22"/>
          <w:szCs w:val="22"/>
          <w:lang w:eastAsia="zh-CN"/>
        </w:rPr>
        <w:t>, but</w:t>
      </w:r>
      <w:r w:rsidR="00A87C2A" w:rsidRPr="00CF7E03">
        <w:rPr>
          <w:rFonts w:ascii="Arial" w:eastAsiaTheme="minorEastAsia" w:hAnsi="Arial" w:cs="Arial"/>
          <w:sz w:val="22"/>
          <w:szCs w:val="22"/>
          <w:lang w:eastAsia="zh-CN"/>
        </w:rPr>
        <w:t xml:space="preserve"> natural gas </w:t>
      </w:r>
      <w:r w:rsidR="006C7FA0" w:rsidRPr="00CF7E03">
        <w:rPr>
          <w:rFonts w:ascii="Arial" w:eastAsiaTheme="minorEastAsia" w:hAnsi="Arial" w:cs="Arial"/>
          <w:sz w:val="22"/>
          <w:szCs w:val="22"/>
          <w:lang w:eastAsia="zh-CN"/>
        </w:rPr>
        <w:t xml:space="preserve">remains the only feedstock </w:t>
      </w:r>
      <w:r w:rsidR="00C92833" w:rsidRPr="00CF7E03">
        <w:rPr>
          <w:rFonts w:ascii="Arial" w:eastAsiaTheme="minorEastAsia" w:hAnsi="Arial" w:cs="Arial"/>
          <w:sz w:val="22"/>
          <w:szCs w:val="22"/>
          <w:lang w:eastAsia="zh-CN"/>
        </w:rPr>
        <w:t>currently used</w:t>
      </w:r>
      <w:r w:rsidR="001B565E" w:rsidRPr="001B565E">
        <w:rPr>
          <w:rFonts w:ascii="Arial" w:eastAsiaTheme="minorEastAsia" w:hAnsi="Arial" w:cs="Arial"/>
          <w:sz w:val="22"/>
          <w:szCs w:val="22"/>
          <w:lang w:eastAsia="zh-CN"/>
        </w:rPr>
        <w:t xml:space="preserve"> </w:t>
      </w:r>
      <w:r w:rsidR="001B565E" w:rsidRPr="00CF7E03">
        <w:rPr>
          <w:rFonts w:ascii="Arial" w:eastAsiaTheme="minorEastAsia" w:hAnsi="Arial" w:cs="Arial"/>
          <w:sz w:val="22"/>
          <w:szCs w:val="22"/>
          <w:lang w:eastAsia="zh-CN"/>
        </w:rPr>
        <w:t>industrial</w:t>
      </w:r>
      <w:r w:rsidR="001B565E">
        <w:rPr>
          <w:rFonts w:ascii="Arial" w:eastAsiaTheme="minorEastAsia" w:hAnsi="Arial" w:cs="Arial"/>
          <w:sz w:val="22"/>
          <w:szCs w:val="22"/>
          <w:lang w:eastAsia="zh-CN"/>
        </w:rPr>
        <w:t>ly</w:t>
      </w:r>
      <w:r w:rsidR="00A87C2A"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The reactor structure</w:t>
      </w:r>
      <w:r w:rsidR="00C94B61" w:rsidRPr="00CF7E03">
        <w:rPr>
          <w:rFonts w:ascii="Arial" w:eastAsiaTheme="minorEastAsia" w:hAnsi="Arial" w:cs="Arial"/>
          <w:sz w:val="22"/>
          <w:szCs w:val="22"/>
          <w:lang w:eastAsia="zh-CN"/>
        </w:rPr>
        <w:t>s</w:t>
      </w:r>
      <w:r w:rsidR="00B4162D" w:rsidRPr="00CF7E03">
        <w:rPr>
          <w:rFonts w:ascii="Arial" w:eastAsiaTheme="minorEastAsia" w:hAnsi="Arial" w:cs="Arial"/>
          <w:sz w:val="22"/>
          <w:szCs w:val="22"/>
          <w:lang w:eastAsia="zh-CN"/>
        </w:rPr>
        <w:t xml:space="preserve"> </w:t>
      </w:r>
      <w:del w:id="423" w:author="Zhang  Zihao" w:date="2024-08-16T13:21:00Z" w16du:dateUtc="2024-08-16T11:21:00Z">
        <w:r w:rsidR="00B33336" w:rsidRPr="00CF7E03" w:rsidDel="009253F8">
          <w:rPr>
            <w:rFonts w:ascii="Arial" w:eastAsiaTheme="minorEastAsia" w:hAnsi="Arial" w:cs="Arial"/>
            <w:sz w:val="22"/>
            <w:szCs w:val="22"/>
            <w:lang w:eastAsia="zh-CN"/>
          </w:rPr>
          <w:delText>for CH</w:delText>
        </w:r>
        <w:r w:rsidR="00B33336" w:rsidRPr="00CF7E03" w:rsidDel="009253F8">
          <w:rPr>
            <w:rFonts w:ascii="Arial" w:eastAsiaTheme="minorEastAsia" w:hAnsi="Arial" w:cs="Arial"/>
            <w:sz w:val="22"/>
            <w:szCs w:val="22"/>
            <w:vertAlign w:val="subscript"/>
            <w:lang w:eastAsia="zh-CN"/>
          </w:rPr>
          <w:delText>4</w:delText>
        </w:r>
        <w:r w:rsidR="00B33336" w:rsidRPr="00CF7E03" w:rsidDel="009253F8">
          <w:rPr>
            <w:rFonts w:ascii="Arial" w:eastAsiaTheme="minorEastAsia" w:hAnsi="Arial" w:cs="Arial"/>
            <w:sz w:val="22"/>
            <w:szCs w:val="22"/>
            <w:lang w:eastAsia="zh-CN"/>
          </w:rPr>
          <w:delText xml:space="preserve"> conversion by </w:delText>
        </w:r>
        <w:r w:rsidR="00763B49" w:rsidDel="009253F8">
          <w:rPr>
            <w:rFonts w:ascii="Arial" w:eastAsiaTheme="minorEastAsia" w:hAnsi="Arial" w:cs="Arial"/>
            <w:sz w:val="22"/>
            <w:szCs w:val="22"/>
            <w:lang w:eastAsia="zh-CN"/>
          </w:rPr>
          <w:delText>PC</w:delText>
        </w:r>
        <w:r w:rsidR="00B33336" w:rsidRPr="00CF7E03" w:rsidDel="009253F8">
          <w:rPr>
            <w:rFonts w:ascii="Arial" w:eastAsiaTheme="minorEastAsia" w:hAnsi="Arial" w:cs="Arial"/>
            <w:sz w:val="22"/>
            <w:szCs w:val="22"/>
            <w:lang w:eastAsia="zh-CN"/>
          </w:rPr>
          <w:delText xml:space="preserve"> and thermal plasma </w:delText>
        </w:r>
      </w:del>
      <w:r w:rsidR="00DE6F7F" w:rsidRPr="00CF7E03">
        <w:rPr>
          <w:rFonts w:ascii="Arial" w:eastAsiaTheme="minorEastAsia" w:hAnsi="Arial" w:cs="Arial"/>
          <w:sz w:val="22"/>
          <w:szCs w:val="22"/>
          <w:lang w:eastAsia="zh-CN"/>
        </w:rPr>
        <w:t>are illustrated</w:t>
      </w:r>
      <w:r w:rsidR="00B33336" w:rsidRPr="00CF7E03">
        <w:rPr>
          <w:rFonts w:ascii="Arial" w:eastAsiaTheme="minorEastAsia" w:hAnsi="Arial" w:cs="Arial"/>
          <w:sz w:val="22"/>
          <w:szCs w:val="22"/>
          <w:lang w:eastAsia="zh-CN"/>
        </w:rPr>
        <w:t xml:space="preserve"> in </w:t>
      </w:r>
      <w:r w:rsidR="00B33336"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33336" w:rsidRPr="00CF7E03">
        <w:rPr>
          <w:rFonts w:ascii="Arial" w:eastAsiaTheme="minorEastAsia" w:hAnsi="Arial" w:cs="Arial"/>
          <w:b/>
          <w:bCs/>
          <w:sz w:val="22"/>
          <w:szCs w:val="22"/>
          <w:lang w:eastAsia="zh-CN"/>
        </w:rPr>
        <w:t>4c</w:t>
      </w:r>
      <w:r w:rsidR="00685FC0" w:rsidRPr="00CF7E03">
        <w:rPr>
          <w:rFonts w:ascii="Arial" w:eastAsiaTheme="minorEastAsia" w:hAnsi="Arial" w:cs="Arial"/>
          <w:sz w:val="22"/>
          <w:szCs w:val="22"/>
          <w:lang w:eastAsia="zh-CN"/>
        </w:rPr>
        <w:t>.</w:t>
      </w:r>
      <w:r w:rsidR="00B33336" w:rsidRPr="00CF7E03">
        <w:rPr>
          <w:rFonts w:ascii="Arial" w:eastAsiaTheme="minorEastAsia" w:hAnsi="Arial" w:cs="Arial"/>
          <w:sz w:val="22"/>
          <w:szCs w:val="22"/>
          <w:lang w:eastAsia="zh-CN"/>
        </w:rPr>
        <w:t xml:space="preserve"> In </w:t>
      </w:r>
      <w:r w:rsidR="00947C06"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A87C2A" w:rsidRPr="00CF7E03">
        <w:rPr>
          <w:rFonts w:ascii="Arial" w:eastAsiaTheme="minorEastAsia" w:hAnsi="Arial" w:cs="Arial"/>
          <w:sz w:val="22"/>
          <w:szCs w:val="22"/>
          <w:lang w:eastAsia="zh-CN"/>
        </w:rPr>
        <w:t xml:space="preserve"> process</w:t>
      </w:r>
      <w:r w:rsidR="00B33336" w:rsidRPr="00CF7E03">
        <w:rPr>
          <w:rFonts w:ascii="Arial" w:eastAsiaTheme="minorEastAsia" w:hAnsi="Arial" w:cs="Arial"/>
          <w:sz w:val="22"/>
          <w:szCs w:val="22"/>
          <w:lang w:eastAsia="zh-CN"/>
        </w:rPr>
        <w:t>, natural gas and O</w:t>
      </w:r>
      <w:r w:rsidR="00B33336" w:rsidRPr="00CF7E03">
        <w:rPr>
          <w:rFonts w:ascii="Arial" w:eastAsiaTheme="minorEastAsia" w:hAnsi="Arial" w:cs="Arial"/>
          <w:sz w:val="22"/>
          <w:szCs w:val="22"/>
          <w:vertAlign w:val="subscript"/>
          <w:lang w:eastAsia="zh-CN"/>
        </w:rPr>
        <w:t>2</w:t>
      </w:r>
      <w:r w:rsidR="00B33336" w:rsidRPr="00CF7E03">
        <w:rPr>
          <w:rFonts w:ascii="Arial" w:eastAsiaTheme="minorEastAsia" w:hAnsi="Arial" w:cs="Arial"/>
          <w:sz w:val="22"/>
          <w:szCs w:val="22"/>
          <w:lang w:eastAsia="zh-CN"/>
        </w:rPr>
        <w:t xml:space="preserve"> are preheated separately (to 600</w:t>
      </w:r>
      <w:r w:rsidR="005C1756" w:rsidRPr="00CF7E03">
        <w:rPr>
          <w:rFonts w:ascii="Arial" w:eastAsiaTheme="minorEastAsia" w:hAnsi="Arial" w:cs="Arial"/>
          <w:sz w:val="22"/>
          <w:szCs w:val="22"/>
          <w:lang w:eastAsia="zh-CN"/>
        </w:rPr>
        <w:t> </w:t>
      </w:r>
      <w:r w:rsidR="00B33336" w:rsidRPr="00CF7E03">
        <w:rPr>
          <w:rFonts w:ascii="Arial" w:eastAsiaTheme="minorEastAsia" w:hAnsi="Arial" w:cs="Arial"/>
          <w:sz w:val="22"/>
          <w:szCs w:val="22"/>
          <w:lang w:eastAsia="zh-CN"/>
        </w:rPr>
        <w:t>°C when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is used) </w:t>
      </w:r>
      <w:r w:rsidR="006B3129" w:rsidRPr="00CF7E03">
        <w:rPr>
          <w:rFonts w:ascii="Arial" w:eastAsiaTheme="minorEastAsia" w:hAnsi="Arial" w:cs="Arial"/>
          <w:sz w:val="22"/>
          <w:szCs w:val="22"/>
          <w:lang w:eastAsia="zh-CN"/>
        </w:rPr>
        <w:t>before</w:t>
      </w:r>
      <w:r w:rsidR="00B33336" w:rsidRPr="00CF7E03">
        <w:rPr>
          <w:rFonts w:ascii="Arial" w:eastAsiaTheme="minorEastAsia" w:hAnsi="Arial" w:cs="Arial"/>
          <w:sz w:val="22"/>
          <w:szCs w:val="22"/>
          <w:lang w:eastAsia="zh-CN"/>
        </w:rPr>
        <w:t xml:space="preserve"> </w:t>
      </w:r>
      <w:r w:rsidR="007A42A8" w:rsidRPr="00CF7E03">
        <w:rPr>
          <w:rFonts w:ascii="Arial" w:eastAsiaTheme="minorEastAsia" w:hAnsi="Arial" w:cs="Arial"/>
          <w:sz w:val="22"/>
          <w:szCs w:val="22"/>
          <w:lang w:eastAsia="zh-CN"/>
        </w:rPr>
        <w:t>mixing</w:t>
      </w:r>
      <w:r w:rsidR="00B33336" w:rsidRPr="00CF7E03">
        <w:rPr>
          <w:rFonts w:ascii="Arial" w:eastAsiaTheme="minorEastAsia" w:hAnsi="Arial" w:cs="Arial"/>
          <w:sz w:val="22"/>
          <w:szCs w:val="22"/>
          <w:lang w:eastAsia="zh-CN"/>
        </w:rPr>
        <w:t xml:space="preserve"> in the diffuser</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 xml:space="preserve">and </w:t>
      </w:r>
      <w:r w:rsidR="007A42A8" w:rsidRPr="00CF7E03">
        <w:rPr>
          <w:rFonts w:ascii="Arial" w:eastAsiaTheme="minorEastAsia" w:hAnsi="Arial" w:cs="Arial"/>
          <w:sz w:val="22"/>
          <w:szCs w:val="22"/>
          <w:lang w:eastAsia="zh-CN"/>
        </w:rPr>
        <w:t>passing through the burner and reaction chamber.</w:t>
      </w:r>
      <w:r w:rsidR="00F24CE8" w:rsidRPr="00F24CE8">
        <w:rPr>
          <w:rFonts w:ascii="Arial" w:hAnsi="Arial" w:cs="Arial"/>
          <w:sz w:val="22"/>
          <w:vertAlign w:val="superscript"/>
        </w:rPr>
        <w:t>5</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Approximately</w:t>
      </w:r>
      <w:r w:rsidR="00D15E82" w:rsidRPr="00CF7E03">
        <w:rPr>
          <w:rFonts w:ascii="Arial" w:eastAsiaTheme="minorEastAsia" w:hAnsi="Arial" w:cs="Arial"/>
          <w:sz w:val="22"/>
          <w:szCs w:val="22"/>
          <w:lang w:eastAsia="zh-CN"/>
        </w:rPr>
        <w:t xml:space="preserve"> 60% of </w:t>
      </w:r>
      <w:ins w:id="424" w:author="Nabera  Abhinandan" w:date="2024-08-15T19:45:00Z">
        <w:r w:rsidR="001062DA">
          <w:rPr>
            <w:rFonts w:ascii="Arial" w:eastAsiaTheme="minorEastAsia" w:hAnsi="Arial" w:cs="Arial"/>
            <w:sz w:val="22"/>
            <w:szCs w:val="22"/>
            <w:lang w:eastAsia="zh-CN"/>
          </w:rPr>
          <w:t xml:space="preserve">the </w:t>
        </w:r>
      </w:ins>
      <w:r w:rsidR="00D15E82" w:rsidRPr="00CF7E03">
        <w:rPr>
          <w:rFonts w:ascii="Arial" w:eastAsiaTheme="minorEastAsia" w:hAnsi="Arial" w:cs="Arial"/>
          <w:sz w:val="22"/>
          <w:szCs w:val="22"/>
          <w:lang w:eastAsia="zh-CN"/>
        </w:rPr>
        <w:t>CH</w:t>
      </w:r>
      <w:r w:rsidR="00D15E82" w:rsidRPr="00CF7E03">
        <w:rPr>
          <w:rFonts w:ascii="Arial" w:eastAsiaTheme="minorEastAsia" w:hAnsi="Arial" w:cs="Arial"/>
          <w:sz w:val="22"/>
          <w:szCs w:val="22"/>
          <w:vertAlign w:val="subscript"/>
          <w:lang w:eastAsia="zh-CN"/>
        </w:rPr>
        <w:t>4</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combust</w:t>
      </w:r>
      <w:r w:rsidR="003C6AEA" w:rsidRPr="00CF7E03">
        <w:rPr>
          <w:rFonts w:ascii="Arial" w:eastAsiaTheme="minorEastAsia" w:hAnsi="Arial" w:cs="Arial"/>
          <w:sz w:val="22"/>
          <w:szCs w:val="22"/>
          <w:lang w:eastAsia="zh-CN"/>
        </w:rPr>
        <w:t>s</w:t>
      </w:r>
      <w:r w:rsidR="00D15E82"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with</w:t>
      </w:r>
      <w:r w:rsidR="00D15E82" w:rsidRPr="00CF7E03">
        <w:rPr>
          <w:rFonts w:ascii="Arial" w:eastAsiaTheme="minorEastAsia" w:hAnsi="Arial" w:cs="Arial"/>
          <w:sz w:val="22"/>
          <w:szCs w:val="22"/>
          <w:lang w:eastAsia="zh-CN"/>
        </w:rPr>
        <w:t xml:space="preserve"> O</w:t>
      </w:r>
      <w:r w:rsidR="00D15E82" w:rsidRPr="00CF7E03">
        <w:rPr>
          <w:rFonts w:ascii="Arial" w:eastAsiaTheme="minorEastAsia" w:hAnsi="Arial" w:cs="Arial"/>
          <w:sz w:val="22"/>
          <w:szCs w:val="22"/>
          <w:vertAlign w:val="subscript"/>
          <w:lang w:eastAsia="zh-CN"/>
        </w:rPr>
        <w:t>2</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 xml:space="preserve">in the burner </w:t>
      </w:r>
      <w:r w:rsidR="00D15E82" w:rsidRPr="00CF7E03">
        <w:rPr>
          <w:rFonts w:ascii="Arial" w:eastAsiaTheme="minorEastAsia" w:hAnsi="Arial" w:cs="Arial"/>
          <w:sz w:val="22"/>
          <w:szCs w:val="22"/>
          <w:lang w:eastAsia="zh-CN"/>
        </w:rPr>
        <w:t xml:space="preserve">to </w:t>
      </w:r>
      <w:r w:rsidR="00A33326" w:rsidRPr="00CF7E03">
        <w:rPr>
          <w:rFonts w:ascii="Arial" w:eastAsiaTheme="minorEastAsia" w:hAnsi="Arial" w:cs="Arial"/>
          <w:sz w:val="22"/>
          <w:szCs w:val="22"/>
          <w:lang w:eastAsia="zh-CN"/>
        </w:rPr>
        <w:t>stabilize</w:t>
      </w:r>
      <w:r w:rsidR="00D15E82" w:rsidRPr="00CF7E03">
        <w:rPr>
          <w:rFonts w:ascii="Arial" w:eastAsiaTheme="minorEastAsia" w:hAnsi="Arial" w:cs="Arial"/>
          <w:sz w:val="22"/>
          <w:szCs w:val="22"/>
          <w:lang w:eastAsia="zh-CN"/>
        </w:rPr>
        <w:t xml:space="preserve"> the </w:t>
      </w:r>
      <w:r w:rsidR="00740EE0" w:rsidRPr="00CF7E03">
        <w:rPr>
          <w:rFonts w:ascii="Arial" w:eastAsiaTheme="minorEastAsia" w:hAnsi="Arial" w:cs="Arial"/>
          <w:sz w:val="22"/>
          <w:szCs w:val="22"/>
          <w:lang w:eastAsia="zh-CN"/>
        </w:rPr>
        <w:t xml:space="preserve">flame </w:t>
      </w:r>
      <w:r w:rsidR="003C6AEA" w:rsidRPr="00CF7E03">
        <w:rPr>
          <w:rFonts w:ascii="Arial" w:eastAsiaTheme="minorEastAsia" w:hAnsi="Arial" w:cs="Arial"/>
          <w:sz w:val="22"/>
          <w:szCs w:val="22"/>
          <w:lang w:eastAsia="zh-CN"/>
        </w:rPr>
        <w:t>at</w:t>
      </w:r>
      <w:r w:rsidR="00740EE0" w:rsidRPr="00CF7E03">
        <w:rPr>
          <w:rFonts w:ascii="Arial" w:eastAsiaTheme="minorEastAsia" w:hAnsi="Arial" w:cs="Arial"/>
          <w:sz w:val="22"/>
          <w:szCs w:val="22"/>
          <w:lang w:eastAsia="zh-CN"/>
        </w:rPr>
        <w:t xml:space="preserve"> </w:t>
      </w:r>
      <w:r w:rsidR="005C1756" w:rsidRPr="00CF7E03">
        <w:rPr>
          <w:rFonts w:ascii="Arial" w:eastAsiaTheme="minorEastAsia" w:hAnsi="Arial" w:cs="Arial"/>
          <w:sz w:val="22"/>
          <w:szCs w:val="22"/>
          <w:lang w:eastAsia="zh-CN"/>
        </w:rPr>
        <w:t xml:space="preserve">a </w:t>
      </w:r>
      <w:r w:rsidR="00740EE0" w:rsidRPr="00CF7E03">
        <w:rPr>
          <w:rFonts w:ascii="Arial" w:eastAsiaTheme="minorEastAsia" w:hAnsi="Arial" w:cs="Arial"/>
          <w:sz w:val="22"/>
          <w:szCs w:val="22"/>
          <w:lang w:eastAsia="zh-CN"/>
        </w:rPr>
        <w:t xml:space="preserve">temperature above </w:t>
      </w:r>
      <w:r w:rsidR="00A810E5" w:rsidRPr="00CF7E03">
        <w:rPr>
          <w:rFonts w:ascii="Arial" w:eastAsiaTheme="minorEastAsia" w:hAnsi="Arial" w:cs="Arial"/>
          <w:sz w:val="22"/>
          <w:szCs w:val="22"/>
          <w:lang w:eastAsia="zh-CN"/>
        </w:rPr>
        <w:t>1500</w:t>
      </w:r>
      <w:r w:rsidR="00A810E5">
        <w:rPr>
          <w:rFonts w:ascii="Arial" w:eastAsiaTheme="minorEastAsia" w:hAnsi="Arial" w:cs="Arial"/>
          <w:sz w:val="22"/>
          <w:szCs w:val="22"/>
          <w:lang w:eastAsia="zh-CN"/>
        </w:rPr>
        <w:t> </w:t>
      </w:r>
      <w:r w:rsidR="00740EE0" w:rsidRPr="00CF7E03">
        <w:rPr>
          <w:rFonts w:ascii="Arial" w:eastAsiaTheme="minorEastAsia" w:hAnsi="Arial" w:cs="Arial"/>
          <w:sz w:val="22"/>
          <w:szCs w:val="22"/>
          <w:lang w:eastAsia="zh-CN"/>
        </w:rPr>
        <w:t xml:space="preserve">°C, </w:t>
      </w:r>
      <w:r w:rsidR="003C6AEA" w:rsidRPr="00CF7E03">
        <w:rPr>
          <w:rFonts w:ascii="Arial" w:eastAsiaTheme="minorEastAsia" w:hAnsi="Arial" w:cs="Arial"/>
          <w:sz w:val="22"/>
          <w:szCs w:val="22"/>
          <w:lang w:eastAsia="zh-CN"/>
        </w:rPr>
        <w:t xml:space="preserve">facilitating </w:t>
      </w:r>
      <w:r w:rsidR="00740EE0" w:rsidRPr="00CF7E03">
        <w:rPr>
          <w:rFonts w:ascii="Arial" w:eastAsiaTheme="minorEastAsia" w:hAnsi="Arial" w:cs="Arial"/>
          <w:sz w:val="22"/>
          <w:szCs w:val="22"/>
          <w:lang w:eastAsia="zh-CN"/>
        </w:rPr>
        <w:t>the conversion of the remaining CH</w:t>
      </w:r>
      <w:r w:rsidR="00740EE0" w:rsidRPr="00CF7E03">
        <w:rPr>
          <w:rFonts w:ascii="Arial" w:eastAsiaTheme="minorEastAsia" w:hAnsi="Arial" w:cs="Arial"/>
          <w:sz w:val="22"/>
          <w:szCs w:val="22"/>
          <w:vertAlign w:val="subscript"/>
          <w:lang w:eastAsia="zh-CN"/>
        </w:rPr>
        <w:t>4</w:t>
      </w:r>
      <w:r w:rsidR="00740EE0"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2F21C4" w:rsidRPr="00CF7E03">
        <w:rPr>
          <w:rFonts w:ascii="Arial" w:eastAsiaTheme="minorEastAsia" w:hAnsi="Arial" w:cs="Arial"/>
          <w:sz w:val="22"/>
          <w:szCs w:val="22"/>
          <w:lang w:eastAsia="zh-CN"/>
        </w:rPr>
        <w:t xml:space="preserve"> </w:t>
      </w:r>
      <w:r w:rsidR="008610D1" w:rsidRPr="00CF7E03">
        <w:rPr>
          <w:rFonts w:ascii="Arial" w:eastAsiaTheme="minorEastAsia" w:hAnsi="Arial" w:cs="Arial"/>
          <w:sz w:val="22"/>
          <w:szCs w:val="22"/>
          <w:lang w:eastAsia="zh-CN"/>
        </w:rPr>
        <w:t>T</w:t>
      </w:r>
      <w:r w:rsidR="00A33326" w:rsidRPr="00CF7E03">
        <w:rPr>
          <w:rFonts w:ascii="Arial" w:eastAsiaTheme="minorEastAsia" w:hAnsi="Arial" w:cs="Arial"/>
          <w:sz w:val="22"/>
          <w:szCs w:val="22"/>
          <w:lang w:eastAsia="zh-CN"/>
        </w:rPr>
        <w:t xml:space="preserve">he </w:t>
      </w:r>
      <w:r w:rsidR="008610D1" w:rsidRPr="00CF7E03">
        <w:rPr>
          <w:rFonts w:ascii="Arial" w:eastAsiaTheme="minorEastAsia" w:hAnsi="Arial" w:cs="Arial"/>
          <w:sz w:val="22"/>
          <w:szCs w:val="22"/>
          <w:lang w:eastAsia="zh-CN"/>
        </w:rPr>
        <w:t>reaction</w:t>
      </w:r>
      <w:r w:rsidR="00A33326" w:rsidRPr="00CF7E03">
        <w:rPr>
          <w:rFonts w:ascii="Arial" w:eastAsiaTheme="minorEastAsia" w:hAnsi="Arial" w:cs="Arial"/>
          <w:sz w:val="22"/>
          <w:szCs w:val="22"/>
          <w:lang w:eastAsia="zh-CN"/>
        </w:rPr>
        <w:t xml:space="preserve"> gas</w:t>
      </w:r>
      <w:r w:rsidR="008610D1"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 xml:space="preserve">exits </w:t>
      </w:r>
      <w:r w:rsidR="008610D1" w:rsidRPr="00CF7E03">
        <w:rPr>
          <w:rFonts w:ascii="Arial" w:eastAsiaTheme="minorEastAsia" w:hAnsi="Arial" w:cs="Arial"/>
          <w:sz w:val="22"/>
          <w:szCs w:val="22"/>
          <w:lang w:eastAsia="zh-CN"/>
        </w:rPr>
        <w:t xml:space="preserve">the </w:t>
      </w:r>
      <w:r w:rsidR="001B565E">
        <w:rPr>
          <w:rFonts w:ascii="Arial" w:eastAsiaTheme="minorEastAsia" w:hAnsi="Arial" w:cs="Arial"/>
          <w:sz w:val="22"/>
          <w:szCs w:val="22"/>
          <w:lang w:eastAsia="zh-CN"/>
        </w:rPr>
        <w:t>reactor</w:t>
      </w:r>
      <w:r w:rsidR="008610D1" w:rsidRPr="00CF7E03">
        <w:rPr>
          <w:rFonts w:ascii="Arial" w:eastAsiaTheme="minorEastAsia" w:hAnsi="Arial" w:cs="Arial"/>
          <w:sz w:val="22"/>
          <w:szCs w:val="22"/>
          <w:lang w:eastAsia="zh-CN"/>
        </w:rPr>
        <w:t xml:space="preserve"> </w:t>
      </w:r>
      <w:r w:rsidR="008F76B4" w:rsidRPr="00CF7E03">
        <w:rPr>
          <w:rFonts w:ascii="Arial" w:eastAsiaTheme="minorEastAsia" w:hAnsi="Arial" w:cs="Arial"/>
          <w:sz w:val="22"/>
          <w:szCs w:val="22"/>
          <w:lang w:eastAsia="zh-CN"/>
        </w:rPr>
        <w:t>within</w:t>
      </w:r>
      <w:r w:rsidR="008610D1" w:rsidRPr="00CF7E03">
        <w:rPr>
          <w:rFonts w:ascii="Arial" w:eastAsiaTheme="minorEastAsia" w:hAnsi="Arial" w:cs="Arial"/>
          <w:sz w:val="22"/>
          <w:szCs w:val="22"/>
          <w:lang w:eastAsia="zh-CN"/>
        </w:rPr>
        <w:t xml:space="preserve"> milliseconds</w:t>
      </w:r>
      <w:r w:rsidR="008F76B4" w:rsidRPr="00CF7E03">
        <w:rPr>
          <w:rFonts w:ascii="Arial" w:eastAsiaTheme="minorEastAsia" w:hAnsi="Arial" w:cs="Arial"/>
          <w:sz w:val="22"/>
          <w:szCs w:val="22"/>
          <w:lang w:eastAsia="zh-CN"/>
        </w:rPr>
        <w:t xml:space="preserve">, followed by rapid quenching </w:t>
      </w:r>
      <w:r w:rsidR="003C6AEA" w:rsidRPr="00CF7E03">
        <w:rPr>
          <w:rFonts w:ascii="Arial" w:eastAsiaTheme="minorEastAsia" w:hAnsi="Arial" w:cs="Arial"/>
          <w:sz w:val="22"/>
          <w:szCs w:val="22"/>
          <w:lang w:eastAsia="zh-CN"/>
        </w:rPr>
        <w:t xml:space="preserve">with </w:t>
      </w:r>
      <w:r w:rsidR="008610D1" w:rsidRPr="00CF7E03">
        <w:rPr>
          <w:rFonts w:ascii="Arial" w:eastAsiaTheme="minorEastAsia" w:hAnsi="Arial" w:cs="Arial"/>
          <w:sz w:val="22"/>
          <w:szCs w:val="22"/>
          <w:lang w:eastAsia="zh-CN"/>
        </w:rPr>
        <w:t>water or oi</w:t>
      </w:r>
      <w:r w:rsidR="005D7224" w:rsidRPr="00CF7E03">
        <w:rPr>
          <w:rFonts w:ascii="Arial" w:eastAsiaTheme="minorEastAsia" w:hAnsi="Arial" w:cs="Arial"/>
          <w:sz w:val="22"/>
          <w:szCs w:val="22"/>
          <w:lang w:eastAsia="zh-CN"/>
        </w:rPr>
        <w:t>l</w:t>
      </w:r>
      <w:r w:rsidR="003C6AEA" w:rsidRPr="00CF7E03">
        <w:rPr>
          <w:rFonts w:ascii="Arial" w:eastAsiaTheme="minorEastAsia" w:hAnsi="Arial" w:cs="Arial"/>
          <w:sz w:val="22"/>
          <w:szCs w:val="22"/>
          <w:lang w:eastAsia="zh-CN"/>
        </w:rPr>
        <w:t xml:space="preserve"> sprays</w:t>
      </w:r>
      <w:r w:rsidR="005D7224" w:rsidRPr="00CF7E03">
        <w:rPr>
          <w:rFonts w:ascii="Arial" w:eastAsiaTheme="minorEastAsia" w:hAnsi="Arial" w:cs="Arial"/>
          <w:sz w:val="22"/>
          <w:szCs w:val="22"/>
          <w:lang w:eastAsia="zh-CN"/>
        </w:rPr>
        <w:t xml:space="preserve">. </w:t>
      </w:r>
      <w:r w:rsidR="008C7EF9" w:rsidRPr="00CF7E03">
        <w:rPr>
          <w:rFonts w:ascii="Arial" w:eastAsiaTheme="minorEastAsia" w:hAnsi="Arial" w:cs="Arial"/>
          <w:sz w:val="22"/>
          <w:szCs w:val="22"/>
          <w:lang w:eastAsia="zh-CN"/>
        </w:rPr>
        <w:t>Th</w:t>
      </w:r>
      <w:r w:rsidR="003C6AEA" w:rsidRPr="00CF7E03">
        <w:rPr>
          <w:rFonts w:ascii="Arial" w:eastAsiaTheme="minorEastAsia" w:hAnsi="Arial" w:cs="Arial"/>
          <w:sz w:val="22"/>
          <w:szCs w:val="22"/>
          <w:lang w:eastAsia="zh-CN"/>
        </w:rPr>
        <w:t>is process results in a C</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H</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 xml:space="preserve"> concentration of around </w:t>
      </w:r>
      <w:r w:rsidR="00892EEF" w:rsidRPr="00CF7E03">
        <w:rPr>
          <w:rFonts w:ascii="Arial" w:eastAsiaTheme="minorEastAsia" w:hAnsi="Arial" w:cs="Arial"/>
          <w:sz w:val="22"/>
          <w:szCs w:val="22"/>
          <w:lang w:eastAsia="zh-CN"/>
        </w:rPr>
        <w:t>8</w:t>
      </w:r>
      <w:r w:rsidR="00892EEF">
        <w:rPr>
          <w:rFonts w:ascii="Arial" w:eastAsiaTheme="minorEastAsia" w:hAnsi="Arial" w:cs="Arial"/>
          <w:sz w:val="22"/>
          <w:szCs w:val="22"/>
          <w:lang w:eastAsia="zh-CN"/>
        </w:rPr>
        <w:t> </w:t>
      </w:r>
      <w:r w:rsidR="003C6AEA" w:rsidRPr="00CF7E03">
        <w:rPr>
          <w:rFonts w:ascii="Arial" w:eastAsiaTheme="minorEastAsia" w:hAnsi="Arial" w:cs="Arial"/>
          <w:sz w:val="22"/>
          <w:szCs w:val="22"/>
          <w:lang w:eastAsia="zh-CN"/>
        </w:rPr>
        <w:t xml:space="preserve">vol.% </w:t>
      </w:r>
      <w:r w:rsidR="008C7EF9" w:rsidRPr="00CF7E03">
        <w:rPr>
          <w:rFonts w:ascii="Arial" w:eastAsiaTheme="minorEastAsia" w:hAnsi="Arial" w:cs="Arial"/>
          <w:sz w:val="22"/>
          <w:szCs w:val="22"/>
          <w:lang w:eastAsia="zh-CN"/>
        </w:rPr>
        <w:t>in the cracked gas</w:t>
      </w:r>
      <w:r w:rsidR="003C6AEA"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8C7EF9" w:rsidRPr="00CF7E03">
        <w:rPr>
          <w:rFonts w:ascii="Arial" w:eastAsiaTheme="minorEastAsia" w:hAnsi="Arial" w:cs="Arial"/>
          <w:sz w:val="22"/>
          <w:szCs w:val="22"/>
          <w:lang w:eastAsia="zh-CN"/>
        </w:rPr>
        <w:t xml:space="preserve"> </w:t>
      </w:r>
      <w:del w:id="425" w:author="Zhang  Zihao" w:date="2024-08-13T23:14:00Z">
        <w:r w:rsidR="00AA53CA" w:rsidRPr="00CF7E03" w:rsidDel="009C062A">
          <w:rPr>
            <w:rFonts w:ascii="Arial" w:eastAsiaTheme="minorEastAsia" w:hAnsi="Arial" w:cs="Arial"/>
            <w:sz w:val="22"/>
            <w:szCs w:val="22"/>
            <w:lang w:eastAsia="zh-CN"/>
          </w:rPr>
          <w:delText xml:space="preserve">Unlike </w:delText>
        </w:r>
        <w:r w:rsidR="00763B49" w:rsidDel="009C062A">
          <w:rPr>
            <w:rFonts w:ascii="Arial" w:eastAsiaTheme="minorEastAsia" w:hAnsi="Arial" w:cs="Arial"/>
            <w:sz w:val="22"/>
            <w:szCs w:val="22"/>
            <w:lang w:eastAsia="zh-CN"/>
          </w:rPr>
          <w:delText>PC</w:delText>
        </w:r>
        <w:r w:rsidR="00AA53CA" w:rsidRPr="00CF7E03" w:rsidDel="009C062A">
          <w:rPr>
            <w:rFonts w:ascii="Arial" w:eastAsiaTheme="minorEastAsia" w:hAnsi="Arial" w:cs="Arial"/>
            <w:sz w:val="22"/>
            <w:szCs w:val="22"/>
            <w:lang w:eastAsia="zh-CN"/>
          </w:rPr>
          <w:delText>,</w:delText>
        </w:r>
        <w:r w:rsidR="005709A4" w:rsidRPr="00CF7E03" w:rsidDel="009C062A">
          <w:rPr>
            <w:rFonts w:ascii="Arial" w:eastAsiaTheme="minorEastAsia" w:hAnsi="Arial" w:cs="Arial"/>
            <w:sz w:val="22"/>
            <w:szCs w:val="22"/>
            <w:lang w:eastAsia="zh-CN"/>
          </w:rPr>
          <w:delText xml:space="preserve"> where </w:delText>
        </w:r>
        <w:r w:rsidR="00AA53CA" w:rsidRPr="00CF7E03" w:rsidDel="009C062A">
          <w:rPr>
            <w:rFonts w:ascii="Arial" w:eastAsiaTheme="minorEastAsia" w:hAnsi="Arial" w:cs="Arial"/>
            <w:sz w:val="22"/>
            <w:szCs w:val="22"/>
            <w:lang w:eastAsia="zh-CN"/>
          </w:rPr>
          <w:delText xml:space="preserve">chemical </w:delText>
        </w:r>
        <w:r w:rsidR="005709A4" w:rsidRPr="00CF7E03" w:rsidDel="009C062A">
          <w:rPr>
            <w:rFonts w:ascii="Arial" w:eastAsiaTheme="minorEastAsia" w:hAnsi="Arial" w:cs="Arial"/>
            <w:sz w:val="22"/>
            <w:szCs w:val="22"/>
            <w:lang w:eastAsia="zh-CN"/>
          </w:rPr>
          <w:delText xml:space="preserve">energy </w:delText>
        </w:r>
        <w:r w:rsidR="00AA53CA" w:rsidRPr="00CF7E03" w:rsidDel="009C062A">
          <w:rPr>
            <w:rFonts w:ascii="Arial" w:eastAsiaTheme="minorEastAsia" w:hAnsi="Arial" w:cs="Arial"/>
            <w:sz w:val="22"/>
            <w:szCs w:val="22"/>
            <w:lang w:eastAsia="zh-CN"/>
          </w:rPr>
          <w:delText>from combustion provides the necessary heat</w:delText>
        </w:r>
        <w:r w:rsidR="005709A4" w:rsidRPr="00CF7E03" w:rsidDel="009C062A">
          <w:rPr>
            <w:rFonts w:ascii="Arial" w:eastAsiaTheme="minorEastAsia" w:hAnsi="Arial" w:cs="Arial"/>
            <w:sz w:val="22"/>
            <w:szCs w:val="22"/>
            <w:lang w:eastAsia="zh-CN"/>
          </w:rPr>
          <w:delText xml:space="preserve">, </w:delText>
        </w:r>
        <w:r w:rsidR="00452E6B" w:rsidRPr="00CF7E03" w:rsidDel="009C062A">
          <w:rPr>
            <w:rFonts w:ascii="Arial" w:eastAsiaTheme="minorEastAsia" w:hAnsi="Arial" w:cs="Arial"/>
            <w:sz w:val="22"/>
            <w:szCs w:val="22"/>
            <w:lang w:eastAsia="zh-CN"/>
          </w:rPr>
          <w:delText>t</w:delText>
        </w:r>
      </w:del>
      <w:ins w:id="426" w:author="Zhang  Zihao" w:date="2024-08-13T23:14:00Z">
        <w:r w:rsidR="009C062A">
          <w:rPr>
            <w:rFonts w:ascii="Arial" w:eastAsiaTheme="minorEastAsia" w:hAnsi="Arial" w:cs="Arial" w:hint="eastAsia"/>
            <w:sz w:val="22"/>
            <w:szCs w:val="22"/>
            <w:lang w:eastAsia="zh-CN"/>
          </w:rPr>
          <w:t>T</w:t>
        </w:r>
      </w:ins>
      <w:r w:rsidR="00452E6B" w:rsidRPr="00CF7E03">
        <w:rPr>
          <w:rFonts w:ascii="Arial" w:eastAsiaTheme="minorEastAsia" w:hAnsi="Arial" w:cs="Arial"/>
          <w:sz w:val="22"/>
          <w:szCs w:val="22"/>
          <w:lang w:eastAsia="zh-CN"/>
        </w:rPr>
        <w:t>hermal plasma</w:t>
      </w:r>
      <w:ins w:id="427" w:author="Zhang  Zihao" w:date="2024-08-13T23:14:00Z">
        <w:r w:rsidR="009C062A">
          <w:rPr>
            <w:rFonts w:ascii="Arial" w:eastAsiaTheme="minorEastAsia" w:hAnsi="Arial" w:cs="Arial" w:hint="eastAsia"/>
            <w:sz w:val="22"/>
            <w:szCs w:val="22"/>
            <w:lang w:eastAsia="zh-CN"/>
          </w:rPr>
          <w:t>, in contrast, uses an electric arc for direct heating</w:t>
        </w:r>
      </w:ins>
      <w:del w:id="428" w:author="Zhang  Zihao" w:date="2024-08-13T23:14:00Z">
        <w:r w:rsidR="005709A4" w:rsidRPr="00CF7E03" w:rsidDel="009C062A">
          <w:rPr>
            <w:rFonts w:ascii="Arial" w:eastAsiaTheme="minorEastAsia" w:hAnsi="Arial" w:cs="Arial" w:hint="eastAsia"/>
            <w:sz w:val="22"/>
            <w:szCs w:val="22"/>
            <w:lang w:eastAsia="zh-CN"/>
          </w:rPr>
          <w:delText xml:space="preserve"> </w:delText>
        </w:r>
        <w:r w:rsidR="00AA53CA" w:rsidRPr="00CF7E03" w:rsidDel="009C062A">
          <w:rPr>
            <w:rFonts w:ascii="Arial" w:eastAsiaTheme="minorEastAsia" w:hAnsi="Arial" w:cs="Arial" w:hint="eastAsia"/>
            <w:sz w:val="22"/>
            <w:szCs w:val="22"/>
            <w:lang w:eastAsia="zh-CN"/>
          </w:rPr>
          <w:delText>relies on d</w:delText>
        </w:r>
        <w:r w:rsidR="005709A4" w:rsidRPr="00CF7E03" w:rsidDel="009C062A">
          <w:rPr>
            <w:rFonts w:ascii="Arial" w:eastAsiaTheme="minorEastAsia" w:hAnsi="Arial" w:cs="Arial" w:hint="eastAsia"/>
            <w:sz w:val="22"/>
            <w:szCs w:val="22"/>
            <w:lang w:eastAsia="zh-CN"/>
          </w:rPr>
          <w:delText xml:space="preserve">irect heat transfer from </w:delText>
        </w:r>
        <w:r w:rsidR="00AA53CA" w:rsidRPr="00CF7E03" w:rsidDel="009C062A">
          <w:rPr>
            <w:rFonts w:ascii="Arial" w:eastAsiaTheme="minorEastAsia" w:hAnsi="Arial" w:cs="Arial" w:hint="eastAsia"/>
            <w:sz w:val="22"/>
            <w:szCs w:val="22"/>
            <w:lang w:eastAsia="zh-CN"/>
          </w:rPr>
          <w:delText xml:space="preserve">an electric </w:delText>
        </w:r>
        <w:r w:rsidR="005709A4" w:rsidRPr="00CF7E03" w:rsidDel="009C062A">
          <w:rPr>
            <w:rFonts w:ascii="Arial" w:eastAsiaTheme="minorEastAsia" w:hAnsi="Arial" w:cs="Arial" w:hint="eastAsia"/>
            <w:sz w:val="22"/>
            <w:szCs w:val="22"/>
            <w:lang w:eastAsia="zh-CN"/>
          </w:rPr>
          <w:delText xml:space="preserve">arc to </w:delText>
        </w:r>
        <w:r w:rsidR="00AA53CA" w:rsidRPr="00CF7E03" w:rsidDel="009C062A">
          <w:rPr>
            <w:rFonts w:ascii="Arial" w:eastAsiaTheme="minorEastAsia" w:hAnsi="Arial" w:cs="Arial" w:hint="eastAsia"/>
            <w:sz w:val="22"/>
            <w:szCs w:val="22"/>
            <w:lang w:eastAsia="zh-CN"/>
          </w:rPr>
          <w:delText xml:space="preserve">the </w:delText>
        </w:r>
        <w:r w:rsidR="005709A4" w:rsidRPr="00CF7E03" w:rsidDel="009C062A">
          <w:rPr>
            <w:rFonts w:ascii="Arial" w:eastAsiaTheme="minorEastAsia" w:hAnsi="Arial" w:cs="Arial" w:hint="eastAsia"/>
            <w:sz w:val="22"/>
            <w:szCs w:val="22"/>
            <w:lang w:eastAsia="zh-CN"/>
          </w:rPr>
          <w:delText>reactant</w:delText>
        </w:r>
        <w:r w:rsidR="00AA53CA" w:rsidRPr="00CF7E03" w:rsidDel="009C062A">
          <w:rPr>
            <w:rFonts w:ascii="Arial" w:eastAsiaTheme="minorEastAsia" w:hAnsi="Arial" w:cs="Arial" w:hint="eastAsia"/>
            <w:sz w:val="22"/>
            <w:szCs w:val="22"/>
            <w:lang w:eastAsia="zh-CN"/>
          </w:rPr>
          <w:delText>s</w:delText>
        </w:r>
      </w:del>
      <w:ins w:id="429" w:author="Zhang  Zihao" w:date="2024-08-14T10:16:00Z">
        <w:r w:rsidR="004647EE">
          <w:rPr>
            <w:rFonts w:ascii="Arial" w:eastAsiaTheme="minorEastAsia" w:hAnsi="Arial" w:cs="Arial" w:hint="eastAsia"/>
            <w:sz w:val="22"/>
            <w:szCs w:val="22"/>
            <w:lang w:eastAsia="zh-CN"/>
          </w:rPr>
          <w:t>,</w:t>
        </w:r>
      </w:ins>
      <w:del w:id="430" w:author="Zhang  Zihao" w:date="2024-08-14T10:16:00Z">
        <w:r w:rsidR="005709A4" w:rsidRPr="00CF7E03" w:rsidDel="004647EE">
          <w:rPr>
            <w:rFonts w:ascii="Arial" w:eastAsiaTheme="minorEastAsia" w:hAnsi="Arial" w:cs="Arial"/>
            <w:sz w:val="22"/>
            <w:szCs w:val="22"/>
            <w:lang w:eastAsia="zh-CN"/>
          </w:rPr>
          <w:delText>.</w:delText>
        </w:r>
      </w:del>
      <w:r w:rsidR="00BA3524" w:rsidRPr="00BA3524">
        <w:rPr>
          <w:rFonts w:ascii="Arial" w:hAnsi="Arial" w:cs="Arial"/>
          <w:sz w:val="22"/>
          <w:vertAlign w:val="superscript"/>
        </w:rPr>
        <w:t>61</w:t>
      </w:r>
      <w:r w:rsidR="005709A4" w:rsidRPr="00CF7E03">
        <w:rPr>
          <w:rFonts w:ascii="Arial" w:eastAsiaTheme="minorEastAsia" w:hAnsi="Arial" w:cs="Arial"/>
          <w:sz w:val="22"/>
          <w:szCs w:val="22"/>
          <w:lang w:eastAsia="zh-CN"/>
        </w:rPr>
        <w:t xml:space="preserve"> </w:t>
      </w:r>
      <w:del w:id="431" w:author="Zhang  Zihao" w:date="2024-08-13T23:14:00Z">
        <w:r w:rsidR="00A05878" w:rsidRPr="00CF7E03" w:rsidDel="009C062A">
          <w:rPr>
            <w:rFonts w:ascii="Arial" w:eastAsiaTheme="minorEastAsia" w:hAnsi="Arial" w:cs="Arial"/>
            <w:sz w:val="22"/>
            <w:szCs w:val="22"/>
            <w:lang w:eastAsia="zh-CN"/>
          </w:rPr>
          <w:delText>For natural gas feedstock</w:delText>
        </w:r>
      </w:del>
      <w:del w:id="432" w:author="Zhang  Zihao" w:date="2024-08-14T10:16:00Z">
        <w:r w:rsidR="00A05878" w:rsidRPr="00CF7E03" w:rsidDel="004647EE">
          <w:rPr>
            <w:rFonts w:ascii="Arial" w:eastAsiaTheme="minorEastAsia" w:hAnsi="Arial" w:cs="Arial"/>
            <w:sz w:val="22"/>
            <w:szCs w:val="22"/>
            <w:lang w:eastAsia="zh-CN"/>
          </w:rPr>
          <w:delText>, the arc burns directly in the gas,</w:delText>
        </w:r>
      </w:del>
      <w:del w:id="433" w:author="Zhang  Zihao" w:date="2024-08-13T23:14:00Z">
        <w:r w:rsidR="00A05878" w:rsidRPr="00CF7E03" w:rsidDel="009C062A">
          <w:rPr>
            <w:rFonts w:ascii="Arial" w:eastAsiaTheme="minorEastAsia" w:hAnsi="Arial" w:cs="Arial"/>
            <w:sz w:val="22"/>
            <w:szCs w:val="22"/>
            <w:lang w:eastAsia="zh-CN"/>
          </w:rPr>
          <w:delText xml:space="preserve"> </w:delText>
        </w:r>
        <w:r w:rsidR="00BA310E" w:rsidRPr="00CF7E03" w:rsidDel="009C062A">
          <w:rPr>
            <w:rFonts w:ascii="Arial" w:eastAsiaTheme="minorEastAsia" w:hAnsi="Arial" w:cs="Arial"/>
            <w:sz w:val="22"/>
            <w:szCs w:val="22"/>
            <w:lang w:eastAsia="zh-CN"/>
          </w:rPr>
          <w:delText>with a vortex chamber between the cathode and anode stabilizing the arc by injecting gas tangentially (</w:delText>
        </w:r>
        <w:r w:rsidR="00BA310E" w:rsidRPr="00CF7E03" w:rsidDel="009C062A">
          <w:rPr>
            <w:rFonts w:ascii="Arial" w:eastAsiaTheme="minorEastAsia" w:hAnsi="Arial" w:cs="Arial"/>
            <w:b/>
            <w:bCs/>
            <w:sz w:val="22"/>
            <w:szCs w:val="22"/>
            <w:lang w:eastAsia="zh-CN"/>
          </w:rPr>
          <w:delText>Fig</w:delText>
        </w:r>
        <w:r w:rsidR="005C1756" w:rsidRPr="00CF7E03" w:rsidDel="009C062A">
          <w:rPr>
            <w:rFonts w:ascii="Arial" w:eastAsiaTheme="minorEastAsia" w:hAnsi="Arial" w:cs="Arial"/>
            <w:b/>
            <w:bCs/>
            <w:sz w:val="22"/>
            <w:szCs w:val="22"/>
            <w:lang w:eastAsia="zh-CN"/>
          </w:rPr>
          <w:delText>. </w:delText>
        </w:r>
        <w:r w:rsidR="00BA310E" w:rsidRPr="00CF7E03" w:rsidDel="009C062A">
          <w:rPr>
            <w:rFonts w:ascii="Arial" w:eastAsiaTheme="minorEastAsia" w:hAnsi="Arial" w:cs="Arial"/>
            <w:b/>
            <w:bCs/>
            <w:sz w:val="22"/>
            <w:szCs w:val="22"/>
            <w:lang w:eastAsia="zh-CN"/>
          </w:rPr>
          <w:delText>4c</w:delText>
        </w:r>
        <w:r w:rsidR="00BA310E" w:rsidRPr="00CF7E03" w:rsidDel="009C062A">
          <w:rPr>
            <w:rFonts w:ascii="Arial" w:eastAsiaTheme="minorEastAsia" w:hAnsi="Arial" w:cs="Arial"/>
            <w:sz w:val="22"/>
            <w:szCs w:val="22"/>
            <w:lang w:eastAsia="zh-CN"/>
          </w:rPr>
          <w:delText>)</w:delText>
        </w:r>
        <w:r w:rsidR="00A05878" w:rsidRPr="00CF7E03" w:rsidDel="009C062A">
          <w:rPr>
            <w:rFonts w:ascii="Arial" w:eastAsiaTheme="minorEastAsia" w:hAnsi="Arial" w:cs="Arial"/>
            <w:sz w:val="22"/>
            <w:szCs w:val="22"/>
            <w:lang w:eastAsia="zh-CN"/>
          </w:rPr>
          <w:delText>.</w:delText>
        </w:r>
      </w:del>
      <w:ins w:id="434" w:author="Zhang  Zihao" w:date="2024-08-14T10:16:00Z">
        <w:r w:rsidR="004647EE">
          <w:rPr>
            <w:rFonts w:ascii="Arial" w:eastAsiaTheme="minorEastAsia" w:hAnsi="Arial" w:cs="Arial" w:hint="eastAsia"/>
            <w:sz w:val="22"/>
            <w:szCs w:val="22"/>
            <w:lang w:eastAsia="zh-CN"/>
          </w:rPr>
          <w:t>achieving</w:t>
        </w:r>
      </w:ins>
      <w:r w:rsidR="00A05878" w:rsidRPr="00CF7E03">
        <w:rPr>
          <w:rFonts w:ascii="Arial" w:eastAsiaTheme="minorEastAsia" w:hAnsi="Arial" w:cs="Arial"/>
          <w:sz w:val="22"/>
          <w:szCs w:val="22"/>
          <w:lang w:eastAsia="zh-CN"/>
        </w:rPr>
        <w:t xml:space="preserve"> </w:t>
      </w:r>
      <w:del w:id="435" w:author="Zhang  Zihao" w:date="2024-08-13T23:15:00Z">
        <w:r w:rsidR="005C2E6F" w:rsidRPr="00CF7E03" w:rsidDel="009C062A">
          <w:rPr>
            <w:rFonts w:ascii="Arial" w:eastAsiaTheme="minorEastAsia" w:hAnsi="Arial" w:cs="Arial"/>
            <w:sz w:val="22"/>
            <w:szCs w:val="22"/>
            <w:lang w:eastAsia="zh-CN"/>
          </w:rPr>
          <w:delText xml:space="preserve">The </w:delText>
        </w:r>
        <w:r w:rsidR="00A111CB" w:rsidRPr="00CF7E03" w:rsidDel="009C062A">
          <w:rPr>
            <w:rFonts w:ascii="Arial" w:eastAsiaTheme="minorEastAsia" w:hAnsi="Arial" w:cs="Arial"/>
            <w:sz w:val="22"/>
            <w:szCs w:val="22"/>
            <w:lang w:eastAsia="zh-CN"/>
          </w:rPr>
          <w:delText xml:space="preserve">arc’s center can reach </w:delText>
        </w:r>
        <w:r w:rsidR="00516B39" w:rsidRPr="00CF7E03" w:rsidDel="009C062A">
          <w:rPr>
            <w:rFonts w:ascii="Arial" w:eastAsiaTheme="minorEastAsia" w:hAnsi="Arial" w:cs="Arial"/>
            <w:sz w:val="22"/>
            <w:szCs w:val="22"/>
            <w:lang w:eastAsia="zh-CN"/>
          </w:rPr>
          <w:delText xml:space="preserve">a </w:delText>
        </w:r>
      </w:del>
      <w:ins w:id="436" w:author="Zhang  Zihao" w:date="2024-08-13T23:15:00Z">
        <w:del w:id="437" w:author="Nabera  Abhinandan" w:date="2024-08-15T19:45:00Z">
          <w:r w:rsidR="009C062A" w:rsidDel="001062DA">
            <w:rPr>
              <w:rFonts w:ascii="Arial" w:eastAsiaTheme="minorEastAsia" w:hAnsi="Arial" w:cs="Arial" w:hint="eastAsia"/>
              <w:sz w:val="22"/>
              <w:szCs w:val="22"/>
              <w:lang w:eastAsia="zh-CN"/>
            </w:rPr>
            <w:delText xml:space="preserve">the </w:delText>
          </w:r>
        </w:del>
      </w:ins>
      <w:r w:rsidR="005C2E6F" w:rsidRPr="00CF7E03">
        <w:rPr>
          <w:rFonts w:ascii="Arial" w:eastAsiaTheme="minorEastAsia" w:hAnsi="Arial" w:cs="Arial"/>
          <w:sz w:val="22"/>
          <w:szCs w:val="22"/>
          <w:lang w:eastAsia="zh-CN"/>
        </w:rPr>
        <w:t>temperature</w:t>
      </w:r>
      <w:ins w:id="438" w:author="Nabera  Abhinandan" w:date="2024-08-15T19:45:00Z">
        <w:r w:rsidR="001062DA">
          <w:rPr>
            <w:rFonts w:ascii="Arial" w:eastAsiaTheme="minorEastAsia" w:hAnsi="Arial" w:cs="Arial"/>
            <w:sz w:val="22"/>
            <w:szCs w:val="22"/>
            <w:lang w:eastAsia="zh-CN"/>
          </w:rPr>
          <w:t>s</w:t>
        </w:r>
      </w:ins>
      <w:r w:rsidR="005C2E6F" w:rsidRPr="00CF7E03">
        <w:rPr>
          <w:rFonts w:ascii="Arial" w:eastAsiaTheme="minorEastAsia" w:hAnsi="Arial" w:cs="Arial"/>
          <w:sz w:val="22"/>
          <w:szCs w:val="22"/>
          <w:lang w:eastAsia="zh-CN"/>
        </w:rPr>
        <w:t xml:space="preserve"> </w:t>
      </w:r>
      <w:ins w:id="439" w:author="Zhang  Zihao" w:date="2024-08-13T23:15:00Z">
        <w:r w:rsidR="009C062A">
          <w:rPr>
            <w:rFonts w:ascii="Arial" w:eastAsiaTheme="minorEastAsia" w:hAnsi="Arial" w:cs="Arial" w:hint="eastAsia"/>
            <w:sz w:val="22"/>
            <w:szCs w:val="22"/>
            <w:lang w:eastAsia="zh-CN"/>
          </w:rPr>
          <w:t xml:space="preserve">up to </w:t>
        </w:r>
      </w:ins>
      <w:del w:id="440" w:author="Zhang  Zihao" w:date="2024-08-13T23:15:00Z">
        <w:r w:rsidR="005C2E6F" w:rsidRPr="00CF7E03" w:rsidDel="009C062A">
          <w:rPr>
            <w:rFonts w:ascii="Arial" w:eastAsiaTheme="minorEastAsia" w:hAnsi="Arial" w:cs="Arial"/>
            <w:sz w:val="22"/>
            <w:szCs w:val="22"/>
            <w:lang w:eastAsia="zh-CN"/>
          </w:rPr>
          <w:delText>of</w:delText>
        </w:r>
      </w:del>
      <w:r w:rsidR="005C2E6F" w:rsidRPr="00CF7E03">
        <w:rPr>
          <w:rFonts w:ascii="Arial" w:eastAsiaTheme="minorEastAsia" w:hAnsi="Arial" w:cs="Arial"/>
          <w:sz w:val="22"/>
          <w:szCs w:val="22"/>
          <w:lang w:eastAsia="zh-CN"/>
        </w:rPr>
        <w:t xml:space="preserve"> </w:t>
      </w:r>
      <w:commentRangeStart w:id="441"/>
      <w:commentRangeStart w:id="442"/>
      <w:r w:rsidR="005C2E6F" w:rsidRPr="00CF7E03">
        <w:rPr>
          <w:rFonts w:ascii="Arial" w:eastAsiaTheme="minorEastAsia" w:hAnsi="Arial" w:cs="Arial"/>
          <w:sz w:val="22"/>
          <w:szCs w:val="22"/>
          <w:lang w:eastAsia="zh-CN"/>
        </w:rPr>
        <w:t>20</w:t>
      </w:r>
      <w:ins w:id="443" w:author="Nabera  Abhinandan" w:date="2024-08-15T19:46:00Z">
        <w:r w:rsidR="001062DA">
          <w:rPr>
            <w:rFonts w:ascii="Arial" w:eastAsiaTheme="minorEastAsia" w:hAnsi="Arial" w:cs="Arial"/>
            <w:sz w:val="22"/>
            <w:szCs w:val="22"/>
            <w:lang w:eastAsia="zh-CN"/>
          </w:rPr>
          <w:t>,</w:t>
        </w:r>
      </w:ins>
      <w:r w:rsidR="005C2E6F" w:rsidRPr="00CF7E03">
        <w:rPr>
          <w:rFonts w:ascii="Arial" w:eastAsiaTheme="minorEastAsia" w:hAnsi="Arial" w:cs="Arial"/>
          <w:sz w:val="22"/>
          <w:szCs w:val="22"/>
          <w:lang w:eastAsia="zh-CN"/>
        </w:rPr>
        <w:t>000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commentRangeEnd w:id="441"/>
      <w:ins w:id="444" w:author="Zhang  Zihao" w:date="2024-08-13T23:15:00Z">
        <w:r w:rsidR="009C062A">
          <w:rPr>
            <w:rFonts w:ascii="Arial" w:eastAsiaTheme="minorEastAsia" w:hAnsi="Arial" w:cs="Arial" w:hint="eastAsia"/>
            <w:sz w:val="22"/>
            <w:szCs w:val="22"/>
            <w:lang w:eastAsia="zh-CN"/>
          </w:rPr>
          <w:t xml:space="preserve"> at the </w:t>
        </w:r>
      </w:ins>
      <w:ins w:id="445" w:author="Zhang  Zihao" w:date="2024-08-14T10:16:00Z">
        <w:r w:rsidR="004647EE">
          <w:rPr>
            <w:rFonts w:ascii="Arial" w:eastAsiaTheme="minorEastAsia" w:hAnsi="Arial" w:cs="Arial" w:hint="eastAsia"/>
            <w:sz w:val="22"/>
            <w:szCs w:val="22"/>
            <w:lang w:eastAsia="zh-CN"/>
          </w:rPr>
          <w:t xml:space="preserve">arc </w:t>
        </w:r>
      </w:ins>
      <w:ins w:id="446" w:author="Zhang  Zihao" w:date="2024-08-13T23:15:00Z">
        <w:r w:rsidR="009C062A">
          <w:rPr>
            <w:rFonts w:ascii="Arial" w:eastAsiaTheme="minorEastAsia" w:hAnsi="Arial" w:cs="Arial" w:hint="eastAsia"/>
            <w:sz w:val="22"/>
            <w:szCs w:val="22"/>
            <w:lang w:eastAsia="zh-CN"/>
          </w:rPr>
          <w:t>center</w:t>
        </w:r>
      </w:ins>
      <w:r w:rsidR="001B565E">
        <w:rPr>
          <w:rStyle w:val="CommentReference"/>
        </w:rPr>
        <w:commentReference w:id="441"/>
      </w:r>
      <w:commentRangeEnd w:id="442"/>
      <w:r w:rsidR="00EF0F3A">
        <w:rPr>
          <w:rStyle w:val="CommentReference"/>
        </w:rPr>
        <w:commentReference w:id="442"/>
      </w:r>
      <w:r w:rsidR="005C2E6F" w:rsidRPr="00CF7E03">
        <w:rPr>
          <w:rFonts w:ascii="Arial" w:eastAsiaTheme="minorEastAsia" w:hAnsi="Arial" w:cs="Arial"/>
          <w:sz w:val="22"/>
          <w:szCs w:val="22"/>
          <w:lang w:eastAsia="zh-CN"/>
        </w:rPr>
        <w:t xml:space="preserve">, while the </w:t>
      </w:r>
      <w:r w:rsidR="00A111CB" w:rsidRPr="00CF7E03">
        <w:rPr>
          <w:rFonts w:ascii="Arial" w:eastAsiaTheme="minorEastAsia" w:hAnsi="Arial" w:cs="Arial"/>
          <w:sz w:val="22"/>
          <w:szCs w:val="22"/>
          <w:lang w:eastAsia="zh-CN"/>
        </w:rPr>
        <w:t xml:space="preserve">electrode walls </w:t>
      </w:r>
      <w:del w:id="447" w:author="Zhang  Zihao" w:date="2024-08-13T23:15:00Z">
        <w:r w:rsidR="00A111CB" w:rsidRPr="00CF7E03" w:rsidDel="009C062A">
          <w:rPr>
            <w:rFonts w:ascii="Arial" w:eastAsiaTheme="minorEastAsia" w:hAnsi="Arial" w:cs="Arial"/>
            <w:sz w:val="22"/>
            <w:szCs w:val="22"/>
            <w:lang w:eastAsia="zh-CN"/>
          </w:rPr>
          <w:delText xml:space="preserve">remain </w:delText>
        </w:r>
      </w:del>
      <w:ins w:id="448" w:author="Zhang  Zihao" w:date="2024-08-13T23:15:00Z">
        <w:del w:id="449" w:author="Nabera  Abhinandan" w:date="2024-08-15T19:46:00Z">
          <w:r w:rsidR="009C062A" w:rsidDel="004505A5">
            <w:rPr>
              <w:rFonts w:ascii="Arial" w:eastAsiaTheme="minorEastAsia" w:hAnsi="Arial" w:cs="Arial" w:hint="eastAsia"/>
              <w:sz w:val="22"/>
              <w:szCs w:val="22"/>
              <w:lang w:eastAsia="zh-CN"/>
            </w:rPr>
            <w:delText>stay</w:delText>
          </w:r>
        </w:del>
      </w:ins>
      <w:ins w:id="450" w:author="Nabera  Abhinandan" w:date="2024-08-15T19:46:00Z">
        <w:r w:rsidR="004505A5">
          <w:rPr>
            <w:rFonts w:ascii="Arial" w:eastAsiaTheme="minorEastAsia" w:hAnsi="Arial" w:cs="Arial"/>
            <w:sz w:val="22"/>
            <w:szCs w:val="22"/>
            <w:lang w:eastAsia="zh-CN"/>
          </w:rPr>
          <w:t>remain</w:t>
        </w:r>
      </w:ins>
      <w:ins w:id="451" w:author="Zhang  Zihao" w:date="2024-08-13T23:15:00Z">
        <w:r w:rsidR="009C062A">
          <w:rPr>
            <w:rFonts w:ascii="Arial" w:eastAsiaTheme="minorEastAsia" w:hAnsi="Arial" w:cs="Arial" w:hint="eastAsia"/>
            <w:sz w:val="22"/>
            <w:szCs w:val="22"/>
            <w:lang w:eastAsia="zh-CN"/>
          </w:rPr>
          <w:t xml:space="preserve"> </w:t>
        </w:r>
      </w:ins>
      <w:r w:rsidR="00A111CB" w:rsidRPr="00CF7E03">
        <w:rPr>
          <w:rFonts w:ascii="Arial" w:eastAsiaTheme="minorEastAsia" w:hAnsi="Arial" w:cs="Arial"/>
          <w:sz w:val="22"/>
          <w:szCs w:val="22"/>
          <w:lang w:eastAsia="zh-CN"/>
        </w:rPr>
        <w:t>around</w:t>
      </w:r>
      <w:r w:rsidR="005C2E6F" w:rsidRPr="00CF7E03">
        <w:rPr>
          <w:rFonts w:ascii="Arial" w:eastAsiaTheme="minorEastAsia" w:hAnsi="Arial" w:cs="Arial"/>
          <w:sz w:val="22"/>
          <w:szCs w:val="22"/>
          <w:lang w:eastAsia="zh-CN"/>
        </w:rPr>
        <w:t xml:space="preserve"> 600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F24CE8" w:rsidRPr="00F24CE8">
        <w:rPr>
          <w:rFonts w:ascii="Arial" w:hAnsi="Arial" w:cs="Arial"/>
          <w:sz w:val="22"/>
          <w:vertAlign w:val="superscript"/>
        </w:rPr>
        <w:t>5</w:t>
      </w:r>
      <w:r w:rsidR="008B381E" w:rsidRPr="00CF7E03">
        <w:rPr>
          <w:rFonts w:ascii="Arial" w:eastAsiaTheme="minorEastAsia" w:hAnsi="Arial" w:cs="Arial"/>
          <w:sz w:val="22"/>
          <w:szCs w:val="22"/>
          <w:lang w:eastAsia="zh-CN"/>
        </w:rPr>
        <w:t xml:space="preserve"> </w:t>
      </w:r>
      <w:ins w:id="452" w:author="Zhang  Zihao" w:date="2024-08-13T23:15:00Z">
        <w:r w:rsidR="009C062A">
          <w:rPr>
            <w:rFonts w:ascii="Arial" w:eastAsiaTheme="minorEastAsia" w:hAnsi="Arial" w:cs="Arial" w:hint="eastAsia"/>
            <w:sz w:val="22"/>
            <w:szCs w:val="22"/>
            <w:lang w:eastAsia="zh-CN"/>
          </w:rPr>
          <w:t>A</w:t>
        </w:r>
        <w:r w:rsidR="009C062A" w:rsidRPr="00CF7E03">
          <w:rPr>
            <w:rFonts w:ascii="Arial" w:eastAsiaTheme="minorEastAsia" w:hAnsi="Arial" w:cs="Arial"/>
            <w:sz w:val="22"/>
            <w:szCs w:val="22"/>
            <w:lang w:eastAsia="zh-CN"/>
          </w:rPr>
          <w:t xml:space="preserve"> vortex chamber </w:t>
        </w:r>
      </w:ins>
      <w:ins w:id="453" w:author="Zhang  Zihao" w:date="2024-08-13T23:16:00Z">
        <w:r w:rsidR="009C062A">
          <w:rPr>
            <w:rFonts w:ascii="Arial" w:eastAsiaTheme="minorEastAsia" w:hAnsi="Arial" w:cs="Arial"/>
            <w:sz w:val="22"/>
            <w:szCs w:val="22"/>
            <w:lang w:eastAsia="zh-CN"/>
          </w:rPr>
          <w:t>stabilizes</w:t>
        </w:r>
        <w:r w:rsidR="009C062A">
          <w:rPr>
            <w:rFonts w:ascii="Arial" w:eastAsiaTheme="minorEastAsia" w:hAnsi="Arial" w:cs="Arial" w:hint="eastAsia"/>
            <w:sz w:val="22"/>
            <w:szCs w:val="22"/>
            <w:lang w:eastAsia="zh-CN"/>
          </w:rPr>
          <w:t xml:space="preserve"> the arc </w:t>
        </w:r>
      </w:ins>
      <w:ins w:id="454" w:author="Zhang  Zihao" w:date="2024-08-13T23:15:00Z">
        <w:r w:rsidR="009C062A" w:rsidRPr="00CF7E03">
          <w:rPr>
            <w:rFonts w:ascii="Arial" w:eastAsiaTheme="minorEastAsia" w:hAnsi="Arial" w:cs="Arial"/>
            <w:sz w:val="22"/>
            <w:szCs w:val="22"/>
            <w:lang w:eastAsia="zh-CN"/>
          </w:rPr>
          <w:t>between the cathode and anode by injecting gas tangentially</w:t>
        </w:r>
        <w:r w:rsidR="009C062A">
          <w:rPr>
            <w:rFonts w:ascii="Arial" w:eastAsiaTheme="minorEastAsia" w:hAnsi="Arial" w:cs="Arial" w:hint="eastAsia"/>
            <w:sz w:val="22"/>
            <w:szCs w:val="22"/>
            <w:lang w:eastAsia="zh-CN"/>
          </w:rPr>
          <w:t xml:space="preserve">. </w:t>
        </w:r>
      </w:ins>
      <w:del w:id="455" w:author="Zhang  Zihao" w:date="2024-08-13T23:16:00Z">
        <w:r w:rsidR="005E12D6" w:rsidRPr="00CF7E03" w:rsidDel="009C062A">
          <w:rPr>
            <w:rFonts w:ascii="Arial" w:eastAsiaTheme="minorEastAsia" w:hAnsi="Arial" w:cs="Arial"/>
            <w:sz w:val="22"/>
            <w:szCs w:val="22"/>
            <w:lang w:eastAsia="zh-CN"/>
          </w:rPr>
          <w:delText xml:space="preserve">Similar to </w:delText>
        </w:r>
        <w:r w:rsidR="006D5841" w:rsidRPr="00CF7E03" w:rsidDel="009C062A">
          <w:rPr>
            <w:rFonts w:ascii="Arial" w:eastAsiaTheme="minorEastAsia" w:hAnsi="Arial" w:cs="Arial"/>
            <w:sz w:val="22"/>
            <w:szCs w:val="22"/>
            <w:lang w:eastAsia="zh-CN"/>
          </w:rPr>
          <w:delText xml:space="preserve">the </w:delText>
        </w:r>
        <w:r w:rsidR="00763B49" w:rsidDel="009C062A">
          <w:rPr>
            <w:rFonts w:ascii="Arial" w:eastAsiaTheme="minorEastAsia" w:hAnsi="Arial" w:cs="Arial"/>
            <w:sz w:val="22"/>
            <w:szCs w:val="22"/>
            <w:lang w:eastAsia="zh-CN"/>
          </w:rPr>
          <w:delText>PC</w:delText>
        </w:r>
        <w:r w:rsidR="005E12D6" w:rsidRPr="00CF7E03" w:rsidDel="009C062A">
          <w:rPr>
            <w:rFonts w:ascii="Arial" w:eastAsiaTheme="minorEastAsia" w:hAnsi="Arial" w:cs="Arial"/>
            <w:sz w:val="22"/>
            <w:szCs w:val="22"/>
            <w:lang w:eastAsia="zh-CN"/>
          </w:rPr>
          <w:delText xml:space="preserve"> reactor,</w:delText>
        </w:r>
      </w:del>
      <w:ins w:id="456" w:author="Zhang  Zihao" w:date="2024-08-14T10:18:00Z">
        <w:r w:rsidR="00A11ED1" w:rsidRPr="00CF7E03">
          <w:rPr>
            <w:rFonts w:ascii="Arial" w:eastAsiaTheme="minorEastAsia" w:hAnsi="Arial" w:cs="Arial"/>
            <w:b/>
            <w:bCs/>
            <w:sz w:val="22"/>
            <w:szCs w:val="22"/>
            <w:lang w:eastAsia="zh-CN"/>
          </w:rPr>
          <w:t>Fig. 4c</w:t>
        </w:r>
      </w:ins>
      <w:ins w:id="457" w:author="Zhang  Zihao" w:date="2024-08-14T10:17:00Z">
        <w:r w:rsidR="00A11ED1">
          <w:rPr>
            <w:rFonts w:ascii="Arial" w:eastAsiaTheme="minorEastAsia" w:hAnsi="Arial" w:cs="Arial" w:hint="eastAsia"/>
            <w:sz w:val="22"/>
            <w:szCs w:val="22"/>
            <w:lang w:eastAsia="zh-CN"/>
          </w:rPr>
          <w:t xml:space="preserve"> </w:t>
        </w:r>
      </w:ins>
      <w:ins w:id="458" w:author="Zhang  Zihao" w:date="2024-08-14T10:20:00Z">
        <w:r w:rsidR="00A11ED1">
          <w:rPr>
            <w:rFonts w:ascii="Arial" w:eastAsiaTheme="minorEastAsia" w:hAnsi="Arial" w:cs="Arial" w:hint="eastAsia"/>
            <w:sz w:val="22"/>
            <w:szCs w:val="22"/>
            <w:lang w:eastAsia="zh-CN"/>
          </w:rPr>
          <w:t>highlights</w:t>
        </w:r>
      </w:ins>
      <w:ins w:id="459" w:author="Zhang  Zihao" w:date="2024-08-14T10:18:00Z">
        <w:r w:rsidR="00A11ED1">
          <w:rPr>
            <w:rFonts w:ascii="Arial" w:eastAsiaTheme="minorEastAsia" w:hAnsi="Arial" w:cs="Arial" w:hint="eastAsia"/>
            <w:sz w:val="22"/>
            <w:szCs w:val="22"/>
            <w:lang w:eastAsia="zh-CN"/>
          </w:rPr>
          <w:t xml:space="preserve"> the </w:t>
        </w:r>
      </w:ins>
      <w:ins w:id="460" w:author="Zhang  Zihao" w:date="2024-08-14T10:20:00Z">
        <w:r w:rsidR="00A11ED1">
          <w:rPr>
            <w:rFonts w:ascii="Arial" w:eastAsiaTheme="minorEastAsia" w:hAnsi="Arial" w:cs="Arial" w:hint="eastAsia"/>
            <w:sz w:val="22"/>
            <w:szCs w:val="22"/>
            <w:lang w:eastAsia="zh-CN"/>
          </w:rPr>
          <w:t xml:space="preserve">critical role </w:t>
        </w:r>
      </w:ins>
      <w:ins w:id="461" w:author="Zhang  Zihao" w:date="2024-08-14T10:18:00Z">
        <w:r w:rsidR="00A11ED1">
          <w:rPr>
            <w:rFonts w:ascii="Arial" w:eastAsiaTheme="minorEastAsia" w:hAnsi="Arial" w:cs="Arial" w:hint="eastAsia"/>
            <w:sz w:val="22"/>
            <w:szCs w:val="22"/>
            <w:lang w:eastAsia="zh-CN"/>
          </w:rPr>
          <w:t xml:space="preserve">of reactor and process </w:t>
        </w:r>
      </w:ins>
      <w:ins w:id="462" w:author="Zhang  Zihao" w:date="2024-08-13T23:19:00Z">
        <w:r w:rsidR="00527CB5">
          <w:rPr>
            <w:rFonts w:ascii="Arial" w:eastAsiaTheme="minorEastAsia" w:hAnsi="Arial" w:cs="Arial" w:hint="eastAsia"/>
            <w:sz w:val="22"/>
            <w:szCs w:val="22"/>
            <w:lang w:eastAsia="zh-CN"/>
          </w:rPr>
          <w:t xml:space="preserve">design </w:t>
        </w:r>
      </w:ins>
      <w:del w:id="463" w:author="Zhang  Zihao" w:date="2024-08-13T23:16:00Z">
        <w:r w:rsidR="005E12D6" w:rsidRPr="00CF7E03" w:rsidDel="009C062A">
          <w:rPr>
            <w:rFonts w:ascii="Arial" w:eastAsiaTheme="minorEastAsia" w:hAnsi="Arial" w:cs="Arial"/>
            <w:sz w:val="22"/>
            <w:szCs w:val="22"/>
            <w:lang w:eastAsia="zh-CN"/>
          </w:rPr>
          <w:delText xml:space="preserve"> t</w:delText>
        </w:r>
        <w:r w:rsidR="005C2E6F" w:rsidRPr="00CF7E03" w:rsidDel="009C062A">
          <w:rPr>
            <w:rFonts w:ascii="Arial" w:eastAsiaTheme="minorEastAsia" w:hAnsi="Arial" w:cs="Arial"/>
            <w:sz w:val="22"/>
            <w:szCs w:val="22"/>
            <w:lang w:eastAsia="zh-CN"/>
          </w:rPr>
          <w:delText xml:space="preserve">he </w:delText>
        </w:r>
        <w:r w:rsidR="00257C8A" w:rsidRPr="00CF7E03" w:rsidDel="009C062A">
          <w:rPr>
            <w:rFonts w:ascii="Arial" w:eastAsiaTheme="minorEastAsia" w:hAnsi="Arial" w:cs="Arial"/>
            <w:sz w:val="22"/>
            <w:szCs w:val="22"/>
            <w:lang w:eastAsia="zh-CN"/>
          </w:rPr>
          <w:delText xml:space="preserve">residence time in the arc furnace is </w:delText>
        </w:r>
        <w:r w:rsidR="002C6363" w:rsidDel="009C062A">
          <w:rPr>
            <w:rFonts w:ascii="Arial" w:eastAsiaTheme="minorEastAsia" w:hAnsi="Arial" w:cs="Arial"/>
            <w:sz w:val="22"/>
            <w:szCs w:val="22"/>
            <w:lang w:eastAsia="zh-CN"/>
          </w:rPr>
          <w:delText>short</w:delText>
        </w:r>
        <w:r w:rsidR="005E12D6" w:rsidRPr="00CF7E03" w:rsidDel="009C062A">
          <w:rPr>
            <w:rFonts w:ascii="Arial" w:eastAsiaTheme="minorEastAsia" w:hAnsi="Arial" w:cs="Arial"/>
            <w:sz w:val="22"/>
            <w:szCs w:val="22"/>
            <w:lang w:eastAsia="zh-CN"/>
          </w:rPr>
          <w:delText xml:space="preserve">, necessitating </w:delText>
        </w:r>
      </w:del>
      <w:del w:id="464" w:author="Zhang  Zihao" w:date="2024-08-14T10:18:00Z">
        <w:r w:rsidR="005E12D6" w:rsidRPr="00CF7E03" w:rsidDel="00A11ED1">
          <w:rPr>
            <w:rFonts w:ascii="Arial" w:eastAsiaTheme="minorEastAsia" w:hAnsi="Arial" w:cs="Arial"/>
            <w:sz w:val="22"/>
            <w:szCs w:val="22"/>
            <w:lang w:eastAsia="zh-CN"/>
          </w:rPr>
          <w:delText>rapid quenching</w:delText>
        </w:r>
      </w:del>
      <w:ins w:id="465" w:author="Zhang  Zihao" w:date="2024-08-14T10:18:00Z">
        <w:r w:rsidR="00A11ED1">
          <w:rPr>
            <w:rFonts w:ascii="Arial" w:eastAsiaTheme="minorEastAsia" w:hAnsi="Arial" w:cs="Arial" w:hint="eastAsia"/>
            <w:sz w:val="22"/>
            <w:szCs w:val="22"/>
            <w:lang w:eastAsia="zh-CN"/>
          </w:rPr>
          <w:t xml:space="preserve">in </w:t>
        </w:r>
      </w:ins>
      <w:ins w:id="466" w:author="Zhang  Zihao" w:date="2024-08-14T10:20:00Z">
        <w:r w:rsidR="00A11ED1">
          <w:rPr>
            <w:rFonts w:ascii="Arial" w:eastAsiaTheme="minorEastAsia" w:hAnsi="Arial" w:cs="Arial" w:hint="eastAsia"/>
            <w:sz w:val="22"/>
            <w:szCs w:val="22"/>
            <w:lang w:eastAsia="zh-CN"/>
          </w:rPr>
          <w:t xml:space="preserve">the </w:t>
        </w:r>
      </w:ins>
      <w:ins w:id="467" w:author="Zhang  Zihao" w:date="2024-08-14T10:19:00Z">
        <w:r w:rsidR="00A11ED1">
          <w:rPr>
            <w:rFonts w:ascii="Arial" w:eastAsiaTheme="minorEastAsia" w:hAnsi="Arial" w:cs="Arial"/>
            <w:sz w:val="22"/>
            <w:szCs w:val="22"/>
            <w:lang w:eastAsia="zh-CN"/>
          </w:rPr>
          <w:t>industrialization</w:t>
        </w:r>
        <w:r w:rsidR="00A11ED1">
          <w:rPr>
            <w:rFonts w:ascii="Arial" w:eastAsiaTheme="minorEastAsia" w:hAnsi="Arial" w:cs="Arial" w:hint="eastAsia"/>
            <w:sz w:val="22"/>
            <w:szCs w:val="22"/>
            <w:lang w:eastAsia="zh-CN"/>
          </w:rPr>
          <w:t xml:space="preserve"> of </w:t>
        </w:r>
        <w:r w:rsidR="00A11ED1" w:rsidRPr="00CF7E03">
          <w:rPr>
            <w:rFonts w:ascii="Arial" w:eastAsiaTheme="minorEastAsia" w:hAnsi="Arial" w:cs="Arial"/>
            <w:sz w:val="22"/>
            <w:szCs w:val="22"/>
            <w:lang w:eastAsia="zh-CN"/>
          </w:rPr>
          <w:t>C</w:t>
        </w:r>
        <w:r w:rsidR="00A11ED1" w:rsidRPr="00CF7E03">
          <w:rPr>
            <w:rFonts w:ascii="Arial" w:eastAsiaTheme="minorEastAsia" w:hAnsi="Arial" w:cs="Arial"/>
            <w:sz w:val="22"/>
            <w:szCs w:val="22"/>
            <w:vertAlign w:val="subscript"/>
            <w:lang w:eastAsia="zh-CN"/>
          </w:rPr>
          <w:t>2</w:t>
        </w:r>
        <w:r w:rsidR="00A11ED1" w:rsidRPr="00CF7E03">
          <w:rPr>
            <w:rFonts w:ascii="Arial" w:eastAsiaTheme="minorEastAsia" w:hAnsi="Arial" w:cs="Arial"/>
            <w:sz w:val="22"/>
            <w:szCs w:val="22"/>
            <w:lang w:eastAsia="zh-CN"/>
          </w:rPr>
          <w:t>H</w:t>
        </w:r>
        <w:r w:rsidR="00A11ED1" w:rsidRPr="00CF7E03">
          <w:rPr>
            <w:rFonts w:ascii="Arial" w:eastAsiaTheme="minorEastAsia" w:hAnsi="Arial" w:cs="Arial"/>
            <w:sz w:val="22"/>
            <w:szCs w:val="22"/>
            <w:vertAlign w:val="subscript"/>
            <w:lang w:eastAsia="zh-CN"/>
          </w:rPr>
          <w:t>2</w:t>
        </w:r>
        <w:r w:rsidR="00A11ED1" w:rsidRPr="00CF7E03">
          <w:rPr>
            <w:rFonts w:ascii="Arial" w:eastAsiaTheme="minorEastAsia" w:hAnsi="Arial" w:cs="Arial"/>
            <w:sz w:val="22"/>
            <w:szCs w:val="22"/>
            <w:lang w:eastAsia="zh-CN"/>
          </w:rPr>
          <w:t xml:space="preserve"> production</w:t>
        </w:r>
      </w:ins>
      <w:ins w:id="468" w:author="Zhang  Zihao" w:date="2024-08-14T10:20:00Z">
        <w:r w:rsidR="00A11ED1">
          <w:rPr>
            <w:rFonts w:ascii="Arial" w:eastAsiaTheme="minorEastAsia" w:hAnsi="Arial" w:cs="Arial" w:hint="eastAsia"/>
            <w:sz w:val="22"/>
            <w:szCs w:val="22"/>
            <w:lang w:eastAsia="zh-CN"/>
          </w:rPr>
          <w:t xml:space="preserve"> </w:t>
        </w:r>
        <w:r w:rsidR="00A11ED1" w:rsidRPr="00176515">
          <w:rPr>
            <w:rFonts w:ascii="Arial" w:eastAsiaTheme="minorEastAsia" w:hAnsi="Arial" w:cs="Arial" w:hint="eastAsia"/>
            <w:i/>
            <w:iCs/>
            <w:sz w:val="22"/>
            <w:szCs w:val="22"/>
            <w:lang w:eastAsia="zh-CN"/>
          </w:rPr>
          <w:t>via</w:t>
        </w:r>
        <w:r w:rsidR="00A11ED1">
          <w:rPr>
            <w:rFonts w:ascii="Arial" w:eastAsiaTheme="minorEastAsia" w:hAnsi="Arial" w:cs="Arial" w:hint="eastAsia"/>
            <w:sz w:val="22"/>
            <w:szCs w:val="22"/>
            <w:lang w:eastAsia="zh-CN"/>
          </w:rPr>
          <w:t xml:space="preserve"> PC and thermal plasma</w:t>
        </w:r>
      </w:ins>
      <w:r w:rsidR="00257C8A" w:rsidRPr="00CF7E03">
        <w:rPr>
          <w:rFonts w:ascii="Arial" w:eastAsiaTheme="minorEastAsia" w:hAnsi="Arial" w:cs="Arial"/>
          <w:sz w:val="22"/>
          <w:szCs w:val="22"/>
          <w:lang w:eastAsia="zh-CN"/>
        </w:rPr>
        <w:t xml:space="preserve">. </w:t>
      </w:r>
      <w:r w:rsidR="0098759F"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98759F" w:rsidRPr="00CF7E03">
        <w:rPr>
          <w:rFonts w:ascii="Arial" w:eastAsiaTheme="minorEastAsia" w:hAnsi="Arial" w:cs="Arial"/>
          <w:b/>
          <w:bCs/>
          <w:sz w:val="22"/>
          <w:szCs w:val="22"/>
          <w:lang w:eastAsia="zh-CN"/>
        </w:rPr>
        <w:t>4d</w:t>
      </w:r>
      <w:r w:rsidR="0098759F" w:rsidRPr="00CF7E03">
        <w:rPr>
          <w:rFonts w:ascii="Arial" w:eastAsiaTheme="minorEastAsia" w:hAnsi="Arial" w:cs="Arial"/>
          <w:sz w:val="22"/>
          <w:szCs w:val="22"/>
          <w:lang w:eastAsia="zh-CN"/>
        </w:rPr>
        <w:t xml:space="preserve"> </w:t>
      </w:r>
      <w:r w:rsidR="0041103D" w:rsidRPr="00CF7E03">
        <w:rPr>
          <w:rFonts w:ascii="Arial" w:eastAsiaTheme="minorEastAsia" w:hAnsi="Arial" w:cs="Arial"/>
          <w:sz w:val="22"/>
          <w:szCs w:val="22"/>
          <w:lang w:eastAsia="zh-CN"/>
        </w:rPr>
        <w:t>compar</w:t>
      </w:r>
      <w:r w:rsidR="0098759F" w:rsidRPr="00CF7E03">
        <w:rPr>
          <w:rFonts w:ascii="Arial" w:eastAsiaTheme="minorEastAsia" w:hAnsi="Arial" w:cs="Arial"/>
          <w:sz w:val="22"/>
          <w:szCs w:val="22"/>
          <w:lang w:eastAsia="zh-CN"/>
        </w:rPr>
        <w:t xml:space="preserve">es </w:t>
      </w:r>
      <w:r w:rsidR="006065A8">
        <w:rPr>
          <w:rFonts w:ascii="Arial" w:eastAsiaTheme="minorEastAsia" w:hAnsi="Arial" w:cs="Arial" w:hint="eastAsia"/>
          <w:sz w:val="22"/>
          <w:szCs w:val="22"/>
          <w:lang w:eastAsia="zh-CN"/>
        </w:rPr>
        <w:t xml:space="preserve">these </w:t>
      </w:r>
      <w:r w:rsidR="0041103D" w:rsidRPr="00CF7E03">
        <w:rPr>
          <w:rFonts w:ascii="Arial" w:eastAsiaTheme="minorEastAsia" w:hAnsi="Arial" w:cs="Arial"/>
          <w:sz w:val="22"/>
          <w:szCs w:val="22"/>
          <w:lang w:eastAsia="zh-CN"/>
        </w:rPr>
        <w:t>two technologies</w:t>
      </w:r>
      <w:r w:rsidR="0098759F" w:rsidRPr="00CF7E03">
        <w:rPr>
          <w:rFonts w:ascii="Arial" w:eastAsiaTheme="minorEastAsia" w:hAnsi="Arial" w:cs="Arial"/>
          <w:sz w:val="22"/>
          <w:szCs w:val="22"/>
          <w:lang w:eastAsia="zh-CN"/>
        </w:rPr>
        <w:t>.</w:t>
      </w:r>
      <w:r w:rsidR="00BA3524" w:rsidRPr="00BA3524">
        <w:rPr>
          <w:rFonts w:ascii="Arial" w:hAnsi="Arial" w:cs="Arial"/>
          <w:sz w:val="22"/>
          <w:vertAlign w:val="superscript"/>
        </w:rPr>
        <w:t>5,9,13,32</w:t>
      </w:r>
      <w:r w:rsidR="00452E6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The thermal plasma method yields </w:t>
      </w:r>
      <w:r w:rsidR="00452E6B" w:rsidRPr="00CF7E03">
        <w:rPr>
          <w:rFonts w:ascii="Arial" w:eastAsiaTheme="minorEastAsia" w:hAnsi="Arial" w:cs="Arial"/>
          <w:sz w:val="22"/>
          <w:szCs w:val="22"/>
          <w:lang w:eastAsia="zh-CN"/>
        </w:rPr>
        <w:t>higher C</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H</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 xml:space="preserve"> concentration in the cracked gas, l</w:t>
      </w:r>
      <w:r w:rsidR="0098759F" w:rsidRPr="00CF7E03">
        <w:rPr>
          <w:rFonts w:ascii="Arial" w:eastAsiaTheme="minorEastAsia" w:hAnsi="Arial" w:cs="Arial"/>
          <w:sz w:val="22"/>
          <w:szCs w:val="22"/>
          <w:lang w:eastAsia="zh-CN"/>
        </w:rPr>
        <w:t>ower</w:t>
      </w:r>
      <w:r w:rsidR="00452E6B" w:rsidRPr="00CF7E03">
        <w:rPr>
          <w:rFonts w:ascii="Arial" w:eastAsiaTheme="minorEastAsia" w:hAnsi="Arial" w:cs="Arial"/>
          <w:sz w:val="22"/>
          <w:szCs w:val="22"/>
          <w:lang w:eastAsia="zh-CN"/>
        </w:rPr>
        <w:t xml:space="preserve"> natural gas</w:t>
      </w:r>
      <w:r w:rsidR="00D06B7B" w:rsidRPr="00CF7E03">
        <w:rPr>
          <w:rFonts w:ascii="Arial" w:eastAsiaTheme="minorEastAsia" w:hAnsi="Arial" w:cs="Arial"/>
          <w:sz w:val="22"/>
          <w:szCs w:val="22"/>
          <w:lang w:eastAsia="zh-CN"/>
        </w:rPr>
        <w:t xml:space="preserve"> consumption, and </w:t>
      </w:r>
      <w:r w:rsidR="0098759F" w:rsidRPr="00CF7E03">
        <w:rPr>
          <w:rFonts w:ascii="Arial" w:eastAsiaTheme="minorEastAsia" w:hAnsi="Arial" w:cs="Arial"/>
          <w:sz w:val="22"/>
          <w:szCs w:val="22"/>
          <w:lang w:eastAsia="zh-CN"/>
        </w:rPr>
        <w:t>reduced</w:t>
      </w:r>
      <w:r w:rsidR="00D06B7B" w:rsidRPr="00CF7E03">
        <w:rPr>
          <w:rFonts w:ascii="Arial" w:eastAsiaTheme="minorEastAsia" w:hAnsi="Arial" w:cs="Arial"/>
          <w:sz w:val="22"/>
          <w:szCs w:val="22"/>
          <w:lang w:eastAsia="zh-CN"/>
        </w:rPr>
        <w:t xml:space="preserve"> </w:t>
      </w:r>
      <w:ins w:id="469" w:author="Zhang  Zihao" w:date="2024-08-16T13:24:00Z" w16du:dateUtc="2024-08-16T11:24:00Z">
        <w:r w:rsidR="003A00FE">
          <w:rPr>
            <w:rFonts w:ascii="Arial" w:eastAsiaTheme="minorEastAsia" w:hAnsi="Arial" w:cs="Arial"/>
            <w:sz w:val="22"/>
            <w:szCs w:val="22"/>
            <w:lang w:eastAsia="zh-CN"/>
          </w:rPr>
          <w:t xml:space="preserve">direct </w:t>
        </w:r>
      </w:ins>
      <w:r w:rsidR="00D06B7B" w:rsidRPr="00CF7E03">
        <w:rPr>
          <w:rFonts w:ascii="Arial" w:eastAsiaTheme="minorEastAsia" w:hAnsi="Arial" w:cs="Arial"/>
          <w:sz w:val="22"/>
          <w:szCs w:val="22"/>
          <w:lang w:eastAsia="zh-CN"/>
        </w:rPr>
        <w:t>CO</w:t>
      </w:r>
      <w:r w:rsidR="00D06B7B" w:rsidRPr="00CF7E03">
        <w:rPr>
          <w:rFonts w:ascii="Arial" w:eastAsiaTheme="minorEastAsia" w:hAnsi="Arial" w:cs="Arial"/>
          <w:sz w:val="22"/>
          <w:szCs w:val="22"/>
          <w:vertAlign w:val="subscript"/>
          <w:lang w:eastAsia="zh-CN"/>
        </w:rPr>
        <w:t>2</w:t>
      </w:r>
      <w:r w:rsidR="00D06B7B" w:rsidRPr="00CF7E03">
        <w:rPr>
          <w:rFonts w:ascii="Arial" w:eastAsiaTheme="minorEastAsia" w:hAnsi="Arial" w:cs="Arial"/>
          <w:sz w:val="22"/>
          <w:szCs w:val="22"/>
          <w:lang w:eastAsia="zh-CN"/>
        </w:rPr>
        <w:t xml:space="preserve"> emission</w:t>
      </w:r>
      <w:r w:rsidR="0098759F" w:rsidRPr="00CF7E03">
        <w:rPr>
          <w:rFonts w:ascii="Arial" w:eastAsiaTheme="minorEastAsia" w:hAnsi="Arial" w:cs="Arial"/>
          <w:sz w:val="22"/>
          <w:szCs w:val="22"/>
          <w:lang w:eastAsia="zh-CN"/>
        </w:rPr>
        <w:t>s</w:t>
      </w:r>
      <w:del w:id="470" w:author="Zhang  Zihao" w:date="2024-08-16T13:24:00Z" w16du:dateUtc="2024-08-16T11:24:00Z">
        <w:r w:rsidR="00D06B7B" w:rsidRPr="00CF7E03" w:rsidDel="003A00FE">
          <w:rPr>
            <w:rFonts w:ascii="Arial" w:eastAsiaTheme="minorEastAsia" w:hAnsi="Arial" w:cs="Arial"/>
            <w:sz w:val="22"/>
            <w:szCs w:val="22"/>
            <w:lang w:eastAsia="zh-CN"/>
          </w:rPr>
          <w:delText xml:space="preserve"> (</w:delText>
        </w:r>
        <w:r w:rsidR="0021733D" w:rsidRPr="00CF7E03" w:rsidDel="003A00FE">
          <w:rPr>
            <w:rFonts w:ascii="Arial" w:eastAsiaTheme="minorEastAsia" w:hAnsi="Arial" w:cs="Arial"/>
            <w:sz w:val="22"/>
            <w:szCs w:val="22"/>
            <w:lang w:eastAsia="zh-CN"/>
          </w:rPr>
          <w:delText>excluding the impact of electricity</w:delText>
        </w:r>
        <w:r w:rsidR="00D06B7B" w:rsidRPr="00CF7E03" w:rsidDel="003A00FE">
          <w:rPr>
            <w:rFonts w:ascii="Arial" w:eastAsiaTheme="minorEastAsia" w:hAnsi="Arial" w:cs="Arial"/>
            <w:sz w:val="22"/>
            <w:szCs w:val="22"/>
            <w:lang w:eastAsia="zh-CN"/>
          </w:rPr>
          <w:delText>)</w:delText>
        </w:r>
      </w:del>
      <w:r w:rsidR="0098759F" w:rsidRPr="00CF7E03">
        <w:rPr>
          <w:rFonts w:ascii="Arial" w:eastAsiaTheme="minorEastAsia" w:hAnsi="Arial" w:cs="Arial"/>
          <w:sz w:val="22"/>
          <w:szCs w:val="22"/>
          <w:lang w:eastAsia="zh-CN"/>
        </w:rPr>
        <w:t>.</w:t>
      </w:r>
      <w:r w:rsidR="00D06B7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Despite these advantages, thermal plasma has </w:t>
      </w:r>
      <w:ins w:id="471" w:author="Zhang  Zihao" w:date="2024-08-13T16:37:00Z">
        <w:r w:rsidR="00B56CD6">
          <w:rPr>
            <w:rFonts w:ascii="Arial" w:eastAsiaTheme="minorEastAsia" w:hAnsi="Arial" w:cs="Arial" w:hint="eastAsia"/>
            <w:sz w:val="22"/>
            <w:szCs w:val="22"/>
            <w:lang w:eastAsia="zh-CN"/>
          </w:rPr>
          <w:t xml:space="preserve">significantly </w:t>
        </w:r>
      </w:ins>
      <w:del w:id="472" w:author="Zhang  Zihao" w:date="2024-08-13T16:37:00Z">
        <w:r w:rsidR="0098759F" w:rsidRPr="00CF7E03" w:rsidDel="00B56CD6">
          <w:rPr>
            <w:rFonts w:ascii="Arial" w:eastAsiaTheme="minorEastAsia" w:hAnsi="Arial" w:cs="Arial"/>
            <w:sz w:val="22"/>
            <w:szCs w:val="22"/>
            <w:lang w:eastAsia="zh-CN"/>
          </w:rPr>
          <w:delText xml:space="preserve">largely been replaced by </w:delText>
        </w:r>
        <w:r w:rsidR="00763B49" w:rsidDel="00B56CD6">
          <w:rPr>
            <w:rFonts w:ascii="Arial" w:eastAsiaTheme="minorEastAsia" w:hAnsi="Arial" w:cs="Arial"/>
            <w:sz w:val="22"/>
            <w:szCs w:val="22"/>
            <w:lang w:eastAsia="zh-CN"/>
          </w:rPr>
          <w:delText>PC</w:delText>
        </w:r>
        <w:r w:rsidR="0098759F" w:rsidRPr="00CF7E03" w:rsidDel="00B56CD6">
          <w:rPr>
            <w:rFonts w:ascii="Arial" w:eastAsiaTheme="minorEastAsia" w:hAnsi="Arial" w:cs="Arial"/>
            <w:sz w:val="22"/>
            <w:szCs w:val="22"/>
            <w:lang w:eastAsia="zh-CN"/>
          </w:rPr>
          <w:delText xml:space="preserve"> due to </w:delText>
        </w:r>
      </w:del>
      <w:r w:rsidR="00D06B7B" w:rsidRPr="00CF7E03">
        <w:rPr>
          <w:rFonts w:ascii="Arial" w:eastAsiaTheme="minorEastAsia" w:hAnsi="Arial" w:cs="Arial"/>
          <w:sz w:val="22"/>
          <w:szCs w:val="22"/>
          <w:lang w:eastAsia="zh-CN"/>
        </w:rPr>
        <w:t>high</w:t>
      </w:r>
      <w:ins w:id="473" w:author="Zhang  Zihao" w:date="2024-08-13T16:37:00Z">
        <w:r w:rsidR="00B56CD6">
          <w:rPr>
            <w:rFonts w:ascii="Arial" w:eastAsiaTheme="minorEastAsia" w:hAnsi="Arial" w:cs="Arial" w:hint="eastAsia"/>
            <w:sz w:val="22"/>
            <w:szCs w:val="22"/>
            <w:lang w:eastAsia="zh-CN"/>
          </w:rPr>
          <w:t>er</w:t>
        </w:r>
      </w:ins>
      <w:r w:rsidR="00D06B7B" w:rsidRPr="00CF7E03">
        <w:rPr>
          <w:rFonts w:ascii="Arial" w:eastAsiaTheme="minorEastAsia" w:hAnsi="Arial" w:cs="Arial"/>
          <w:sz w:val="22"/>
          <w:szCs w:val="22"/>
          <w:lang w:eastAsia="zh-CN"/>
        </w:rPr>
        <w:t xml:space="preserve"> electricity consumption</w:t>
      </w:r>
      <w:r w:rsidR="002C7822" w:rsidRPr="00CF7E03">
        <w:rPr>
          <w:rFonts w:ascii="Arial" w:eastAsiaTheme="minorEastAsia" w:hAnsi="Arial" w:cs="Arial"/>
          <w:sz w:val="22"/>
          <w:szCs w:val="22"/>
          <w:lang w:eastAsia="zh-CN"/>
        </w:rPr>
        <w:t xml:space="preserve"> (12.</w:t>
      </w:r>
      <w:r w:rsidR="00E732E2" w:rsidRPr="00CF7E03">
        <w:rPr>
          <w:rFonts w:ascii="Arial" w:eastAsiaTheme="minorEastAsia" w:hAnsi="Arial" w:cs="Arial"/>
          <w:sz w:val="22"/>
          <w:szCs w:val="22"/>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kWh</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kg</w:t>
      </w:r>
      <w:r w:rsidR="00CE38CA" w:rsidRPr="00CF7E03">
        <w:rPr>
          <w:rFonts w:ascii="Arial" w:eastAsiaTheme="minorEastAsia" w:hAnsi="Arial" w:cs="Arial"/>
          <w:sz w:val="22"/>
          <w:szCs w:val="22"/>
          <w:vertAlign w:val="superscript"/>
          <w:lang w:eastAsia="zh-CN"/>
        </w:rPr>
        <w:t>–</w:t>
      </w:r>
      <w:r w:rsidR="002C7822" w:rsidRPr="00CF7E03">
        <w:rPr>
          <w:rFonts w:ascii="Arial" w:eastAsiaTheme="minorEastAsia" w:hAnsi="Arial" w:cs="Arial"/>
          <w:sz w:val="22"/>
          <w:szCs w:val="22"/>
          <w:vertAlign w:val="superscript"/>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C</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H</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w:t>
      </w:r>
      <w:r w:rsidR="00634CC8">
        <w:rPr>
          <w:rFonts w:ascii="Arial" w:eastAsiaTheme="minorEastAsia" w:hAnsi="Arial" w:cs="Arial" w:hint="eastAsia"/>
          <w:sz w:val="22"/>
          <w:szCs w:val="22"/>
          <w:lang w:eastAsia="zh-CN"/>
        </w:rPr>
        <w:t xml:space="preserve"> and </w:t>
      </w:r>
      <w:r w:rsidR="00634CC8" w:rsidRPr="00CF7E03">
        <w:rPr>
          <w:rFonts w:ascii="Arial" w:eastAsiaTheme="minorEastAsia" w:hAnsi="Arial" w:cs="Arial"/>
          <w:sz w:val="22"/>
          <w:szCs w:val="22"/>
          <w:lang w:eastAsia="zh-CN"/>
        </w:rPr>
        <w:t>high soot formation</w:t>
      </w:r>
      <w:del w:id="474" w:author="Zhang  Zihao" w:date="2024-08-13T16:38:00Z">
        <w:r w:rsidR="003336C1" w:rsidDel="00B56CD6">
          <w:rPr>
            <w:rFonts w:ascii="Arial" w:eastAsiaTheme="minorEastAsia" w:hAnsi="Arial" w:cs="Arial" w:hint="eastAsia"/>
            <w:sz w:val="22"/>
            <w:szCs w:val="22"/>
            <w:lang w:eastAsia="zh-CN"/>
          </w:rPr>
          <w:delText xml:space="preserve"> (</w:delText>
        </w:r>
        <w:r w:rsidR="004D4D93" w:rsidDel="00B56CD6">
          <w:rPr>
            <w:rFonts w:ascii="Arial" w:eastAsiaTheme="minorEastAsia" w:hAnsi="Arial" w:cs="Arial"/>
            <w:sz w:val="22"/>
            <w:szCs w:val="22"/>
            <w:lang w:eastAsia="zh-CN"/>
          </w:rPr>
          <w:delText>decreased</w:delText>
        </w:r>
        <w:r w:rsidR="003336C1" w:rsidDel="00B56CD6">
          <w:rPr>
            <w:rFonts w:ascii="Arial" w:eastAsiaTheme="minorEastAsia" w:hAnsi="Arial" w:cs="Arial" w:hint="eastAsia"/>
            <w:sz w:val="22"/>
            <w:szCs w:val="22"/>
            <w:lang w:eastAsia="zh-CN"/>
          </w:rPr>
          <w:delText xml:space="preserve"> stability)</w:delText>
        </w:r>
      </w:del>
      <w:r w:rsidR="0098759F" w:rsidRPr="00CF7E03">
        <w:rPr>
          <w:rFonts w:ascii="Arial" w:eastAsiaTheme="minorEastAsia" w:hAnsi="Arial" w:cs="Arial"/>
          <w:sz w:val="22"/>
          <w:szCs w:val="22"/>
          <w:lang w:eastAsia="zh-CN"/>
        </w:rPr>
        <w:t>.</w:t>
      </w:r>
      <w:r w:rsidR="00BA3524" w:rsidRPr="00BA3524">
        <w:rPr>
          <w:rFonts w:ascii="Arial" w:hAnsi="Arial" w:cs="Arial"/>
          <w:sz w:val="22"/>
          <w:vertAlign w:val="superscript"/>
        </w:rPr>
        <w:t>5,62</w:t>
      </w:r>
      <w:r w:rsidR="0098759F"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 xml:space="preserve">Another </w:t>
      </w:r>
      <w:r w:rsidR="00685C63" w:rsidRPr="00CF7E03">
        <w:rPr>
          <w:rFonts w:ascii="Arial" w:eastAsiaTheme="minorEastAsia" w:hAnsi="Arial" w:cs="Arial"/>
          <w:sz w:val="22"/>
          <w:szCs w:val="22"/>
          <w:lang w:eastAsia="zh-CN"/>
        </w:rPr>
        <w:t xml:space="preserve">type of </w:t>
      </w:r>
      <w:r w:rsidR="00CB712A" w:rsidRPr="00CF7E03">
        <w:rPr>
          <w:rFonts w:ascii="Arial" w:eastAsiaTheme="minorEastAsia" w:hAnsi="Arial" w:cs="Arial"/>
          <w:sz w:val="22"/>
          <w:szCs w:val="22"/>
          <w:lang w:eastAsia="zh-CN"/>
        </w:rPr>
        <w:t>thermal plasma plant</w:t>
      </w:r>
      <w:ins w:id="475" w:author="Nabera  Abhinandan" w:date="2024-08-15T19:46:00Z">
        <w:r w:rsidR="004505A5">
          <w:rPr>
            <w:rFonts w:ascii="Arial" w:eastAsiaTheme="minorEastAsia" w:hAnsi="Arial" w:cs="Arial"/>
            <w:sz w:val="22"/>
            <w:szCs w:val="22"/>
            <w:lang w:eastAsia="zh-CN"/>
          </w:rPr>
          <w:t>,</w:t>
        </w:r>
      </w:ins>
      <w:r w:rsidR="00CB712A" w:rsidRPr="00CF7E03">
        <w:rPr>
          <w:rFonts w:ascii="Arial" w:eastAsiaTheme="minorEastAsia" w:hAnsi="Arial" w:cs="Arial"/>
          <w:sz w:val="22"/>
          <w:szCs w:val="22"/>
          <w:lang w:eastAsia="zh-CN"/>
        </w:rPr>
        <w:t xml:space="preserve"> operated by DuPont between</w:t>
      </w:r>
      <w:r w:rsidR="0051581B"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1963</w:t>
      </w:r>
      <w:r w:rsidR="00C443C4" w:rsidRPr="00CF7E03">
        <w:rPr>
          <w:rFonts w:ascii="Arial" w:eastAsiaTheme="minorEastAsia" w:hAnsi="Arial" w:cs="Arial"/>
          <w:sz w:val="22"/>
          <w:szCs w:val="22"/>
          <w:lang w:eastAsia="zh-CN"/>
        </w:rPr>
        <w:t xml:space="preserve"> and </w:t>
      </w:r>
      <w:r w:rsidR="00CB712A" w:rsidRPr="00CF7E03">
        <w:rPr>
          <w:rFonts w:ascii="Arial" w:eastAsiaTheme="minorEastAsia" w:hAnsi="Arial" w:cs="Arial"/>
          <w:sz w:val="22"/>
          <w:szCs w:val="22"/>
          <w:lang w:eastAsia="zh-CN"/>
        </w:rPr>
        <w:t>1968</w:t>
      </w:r>
      <w:ins w:id="476" w:author="Nabera  Abhinandan" w:date="2024-08-15T19:46:00Z">
        <w:r w:rsidR="004505A5">
          <w:rPr>
            <w:rFonts w:ascii="Arial" w:eastAsiaTheme="minorEastAsia" w:hAnsi="Arial" w:cs="Arial"/>
            <w:sz w:val="22"/>
            <w:szCs w:val="22"/>
            <w:lang w:eastAsia="zh-CN"/>
          </w:rPr>
          <w:t>,</w:t>
        </w:r>
      </w:ins>
      <w:r w:rsidR="00CB712A" w:rsidRPr="00CF7E03">
        <w:rPr>
          <w:rFonts w:ascii="Arial" w:eastAsiaTheme="minorEastAsia" w:hAnsi="Arial" w:cs="Arial"/>
          <w:sz w:val="22"/>
          <w:szCs w:val="22"/>
          <w:lang w:eastAsia="zh-CN"/>
        </w:rPr>
        <w:t xml:space="preserve"> show</w:t>
      </w:r>
      <w:r w:rsidR="0051581B" w:rsidRPr="00CF7E03">
        <w:rPr>
          <w:rFonts w:ascii="Arial" w:eastAsiaTheme="minorEastAsia" w:hAnsi="Arial" w:cs="Arial"/>
          <w:sz w:val="22"/>
          <w:szCs w:val="22"/>
          <w:lang w:eastAsia="zh-CN"/>
        </w:rPr>
        <w:t>ed</w:t>
      </w:r>
      <w:r w:rsidR="00CB712A" w:rsidRPr="00CF7E03">
        <w:rPr>
          <w:rFonts w:ascii="Arial" w:eastAsiaTheme="minorEastAsia" w:hAnsi="Arial" w:cs="Arial"/>
          <w:sz w:val="22"/>
          <w:szCs w:val="22"/>
          <w:lang w:eastAsia="zh-CN"/>
        </w:rPr>
        <w:t xml:space="preserve"> a</w:t>
      </w:r>
      <w:r w:rsidR="0051581B" w:rsidRPr="00CF7E03">
        <w:rPr>
          <w:rFonts w:ascii="Arial" w:eastAsiaTheme="minorEastAsia" w:hAnsi="Arial" w:cs="Arial"/>
          <w:sz w:val="22"/>
          <w:szCs w:val="22"/>
          <w:lang w:eastAsia="zh-CN"/>
        </w:rPr>
        <w:t xml:space="preserve"> higher C</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H</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 xml:space="preserve"> yield and</w:t>
      </w:r>
      <w:r w:rsidR="00CB712A" w:rsidRPr="00CF7E03">
        <w:rPr>
          <w:rFonts w:ascii="Arial" w:eastAsiaTheme="minorEastAsia" w:hAnsi="Arial" w:cs="Arial"/>
          <w:sz w:val="22"/>
          <w:szCs w:val="22"/>
          <w:lang w:eastAsia="zh-CN"/>
        </w:rPr>
        <w:t xml:space="preserve"> lower electricity consumption of 8.8</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kWh</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kg</w:t>
      </w:r>
      <w:r w:rsidR="009426E4" w:rsidRPr="00CF7E03">
        <w:rPr>
          <w:rFonts w:ascii="Arial" w:eastAsiaTheme="minorEastAsia" w:hAnsi="Arial" w:cs="Arial"/>
          <w:sz w:val="22"/>
          <w:szCs w:val="22"/>
          <w:vertAlign w:val="superscript"/>
          <w:lang w:eastAsia="zh-CN"/>
        </w:rPr>
        <w:t>–</w:t>
      </w:r>
      <w:r w:rsidR="00A11681" w:rsidRPr="00CF7E03">
        <w:rPr>
          <w:rFonts w:ascii="Arial" w:eastAsiaTheme="minorEastAsia" w:hAnsi="Arial" w:cs="Arial"/>
          <w:sz w:val="22"/>
          <w:szCs w:val="22"/>
          <w:vertAlign w:val="superscript"/>
          <w:lang w:eastAsia="zh-CN"/>
        </w:rPr>
        <w:t>1</w:t>
      </w:r>
      <w:r w:rsidR="00A11681">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C</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using</w:t>
      </w:r>
      <w:r w:rsidR="00CB712A" w:rsidRPr="00CF7E03">
        <w:rPr>
          <w:rFonts w:ascii="Arial" w:eastAsiaTheme="minorEastAsia" w:hAnsi="Arial" w:cs="Arial"/>
          <w:sz w:val="22"/>
          <w:szCs w:val="22"/>
          <w:lang w:eastAsia="zh-CN"/>
        </w:rPr>
        <w:t xml:space="preserve"> a rotating arc</w:t>
      </w:r>
      <w:r w:rsidR="0051581B" w:rsidRPr="00CF7E03">
        <w:rPr>
          <w:rFonts w:ascii="Arial" w:eastAsiaTheme="minorEastAsia" w:hAnsi="Arial" w:cs="Arial"/>
          <w:sz w:val="22"/>
          <w:szCs w:val="22"/>
          <w:lang w:eastAsia="zh-CN"/>
        </w:rPr>
        <w:t>.</w:t>
      </w:r>
      <w:r w:rsidR="00BA3524" w:rsidRPr="00BA3524">
        <w:rPr>
          <w:rFonts w:ascii="Arial" w:hAnsi="Arial" w:cs="Arial"/>
          <w:sz w:val="22"/>
          <w:vertAlign w:val="superscript"/>
        </w:rPr>
        <w:t>63</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lang w:eastAsia="zh-CN"/>
        </w:rPr>
        <w:t xml:space="preserve">owever, </w:t>
      </w:r>
      <w:r w:rsidR="0051581B" w:rsidRPr="00CF7E03">
        <w:rPr>
          <w:rFonts w:ascii="Arial" w:eastAsiaTheme="minorEastAsia" w:hAnsi="Arial" w:cs="Arial"/>
          <w:sz w:val="22"/>
          <w:szCs w:val="22"/>
          <w:lang w:eastAsia="zh-CN"/>
        </w:rPr>
        <w:t>the</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equipment design was complex</w:t>
      </w:r>
      <w:ins w:id="477" w:author="Nabera  Abhinandan" w:date="2024-08-15T19:47:00Z">
        <w:r w:rsidR="0093067C">
          <w:rPr>
            <w:rFonts w:ascii="Arial" w:eastAsiaTheme="minorEastAsia" w:hAnsi="Arial" w:cs="Arial"/>
            <w:sz w:val="22"/>
            <w:szCs w:val="22"/>
            <w:lang w:eastAsia="zh-CN"/>
          </w:rPr>
          <w:t>,</w:t>
        </w:r>
      </w:ins>
      <w:ins w:id="478" w:author="Zhang  Zihao" w:date="2024-08-13T16:38:00Z">
        <w:r w:rsidR="00B56CD6">
          <w:rPr>
            <w:rFonts w:ascii="Arial" w:eastAsiaTheme="minorEastAsia" w:hAnsi="Arial" w:cs="Arial" w:hint="eastAsia"/>
            <w:sz w:val="22"/>
            <w:szCs w:val="22"/>
            <w:lang w:eastAsia="zh-CN"/>
          </w:rPr>
          <w:t xml:space="preserve"> with decreased stability</w:t>
        </w:r>
      </w:ins>
      <w:r w:rsidR="0051581B" w:rsidRPr="00CF7E03">
        <w:rPr>
          <w:rFonts w:ascii="Arial" w:eastAsiaTheme="minorEastAsia" w:hAnsi="Arial" w:cs="Arial"/>
          <w:sz w:val="22"/>
          <w:szCs w:val="22"/>
          <w:lang w:eastAsia="zh-CN"/>
        </w:rPr>
        <w:t xml:space="preserve">, and </w:t>
      </w:r>
      <w:r w:rsidR="000838B1">
        <w:rPr>
          <w:rFonts w:ascii="Arial" w:eastAsiaTheme="minorEastAsia" w:hAnsi="Arial" w:cs="Arial" w:hint="eastAsia"/>
          <w:sz w:val="22"/>
          <w:szCs w:val="22"/>
          <w:lang w:eastAsia="zh-CN"/>
        </w:rPr>
        <w:t xml:space="preserve">costly </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was co-fed as the plasma gas</w:t>
      </w:r>
      <w:r w:rsidR="00CB712A" w:rsidRPr="00CF7E03">
        <w:rPr>
          <w:rFonts w:ascii="Arial" w:eastAsiaTheme="minorEastAsia" w:hAnsi="Arial" w:cs="Arial"/>
          <w:sz w:val="22"/>
          <w:szCs w:val="22"/>
          <w:lang w:eastAsia="zh-CN"/>
        </w:rPr>
        <w:t>.</w:t>
      </w:r>
      <w:r w:rsidR="00BA3524" w:rsidRPr="00BA3524">
        <w:rPr>
          <w:rFonts w:ascii="Arial" w:hAnsi="Arial" w:cs="Arial"/>
          <w:sz w:val="22"/>
          <w:vertAlign w:val="superscript"/>
        </w:rPr>
        <w:t>63</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W</w:t>
      </w:r>
      <w:r w:rsidR="0098759F" w:rsidRPr="00CF7E03">
        <w:rPr>
          <w:rFonts w:ascii="Arial" w:eastAsiaTheme="minorEastAsia" w:hAnsi="Arial" w:cs="Arial"/>
          <w:sz w:val="22"/>
          <w:szCs w:val="22"/>
          <w:lang w:eastAsia="zh-CN"/>
        </w:rPr>
        <w:t xml:space="preserve">ith the increasing </w:t>
      </w:r>
      <w:r w:rsidR="00ED32D8" w:rsidRPr="00CF7E03">
        <w:rPr>
          <w:rFonts w:ascii="Arial" w:eastAsiaTheme="minorEastAsia" w:hAnsi="Arial" w:cs="Arial"/>
          <w:sz w:val="22"/>
          <w:szCs w:val="22"/>
          <w:lang w:eastAsia="zh-CN"/>
        </w:rPr>
        <w:t xml:space="preserve">availability of green electricity, thermal plasma </w:t>
      </w:r>
      <w:del w:id="479" w:author="Zhang  Zihao" w:date="2024-08-13T17:27:00Z">
        <w:r w:rsidR="00ED32D8" w:rsidRPr="00CF7E03" w:rsidDel="00494424">
          <w:rPr>
            <w:rFonts w:ascii="Arial" w:eastAsiaTheme="minorEastAsia" w:hAnsi="Arial" w:cs="Arial"/>
            <w:sz w:val="22"/>
            <w:szCs w:val="22"/>
            <w:lang w:eastAsia="zh-CN"/>
          </w:rPr>
          <w:delText xml:space="preserve">of natural gas and </w:delText>
        </w:r>
        <w:r w:rsidR="0044763A" w:rsidRPr="00CF7E03" w:rsidDel="00494424">
          <w:rPr>
            <w:rFonts w:ascii="Arial" w:eastAsiaTheme="minorEastAsia" w:hAnsi="Arial" w:cs="Arial"/>
            <w:sz w:val="22"/>
            <w:szCs w:val="22"/>
            <w:lang w:eastAsia="zh-CN"/>
          </w:rPr>
          <w:delText xml:space="preserve">even </w:delText>
        </w:r>
        <w:r w:rsidR="00ED32D8" w:rsidRPr="00CF7E03" w:rsidDel="00494424">
          <w:rPr>
            <w:rFonts w:ascii="Arial" w:eastAsiaTheme="minorEastAsia" w:hAnsi="Arial" w:cs="Arial"/>
            <w:sz w:val="22"/>
            <w:szCs w:val="22"/>
            <w:lang w:eastAsia="zh-CN"/>
          </w:rPr>
          <w:delText xml:space="preserve">coal </w:delText>
        </w:r>
      </w:del>
      <w:r w:rsidR="00ED32D8" w:rsidRPr="00CF7E03">
        <w:rPr>
          <w:rFonts w:ascii="Arial" w:eastAsiaTheme="minorEastAsia" w:hAnsi="Arial" w:cs="Arial"/>
          <w:sz w:val="22"/>
          <w:szCs w:val="22"/>
          <w:lang w:eastAsia="zh-CN"/>
        </w:rPr>
        <w:t xml:space="preserve">has </w:t>
      </w:r>
      <w:r w:rsidR="0044763A" w:rsidRPr="00CF7E03">
        <w:rPr>
          <w:rFonts w:ascii="Arial" w:eastAsiaTheme="minorEastAsia" w:hAnsi="Arial" w:cs="Arial"/>
          <w:sz w:val="22"/>
          <w:szCs w:val="22"/>
          <w:lang w:eastAsia="zh-CN"/>
        </w:rPr>
        <w:t>garnered</w:t>
      </w:r>
      <w:ins w:id="480" w:author="Zhang  Zihao" w:date="2024-08-13T16:39:00Z">
        <w:r w:rsidR="007F2738">
          <w:rPr>
            <w:rFonts w:ascii="Arial" w:eastAsiaTheme="minorEastAsia" w:hAnsi="Arial" w:cs="Arial" w:hint="eastAsia"/>
            <w:sz w:val="22"/>
            <w:szCs w:val="22"/>
            <w:lang w:eastAsia="zh-CN"/>
          </w:rPr>
          <w:t xml:space="preserve"> more</w:t>
        </w:r>
      </w:ins>
      <w:r w:rsidR="0044763A" w:rsidRPr="00CF7E03">
        <w:rPr>
          <w:rFonts w:ascii="Arial" w:eastAsiaTheme="minorEastAsia" w:hAnsi="Arial" w:cs="Arial"/>
          <w:sz w:val="22"/>
          <w:szCs w:val="22"/>
          <w:lang w:eastAsia="zh-CN"/>
        </w:rPr>
        <w:t xml:space="preserve"> </w:t>
      </w:r>
      <w:r w:rsidR="00ED32D8" w:rsidRPr="00CF7E03">
        <w:rPr>
          <w:rFonts w:ascii="Arial" w:eastAsiaTheme="minorEastAsia" w:hAnsi="Arial" w:cs="Arial"/>
          <w:sz w:val="22"/>
          <w:szCs w:val="22"/>
          <w:lang w:eastAsia="zh-CN"/>
        </w:rPr>
        <w:t>attention</w:t>
      </w:r>
      <w:del w:id="481" w:author="Zhang  Zihao" w:date="2024-08-13T16:39:00Z">
        <w:r w:rsidR="00ED32D8" w:rsidRPr="00CF7E03" w:rsidDel="007F2738">
          <w:rPr>
            <w:rFonts w:ascii="Arial" w:eastAsiaTheme="minorEastAsia" w:hAnsi="Arial" w:cs="Arial"/>
            <w:sz w:val="22"/>
            <w:szCs w:val="22"/>
            <w:lang w:eastAsia="zh-CN"/>
          </w:rPr>
          <w:delText xml:space="preserve"> in China</w:delText>
        </w:r>
        <w:r w:rsidR="0044763A" w:rsidRPr="00CF7E03" w:rsidDel="007F2738">
          <w:rPr>
            <w:rFonts w:ascii="Arial" w:eastAsiaTheme="minorEastAsia" w:hAnsi="Arial" w:cs="Arial"/>
            <w:sz w:val="22"/>
            <w:szCs w:val="22"/>
            <w:lang w:eastAsia="zh-CN"/>
          </w:rPr>
          <w:delText xml:space="preserve"> and is </w:delText>
        </w:r>
        <w:r w:rsidR="00ED32D8" w:rsidRPr="00CF7E03" w:rsidDel="007F2738">
          <w:rPr>
            <w:rFonts w:ascii="Arial" w:eastAsiaTheme="minorEastAsia" w:hAnsi="Arial" w:cs="Arial"/>
            <w:sz w:val="22"/>
            <w:szCs w:val="22"/>
            <w:lang w:eastAsia="zh-CN"/>
          </w:rPr>
          <w:delText>likely to be commercialized soon</w:delText>
        </w:r>
      </w:del>
      <w:r w:rsidR="00ED32D8" w:rsidRPr="00CF7E03">
        <w:rPr>
          <w:rFonts w:ascii="Arial" w:eastAsiaTheme="minorEastAsia" w:hAnsi="Arial" w:cs="Arial"/>
          <w:sz w:val="22"/>
          <w:szCs w:val="22"/>
          <w:lang w:eastAsia="zh-CN"/>
        </w:rPr>
        <w:t>.</w:t>
      </w:r>
      <w:r w:rsidR="00BA3524" w:rsidRPr="00BA3524">
        <w:rPr>
          <w:rFonts w:ascii="Arial" w:hAnsi="Arial" w:cs="Arial"/>
          <w:sz w:val="22"/>
          <w:vertAlign w:val="superscript"/>
        </w:rPr>
        <w:t>13,21,64</w:t>
      </w:r>
      <w:del w:id="482" w:author="Nabera  Abhinandan" w:date="2024-08-15T19:40:00Z">
        <w:r w:rsidR="00417F31" w:rsidRPr="00CF7E03" w:rsidDel="00512432">
          <w:rPr>
            <w:rFonts w:ascii="Arial" w:eastAsiaTheme="minorEastAsia" w:hAnsi="Arial" w:cs="Arial"/>
            <w:sz w:val="22"/>
            <w:szCs w:val="22"/>
            <w:lang w:eastAsia="zh-CN"/>
          </w:rPr>
          <w:delText xml:space="preserve"> </w:delText>
        </w:r>
      </w:del>
      <w:commentRangeStart w:id="483"/>
      <w:commentRangeStart w:id="484"/>
      <w:del w:id="485" w:author="Zhang  Zihao" w:date="2024-08-09T13:50:00Z">
        <w:r w:rsidR="00417F31" w:rsidRPr="00CF7E03" w:rsidDel="000E3931">
          <w:rPr>
            <w:rFonts w:ascii="Arial" w:eastAsiaTheme="minorEastAsia" w:hAnsi="Arial" w:cs="Arial"/>
            <w:sz w:val="22"/>
            <w:szCs w:val="22"/>
            <w:lang w:eastAsia="zh-CN"/>
          </w:rPr>
          <w:delText>Additionally, C</w:delText>
        </w:r>
        <w:r w:rsidR="00417F31" w:rsidRPr="00CF7E03" w:rsidDel="000E3931">
          <w:rPr>
            <w:rFonts w:ascii="Arial" w:eastAsiaTheme="minorEastAsia" w:hAnsi="Arial" w:cs="Arial"/>
            <w:sz w:val="22"/>
            <w:szCs w:val="22"/>
            <w:vertAlign w:val="subscript"/>
            <w:lang w:eastAsia="zh-CN"/>
          </w:rPr>
          <w:delText>2</w:delText>
        </w:r>
        <w:r w:rsidR="00417F31" w:rsidRPr="00CF7E03" w:rsidDel="000E3931">
          <w:rPr>
            <w:rFonts w:ascii="Arial" w:eastAsiaTheme="minorEastAsia" w:hAnsi="Arial" w:cs="Arial"/>
            <w:sz w:val="22"/>
            <w:szCs w:val="22"/>
            <w:lang w:eastAsia="zh-CN"/>
          </w:rPr>
          <w:delText>H</w:delText>
        </w:r>
        <w:r w:rsidR="00417F31" w:rsidRPr="00CF7E03" w:rsidDel="000E3931">
          <w:rPr>
            <w:rFonts w:ascii="Arial" w:eastAsiaTheme="minorEastAsia" w:hAnsi="Arial" w:cs="Arial"/>
            <w:sz w:val="22"/>
            <w:szCs w:val="22"/>
            <w:vertAlign w:val="subscript"/>
            <w:lang w:eastAsia="zh-CN"/>
          </w:rPr>
          <w:delText>2</w:delText>
        </w:r>
        <w:r w:rsidR="00417F31" w:rsidRPr="00CF7E03" w:rsidDel="000E3931">
          <w:rPr>
            <w:rFonts w:ascii="Arial" w:eastAsiaTheme="minorEastAsia" w:hAnsi="Arial" w:cs="Arial"/>
            <w:sz w:val="22"/>
            <w:szCs w:val="22"/>
            <w:lang w:eastAsia="zh-CN"/>
          </w:rPr>
          <w:delText xml:space="preserve"> </w:delText>
        </w:r>
        <w:r w:rsidR="00EC481A" w:rsidDel="000E3931">
          <w:rPr>
            <w:rFonts w:ascii="Arial" w:eastAsiaTheme="minorEastAsia" w:hAnsi="Arial" w:cs="Arial" w:hint="eastAsia"/>
            <w:sz w:val="22"/>
            <w:szCs w:val="22"/>
            <w:lang w:eastAsia="zh-CN"/>
          </w:rPr>
          <w:delText xml:space="preserve">is also </w:delText>
        </w:r>
        <w:r w:rsidR="00417F31" w:rsidRPr="00CF7E03" w:rsidDel="000E3931">
          <w:rPr>
            <w:rFonts w:ascii="Arial" w:eastAsiaTheme="minorEastAsia" w:hAnsi="Arial" w:cs="Arial"/>
            <w:sz w:val="22"/>
            <w:szCs w:val="22"/>
            <w:lang w:eastAsia="zh-CN"/>
          </w:rPr>
          <w:delText>produced as an impurity in the steam cracking of hydrocarbons to olefins, typically removed by catalytic selective hydrogenation or solvent extraction.</w:delText>
        </w:r>
        <w:r w:rsidR="00417F31" w:rsidRPr="00CF7E03" w:rsidDel="000E3931">
          <w:rPr>
            <w:rFonts w:ascii="Arial" w:eastAsiaTheme="minorEastAsia" w:hAnsi="Arial" w:cs="Arial"/>
            <w:sz w:val="22"/>
            <w:szCs w:val="22"/>
            <w:lang w:eastAsia="zh-CN"/>
          </w:rPr>
          <w:fldChar w:fldCharType="begin"/>
        </w:r>
        <w:r w:rsidR="00F24CE8" w:rsidDel="000E3931">
          <w:rPr>
            <w:rFonts w:ascii="Arial" w:eastAsiaTheme="minorEastAsia" w:hAnsi="Arial" w:cs="Arial"/>
            <w:sz w:val="22"/>
            <w:szCs w:val="22"/>
            <w:lang w:eastAsia="zh-CN"/>
          </w:rPr>
          <w:delInstrText xml:space="preserve"> ADDIN ZOTERO_ITEM CSL_CITATION {"citationID":"ole0opL4","properties":{"formattedCitation":"\\super 22\\nosupersub{}","plainCitation":"22","noteIndex":0},"citationItems":[{"id":154,"uris":["http://zotero.org/users/local/cJGf2fHk/items/B6BV95YH"],"itemData":{"id":154,"type":"article-journal","abstract":"Steam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delInstrText>
        </w:r>
        <w:r w:rsidR="00417F31" w:rsidRPr="00CF7E03" w:rsidDel="000E3931">
          <w:rPr>
            <w:rFonts w:ascii="Arial" w:eastAsiaTheme="minorEastAsia" w:hAnsi="Arial" w:cs="Arial"/>
            <w:sz w:val="22"/>
            <w:szCs w:val="22"/>
            <w:lang w:eastAsia="zh-CN"/>
          </w:rPr>
          <w:fldChar w:fldCharType="separate"/>
        </w:r>
        <w:r w:rsidR="00F24CE8" w:rsidRPr="00F24CE8" w:rsidDel="000E3931">
          <w:rPr>
            <w:rFonts w:ascii="Arial" w:hAnsi="Arial" w:cs="Arial"/>
            <w:sz w:val="22"/>
            <w:vertAlign w:val="superscript"/>
          </w:rPr>
          <w:delText>22</w:delText>
        </w:r>
        <w:r w:rsidR="00417F31" w:rsidRPr="00CF7E03" w:rsidDel="000E3931">
          <w:rPr>
            <w:rFonts w:ascii="Arial" w:eastAsiaTheme="minorEastAsia" w:hAnsi="Arial" w:cs="Arial"/>
            <w:sz w:val="22"/>
            <w:szCs w:val="22"/>
            <w:lang w:eastAsia="zh-CN"/>
          </w:rPr>
          <w:fldChar w:fldCharType="end"/>
        </w:r>
        <w:commentRangeEnd w:id="483"/>
        <w:r w:rsidR="002C6363" w:rsidDel="000E3931">
          <w:rPr>
            <w:rStyle w:val="CommentReference"/>
          </w:rPr>
          <w:commentReference w:id="483"/>
        </w:r>
      </w:del>
      <w:commentRangeEnd w:id="484"/>
      <w:r w:rsidR="00D83AE4">
        <w:rPr>
          <w:rStyle w:val="CommentReference"/>
        </w:rPr>
        <w:commentReference w:id="484"/>
      </w:r>
    </w:p>
    <w:p w14:paraId="29458333" w14:textId="0ADB70E5" w:rsidR="00277717" w:rsidRPr="00CF7E03" w:rsidRDefault="00BA53CB" w:rsidP="001017A8">
      <w:pPr>
        <w:spacing w:before="240"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0C278B17" wp14:editId="10A15E23">
            <wp:extent cx="5281930" cy="3524096"/>
            <wp:effectExtent l="0" t="0" r="0" b="635"/>
            <wp:docPr id="993545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20000" t="27853" r="11999" b="26778"/>
                    <a:stretch/>
                  </pic:blipFill>
                  <pic:spPr bwMode="auto">
                    <a:xfrm>
                      <a:off x="0" y="0"/>
                      <a:ext cx="5284592" cy="3525872"/>
                    </a:xfrm>
                    <a:prstGeom prst="rect">
                      <a:avLst/>
                    </a:prstGeom>
                    <a:noFill/>
                    <a:ln>
                      <a:noFill/>
                    </a:ln>
                    <a:extLst>
                      <a:ext uri="{53640926-AAD7-44D8-BBD7-CCE9431645EC}">
                        <a14:shadowObscured xmlns:a14="http://schemas.microsoft.com/office/drawing/2010/main"/>
                      </a:ext>
                    </a:extLst>
                  </pic:spPr>
                </pic:pic>
              </a:graphicData>
            </a:graphic>
          </wp:inline>
        </w:drawing>
      </w:r>
    </w:p>
    <w:p w14:paraId="2A701795" w14:textId="04E07357" w:rsidR="00277717" w:rsidRPr="001017A8" w:rsidRDefault="00277717" w:rsidP="00B34115">
      <w:pPr>
        <w:spacing w:after="240" w:line="360" w:lineRule="auto"/>
        <w:jc w:val="both"/>
        <w:rPr>
          <w:rFonts w:ascii="Arial" w:eastAsiaTheme="minorEastAsia" w:hAnsi="Arial" w:cs="Arial"/>
          <w:sz w:val="22"/>
          <w:szCs w:val="22"/>
          <w:lang w:eastAsia="zh-CN"/>
        </w:rPr>
      </w:pPr>
      <w:r w:rsidRPr="001017A8">
        <w:rPr>
          <w:rFonts w:ascii="Arial" w:hAnsi="Arial" w:cs="Arial"/>
          <w:b/>
          <w:sz w:val="22"/>
          <w:szCs w:val="22"/>
          <w:lang w:eastAsia="zh-CN"/>
        </w:rPr>
        <w:t>Fig. </w:t>
      </w:r>
      <w:r w:rsidRPr="001017A8">
        <w:rPr>
          <w:rFonts w:ascii="Arial" w:eastAsiaTheme="minorEastAsia" w:hAnsi="Arial" w:cs="Arial"/>
          <w:b/>
          <w:sz w:val="22"/>
          <w:szCs w:val="22"/>
          <w:lang w:eastAsia="zh-CN"/>
        </w:rPr>
        <w:t>4</w:t>
      </w:r>
      <w:ins w:id="486" w:author="Nabera  Abhinandan" w:date="2024-08-15T19:20:00Z">
        <w:r w:rsidR="00710627">
          <w:rPr>
            <w:rFonts w:ascii="Arial" w:hAnsi="Arial" w:cs="Arial"/>
            <w:b/>
            <w:iCs/>
            <w:sz w:val="22"/>
            <w:szCs w:val="22"/>
          </w:rPr>
          <w:t> </w:t>
        </w:r>
      </w:ins>
      <w:del w:id="487" w:author="Nabera  Abhinandan" w:date="2024-08-15T19:20:00Z">
        <w:r w:rsidR="0017065B" w:rsidRPr="00710627" w:rsidDel="00710627">
          <w:rPr>
            <w:rFonts w:ascii="Arial" w:hAnsi="Arial" w:cs="Arial"/>
            <w:b/>
            <w:iCs/>
            <w:sz w:val="22"/>
            <w:szCs w:val="22"/>
          </w:rPr>
          <w:delText xml:space="preserve"> </w:delText>
        </w:r>
      </w:del>
      <w:r w:rsidR="0017065B" w:rsidRPr="00710627">
        <w:rPr>
          <w:rFonts w:ascii="Arial" w:hAnsi="Arial" w:cs="Arial"/>
          <w:b/>
          <w:iCs/>
          <w:sz w:val="22"/>
          <w:szCs w:val="22"/>
        </w:rPr>
        <w:t>| </w:t>
      </w:r>
      <w:r w:rsidRPr="001017A8">
        <w:rPr>
          <w:rFonts w:ascii="Arial" w:eastAsiaTheme="minorEastAsia" w:hAnsi="Arial" w:cs="Arial"/>
          <w:b/>
          <w:bCs/>
          <w:sz w:val="22"/>
          <w:szCs w:val="22"/>
          <w:lang w:eastAsia="zh-CN"/>
        </w:rPr>
        <w:t>Direct CH</w:t>
      </w:r>
      <w:r w:rsidRPr="001017A8">
        <w:rPr>
          <w:rFonts w:ascii="Arial" w:eastAsiaTheme="minorEastAsia" w:hAnsi="Arial" w:cs="Arial"/>
          <w:b/>
          <w:bCs/>
          <w:sz w:val="22"/>
          <w:szCs w:val="22"/>
          <w:vertAlign w:val="subscript"/>
          <w:lang w:eastAsia="zh-CN"/>
        </w:rPr>
        <w:t>4</w:t>
      </w:r>
      <w:r w:rsidRPr="001017A8">
        <w:rPr>
          <w:rFonts w:ascii="Arial" w:eastAsiaTheme="minorEastAsia" w:hAnsi="Arial" w:cs="Arial"/>
          <w:b/>
          <w:bCs/>
          <w:sz w:val="22"/>
          <w:szCs w:val="22"/>
          <w:lang w:eastAsia="zh-CN"/>
        </w:rPr>
        <w:t xml:space="preserve"> to </w:t>
      </w:r>
      <w:r w:rsidRPr="001017A8">
        <w:rPr>
          <w:rFonts w:ascii="Arial" w:eastAsiaTheme="minorEastAsia" w:hAnsi="Arial" w:cs="Arial"/>
          <w:b/>
          <w:sz w:val="22"/>
          <w:szCs w:val="22"/>
          <w:lang w:eastAsia="zh-CN"/>
        </w:rPr>
        <w:t>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w:t>
      </w:r>
      <w:r w:rsidR="00AC1655" w:rsidRPr="001017A8">
        <w:rPr>
          <w:rFonts w:ascii="Arial" w:eastAsiaTheme="minorEastAsia" w:hAnsi="Arial" w:cs="Arial"/>
          <w:b/>
          <w:sz w:val="22"/>
          <w:szCs w:val="22"/>
          <w:lang w:eastAsia="zh-CN"/>
        </w:rPr>
        <w:t>production</w:t>
      </w:r>
      <w:r w:rsidRPr="001017A8">
        <w:rPr>
          <w:rFonts w:ascii="Arial" w:eastAsiaTheme="minorEastAsia" w:hAnsi="Arial" w:cs="Arial"/>
          <w:b/>
          <w:sz w:val="22"/>
          <w:szCs w:val="22"/>
          <w:lang w:eastAsia="zh-CN"/>
        </w:rPr>
        <w:t xml:space="preserve"> </w:t>
      </w:r>
      <w:r w:rsidRPr="001017A8">
        <w:rPr>
          <w:rFonts w:ascii="Arial" w:eastAsiaTheme="minorEastAsia" w:hAnsi="Arial" w:cs="Arial"/>
          <w:b/>
          <w:bCs/>
          <w:sz w:val="22"/>
          <w:szCs w:val="22"/>
          <w:lang w:eastAsia="zh-CN"/>
        </w:rPr>
        <w:t>routes</w:t>
      </w:r>
      <w:r w:rsidRPr="001017A8">
        <w:rPr>
          <w:rFonts w:ascii="Arial" w:hAnsi="Arial" w:cs="Arial"/>
          <w:b/>
          <w:sz w:val="22"/>
          <w:szCs w:val="22"/>
          <w:lang w:eastAsia="zh-CN"/>
        </w:rPr>
        <w:t>.</w:t>
      </w:r>
      <w:r w:rsidRPr="001017A8">
        <w:rPr>
          <w:rFonts w:ascii="Arial" w:eastAsiaTheme="minorEastAsia" w:hAnsi="Arial" w:cs="Arial"/>
          <w:b/>
          <w:bCs/>
          <w:sz w:val="22"/>
          <w:szCs w:val="22"/>
          <w:lang w:eastAsia="zh-CN"/>
        </w:rPr>
        <w:t xml:space="preserve"> </w:t>
      </w:r>
      <w:r w:rsidRPr="001017A8">
        <w:rPr>
          <w:rFonts w:ascii="Arial" w:hAnsi="Arial" w:cs="Arial"/>
          <w:b/>
          <w:sz w:val="22"/>
          <w:szCs w:val="22"/>
          <w:lang w:eastAsia="zh-CN"/>
        </w:rPr>
        <w:t>a.</w:t>
      </w:r>
      <w:r w:rsidR="005407E0" w:rsidRPr="001017A8">
        <w:rPr>
          <w:rFonts w:ascii="Arial" w:hAnsi="Arial" w:cs="Arial"/>
          <w:b/>
          <w:sz w:val="22"/>
          <w:szCs w:val="22"/>
          <w:lang w:eastAsia="zh-CN"/>
        </w:rPr>
        <w:t> </w:t>
      </w:r>
      <w:r w:rsidRPr="001017A8">
        <w:rPr>
          <w:rFonts w:ascii="Arial" w:eastAsiaTheme="minorEastAsia" w:hAnsi="Arial" w:cs="Arial"/>
          <w:bCs/>
          <w:sz w:val="22"/>
          <w:szCs w:val="22"/>
          <w:lang w:eastAsia="zh-CN"/>
        </w:rPr>
        <w:t xml:space="preserve">Gibbs free energy of formation per carbon atom </w:t>
      </w:r>
      <w:del w:id="488" w:author="Nabera  Abhinandan" w:date="2024-08-15T19:47:00Z">
        <w:r w:rsidRPr="001017A8" w:rsidDel="00867334">
          <w:rPr>
            <w:rFonts w:ascii="Arial" w:eastAsiaTheme="minorEastAsia" w:hAnsi="Arial" w:cs="Arial"/>
            <w:bCs/>
            <w:sz w:val="22"/>
            <w:szCs w:val="22"/>
            <w:lang w:eastAsia="zh-CN"/>
          </w:rPr>
          <w:delText xml:space="preserve">of </w:delText>
        </w:r>
      </w:del>
      <w:ins w:id="489" w:author="Nabera  Abhinandan" w:date="2024-08-15T19:47:00Z">
        <w:r w:rsidR="00867334">
          <w:rPr>
            <w:rFonts w:ascii="Arial" w:eastAsiaTheme="minorEastAsia" w:hAnsi="Arial" w:cs="Arial"/>
            <w:bCs/>
            <w:sz w:val="22"/>
            <w:szCs w:val="22"/>
            <w:lang w:eastAsia="zh-CN"/>
          </w:rPr>
          <w:t>for</w:t>
        </w:r>
        <w:r w:rsidR="00867334" w:rsidRPr="001017A8">
          <w:rPr>
            <w:rFonts w:ascii="Arial" w:eastAsiaTheme="minorEastAsia" w:hAnsi="Arial" w:cs="Arial"/>
            <w:bCs/>
            <w:sz w:val="22"/>
            <w:szCs w:val="22"/>
            <w:lang w:eastAsia="zh-CN"/>
          </w:rPr>
          <w:t xml:space="preserve"> </w:t>
        </w:r>
      </w:ins>
      <w:r w:rsidRPr="001017A8">
        <w:rPr>
          <w:rFonts w:ascii="Arial" w:eastAsiaTheme="minorEastAsia" w:hAnsi="Arial" w:cs="Arial"/>
          <w:bCs/>
          <w:sz w:val="22"/>
          <w:szCs w:val="22"/>
          <w:lang w:eastAsia="zh-CN"/>
        </w:rPr>
        <w:t xml:space="preserve">several hydrocarbons from the elements as a function of </w:t>
      </w:r>
      <w:commentRangeStart w:id="490"/>
      <w:commentRangeStart w:id="491"/>
      <w:r w:rsidRPr="001017A8">
        <w:rPr>
          <w:rFonts w:ascii="Arial" w:eastAsiaTheme="minorEastAsia" w:hAnsi="Arial" w:cs="Arial"/>
          <w:bCs/>
          <w:sz w:val="22"/>
          <w:szCs w:val="22"/>
          <w:lang w:eastAsia="zh-CN"/>
        </w:rPr>
        <w:t>temperature</w:t>
      </w:r>
      <w:commentRangeEnd w:id="490"/>
      <w:r w:rsidR="002C6363" w:rsidRPr="00710627">
        <w:rPr>
          <w:rStyle w:val="CommentReference"/>
        </w:rPr>
        <w:commentReference w:id="490"/>
      </w:r>
      <w:commentRangeEnd w:id="491"/>
      <w:r w:rsidR="00E72D8D" w:rsidRPr="00710627">
        <w:rPr>
          <w:rStyle w:val="CommentReference"/>
        </w:rPr>
        <w:commentReference w:id="491"/>
      </w:r>
      <w:r w:rsidRPr="001017A8">
        <w:rPr>
          <w:rFonts w:ascii="Arial" w:eastAsiaTheme="minorEastAsia" w:hAnsi="Arial" w:cs="Arial"/>
          <w:bCs/>
          <w:sz w:val="22"/>
          <w:szCs w:val="22"/>
          <w:lang w:eastAsia="zh-CN"/>
        </w:rPr>
        <w:t>.</w:t>
      </w:r>
      <w:r w:rsidRPr="001017A8">
        <w:rPr>
          <w:rFonts w:ascii="Arial" w:eastAsiaTheme="minorEastAsia" w:hAnsi="Arial" w:cs="Arial"/>
          <w:b/>
          <w:sz w:val="22"/>
          <w:szCs w:val="22"/>
          <w:lang w:eastAsia="zh-CN"/>
        </w:rPr>
        <w:t xml:space="preserve"> b</w:t>
      </w:r>
      <w:r w:rsidRPr="001017A8">
        <w:rPr>
          <w:rFonts w:ascii="Arial" w:hAnsi="Arial" w:cs="Arial"/>
          <w:b/>
          <w:sz w:val="22"/>
          <w:szCs w:val="22"/>
        </w:rPr>
        <w:t>.</w:t>
      </w:r>
      <w:r w:rsidR="00C578CA" w:rsidRPr="001017A8">
        <w:rPr>
          <w:rFonts w:ascii="Arial" w:hAnsi="Arial" w:cs="Arial"/>
          <w:b/>
          <w:sz w:val="22"/>
          <w:szCs w:val="22"/>
        </w:rPr>
        <w:t> </w:t>
      </w:r>
      <w:r w:rsidRPr="001017A8">
        <w:rPr>
          <w:rFonts w:ascii="Arial" w:eastAsiaTheme="minorEastAsia" w:hAnsi="Arial" w:cs="Arial"/>
          <w:bCs/>
          <w:sz w:val="22"/>
          <w:szCs w:val="22"/>
          <w:lang w:eastAsia="zh-CN"/>
        </w:rPr>
        <w:t xml:space="preserve">Gibbs free energy of formation </w:t>
      </w:r>
      <w:del w:id="492" w:author="Nabera  Abhinandan" w:date="2024-08-15T19:47:00Z">
        <w:r w:rsidRPr="001017A8" w:rsidDel="00867334">
          <w:rPr>
            <w:rFonts w:ascii="Arial" w:eastAsiaTheme="minorEastAsia" w:hAnsi="Arial" w:cs="Arial"/>
            <w:bCs/>
            <w:sz w:val="22"/>
            <w:szCs w:val="22"/>
            <w:lang w:eastAsia="zh-CN"/>
          </w:rPr>
          <w:delText xml:space="preserve">of </w:delText>
        </w:r>
      </w:del>
      <w:ins w:id="493" w:author="Nabera  Abhinandan" w:date="2024-08-15T19:47:00Z">
        <w:r w:rsidR="00867334">
          <w:rPr>
            <w:rFonts w:ascii="Arial" w:eastAsiaTheme="minorEastAsia" w:hAnsi="Arial" w:cs="Arial"/>
            <w:bCs/>
            <w:sz w:val="22"/>
            <w:szCs w:val="22"/>
            <w:lang w:eastAsia="zh-CN"/>
          </w:rPr>
          <w:t>for</w:t>
        </w:r>
        <w:r w:rsidR="00867334" w:rsidRPr="001017A8">
          <w:rPr>
            <w:rFonts w:ascii="Arial" w:eastAsiaTheme="minorEastAsia" w:hAnsi="Arial" w:cs="Arial"/>
            <w:bCs/>
            <w:sz w:val="22"/>
            <w:szCs w:val="22"/>
            <w:lang w:eastAsia="zh-CN"/>
          </w:rPr>
          <w:t xml:space="preserve"> </w:t>
        </w:r>
      </w:ins>
      <w:r w:rsidRPr="001017A8">
        <w:rPr>
          <w:rFonts w:ascii="Arial" w:eastAsiaTheme="minorEastAsia" w:hAnsi="Arial" w:cs="Arial"/>
          <w:bCs/>
          <w:sz w:val="22"/>
          <w:szCs w:val="22"/>
          <w:lang w:eastAsia="zh-CN"/>
        </w:rPr>
        <w:t>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4</w:t>
      </w:r>
      <w:r w:rsidRPr="001017A8">
        <w:rPr>
          <w:rFonts w:ascii="Arial" w:eastAsiaTheme="minorEastAsia" w:hAnsi="Arial" w:cs="Arial"/>
          <w:bCs/>
          <w:sz w:val="22"/>
          <w:szCs w:val="22"/>
          <w:lang w:eastAsia="zh-CN"/>
        </w:rPr>
        <w:t xml:space="preserve">, </w:t>
      </w:r>
      <w:r w:rsidR="00892A17" w:rsidRPr="001017A8">
        <w:rPr>
          <w:rFonts w:ascii="Arial" w:eastAsiaTheme="minorEastAsia" w:hAnsi="Arial" w:cs="Arial"/>
          <w:bCs/>
          <w:sz w:val="22"/>
          <w:szCs w:val="22"/>
          <w:lang w:eastAsia="zh-CN"/>
        </w:rPr>
        <w:t xml:space="preserve">and </w:t>
      </w:r>
      <w:r w:rsidR="00AC1655" w:rsidRPr="001017A8">
        <w:rPr>
          <w:rFonts w:ascii="Arial" w:eastAsiaTheme="minorEastAsia" w:hAnsi="Arial" w:cs="Arial"/>
          <w:bCs/>
          <w:sz w:val="22"/>
          <w:szCs w:val="22"/>
          <w:lang w:eastAsia="zh-CN"/>
        </w:rPr>
        <w:t>carbon</w:t>
      </w:r>
      <w:r w:rsidRPr="001017A8">
        <w:rPr>
          <w:rFonts w:ascii="Arial" w:eastAsiaTheme="minorEastAsia" w:hAnsi="Arial" w:cs="Arial"/>
          <w:bCs/>
          <w:sz w:val="22"/>
          <w:szCs w:val="22"/>
          <w:lang w:eastAsia="zh-CN"/>
        </w:rPr>
        <w:t xml:space="preserve"> from CH</w:t>
      </w:r>
      <w:r w:rsidRPr="001017A8">
        <w:rPr>
          <w:rFonts w:ascii="Arial" w:eastAsiaTheme="minorEastAsia" w:hAnsi="Arial" w:cs="Arial"/>
          <w:bCs/>
          <w:sz w:val="22"/>
          <w:szCs w:val="22"/>
          <w:vertAlign w:val="subscript"/>
          <w:lang w:eastAsia="zh-CN"/>
        </w:rPr>
        <w:t>4</w:t>
      </w:r>
      <w:r w:rsidRPr="001017A8">
        <w:rPr>
          <w:rFonts w:ascii="Arial" w:eastAsiaTheme="minorEastAsia" w:hAnsi="Arial" w:cs="Arial"/>
          <w:bCs/>
          <w:sz w:val="22"/>
          <w:szCs w:val="22"/>
          <w:lang w:eastAsia="zh-CN"/>
        </w:rPr>
        <w:t xml:space="preserve"> conversion at </w:t>
      </w:r>
      <w:r w:rsidRPr="001017A8">
        <w:rPr>
          <w:rFonts w:ascii="Arial" w:eastAsiaTheme="minorEastAsia" w:hAnsi="Arial" w:cs="Arial"/>
          <w:sz w:val="22"/>
          <w:szCs w:val="22"/>
          <w:lang w:eastAsia="zh-CN"/>
        </w:rPr>
        <w:t>600 and 1200</w:t>
      </w:r>
      <w:r w:rsidR="00C578CA" w:rsidRPr="001017A8">
        <w:rPr>
          <w:rFonts w:ascii="Arial" w:eastAsiaTheme="minorEastAsia" w:hAnsi="Arial" w:cs="Arial"/>
          <w:sz w:val="22"/>
          <w:szCs w:val="22"/>
          <w:lang w:eastAsia="zh-CN"/>
        </w:rPr>
        <w:t> </w:t>
      </w:r>
      <w:r w:rsidRPr="001017A8">
        <w:rPr>
          <w:rFonts w:ascii="Arial" w:eastAsiaTheme="minorEastAsia" w:hAnsi="Arial" w:cs="Arial"/>
          <w:sz w:val="22"/>
          <w:szCs w:val="22"/>
          <w:lang w:eastAsia="zh-CN"/>
        </w:rPr>
        <w:t>°C</w:t>
      </w:r>
      <w:r w:rsidRPr="001017A8">
        <w:rPr>
          <w:rFonts w:ascii="Arial" w:eastAsiaTheme="minorEastAsia" w:hAnsi="Arial" w:cs="Arial"/>
          <w:bCs/>
          <w:sz w:val="22"/>
          <w:szCs w:val="22"/>
          <w:lang w:eastAsia="zh-CN"/>
        </w:rPr>
        <w:t xml:space="preserve">. </w:t>
      </w:r>
      <w:r w:rsidRPr="001017A8">
        <w:rPr>
          <w:rFonts w:ascii="Arial" w:eastAsiaTheme="minorEastAsia" w:hAnsi="Arial" w:cs="Arial"/>
          <w:b/>
          <w:sz w:val="22"/>
          <w:szCs w:val="22"/>
          <w:lang w:eastAsia="zh-CN"/>
        </w:rPr>
        <w:t>c</w:t>
      </w:r>
      <w:r w:rsidRPr="001017A8">
        <w:rPr>
          <w:rFonts w:ascii="Arial" w:hAnsi="Arial" w:cs="Arial"/>
          <w:b/>
          <w:sz w:val="22"/>
          <w:szCs w:val="22"/>
        </w:rPr>
        <w:t>.</w:t>
      </w:r>
      <w:r w:rsidR="00C578CA" w:rsidRPr="001017A8">
        <w:rPr>
          <w:rFonts w:ascii="Arial" w:hAnsi="Arial" w:cs="Arial"/>
          <w:b/>
          <w:sz w:val="22"/>
          <w:szCs w:val="22"/>
        </w:rPr>
        <w:t> </w:t>
      </w:r>
      <w:del w:id="494" w:author="Zhang  Zihao" w:date="2024-08-16T13:22:00Z" w16du:dateUtc="2024-08-16T11:22:00Z">
        <w:r w:rsidR="00AC1655" w:rsidRPr="001017A8" w:rsidDel="00213299">
          <w:rPr>
            <w:rFonts w:ascii="Arial" w:eastAsiaTheme="minorEastAsia" w:hAnsi="Arial" w:cs="Arial"/>
            <w:bCs/>
            <w:sz w:val="22"/>
            <w:szCs w:val="22"/>
            <w:lang w:eastAsia="zh-CN"/>
          </w:rPr>
          <w:delText>S</w:delText>
        </w:r>
        <w:r w:rsidRPr="001017A8" w:rsidDel="00213299">
          <w:rPr>
            <w:rFonts w:ascii="Arial" w:eastAsiaTheme="minorEastAsia" w:hAnsi="Arial" w:cs="Arial"/>
            <w:bCs/>
            <w:sz w:val="22"/>
            <w:szCs w:val="22"/>
            <w:lang w:eastAsia="zh-CN"/>
          </w:rPr>
          <w:delText>implified r</w:delText>
        </w:r>
      </w:del>
      <w:ins w:id="495" w:author="Zhang  Zihao" w:date="2024-08-16T13:22:00Z" w16du:dateUtc="2024-08-16T11:22:00Z">
        <w:r w:rsidR="00213299">
          <w:rPr>
            <w:rFonts w:ascii="Arial" w:eastAsiaTheme="minorEastAsia" w:hAnsi="Arial" w:cs="Arial"/>
            <w:bCs/>
            <w:sz w:val="22"/>
            <w:szCs w:val="22"/>
            <w:lang w:eastAsia="zh-CN"/>
          </w:rPr>
          <w:t>R</w:t>
        </w:r>
      </w:ins>
      <w:r w:rsidRPr="001017A8">
        <w:rPr>
          <w:rFonts w:ascii="Arial" w:eastAsiaTheme="minorEastAsia" w:hAnsi="Arial" w:cs="Arial"/>
          <w:bCs/>
          <w:sz w:val="22"/>
          <w:szCs w:val="22"/>
          <w:lang w:eastAsia="zh-CN"/>
        </w:rPr>
        <w:t xml:space="preserve">eactor </w:t>
      </w:r>
      <w:r w:rsidR="00373FF2" w:rsidRPr="001017A8">
        <w:rPr>
          <w:rFonts w:ascii="Arial" w:eastAsiaTheme="minorEastAsia" w:hAnsi="Arial" w:cs="Arial"/>
          <w:bCs/>
          <w:sz w:val="22"/>
          <w:szCs w:val="22"/>
          <w:lang w:eastAsia="zh-CN"/>
        </w:rPr>
        <w:t>design</w:t>
      </w:r>
      <w:r w:rsidR="00373FF2" w:rsidRPr="001017A8">
        <w:rPr>
          <w:rFonts w:ascii="Arial" w:eastAsiaTheme="minorEastAsia" w:hAnsi="Arial" w:cs="Arial"/>
          <w:sz w:val="22"/>
          <w:szCs w:val="22"/>
          <w:lang w:eastAsia="zh-CN"/>
        </w:rPr>
        <w:t xml:space="preserve"> </w:t>
      </w:r>
      <w:r w:rsidRPr="001017A8">
        <w:rPr>
          <w:rFonts w:ascii="Arial" w:eastAsiaTheme="minorEastAsia" w:hAnsi="Arial" w:cs="Arial"/>
          <w:sz w:val="22"/>
          <w:szCs w:val="22"/>
          <w:lang w:eastAsia="zh-CN"/>
        </w:rPr>
        <w:t>for</w:t>
      </w:r>
      <w:r w:rsidRPr="001017A8">
        <w:rPr>
          <w:rFonts w:ascii="Arial" w:eastAsiaTheme="minorEastAsia" w:hAnsi="Arial" w:cs="Arial"/>
          <w:bCs/>
          <w:sz w:val="22"/>
          <w:szCs w:val="22"/>
          <w:lang w:eastAsia="zh-CN"/>
        </w:rPr>
        <w:t xml:space="preserve">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sz w:val="22"/>
          <w:szCs w:val="22"/>
          <w:lang w:eastAsia="zh-CN"/>
        </w:rPr>
        <w:t xml:space="preserve"> production via </w:t>
      </w:r>
      <w:r w:rsidR="00763B49" w:rsidRPr="001017A8">
        <w:rPr>
          <w:rFonts w:ascii="Arial" w:eastAsiaTheme="minorEastAsia" w:hAnsi="Arial" w:cs="Arial"/>
          <w:sz w:val="22"/>
          <w:szCs w:val="22"/>
          <w:lang w:eastAsia="zh-CN"/>
        </w:rPr>
        <w:t>PC</w:t>
      </w:r>
      <w:r w:rsidRPr="001017A8">
        <w:rPr>
          <w:rFonts w:ascii="Arial" w:eastAsiaTheme="minorEastAsia" w:hAnsi="Arial" w:cs="Arial"/>
          <w:sz w:val="22"/>
          <w:szCs w:val="22"/>
          <w:lang w:eastAsia="zh-CN"/>
        </w:rPr>
        <w:t xml:space="preserve"> and thermal plasma</w:t>
      </w:r>
      <w:del w:id="496" w:author="Zhang  Zihao" w:date="2024-08-16T13:26:00Z" w16du:dateUtc="2024-08-16T11:26:00Z">
        <w:r w:rsidRPr="001017A8" w:rsidDel="00642E6B">
          <w:rPr>
            <w:rFonts w:ascii="Arial" w:eastAsiaTheme="minorEastAsia" w:hAnsi="Arial" w:cs="Arial"/>
            <w:sz w:val="22"/>
            <w:szCs w:val="22"/>
            <w:lang w:eastAsia="zh-CN"/>
          </w:rPr>
          <w:delText xml:space="preserve"> (electric arc)</w:delText>
        </w:r>
      </w:del>
      <w:r w:rsidRPr="001017A8">
        <w:rPr>
          <w:rFonts w:ascii="Arial" w:eastAsiaTheme="minorEastAsia" w:hAnsi="Arial" w:cs="Arial"/>
          <w:sz w:val="22"/>
          <w:szCs w:val="22"/>
          <w:lang w:eastAsia="zh-CN"/>
        </w:rPr>
        <w:t xml:space="preserve">, </w:t>
      </w:r>
      <w:r w:rsidR="00AC1655" w:rsidRPr="001017A8">
        <w:rPr>
          <w:rFonts w:ascii="Arial" w:eastAsiaTheme="minorEastAsia" w:hAnsi="Arial" w:cs="Arial"/>
          <w:sz w:val="22"/>
          <w:szCs w:val="22"/>
          <w:lang w:eastAsia="zh-CN"/>
        </w:rPr>
        <w:t xml:space="preserve">and </w:t>
      </w:r>
      <w:r w:rsidR="00AC1655" w:rsidRPr="001017A8">
        <w:rPr>
          <w:rFonts w:ascii="Arial" w:eastAsiaTheme="minorEastAsia" w:hAnsi="Arial" w:cs="Arial"/>
          <w:b/>
          <w:sz w:val="22"/>
          <w:szCs w:val="22"/>
          <w:lang w:eastAsia="zh-CN"/>
        </w:rPr>
        <w:t>d</w:t>
      </w:r>
      <w:r w:rsidR="00AC1655" w:rsidRPr="001017A8">
        <w:rPr>
          <w:rFonts w:ascii="Arial" w:hAnsi="Arial" w:cs="Arial"/>
          <w:b/>
          <w:sz w:val="22"/>
          <w:szCs w:val="22"/>
        </w:rPr>
        <w:t>.</w:t>
      </w:r>
      <w:r w:rsidR="00C578CA" w:rsidRPr="001017A8">
        <w:rPr>
          <w:rFonts w:ascii="Arial" w:eastAsiaTheme="minorEastAsia" w:hAnsi="Arial" w:cs="Arial"/>
          <w:sz w:val="22"/>
          <w:szCs w:val="22"/>
          <w:lang w:eastAsia="zh-CN"/>
        </w:rPr>
        <w:t> </w:t>
      </w:r>
      <w:r w:rsidRPr="001017A8">
        <w:rPr>
          <w:rFonts w:ascii="Arial" w:eastAsiaTheme="minorEastAsia" w:hAnsi="Arial" w:cs="Arial"/>
          <w:sz w:val="22"/>
          <w:szCs w:val="22"/>
          <w:lang w:eastAsia="zh-CN"/>
        </w:rPr>
        <w:t>comparison of these two technologies.</w:t>
      </w:r>
    </w:p>
    <w:p w14:paraId="0ADE0C95" w14:textId="7947A963" w:rsidR="009D2C77" w:rsidRPr="00AA2B19" w:rsidRDefault="009D2C77" w:rsidP="006F3396">
      <w:pPr>
        <w:tabs>
          <w:tab w:val="left" w:pos="450"/>
        </w:tabs>
        <w:spacing w:line="360" w:lineRule="auto"/>
        <w:jc w:val="both"/>
        <w:rPr>
          <w:rFonts w:ascii="Arial" w:eastAsiaTheme="minorEastAsia" w:hAnsi="Arial" w:cs="Arial"/>
          <w:sz w:val="22"/>
          <w:szCs w:val="22"/>
          <w:lang w:eastAsia="zh-CN"/>
        </w:rPr>
      </w:pPr>
      <w:bookmarkStart w:id="497" w:name="_Hlk170915369"/>
      <w:r w:rsidRPr="00CF7E03">
        <w:rPr>
          <w:rFonts w:ascii="Arial" w:eastAsiaTheme="minorEastAsia" w:hAnsi="Arial" w:cs="Arial"/>
          <w:b/>
          <w:sz w:val="22"/>
          <w:szCs w:val="22"/>
          <w:lang w:eastAsia="zh-CN"/>
        </w:rPr>
        <w:t>2.4.</w:t>
      </w:r>
      <w:r w:rsidRPr="00CF7E03">
        <w:rPr>
          <w:rFonts w:ascii="Arial" w:eastAsiaTheme="minorEastAsia" w:hAnsi="Arial" w:cs="Arial"/>
          <w:b/>
          <w:sz w:val="22"/>
          <w:szCs w:val="22"/>
          <w:lang w:eastAsia="zh-CN"/>
        </w:rPr>
        <w:tab/>
      </w:r>
      <w:r w:rsidR="001507EA" w:rsidRPr="00CF7E03">
        <w:rPr>
          <w:rFonts w:ascii="Arial" w:eastAsiaTheme="minorEastAsia" w:hAnsi="Arial" w:cs="Arial"/>
          <w:b/>
          <w:sz w:val="22"/>
          <w:szCs w:val="22"/>
          <w:lang w:eastAsia="zh-CN"/>
        </w:rPr>
        <w:t xml:space="preserve">Emerging </w:t>
      </w:r>
      <w:r w:rsidR="003910A4" w:rsidRPr="00CF7E03">
        <w:rPr>
          <w:rFonts w:ascii="Arial" w:eastAsiaTheme="minorEastAsia" w:hAnsi="Arial" w:cs="Arial"/>
          <w:b/>
          <w:sz w:val="22"/>
          <w:szCs w:val="22"/>
          <w:lang w:eastAsia="zh-CN"/>
        </w:rPr>
        <w:t>a</w:t>
      </w:r>
      <w:r w:rsidRPr="00CF7E03">
        <w:rPr>
          <w:rFonts w:ascii="Arial" w:eastAsiaTheme="minorEastAsia" w:hAnsi="Arial" w:cs="Arial"/>
          <w:b/>
          <w:sz w:val="22"/>
          <w:szCs w:val="22"/>
          <w:lang w:eastAsia="zh-CN"/>
        </w:rPr>
        <w:t xml:space="preserve">cetylene synthesis </w:t>
      </w:r>
      <w:r w:rsidR="00AA08EB" w:rsidRPr="00CF7E03">
        <w:rPr>
          <w:rFonts w:ascii="Arial" w:eastAsiaTheme="minorEastAsia" w:hAnsi="Arial" w:cs="Arial"/>
          <w:b/>
          <w:sz w:val="22"/>
          <w:szCs w:val="22"/>
          <w:lang w:eastAsia="zh-CN"/>
        </w:rPr>
        <w:t xml:space="preserve">routes </w:t>
      </w:r>
      <w:r w:rsidR="003910A4" w:rsidRPr="00CF7E03">
        <w:rPr>
          <w:rFonts w:ascii="Arial" w:eastAsiaTheme="minorEastAsia" w:hAnsi="Arial" w:cs="Arial"/>
          <w:b/>
          <w:sz w:val="22"/>
          <w:szCs w:val="22"/>
          <w:lang w:eastAsia="zh-CN"/>
        </w:rPr>
        <w:t xml:space="preserve">and catalytic </w:t>
      </w:r>
      <w:r w:rsidR="00AA08EB" w:rsidRPr="00CF7E03">
        <w:rPr>
          <w:rFonts w:ascii="Arial" w:eastAsiaTheme="minorEastAsia" w:hAnsi="Arial" w:cs="Arial"/>
          <w:b/>
          <w:sz w:val="22"/>
          <w:szCs w:val="22"/>
          <w:lang w:eastAsia="zh-CN"/>
        </w:rPr>
        <w:t>applications</w:t>
      </w:r>
    </w:p>
    <w:bookmarkEnd w:id="497"/>
    <w:p w14:paraId="77CF73FE" w14:textId="31300834" w:rsidR="00570C0A" w:rsidRPr="00D332BE" w:rsidRDefault="00F066D5"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Recent advance</w:t>
      </w:r>
      <w:r w:rsidR="005B54A8" w:rsidRPr="00CF7E03">
        <w:rPr>
          <w:rFonts w:ascii="Arial" w:eastAsiaTheme="minorEastAsia" w:hAnsi="Arial" w:cs="Arial"/>
          <w:sz w:val="22"/>
          <w:szCs w:val="22"/>
          <w:lang w:eastAsia="zh-CN"/>
        </w:rPr>
        <w:t>ments</w:t>
      </w:r>
      <w:r w:rsidRPr="00CF7E03">
        <w:rPr>
          <w:rFonts w:ascii="Arial" w:eastAsiaTheme="minorEastAsia" w:hAnsi="Arial" w:cs="Arial"/>
          <w:sz w:val="22"/>
          <w:szCs w:val="22"/>
          <w:lang w:eastAsia="zh-CN"/>
        </w:rPr>
        <w:t xml:space="preserve"> have explored </w:t>
      </w:r>
      <w:r w:rsidR="00DF64BC" w:rsidRPr="00CF7E03">
        <w:rPr>
          <w:rFonts w:ascii="Arial" w:eastAsiaTheme="minorEastAsia" w:hAnsi="Arial" w:cs="Arial"/>
          <w:sz w:val="22"/>
          <w:szCs w:val="22"/>
          <w:lang w:eastAsia="zh-CN"/>
        </w:rPr>
        <w:t>non</w:t>
      </w:r>
      <w:r w:rsidR="0071072D" w:rsidRPr="00CF7E03">
        <w:rPr>
          <w:rFonts w:ascii="Arial" w:eastAsiaTheme="minorEastAsia" w:hAnsi="Arial" w:cs="Arial"/>
          <w:sz w:val="22"/>
          <w:szCs w:val="22"/>
          <w:lang w:eastAsia="zh-CN"/>
        </w:rPr>
        <w:noBreakHyphen/>
      </w:r>
      <w:r w:rsidR="00DF64BC" w:rsidRPr="00CF7E03">
        <w:rPr>
          <w:rFonts w:ascii="Arial" w:eastAsiaTheme="minorEastAsia" w:hAnsi="Arial" w:cs="Arial"/>
          <w:sz w:val="22"/>
          <w:szCs w:val="22"/>
          <w:lang w:eastAsia="zh-CN"/>
        </w:rPr>
        <w:t>thermal</w:t>
      </w:r>
      <w:r w:rsidRPr="00CF7E03">
        <w:rPr>
          <w:rFonts w:ascii="Arial" w:eastAsiaTheme="minorEastAsia" w:hAnsi="Arial" w:cs="Arial"/>
          <w:sz w:val="22"/>
          <w:szCs w:val="22"/>
          <w:lang w:eastAsia="zh-CN"/>
        </w:rPr>
        <w:t xml:space="preserve"> plasma technologies, </w:t>
      </w:r>
      <w:r w:rsidR="004238C4" w:rsidRPr="00CF7E03">
        <w:rPr>
          <w:rFonts w:ascii="Arial" w:eastAsiaTheme="minorEastAsia" w:hAnsi="Arial" w:cs="Arial"/>
          <w:sz w:val="22"/>
          <w:szCs w:val="22"/>
          <w:lang w:eastAsia="zh-CN"/>
        </w:rPr>
        <w:t>including</w:t>
      </w:r>
      <w:r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electrode</w:t>
      </w:r>
      <w:ins w:id="498" w:author="Nabera  Abhinandan" w:date="2024-08-16T08:38:00Z">
        <w:r w:rsidR="00FA280F">
          <w:rPr>
            <w:rFonts w:ascii="Arial" w:eastAsiaTheme="minorEastAsia" w:hAnsi="Arial" w:cs="Arial"/>
            <w:sz w:val="22"/>
            <w:szCs w:val="22"/>
            <w:lang w:eastAsia="zh-CN"/>
          </w:rPr>
          <w:noBreakHyphen/>
        </w:r>
      </w:ins>
      <w:del w:id="499" w:author="Nabera  Abhinandan" w:date="2024-08-16T08:38:00Z">
        <w:r w:rsidR="00570C0A" w:rsidRPr="00CF7E03" w:rsidDel="00FA280F">
          <w:rPr>
            <w:rFonts w:ascii="Arial" w:eastAsiaTheme="minorEastAsia" w:hAnsi="Arial" w:cs="Arial"/>
            <w:sz w:val="22"/>
            <w:szCs w:val="22"/>
            <w:lang w:eastAsia="zh-CN"/>
          </w:rPr>
          <w:delText>-</w:delText>
        </w:r>
      </w:del>
      <w:r w:rsidR="00570C0A" w:rsidRPr="00CF7E03">
        <w:rPr>
          <w:rFonts w:ascii="Arial" w:eastAsiaTheme="minorEastAsia" w:hAnsi="Arial" w:cs="Arial"/>
          <w:sz w:val="22"/>
          <w:szCs w:val="22"/>
          <w:lang w:eastAsia="zh-CN"/>
        </w:rPr>
        <w:t>based</w:t>
      </w:r>
      <w:r w:rsidR="001E4BB3" w:rsidRPr="00CF7E03">
        <w:rPr>
          <w:rFonts w:ascii="Arial" w:eastAsiaTheme="minorEastAsia" w:hAnsi="Arial" w:cs="Arial"/>
          <w:sz w:val="22"/>
          <w:szCs w:val="22"/>
          <w:lang w:eastAsia="zh-CN"/>
        </w:rPr>
        <w:t xml:space="preserve"> plasma (</w:t>
      </w:r>
      <w:r w:rsidRPr="00CF7E03">
        <w:rPr>
          <w:rFonts w:ascii="Arial" w:eastAsiaTheme="minorEastAsia" w:hAnsi="Arial" w:cs="Arial"/>
          <w:sz w:val="22"/>
          <w:szCs w:val="22"/>
          <w:lang w:eastAsia="zh-CN"/>
        </w:rPr>
        <w:t>dielectric barrier</w:t>
      </w:r>
      <w:r w:rsidR="00DA09F4" w:rsidRPr="00CF7E03">
        <w:rPr>
          <w:rFonts w:ascii="Arial" w:eastAsiaTheme="minorEastAsia" w:hAnsi="Arial" w:cs="Arial"/>
          <w:sz w:val="22"/>
          <w:szCs w:val="22"/>
          <w:lang w:eastAsia="zh-CN"/>
        </w:rPr>
        <w:t xml:space="preserve"> discharge (DBD)</w:t>
      </w:r>
      <w:r w:rsidRPr="00CF7E03">
        <w:rPr>
          <w:rFonts w:ascii="Arial" w:eastAsiaTheme="minorEastAsia" w:hAnsi="Arial" w:cs="Arial"/>
          <w:sz w:val="22"/>
          <w:szCs w:val="22"/>
          <w:lang w:eastAsia="zh-CN"/>
        </w:rPr>
        <w:t>, corona,</w:t>
      </w:r>
      <w:r w:rsidR="00DF64B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pulsed</w:t>
      </w:r>
      <w:r w:rsidR="00DF64BC" w:rsidRPr="00CF7E03">
        <w:rPr>
          <w:rFonts w:ascii="Arial" w:eastAsiaTheme="minorEastAsia" w:hAnsi="Arial" w:cs="Arial"/>
          <w:sz w:val="22"/>
          <w:szCs w:val="22"/>
          <w:lang w:eastAsia="zh-CN"/>
        </w:rPr>
        <w:t xml:space="preserve">, </w:t>
      </w:r>
      <w:r w:rsidR="001E4BB3"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spark</w:t>
      </w:r>
      <w:r w:rsidR="001E4BB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 xml:space="preserve">electrodeless </w:t>
      </w:r>
      <w:r w:rsidR="00DF64BC" w:rsidRPr="00CF7E03">
        <w:rPr>
          <w:rFonts w:ascii="Arial" w:eastAsiaTheme="minorEastAsia" w:hAnsi="Arial" w:cs="Arial"/>
          <w:sz w:val="22"/>
          <w:szCs w:val="22"/>
          <w:lang w:eastAsia="zh-CN"/>
        </w:rPr>
        <w:t xml:space="preserve">microwave plasma </w:t>
      </w:r>
      <w:r w:rsidRPr="00CF7E03">
        <w:rPr>
          <w:rFonts w:ascii="Arial" w:eastAsiaTheme="minorEastAsia" w:hAnsi="Arial" w:cs="Arial"/>
          <w:sz w:val="22"/>
          <w:szCs w:val="22"/>
          <w:lang w:eastAsia="zh-CN"/>
        </w:rPr>
        <w:t>for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synthesis</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B238FF"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B238F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N</w:t>
      </w:r>
      <w:r w:rsidRPr="00CF7E03">
        <w:rPr>
          <w:rFonts w:ascii="Arial" w:eastAsiaTheme="minorEastAsia" w:hAnsi="Arial" w:cs="Arial"/>
          <w:sz w:val="22"/>
          <w:szCs w:val="22"/>
          <w:lang w:eastAsia="zh-CN"/>
        </w:rPr>
        <w:t>on</w:t>
      </w:r>
      <w:r w:rsidR="0050423D">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thermal </w:t>
      </w:r>
      <w:r w:rsidR="004729D1"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s channel </w:t>
      </w:r>
      <w:r w:rsidR="00402852" w:rsidRPr="00CF7E03">
        <w:rPr>
          <w:rFonts w:ascii="Arial" w:eastAsiaTheme="minorEastAsia" w:hAnsi="Arial" w:cs="Arial"/>
          <w:sz w:val="22"/>
          <w:szCs w:val="22"/>
          <w:lang w:eastAsia="zh-CN"/>
        </w:rPr>
        <w:t xml:space="preserve">energy preferentially to electrons, </w:t>
      </w:r>
      <w:r w:rsidRPr="00CF7E03">
        <w:rPr>
          <w:rFonts w:ascii="Arial" w:eastAsiaTheme="minorEastAsia" w:hAnsi="Arial" w:cs="Arial"/>
          <w:sz w:val="22"/>
          <w:szCs w:val="22"/>
          <w:lang w:eastAsia="zh-CN"/>
        </w:rPr>
        <w:t xml:space="preserve">creating </w:t>
      </w:r>
      <w:r w:rsidR="00402852" w:rsidRPr="00CF7E03">
        <w:rPr>
          <w:rFonts w:ascii="Arial" w:eastAsiaTheme="minorEastAsia" w:hAnsi="Arial" w:cs="Arial"/>
          <w:sz w:val="22"/>
          <w:szCs w:val="22"/>
          <w:lang w:eastAsia="zh-CN"/>
        </w:rPr>
        <w:t xml:space="preserve">a </w:t>
      </w:r>
      <w:r w:rsidR="005B54A8" w:rsidRPr="00CF7E03">
        <w:rPr>
          <w:rFonts w:ascii="Arial" w:eastAsiaTheme="minorEastAsia" w:hAnsi="Arial" w:cs="Arial"/>
          <w:sz w:val="22"/>
          <w:szCs w:val="22"/>
          <w:lang w:eastAsia="zh-CN"/>
        </w:rPr>
        <w:t>much</w:t>
      </w:r>
      <w:r w:rsidR="00402852"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higher</w:t>
      </w:r>
      <w:r w:rsidR="00402852" w:rsidRPr="00CF7E03">
        <w:rPr>
          <w:rFonts w:ascii="Arial" w:eastAsiaTheme="minorEastAsia" w:hAnsi="Arial" w:cs="Arial"/>
          <w:sz w:val="22"/>
          <w:szCs w:val="22"/>
          <w:lang w:eastAsia="zh-CN"/>
        </w:rPr>
        <w:t xml:space="preserve"> electron temperature</w:t>
      </w:r>
      <w:r w:rsidR="00F90D61"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than</w:t>
      </w:r>
      <w:r w:rsidR="005B54A8" w:rsidRPr="00CF7E03">
        <w:rPr>
          <w:rFonts w:ascii="Arial" w:eastAsiaTheme="minorEastAsia" w:hAnsi="Arial" w:cs="Arial"/>
          <w:sz w:val="22"/>
          <w:szCs w:val="22"/>
          <w:lang w:eastAsia="zh-CN"/>
        </w:rPr>
        <w:t xml:space="preserve"> </w:t>
      </w:r>
      <w:r w:rsidR="003D58D1">
        <w:rPr>
          <w:rFonts w:ascii="Arial" w:eastAsiaTheme="minorEastAsia" w:hAnsi="Arial" w:cs="Arial" w:hint="eastAsia"/>
          <w:sz w:val="22"/>
          <w:szCs w:val="22"/>
          <w:lang w:eastAsia="zh-CN"/>
        </w:rPr>
        <w:t>that</w:t>
      </w:r>
      <w:r w:rsidR="005B54A8" w:rsidRPr="00CF7E03">
        <w:rPr>
          <w:rFonts w:ascii="Arial" w:eastAsiaTheme="minorEastAsia" w:hAnsi="Arial" w:cs="Arial"/>
          <w:sz w:val="22"/>
          <w:szCs w:val="22"/>
          <w:lang w:eastAsia="zh-CN"/>
        </w:rPr>
        <w:t xml:space="preserve"> of</w:t>
      </w:r>
      <w:r w:rsidR="00DF64BC" w:rsidRPr="00CF7E03">
        <w:rPr>
          <w:rFonts w:ascii="Arial" w:eastAsiaTheme="minorEastAsia" w:hAnsi="Arial" w:cs="Arial"/>
          <w:sz w:val="22"/>
          <w:szCs w:val="22"/>
          <w:lang w:eastAsia="zh-CN"/>
        </w:rPr>
        <w:t xml:space="preserve"> ions and</w:t>
      </w:r>
      <w:r w:rsidR="00F90D61" w:rsidRPr="00CF7E03">
        <w:rPr>
          <w:rFonts w:ascii="Arial" w:eastAsiaTheme="minorEastAsia" w:hAnsi="Arial" w:cs="Arial"/>
          <w:sz w:val="22"/>
          <w:szCs w:val="22"/>
          <w:lang w:eastAsia="zh-CN"/>
        </w:rPr>
        <w:t xml:space="preserve"> neutral</w:t>
      </w:r>
      <w:r w:rsidR="005B54A8" w:rsidRPr="00CF7E03">
        <w:rPr>
          <w:rFonts w:ascii="Arial" w:eastAsiaTheme="minorEastAsia" w:hAnsi="Arial" w:cs="Arial"/>
          <w:sz w:val="22"/>
          <w:szCs w:val="22"/>
          <w:lang w:eastAsia="zh-CN"/>
        </w:rPr>
        <w:t>s</w:t>
      </w:r>
      <w:r w:rsidR="00F90D61"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 xml:space="preserve">When </w:t>
      </w:r>
      <w:r w:rsidR="00F46C51" w:rsidRPr="00CF7E03">
        <w:rPr>
          <w:rFonts w:ascii="Arial" w:eastAsiaTheme="minorEastAsia" w:hAnsi="Arial" w:cs="Arial"/>
          <w:sz w:val="22"/>
          <w:szCs w:val="22"/>
          <w:lang w:eastAsia="zh-CN"/>
        </w:rPr>
        <w:t>the n</w:t>
      </w:r>
      <w:r w:rsidR="00DF64BC" w:rsidRPr="00CF7E03">
        <w:rPr>
          <w:rFonts w:ascii="Arial" w:eastAsiaTheme="minorEastAsia" w:hAnsi="Arial" w:cs="Arial"/>
          <w:sz w:val="22"/>
          <w:szCs w:val="22"/>
          <w:lang w:eastAsia="zh-CN"/>
        </w:rPr>
        <w:t xml:space="preserve">eutral temperature </w:t>
      </w:r>
      <w:r w:rsidR="005B54A8" w:rsidRPr="00CF7E03">
        <w:rPr>
          <w:rFonts w:ascii="Arial" w:eastAsiaTheme="minorEastAsia" w:hAnsi="Arial" w:cs="Arial"/>
          <w:sz w:val="22"/>
          <w:szCs w:val="22"/>
          <w:lang w:eastAsia="zh-CN"/>
        </w:rPr>
        <w:t xml:space="preserve">is </w:t>
      </w:r>
      <w:r w:rsidR="00DF64BC" w:rsidRPr="00CF7E03">
        <w:rPr>
          <w:rFonts w:ascii="Arial" w:eastAsiaTheme="minorEastAsia" w:hAnsi="Arial" w:cs="Arial"/>
          <w:sz w:val="22"/>
          <w:szCs w:val="22"/>
          <w:lang w:eastAsia="zh-CN"/>
        </w:rPr>
        <w:t>close</w:t>
      </w:r>
      <w:r w:rsidR="005B54A8"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 xml:space="preserve">to room temperature, </w:t>
      </w:r>
      <w:r w:rsidR="005B54A8" w:rsidRPr="00CF7E03">
        <w:rPr>
          <w:rFonts w:ascii="Arial" w:eastAsiaTheme="minorEastAsia" w:hAnsi="Arial" w:cs="Arial"/>
          <w:sz w:val="22"/>
          <w:szCs w:val="22"/>
          <w:lang w:eastAsia="zh-CN"/>
        </w:rPr>
        <w:t>the</w:t>
      </w:r>
      <w:r w:rsidR="00A8461A" w:rsidRPr="00CF7E03">
        <w:rPr>
          <w:rFonts w:ascii="Arial" w:eastAsiaTheme="minorEastAsia" w:hAnsi="Arial" w:cs="Arial"/>
          <w:sz w:val="22"/>
          <w:szCs w:val="22"/>
          <w:lang w:eastAsia="zh-CN"/>
        </w:rPr>
        <w:t xml:space="preserve"> plasma </w:t>
      </w:r>
      <w:r w:rsidR="005B54A8" w:rsidRPr="00CF7E03">
        <w:rPr>
          <w:rFonts w:ascii="Arial" w:eastAsiaTheme="minorEastAsia" w:hAnsi="Arial" w:cs="Arial"/>
          <w:sz w:val="22"/>
          <w:szCs w:val="22"/>
          <w:lang w:eastAsia="zh-CN"/>
        </w:rPr>
        <w:t>is termed</w:t>
      </w:r>
      <w:r w:rsidR="00A8461A" w:rsidRPr="00CF7E03">
        <w:rPr>
          <w:rFonts w:ascii="Arial" w:eastAsiaTheme="minorEastAsia" w:hAnsi="Arial" w:cs="Arial"/>
          <w:sz w:val="22"/>
          <w:szCs w:val="22"/>
          <w:lang w:eastAsia="zh-CN"/>
        </w:rPr>
        <w:t xml:space="preserve"> </w:t>
      </w:r>
      <w:r w:rsidR="009D532A" w:rsidRPr="00CF7E03">
        <w:rPr>
          <w:rFonts w:ascii="Arial" w:eastAsiaTheme="minorEastAsia" w:hAnsi="Arial" w:cs="Arial"/>
          <w:sz w:val="22"/>
          <w:szCs w:val="22"/>
          <w:lang w:eastAsia="zh-CN"/>
        </w:rPr>
        <w:t>“</w:t>
      </w:r>
      <w:r w:rsidR="00A8461A" w:rsidRPr="00CF7E03">
        <w:rPr>
          <w:rFonts w:ascii="Arial" w:eastAsiaTheme="minorEastAsia" w:hAnsi="Arial" w:cs="Arial"/>
          <w:sz w:val="22"/>
          <w:szCs w:val="22"/>
          <w:lang w:eastAsia="zh-CN"/>
        </w:rPr>
        <w:t>cold plasma</w:t>
      </w:r>
      <w:r w:rsidR="005B54A8"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xml:space="preserve"> (</w:t>
      </w:r>
      <w:r w:rsidR="004238C4" w:rsidRPr="006F3396">
        <w:rPr>
          <w:rFonts w:ascii="Arial" w:eastAsiaTheme="minorEastAsia" w:hAnsi="Arial" w:cs="Arial"/>
          <w:i/>
          <w:sz w:val="22"/>
          <w:szCs w:val="22"/>
          <w:lang w:eastAsia="zh-CN"/>
        </w:rPr>
        <w:t>e.g.</w:t>
      </w:r>
      <w:r w:rsidR="004238C4" w:rsidRPr="00CF7E03">
        <w:rPr>
          <w:rFonts w:ascii="Arial" w:eastAsiaTheme="minorEastAsia" w:hAnsi="Arial" w:cs="Arial"/>
          <w:sz w:val="22"/>
          <w:szCs w:val="22"/>
          <w:lang w:eastAsia="zh-CN"/>
        </w:rPr>
        <w:t xml:space="preserve">, </w:t>
      </w:r>
      <w:r w:rsidR="00DA09F4" w:rsidRPr="00CF7E03">
        <w:rPr>
          <w:rFonts w:ascii="Arial" w:eastAsiaTheme="minorEastAsia" w:hAnsi="Arial" w:cs="Arial"/>
          <w:sz w:val="22"/>
          <w:szCs w:val="22"/>
          <w:lang w:eastAsia="zh-CN"/>
        </w:rPr>
        <w:t>DBD</w:t>
      </w:r>
      <w:r w:rsidR="001E4BB3" w:rsidRPr="00CF7E03">
        <w:rPr>
          <w:rFonts w:ascii="Arial" w:eastAsiaTheme="minorEastAsia" w:hAnsi="Arial" w:cs="Arial"/>
          <w:sz w:val="22"/>
          <w:szCs w:val="22"/>
          <w:lang w:eastAsia="zh-CN"/>
        </w:rPr>
        <w:t>, corona</w:t>
      </w:r>
      <w:r w:rsidR="008277FC" w:rsidRPr="00CF7E03">
        <w:rPr>
          <w:rFonts w:ascii="Arial" w:eastAsiaTheme="minorEastAsia" w:hAnsi="Arial" w:cs="Arial"/>
          <w:sz w:val="22"/>
          <w:szCs w:val="22"/>
          <w:lang w:eastAsia="zh-CN"/>
        </w:rPr>
        <w:t>,</w:t>
      </w:r>
      <w:r w:rsidR="001E4BB3" w:rsidRPr="00CF7E03">
        <w:rPr>
          <w:rFonts w:ascii="Arial" w:eastAsiaTheme="minorEastAsia" w:hAnsi="Arial" w:cs="Arial"/>
          <w:sz w:val="22"/>
          <w:szCs w:val="22"/>
          <w:lang w:eastAsia="zh-CN"/>
        </w:rPr>
        <w:t xml:space="preserve"> and pulsed plasma</w:t>
      </w:r>
      <w:r w:rsidR="004238C4" w:rsidRPr="00CF7E03">
        <w:rPr>
          <w:rFonts w:ascii="Arial" w:eastAsiaTheme="minorEastAsia" w:hAnsi="Arial" w:cs="Arial"/>
          <w:sz w:val="22"/>
          <w:szCs w:val="22"/>
          <w:lang w:eastAsia="zh-CN"/>
        </w:rPr>
        <w:t xml:space="preserve">), whereas </w:t>
      </w:r>
      <w:r w:rsidR="00BE06DC" w:rsidRPr="00CF7E03">
        <w:rPr>
          <w:rFonts w:ascii="Arial" w:eastAsiaTheme="minorEastAsia" w:hAnsi="Arial" w:cs="Arial"/>
          <w:sz w:val="22"/>
          <w:szCs w:val="22"/>
          <w:lang w:eastAsia="zh-CN"/>
        </w:rPr>
        <w:t xml:space="preserve">microwave and spark </w:t>
      </w:r>
      <w:r w:rsidR="004238C4" w:rsidRPr="00CF7E03">
        <w:rPr>
          <w:rFonts w:ascii="Arial" w:eastAsiaTheme="minorEastAsia" w:hAnsi="Arial" w:cs="Arial"/>
          <w:sz w:val="22"/>
          <w:szCs w:val="22"/>
          <w:lang w:eastAsia="zh-CN"/>
        </w:rPr>
        <w:t xml:space="preserve">plasma </w:t>
      </w:r>
      <w:r w:rsidR="005B54A8" w:rsidRPr="00CF7E03">
        <w:rPr>
          <w:rFonts w:ascii="Arial" w:eastAsiaTheme="minorEastAsia" w:hAnsi="Arial" w:cs="Arial"/>
          <w:sz w:val="22"/>
          <w:szCs w:val="22"/>
          <w:lang w:eastAsia="zh-CN"/>
        </w:rPr>
        <w:t xml:space="preserve">can heat neutrals </w:t>
      </w:r>
      <w:r w:rsidR="0075340F">
        <w:rPr>
          <w:rFonts w:ascii="Arial" w:eastAsiaTheme="minorEastAsia" w:hAnsi="Arial" w:cs="Arial" w:hint="eastAsia"/>
          <w:sz w:val="22"/>
          <w:szCs w:val="22"/>
          <w:lang w:eastAsia="zh-CN"/>
        </w:rPr>
        <w:t xml:space="preserve">up </w:t>
      </w:r>
      <w:r w:rsidR="005B54A8" w:rsidRPr="00CF7E03">
        <w:rPr>
          <w:rFonts w:ascii="Arial" w:eastAsiaTheme="minorEastAsia" w:hAnsi="Arial" w:cs="Arial"/>
          <w:sz w:val="22"/>
          <w:szCs w:val="22"/>
          <w:lang w:eastAsia="zh-CN"/>
        </w:rPr>
        <w:t xml:space="preserve">to several thousand </w:t>
      </w:r>
      <w:ins w:id="500" w:author="Nabera  Abhinandan" w:date="2024-08-15T19:49:00Z">
        <w:r w:rsidR="00AB27E2">
          <w:rPr>
            <w:rFonts w:ascii="Arial" w:eastAsiaTheme="minorEastAsia" w:hAnsi="Arial" w:cs="Arial"/>
            <w:sz w:val="22"/>
            <w:szCs w:val="22"/>
            <w:lang w:eastAsia="zh-CN"/>
          </w:rPr>
          <w:t xml:space="preserve">degree </w:t>
        </w:r>
      </w:ins>
      <w:del w:id="501" w:author="Zhang  Zihao" w:date="2024-08-13T18:49:00Z">
        <w:r w:rsidR="00D574D8" w:rsidRPr="00CF7E03" w:rsidDel="00057CA1">
          <w:rPr>
            <w:rFonts w:ascii="Arial" w:eastAsiaTheme="minorEastAsia" w:hAnsi="Arial" w:cs="Arial"/>
            <w:sz w:val="22"/>
            <w:szCs w:val="22"/>
            <w:lang w:eastAsia="zh-CN"/>
          </w:rPr>
          <w:delText>kelvins</w:delText>
        </w:r>
      </w:del>
      <w:ins w:id="502" w:author="Zhang  Zihao" w:date="2024-08-13T18:49:00Z">
        <w:r w:rsidR="00057CA1">
          <w:rPr>
            <w:rFonts w:ascii="Arial" w:eastAsiaTheme="minorEastAsia" w:hAnsi="Arial" w:cs="Arial" w:hint="eastAsia"/>
            <w:sz w:val="22"/>
            <w:szCs w:val="22"/>
            <w:lang w:eastAsia="zh-CN"/>
          </w:rPr>
          <w:t>Celsius</w:t>
        </w:r>
      </w:ins>
      <w:r w:rsidRPr="00CF7E03">
        <w:rPr>
          <w:rFonts w:ascii="Arial" w:eastAsiaTheme="minorEastAsia" w:hAnsi="Arial" w:cs="Arial"/>
          <w:sz w:val="22"/>
          <w:szCs w:val="22"/>
          <w:lang w:eastAsia="zh-CN"/>
        </w:rPr>
        <w:t>, making thermal activation</w:t>
      </w:r>
      <w:r w:rsidR="00481662" w:rsidRPr="00CF7E03">
        <w:rPr>
          <w:rFonts w:ascii="Arial" w:eastAsiaTheme="minorEastAsia" w:hAnsi="Arial" w:cs="Arial"/>
          <w:sz w:val="22"/>
          <w:szCs w:val="22"/>
          <w:lang w:eastAsia="zh-CN"/>
        </w:rPr>
        <w:t xml:space="preserve"> </w:t>
      </w:r>
      <w:r w:rsidR="00A8461A" w:rsidRPr="00CF7E03">
        <w:rPr>
          <w:rFonts w:ascii="Arial" w:eastAsiaTheme="minorEastAsia" w:hAnsi="Arial" w:cs="Arial"/>
          <w:sz w:val="22"/>
          <w:szCs w:val="22"/>
          <w:lang w:eastAsia="zh-CN"/>
        </w:rPr>
        <w:t>significant</w:t>
      </w:r>
      <w:r w:rsidR="005B54A8" w:rsidRPr="00CF7E03">
        <w:rPr>
          <w:rFonts w:ascii="Arial" w:eastAsiaTheme="minorEastAsia" w:hAnsi="Arial" w:cs="Arial"/>
          <w:sz w:val="22"/>
          <w:szCs w:val="22"/>
          <w:lang w:eastAsia="zh-CN"/>
        </w:rPr>
        <w:t>; these are known as “warm plasma”</w:t>
      </w:r>
      <w:r w:rsidR="00BE06DC" w:rsidRPr="00CF7E03">
        <w:rPr>
          <w:rFonts w:ascii="Arial" w:eastAsiaTheme="minorEastAsia" w:hAnsi="Arial" w:cs="Arial"/>
          <w:sz w:val="22"/>
          <w:szCs w:val="22"/>
          <w:lang w:eastAsia="zh-CN"/>
        </w:rPr>
        <w:t>.</w:t>
      </w:r>
      <w:r w:rsidR="00BA3524" w:rsidRPr="00BA3524">
        <w:rPr>
          <w:rFonts w:ascii="Arial" w:hAnsi="Arial" w:cs="Arial"/>
          <w:sz w:val="22"/>
          <w:vertAlign w:val="superscript"/>
        </w:rPr>
        <w:t>33</w:t>
      </w:r>
      <w:r w:rsidR="00BE06DC"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E</w:t>
      </w:r>
      <w:r w:rsidR="00570C0A" w:rsidRPr="00CF7E03">
        <w:rPr>
          <w:rFonts w:ascii="Arial" w:eastAsiaTheme="minorEastAsia" w:hAnsi="Arial" w:cs="Arial"/>
          <w:sz w:val="22"/>
          <w:szCs w:val="22"/>
          <w:lang w:eastAsia="zh-CN"/>
        </w:rPr>
        <w:t xml:space="preserve">lectrode-based </w:t>
      </w:r>
      <w:r w:rsidR="0051665F" w:rsidRPr="00CF7E03">
        <w:rPr>
          <w:rFonts w:ascii="Arial" w:eastAsiaTheme="minorEastAsia" w:hAnsi="Arial" w:cs="Arial"/>
          <w:sz w:val="22"/>
          <w:szCs w:val="22"/>
          <w:lang w:eastAsia="zh-CN"/>
        </w:rPr>
        <w:t>plasma</w:t>
      </w:r>
      <w:r w:rsidR="004946E5" w:rsidRPr="00CF7E03">
        <w:rPr>
          <w:rFonts w:ascii="Arial" w:eastAsiaTheme="minorEastAsia" w:hAnsi="Arial" w:cs="Arial"/>
          <w:sz w:val="22"/>
          <w:szCs w:val="22"/>
          <w:lang w:eastAsia="zh-CN"/>
        </w:rPr>
        <w:t>s</w:t>
      </w:r>
      <w:r w:rsidR="004238C4" w:rsidRPr="00CF7E03">
        <w:rPr>
          <w:rFonts w:ascii="Arial" w:eastAsiaTheme="minorEastAsia" w:hAnsi="Arial" w:cs="Arial"/>
          <w:sz w:val="22"/>
          <w:szCs w:val="22"/>
          <w:lang w:eastAsia="zh-CN"/>
        </w:rPr>
        <w:t xml:space="preserve"> require</w:t>
      </w:r>
      <w:r w:rsidR="0051665F" w:rsidRPr="00CF7E03">
        <w:rPr>
          <w:rFonts w:ascii="Arial" w:eastAsiaTheme="minorEastAsia" w:hAnsi="Arial" w:cs="Arial"/>
          <w:sz w:val="22"/>
          <w:szCs w:val="22"/>
          <w:lang w:eastAsia="zh-CN"/>
        </w:rPr>
        <w:t xml:space="preserve"> electrodes </w:t>
      </w:r>
      <w:r w:rsidR="005B54A8" w:rsidRPr="00CF7E03">
        <w:rPr>
          <w:rFonts w:ascii="Arial" w:eastAsiaTheme="minorEastAsia" w:hAnsi="Arial" w:cs="Arial"/>
          <w:sz w:val="22"/>
          <w:szCs w:val="22"/>
          <w:lang w:eastAsia="zh-CN"/>
        </w:rPr>
        <w:t>for gas</w:t>
      </w:r>
      <w:r w:rsidR="0051665F" w:rsidRPr="00CF7E03">
        <w:rPr>
          <w:rFonts w:ascii="Arial" w:eastAsiaTheme="minorEastAsia" w:hAnsi="Arial" w:cs="Arial"/>
          <w:sz w:val="22"/>
          <w:szCs w:val="22"/>
          <w:lang w:eastAsia="zh-CN"/>
        </w:rPr>
        <w:t xml:space="preserve"> ionization</w:t>
      </w:r>
      <w:r w:rsidR="005B54A8" w:rsidRPr="00CF7E03">
        <w:rPr>
          <w:rFonts w:ascii="Arial" w:eastAsiaTheme="minorEastAsia" w:hAnsi="Arial" w:cs="Arial"/>
          <w:sz w:val="22"/>
          <w:szCs w:val="22"/>
          <w:lang w:eastAsia="zh-CN"/>
        </w:rPr>
        <w:t xml:space="preserve"> to form plasma</w:t>
      </w:r>
      <w:r w:rsidR="009E3DA8"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 xml:space="preserve">while microwave plasma induces ionization </w:t>
      </w:r>
      <w:r w:rsidR="004238C4" w:rsidRPr="00685B8B">
        <w:rPr>
          <w:rFonts w:ascii="Arial" w:eastAsiaTheme="minorEastAsia" w:hAnsi="Arial" w:cs="Arial"/>
          <w:i/>
          <w:sz w:val="22"/>
          <w:szCs w:val="22"/>
          <w:lang w:eastAsia="zh-CN"/>
        </w:rPr>
        <w:t>via</w:t>
      </w:r>
      <w:r w:rsidR="004238C4" w:rsidRPr="00CF7E03">
        <w:rPr>
          <w:rFonts w:ascii="Arial" w:eastAsiaTheme="minorEastAsia" w:hAnsi="Arial" w:cs="Arial"/>
          <w:sz w:val="22"/>
          <w:szCs w:val="22"/>
          <w:lang w:eastAsia="zh-CN"/>
        </w:rPr>
        <w:t xml:space="preserve"> microwave irradiation</w:t>
      </w:r>
      <w:del w:id="503" w:author="Zhang  Zihao" w:date="2024-08-16T13:28:00Z" w16du:dateUtc="2024-08-16T11:28:00Z">
        <w:r w:rsidR="0075340F" w:rsidDel="00D57C45">
          <w:rPr>
            <w:rFonts w:ascii="Arial" w:eastAsiaTheme="minorEastAsia" w:hAnsi="Arial" w:cs="Arial" w:hint="eastAsia"/>
            <w:sz w:val="22"/>
            <w:szCs w:val="22"/>
            <w:lang w:eastAsia="zh-CN"/>
          </w:rPr>
          <w:delText xml:space="preserve"> </w:delText>
        </w:r>
        <w:r w:rsidR="0075340F" w:rsidRPr="00CF7E03" w:rsidDel="00D57C45">
          <w:rPr>
            <w:rFonts w:ascii="Arial" w:eastAsiaTheme="minorEastAsia" w:hAnsi="Arial" w:cs="Arial"/>
            <w:sz w:val="22"/>
            <w:szCs w:val="22"/>
            <w:lang w:eastAsia="zh-CN"/>
          </w:rPr>
          <w:delText>(</w:delText>
        </w:r>
        <w:r w:rsidR="0075340F" w:rsidRPr="00CF7E03" w:rsidDel="00D57C45">
          <w:rPr>
            <w:rFonts w:ascii="Arial" w:eastAsiaTheme="minorEastAsia" w:hAnsi="Arial" w:cs="Arial"/>
            <w:b/>
            <w:bCs/>
            <w:sz w:val="22"/>
            <w:szCs w:val="22"/>
            <w:lang w:eastAsia="zh-CN"/>
          </w:rPr>
          <w:delText>Fig. 5a</w:delText>
        </w:r>
        <w:r w:rsidR="0075340F" w:rsidRPr="00CF7E03" w:rsidDel="00D57C45">
          <w:rPr>
            <w:rFonts w:ascii="Arial" w:eastAsiaTheme="minorEastAsia" w:hAnsi="Arial" w:cs="Arial"/>
            <w:sz w:val="22"/>
            <w:szCs w:val="22"/>
            <w:lang w:eastAsia="zh-CN"/>
          </w:rPr>
          <w:delText>)</w:delText>
        </w:r>
      </w:del>
      <w:r w:rsidR="004238C4" w:rsidRPr="00CF7E03">
        <w:rPr>
          <w:rFonts w:ascii="Arial" w:eastAsiaTheme="minorEastAsia" w:hAnsi="Arial" w:cs="Arial"/>
          <w:sz w:val="22"/>
          <w:szCs w:val="22"/>
          <w:lang w:eastAsia="zh-CN"/>
        </w:rPr>
        <w:t xml:space="preserve">, avoiding </w:t>
      </w:r>
      <w:r w:rsidR="004238C4" w:rsidRPr="00D332BE">
        <w:rPr>
          <w:rFonts w:ascii="Arial" w:eastAsiaTheme="minorEastAsia" w:hAnsi="Arial" w:cs="Arial"/>
          <w:sz w:val="22"/>
          <w:szCs w:val="22"/>
          <w:lang w:eastAsia="zh-CN"/>
        </w:rPr>
        <w:t>soot deposition issues on electrodes that affect plasma stability</w:t>
      </w:r>
      <w:r w:rsidR="0051665F" w:rsidRPr="00D332BE">
        <w:rPr>
          <w:rFonts w:ascii="Arial" w:eastAsiaTheme="minorEastAsia" w:hAnsi="Arial" w:cs="Arial"/>
          <w:sz w:val="22"/>
          <w:szCs w:val="22"/>
          <w:lang w:eastAsia="zh-CN"/>
        </w:rPr>
        <w:t>.</w:t>
      </w:r>
      <w:r w:rsidR="00F24CE8" w:rsidRPr="00D332BE">
        <w:rPr>
          <w:rFonts w:ascii="Arial" w:hAnsi="Arial" w:cs="Arial"/>
          <w:sz w:val="22"/>
          <w:vertAlign w:val="superscript"/>
        </w:rPr>
        <w:t>5</w:t>
      </w:r>
      <w:ins w:id="504" w:author="Zhang  Zihao" w:date="2024-08-13T18:51:00Z">
        <w:r w:rsidR="00EA6261" w:rsidRPr="00D332BE">
          <w:rPr>
            <w:rFonts w:ascii="Arial" w:eastAsiaTheme="minorEastAsia" w:hAnsi="Arial" w:cs="Arial"/>
            <w:sz w:val="22"/>
            <w:szCs w:val="22"/>
            <w:lang w:eastAsia="zh-CN"/>
          </w:rPr>
          <w:t xml:space="preserve"> </w:t>
        </w:r>
      </w:ins>
      <w:ins w:id="505" w:author="Zhang  Zihao" w:date="2024-08-13T23:22:00Z">
        <w:r w:rsidR="00335BF4">
          <w:rPr>
            <w:rFonts w:ascii="Arial" w:eastAsiaTheme="minorEastAsia" w:hAnsi="Arial" w:cs="Arial" w:hint="eastAsia"/>
            <w:sz w:val="22"/>
            <w:szCs w:val="22"/>
            <w:lang w:eastAsia="zh-CN"/>
          </w:rPr>
          <w:t>R</w:t>
        </w:r>
      </w:ins>
      <w:ins w:id="506" w:author="Zhang  Zihao" w:date="2024-08-13T18:58:00Z">
        <w:r w:rsidR="006A35FB" w:rsidRPr="00D332BE">
          <w:rPr>
            <w:rFonts w:ascii="Arial" w:eastAsiaTheme="minorEastAsia" w:hAnsi="Arial" w:cs="Arial"/>
            <w:sz w:val="22"/>
            <w:szCs w:val="22"/>
            <w:lang w:eastAsia="zh-CN"/>
          </w:rPr>
          <w:t xml:space="preserve">eactor </w:t>
        </w:r>
      </w:ins>
      <w:ins w:id="507" w:author="Zhang  Zihao" w:date="2024-08-13T23:22:00Z">
        <w:r w:rsidR="00335BF4">
          <w:rPr>
            <w:rFonts w:ascii="Arial" w:eastAsiaTheme="minorEastAsia" w:hAnsi="Arial" w:cs="Arial" w:hint="eastAsia"/>
            <w:sz w:val="22"/>
            <w:szCs w:val="22"/>
            <w:lang w:eastAsia="zh-CN"/>
          </w:rPr>
          <w:t>design</w:t>
        </w:r>
      </w:ins>
      <w:ins w:id="508" w:author="Nabera  Abhinandan" w:date="2024-08-15T19:50:00Z">
        <w:r w:rsidR="00AB27E2">
          <w:rPr>
            <w:rFonts w:ascii="Arial" w:eastAsiaTheme="minorEastAsia" w:hAnsi="Arial" w:cs="Arial"/>
            <w:sz w:val="22"/>
            <w:szCs w:val="22"/>
            <w:lang w:eastAsia="zh-CN"/>
          </w:rPr>
          <w:t>s</w:t>
        </w:r>
      </w:ins>
      <w:ins w:id="509" w:author="Zhang  Zihao" w:date="2024-08-13T23:22:00Z">
        <w:r w:rsidR="00335BF4">
          <w:rPr>
            <w:rFonts w:ascii="Arial" w:eastAsiaTheme="minorEastAsia" w:hAnsi="Arial" w:cs="Arial" w:hint="eastAsia"/>
            <w:sz w:val="22"/>
            <w:szCs w:val="22"/>
            <w:lang w:eastAsia="zh-CN"/>
          </w:rPr>
          <w:t xml:space="preserve"> for</w:t>
        </w:r>
      </w:ins>
      <w:ins w:id="510" w:author="Zhang  Zihao" w:date="2024-08-13T18:58:00Z">
        <w:r w:rsidR="006A35FB" w:rsidRPr="00D332BE">
          <w:rPr>
            <w:rFonts w:ascii="Arial" w:eastAsiaTheme="minorEastAsia" w:hAnsi="Arial" w:cs="Arial"/>
            <w:sz w:val="22"/>
            <w:szCs w:val="22"/>
            <w:lang w:eastAsia="zh-CN"/>
          </w:rPr>
          <w:t xml:space="preserve"> </w:t>
        </w:r>
      </w:ins>
      <w:ins w:id="511" w:author="Zhang  Zihao" w:date="2024-08-13T18:51:00Z">
        <w:r w:rsidR="00EA6261" w:rsidRPr="00D332BE">
          <w:rPr>
            <w:rFonts w:ascii="Arial" w:eastAsiaTheme="minorEastAsia" w:hAnsi="Arial" w:cs="Arial"/>
            <w:sz w:val="22"/>
            <w:szCs w:val="22"/>
            <w:lang w:eastAsia="zh-CN"/>
          </w:rPr>
          <w:t>non</w:t>
        </w:r>
        <w:r w:rsidR="00EA6261" w:rsidRPr="00D332BE">
          <w:rPr>
            <w:rFonts w:ascii="Arial" w:eastAsiaTheme="minorEastAsia" w:hAnsi="Arial" w:cs="Arial"/>
            <w:sz w:val="22"/>
            <w:szCs w:val="22"/>
            <w:lang w:eastAsia="zh-CN"/>
          </w:rPr>
          <w:noBreakHyphen/>
          <w:t>thermal plasma</w:t>
        </w:r>
      </w:ins>
      <w:ins w:id="512" w:author="Zhang  Zihao" w:date="2024-08-13T18:58:00Z">
        <w:r w:rsidR="006A35FB" w:rsidRPr="00D332BE">
          <w:rPr>
            <w:rFonts w:ascii="Arial" w:eastAsiaTheme="minorEastAsia" w:hAnsi="Arial" w:cs="Arial"/>
            <w:sz w:val="22"/>
            <w:szCs w:val="22"/>
            <w:lang w:eastAsia="zh-CN"/>
          </w:rPr>
          <w:t xml:space="preserve"> technologies </w:t>
        </w:r>
      </w:ins>
      <w:ins w:id="513" w:author="Zhang  Zihao" w:date="2024-08-13T18:59:00Z">
        <w:r w:rsidR="003821BC" w:rsidRPr="00D332BE">
          <w:rPr>
            <w:rFonts w:ascii="Arial" w:eastAsiaTheme="minorEastAsia" w:hAnsi="Arial" w:cs="Arial"/>
            <w:sz w:val="22"/>
            <w:szCs w:val="22"/>
            <w:lang w:eastAsia="zh-CN"/>
          </w:rPr>
          <w:t>var</w:t>
        </w:r>
      </w:ins>
      <w:ins w:id="514" w:author="Zhang  Zihao" w:date="2024-08-13T23:22:00Z">
        <w:r w:rsidR="00335BF4">
          <w:rPr>
            <w:rFonts w:ascii="Arial" w:eastAsiaTheme="minorEastAsia" w:hAnsi="Arial" w:cs="Arial" w:hint="eastAsia"/>
            <w:sz w:val="22"/>
            <w:szCs w:val="22"/>
            <w:lang w:eastAsia="zh-CN"/>
          </w:rPr>
          <w:t>y widely</w:t>
        </w:r>
      </w:ins>
      <w:ins w:id="515" w:author="Zhang  Zihao" w:date="2024-08-13T18:59:00Z">
        <w:r w:rsidR="003821BC" w:rsidRPr="00D332BE">
          <w:rPr>
            <w:rFonts w:ascii="Arial" w:eastAsiaTheme="minorEastAsia" w:hAnsi="Arial" w:cs="Arial"/>
            <w:sz w:val="22"/>
            <w:szCs w:val="22"/>
            <w:lang w:eastAsia="zh-CN"/>
          </w:rPr>
          <w:t xml:space="preserve"> </w:t>
        </w:r>
      </w:ins>
      <w:ins w:id="516" w:author="Zhang  Zihao" w:date="2024-08-13T18:58:00Z">
        <w:r w:rsidR="006A35FB" w:rsidRPr="00D332BE">
          <w:rPr>
            <w:rFonts w:ascii="Arial" w:eastAsiaTheme="minorEastAsia" w:hAnsi="Arial" w:cs="Arial"/>
            <w:sz w:val="22"/>
            <w:szCs w:val="22"/>
            <w:lang w:eastAsia="zh-CN"/>
          </w:rPr>
          <w:t>(</w:t>
        </w:r>
        <w:r w:rsidR="006A35FB" w:rsidRPr="00D332BE">
          <w:rPr>
            <w:rFonts w:ascii="Arial" w:eastAsiaTheme="minorEastAsia" w:hAnsi="Arial" w:cs="Arial"/>
            <w:b/>
            <w:bCs/>
            <w:sz w:val="22"/>
            <w:szCs w:val="22"/>
            <w:lang w:eastAsia="zh-CN"/>
          </w:rPr>
          <w:t>Fig. 5a</w:t>
        </w:r>
        <w:r w:rsidR="006A35FB" w:rsidRPr="00D332BE">
          <w:rPr>
            <w:rFonts w:ascii="Arial" w:eastAsiaTheme="minorEastAsia" w:hAnsi="Arial" w:cs="Arial"/>
            <w:sz w:val="22"/>
            <w:szCs w:val="22"/>
            <w:lang w:eastAsia="zh-CN"/>
          </w:rPr>
          <w:t>)</w:t>
        </w:r>
      </w:ins>
      <w:ins w:id="517" w:author="Zhang  Zihao" w:date="2024-08-13T18:59:00Z">
        <w:r w:rsidR="003821BC" w:rsidRPr="00D332BE">
          <w:rPr>
            <w:rFonts w:ascii="Arial" w:eastAsiaTheme="minorEastAsia" w:hAnsi="Arial" w:cs="Arial"/>
            <w:sz w:val="22"/>
            <w:szCs w:val="22"/>
            <w:lang w:eastAsia="zh-CN"/>
          </w:rPr>
          <w:t xml:space="preserve">, </w:t>
        </w:r>
      </w:ins>
      <w:ins w:id="518" w:author="Zhang  Zihao" w:date="2024-08-13T23:23:00Z">
        <w:r w:rsidR="00335BF4">
          <w:rPr>
            <w:rFonts w:ascii="Arial" w:eastAsiaTheme="minorEastAsia" w:hAnsi="Arial" w:cs="Arial" w:hint="eastAsia"/>
            <w:sz w:val="22"/>
            <w:szCs w:val="22"/>
            <w:lang w:eastAsia="zh-CN"/>
          </w:rPr>
          <w:t xml:space="preserve">necessitating </w:t>
        </w:r>
      </w:ins>
      <w:ins w:id="519" w:author="Zhang  Zihao" w:date="2024-08-13T19:01:00Z">
        <w:r w:rsidR="003821BC" w:rsidRPr="00D332BE">
          <w:rPr>
            <w:rFonts w:ascii="Arial" w:eastAsiaTheme="minorEastAsia" w:hAnsi="Arial" w:cs="Arial"/>
            <w:sz w:val="22"/>
            <w:szCs w:val="22"/>
            <w:lang w:eastAsia="zh-CN"/>
          </w:rPr>
          <w:t xml:space="preserve">case-by-case </w:t>
        </w:r>
      </w:ins>
      <w:ins w:id="520" w:author="Zhang  Zihao" w:date="2024-08-13T23:23:00Z">
        <w:r w:rsidR="00335BF4">
          <w:rPr>
            <w:rFonts w:ascii="Arial" w:eastAsiaTheme="minorEastAsia" w:hAnsi="Arial" w:cs="Arial" w:hint="eastAsia"/>
            <w:sz w:val="22"/>
            <w:szCs w:val="22"/>
            <w:lang w:eastAsia="zh-CN"/>
          </w:rPr>
          <w:t>considerations to optimize</w:t>
        </w:r>
      </w:ins>
      <w:ins w:id="521" w:author="Zhang  Zihao" w:date="2024-08-13T19:04:00Z">
        <w:r w:rsidR="003821BC" w:rsidRPr="00D332BE">
          <w:rPr>
            <w:rFonts w:ascii="Arial" w:eastAsiaTheme="minorEastAsia" w:hAnsi="Arial" w:cs="Arial"/>
            <w:sz w:val="22"/>
            <w:szCs w:val="22"/>
            <w:lang w:eastAsia="zh-CN"/>
          </w:rPr>
          <w:t xml:space="preserve"> </w:t>
        </w:r>
        <w:del w:id="522" w:author="Nabera  Abhinandan" w:date="2024-08-15T19:50:00Z">
          <w:r w:rsidR="003821BC" w:rsidRPr="00D332BE" w:rsidDel="00AB27E2">
            <w:rPr>
              <w:rFonts w:ascii="Arial" w:eastAsiaTheme="minorEastAsia" w:hAnsi="Arial" w:cs="Arial"/>
              <w:sz w:val="22"/>
              <w:szCs w:val="22"/>
              <w:lang w:eastAsia="zh-CN"/>
            </w:rPr>
            <w:delText xml:space="preserve">the </w:delText>
          </w:r>
        </w:del>
        <w:r w:rsidR="003821BC" w:rsidRPr="00D332BE">
          <w:rPr>
            <w:rFonts w:ascii="Arial" w:eastAsiaTheme="minorEastAsia" w:hAnsi="Arial" w:cs="Arial"/>
            <w:sz w:val="22"/>
            <w:szCs w:val="22"/>
            <w:lang w:eastAsia="zh-CN"/>
          </w:rPr>
          <w:t>energy efficiency</w:t>
        </w:r>
      </w:ins>
      <w:ins w:id="523" w:author="Zhang  Zihao" w:date="2024-08-13T18:58:00Z">
        <w:r w:rsidR="006A35FB" w:rsidRPr="00D332BE">
          <w:rPr>
            <w:rFonts w:ascii="Arial" w:eastAsiaTheme="minorEastAsia" w:hAnsi="Arial" w:cs="Arial"/>
            <w:sz w:val="22"/>
            <w:szCs w:val="22"/>
            <w:lang w:eastAsia="zh-CN"/>
          </w:rPr>
          <w:t>.</w:t>
        </w:r>
      </w:ins>
      <w:ins w:id="524" w:author="Zhang  Zihao" w:date="2024-08-13T18:51:00Z">
        <w:r w:rsidR="00EA6261" w:rsidRPr="00D332BE">
          <w:rPr>
            <w:rFonts w:ascii="Arial" w:eastAsiaTheme="minorEastAsia" w:hAnsi="Arial" w:cs="Arial"/>
            <w:sz w:val="22"/>
            <w:szCs w:val="22"/>
            <w:lang w:eastAsia="zh-CN"/>
          </w:rPr>
          <w:t xml:space="preserve"> </w:t>
        </w:r>
      </w:ins>
      <w:ins w:id="525" w:author="Zhang  Zihao" w:date="2024-08-16T13:29:00Z" w16du:dateUtc="2024-08-16T11:29:00Z">
        <w:r w:rsidR="00464D8E">
          <w:rPr>
            <w:rFonts w:ascii="Arial" w:eastAsiaTheme="minorEastAsia" w:hAnsi="Arial" w:cs="Arial"/>
            <w:sz w:val="22"/>
            <w:szCs w:val="22"/>
            <w:lang w:eastAsia="zh-CN"/>
          </w:rPr>
          <w:t xml:space="preserve">For example, </w:t>
        </w:r>
      </w:ins>
      <w:ins w:id="526" w:author="Zhang  Zihao" w:date="2024-08-16T13:30:00Z" w16du:dateUtc="2024-08-16T11:30:00Z">
        <w:r w:rsidR="00464D8E">
          <w:rPr>
            <w:rFonts w:ascii="Arial" w:eastAsiaTheme="minorEastAsia" w:hAnsi="Arial" w:cs="Arial"/>
            <w:sz w:val="22"/>
            <w:szCs w:val="22"/>
            <w:lang w:eastAsia="zh-CN"/>
          </w:rPr>
          <w:t xml:space="preserve">DBD uses a </w:t>
        </w:r>
        <w:r w:rsidR="00464D8E" w:rsidRPr="00464D8E">
          <w:rPr>
            <w:rFonts w:ascii="Arial" w:eastAsiaTheme="minorEastAsia" w:hAnsi="Arial" w:cs="Arial"/>
            <w:sz w:val="22"/>
            <w:szCs w:val="22"/>
            <w:lang w:eastAsia="zh-CN"/>
          </w:rPr>
          <w:t xml:space="preserve">dielectric barrier to prevent arcing and ensure uniform plasma discharge, while corona reactors rely on a </w:t>
        </w:r>
      </w:ins>
      <w:ins w:id="527" w:author="Zhang  Zihao" w:date="2024-08-16T13:31:00Z" w16du:dateUtc="2024-08-16T11:31:00Z">
        <w:r w:rsidR="001836EB">
          <w:rPr>
            <w:rFonts w:ascii="Arial" w:eastAsiaTheme="minorEastAsia" w:hAnsi="Arial" w:cs="Arial"/>
            <w:sz w:val="22"/>
            <w:szCs w:val="22"/>
            <w:lang w:eastAsia="zh-CN"/>
          </w:rPr>
          <w:t>pointy</w:t>
        </w:r>
      </w:ins>
      <w:ins w:id="528" w:author="Zhang  Zihao" w:date="2024-08-16T13:30:00Z" w16du:dateUtc="2024-08-16T11:30:00Z">
        <w:r w:rsidR="00464D8E" w:rsidRPr="00464D8E">
          <w:rPr>
            <w:rFonts w:ascii="Arial" w:eastAsiaTheme="minorEastAsia" w:hAnsi="Arial" w:cs="Arial"/>
            <w:sz w:val="22"/>
            <w:szCs w:val="22"/>
            <w:lang w:eastAsia="zh-CN"/>
          </w:rPr>
          <w:t xml:space="preserve"> electrode to generate a localized, non-uniform electric field for plasma formation</w:t>
        </w:r>
        <w:r w:rsidR="001836EB">
          <w:rPr>
            <w:rFonts w:ascii="Arial" w:eastAsiaTheme="minorEastAsia" w:hAnsi="Arial" w:cs="Arial"/>
            <w:sz w:val="22"/>
            <w:szCs w:val="22"/>
            <w:lang w:eastAsia="zh-CN"/>
          </w:rPr>
          <w:t xml:space="preserve"> </w:t>
        </w:r>
        <w:r w:rsidR="001836EB" w:rsidRPr="00D332BE">
          <w:rPr>
            <w:rFonts w:ascii="Arial" w:eastAsiaTheme="minorEastAsia" w:hAnsi="Arial" w:cs="Arial"/>
            <w:sz w:val="22"/>
            <w:szCs w:val="22"/>
            <w:lang w:eastAsia="zh-CN"/>
          </w:rPr>
          <w:t>(</w:t>
        </w:r>
        <w:r w:rsidR="001836EB" w:rsidRPr="00D332BE">
          <w:rPr>
            <w:rFonts w:ascii="Arial" w:eastAsiaTheme="minorEastAsia" w:hAnsi="Arial" w:cs="Arial"/>
            <w:b/>
            <w:bCs/>
            <w:sz w:val="22"/>
            <w:szCs w:val="22"/>
            <w:lang w:eastAsia="zh-CN"/>
          </w:rPr>
          <w:t>Fig. 5a</w:t>
        </w:r>
        <w:r w:rsidR="001836EB" w:rsidRPr="00D332BE">
          <w:rPr>
            <w:rFonts w:ascii="Arial" w:eastAsiaTheme="minorEastAsia" w:hAnsi="Arial" w:cs="Arial"/>
            <w:sz w:val="22"/>
            <w:szCs w:val="22"/>
            <w:lang w:eastAsia="zh-CN"/>
          </w:rPr>
          <w:t>)</w:t>
        </w:r>
      </w:ins>
      <w:ins w:id="529" w:author="Zhang  Zihao" w:date="2024-08-16T13:29:00Z" w16du:dateUtc="2024-08-16T11:29:00Z">
        <w:r w:rsidR="00464D8E">
          <w:rPr>
            <w:rFonts w:ascii="Arial" w:eastAsiaTheme="minorEastAsia" w:hAnsi="Arial" w:cs="Arial"/>
            <w:sz w:val="22"/>
            <w:szCs w:val="22"/>
            <w:lang w:eastAsia="zh-CN"/>
          </w:rPr>
          <w:t xml:space="preserve">. </w:t>
        </w:r>
      </w:ins>
      <w:r w:rsidR="00BB57EC" w:rsidRPr="00D332BE">
        <w:rPr>
          <w:rFonts w:ascii="Arial" w:eastAsiaTheme="minorEastAsia" w:hAnsi="Arial" w:cs="Arial"/>
          <w:sz w:val="22"/>
          <w:szCs w:val="22"/>
          <w:lang w:eastAsia="zh-CN"/>
        </w:rPr>
        <w:t>The thermal pyrolysis (TP) of CH</w:t>
      </w:r>
      <w:r w:rsidR="00BB57EC" w:rsidRPr="00D332BE">
        <w:rPr>
          <w:rFonts w:ascii="Arial" w:eastAsiaTheme="minorEastAsia" w:hAnsi="Arial" w:cs="Arial"/>
          <w:sz w:val="22"/>
          <w:szCs w:val="22"/>
          <w:vertAlign w:val="subscript"/>
          <w:lang w:eastAsia="zh-CN"/>
        </w:rPr>
        <w:t>4</w:t>
      </w:r>
      <w:r w:rsidR="00BB57EC" w:rsidRPr="00D332BE">
        <w:rPr>
          <w:rFonts w:ascii="Arial" w:eastAsiaTheme="minorEastAsia" w:hAnsi="Arial" w:cs="Arial"/>
          <w:sz w:val="22"/>
          <w:szCs w:val="22"/>
          <w:lang w:eastAsia="zh-CN"/>
        </w:rPr>
        <w:t xml:space="preserve"> in reactor tubes, heated </w:t>
      </w:r>
      <w:r w:rsidR="00BB57EC" w:rsidRPr="00D332BE">
        <w:rPr>
          <w:rFonts w:ascii="Arial" w:eastAsiaTheme="minorEastAsia" w:hAnsi="Arial" w:cs="Arial"/>
          <w:sz w:val="22"/>
          <w:szCs w:val="22"/>
          <w:lang w:eastAsia="zh-CN"/>
        </w:rPr>
        <w:lastRenderedPageBreak/>
        <w:t>either by electricity or combustion gas, can produce C</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However, this method often results in low </w:t>
      </w:r>
      <w:r w:rsidR="00D332BE" w:rsidRPr="00D332BE">
        <w:rPr>
          <w:rFonts w:ascii="Arial" w:eastAsiaTheme="minorEastAsia" w:hAnsi="Arial" w:cs="Arial"/>
          <w:sz w:val="22"/>
          <w:szCs w:val="22"/>
          <w:lang w:eastAsia="zh-CN"/>
        </w:rPr>
        <w:t xml:space="preserve">conversion </w:t>
      </w:r>
      <w:r w:rsidR="00BB57EC" w:rsidRPr="00D332BE">
        <w:rPr>
          <w:rFonts w:ascii="Arial" w:eastAsiaTheme="minorEastAsia" w:hAnsi="Arial" w:cs="Arial"/>
          <w:sz w:val="22"/>
          <w:szCs w:val="22"/>
          <w:lang w:eastAsia="zh-CN"/>
        </w:rPr>
        <w:t xml:space="preserve">and significant </w:t>
      </w:r>
      <w:ins w:id="530" w:author="Zhang  Zihao" w:date="2024-08-13T20:16:00Z">
        <w:r w:rsidR="00BA5284" w:rsidRPr="00D332BE">
          <w:rPr>
            <w:rFonts w:ascii="Arial" w:eastAsiaTheme="minorEastAsia" w:hAnsi="Arial" w:cs="Arial"/>
            <w:sz w:val="22"/>
            <w:szCs w:val="22"/>
            <w:lang w:eastAsia="zh-CN"/>
          </w:rPr>
          <w:t>C</w:t>
        </w:r>
        <w:r w:rsidR="00BA5284" w:rsidRPr="00D332BE">
          <w:rPr>
            <w:rFonts w:ascii="Arial" w:eastAsiaTheme="minorEastAsia" w:hAnsi="Arial" w:cs="Arial"/>
            <w:sz w:val="22"/>
            <w:szCs w:val="22"/>
            <w:vertAlign w:val="subscript"/>
            <w:lang w:eastAsia="zh-CN"/>
          </w:rPr>
          <w:t>2</w:t>
        </w:r>
        <w:r w:rsidR="00BA5284" w:rsidRPr="00D332BE">
          <w:rPr>
            <w:rFonts w:ascii="Arial" w:eastAsiaTheme="minorEastAsia" w:hAnsi="Arial" w:cs="Arial"/>
            <w:sz w:val="22"/>
            <w:szCs w:val="22"/>
            <w:lang w:eastAsia="zh-CN"/>
          </w:rPr>
          <w:t>H</w:t>
        </w:r>
        <w:r w:rsidR="00BA5284" w:rsidRPr="00D332BE">
          <w:rPr>
            <w:rFonts w:ascii="Arial" w:eastAsiaTheme="minorEastAsia" w:hAnsi="Arial" w:cs="Arial"/>
            <w:sz w:val="22"/>
            <w:szCs w:val="22"/>
            <w:vertAlign w:val="subscript"/>
            <w:lang w:eastAsia="zh-CN"/>
          </w:rPr>
          <w:t>2</w:t>
        </w:r>
        <w:r w:rsidR="00BA5284" w:rsidRPr="00D332BE">
          <w:rPr>
            <w:rFonts w:ascii="Arial" w:eastAsiaTheme="minorEastAsia" w:hAnsi="Arial" w:cs="Arial"/>
            <w:sz w:val="22"/>
            <w:szCs w:val="22"/>
            <w:lang w:eastAsia="zh-CN"/>
          </w:rPr>
          <w:t xml:space="preserve"> decomposition</w:t>
        </w:r>
        <w:r w:rsidR="00BA5284" w:rsidRPr="00D332BE" w:rsidDel="00BA5284">
          <w:rPr>
            <w:rFonts w:ascii="Arial" w:eastAsiaTheme="minorEastAsia" w:hAnsi="Arial" w:cs="Arial"/>
            <w:sz w:val="22"/>
            <w:szCs w:val="22"/>
            <w:lang w:eastAsia="zh-CN"/>
          </w:rPr>
          <w:t xml:space="preserve"> </w:t>
        </w:r>
      </w:ins>
      <w:del w:id="531" w:author="Zhang  Zihao" w:date="2024-08-13T20:16:00Z">
        <w:r w:rsidR="00BB57EC" w:rsidRPr="00D332BE" w:rsidDel="00BA5284">
          <w:rPr>
            <w:rFonts w:ascii="Arial" w:eastAsiaTheme="minorEastAsia" w:hAnsi="Arial" w:cs="Arial"/>
            <w:sz w:val="22"/>
            <w:szCs w:val="22"/>
            <w:lang w:eastAsia="zh-CN"/>
          </w:rPr>
          <w:delText xml:space="preserve">soot formation </w:delText>
        </w:r>
      </w:del>
      <w:r w:rsidR="00BB57EC" w:rsidRPr="00D332BE">
        <w:rPr>
          <w:rFonts w:ascii="Arial" w:eastAsiaTheme="minorEastAsia" w:hAnsi="Arial" w:cs="Arial"/>
          <w:sz w:val="22"/>
          <w:szCs w:val="22"/>
          <w:lang w:eastAsia="zh-CN"/>
        </w:rPr>
        <w:t>due to slow feed heating compared to PC. Adding 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can shift the equilibrium to inhibit C</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H</w:t>
      </w:r>
      <w:r w:rsidR="00BB57EC" w:rsidRPr="00D332BE">
        <w:rPr>
          <w:rFonts w:ascii="Arial" w:eastAsiaTheme="minorEastAsia" w:hAnsi="Arial" w:cs="Arial"/>
          <w:sz w:val="22"/>
          <w:szCs w:val="22"/>
          <w:vertAlign w:val="subscript"/>
          <w:lang w:eastAsia="zh-CN"/>
        </w:rPr>
        <w:t>2</w:t>
      </w:r>
      <w:r w:rsidR="00BB57EC" w:rsidRPr="00D332BE">
        <w:rPr>
          <w:rFonts w:ascii="Arial" w:eastAsiaTheme="minorEastAsia" w:hAnsi="Arial" w:cs="Arial"/>
          <w:sz w:val="22"/>
          <w:szCs w:val="22"/>
          <w:lang w:eastAsia="zh-CN"/>
        </w:rPr>
        <w:t xml:space="preserve"> decomposition, but it also reduces the CH</w:t>
      </w:r>
      <w:r w:rsidR="00BB57EC" w:rsidRPr="00D332BE">
        <w:rPr>
          <w:rFonts w:ascii="Arial" w:eastAsiaTheme="minorEastAsia" w:hAnsi="Arial" w:cs="Arial"/>
          <w:sz w:val="22"/>
          <w:szCs w:val="22"/>
          <w:vertAlign w:val="subscript"/>
          <w:lang w:eastAsia="zh-CN"/>
        </w:rPr>
        <w:t>4</w:t>
      </w:r>
      <w:r w:rsidR="00BB57EC" w:rsidRPr="00D332BE">
        <w:rPr>
          <w:rFonts w:ascii="Arial" w:eastAsiaTheme="minorEastAsia" w:hAnsi="Arial" w:cs="Arial"/>
          <w:sz w:val="22"/>
          <w:szCs w:val="22"/>
          <w:lang w:eastAsia="zh-CN"/>
        </w:rPr>
        <w:t xml:space="preserve"> conversion rate, making this approach commercially unviable.</w:t>
      </w:r>
      <w:r w:rsidR="00BB57EC" w:rsidRPr="00D332BE">
        <w:rPr>
          <w:rFonts w:ascii="Arial" w:hAnsi="Arial" w:cs="Arial"/>
          <w:sz w:val="22"/>
          <w:vertAlign w:val="superscript"/>
        </w:rPr>
        <w:t>32</w:t>
      </w:r>
      <w:ins w:id="532" w:author="Zhang  Zihao" w:date="2024-08-13T19:12:00Z">
        <w:r w:rsidR="00D332BE" w:rsidRPr="00D332BE">
          <w:rPr>
            <w:rFonts w:ascii="Arial" w:eastAsiaTheme="minorEastAsia" w:hAnsi="Arial" w:cs="Arial"/>
            <w:sz w:val="22"/>
            <w:szCs w:val="22"/>
            <w:lang w:eastAsia="zh-CN"/>
          </w:rPr>
          <w:t xml:space="preserve"> Advanced reactor design</w:t>
        </w:r>
      </w:ins>
      <w:ins w:id="533" w:author="Nabera  Abhinandan" w:date="2024-08-15T19:50:00Z">
        <w:r w:rsidR="00AB27E2">
          <w:rPr>
            <w:rFonts w:ascii="Arial" w:eastAsiaTheme="minorEastAsia" w:hAnsi="Arial" w:cs="Arial"/>
            <w:sz w:val="22"/>
            <w:szCs w:val="22"/>
            <w:lang w:eastAsia="zh-CN"/>
          </w:rPr>
          <w:t>s</w:t>
        </w:r>
      </w:ins>
      <w:ins w:id="534" w:author="Zhang  Zihao" w:date="2024-08-13T19:12:00Z">
        <w:r w:rsidR="00D332BE" w:rsidRPr="00D332BE">
          <w:rPr>
            <w:rFonts w:ascii="Arial" w:eastAsiaTheme="minorEastAsia" w:hAnsi="Arial" w:cs="Arial"/>
            <w:sz w:val="22"/>
            <w:szCs w:val="22"/>
            <w:lang w:eastAsia="zh-CN"/>
          </w:rPr>
          <w:t>, including membrane</w:t>
        </w:r>
      </w:ins>
      <w:ins w:id="535" w:author="Zhang  Zihao" w:date="2024-08-13T19:14:00Z">
        <w:r w:rsidR="00D332BE">
          <w:rPr>
            <w:rFonts w:ascii="Arial" w:eastAsiaTheme="minorEastAsia" w:hAnsi="Arial" w:cs="Arial" w:hint="eastAsia"/>
            <w:sz w:val="22"/>
            <w:szCs w:val="22"/>
            <w:lang w:eastAsia="zh-CN"/>
          </w:rPr>
          <w:t xml:space="preserve"> </w:t>
        </w:r>
      </w:ins>
      <w:ins w:id="536" w:author="Zhang  Zihao" w:date="2024-08-13T23:23:00Z">
        <w:r w:rsidR="00335BF4">
          <w:rPr>
            <w:rFonts w:ascii="Arial" w:eastAsiaTheme="minorEastAsia" w:hAnsi="Arial" w:cs="Arial" w:hint="eastAsia"/>
            <w:sz w:val="22"/>
            <w:szCs w:val="22"/>
            <w:lang w:eastAsia="zh-CN"/>
          </w:rPr>
          <w:t xml:space="preserve">reactors </w:t>
        </w:r>
      </w:ins>
      <w:ins w:id="537" w:author="Zhang  Zihao" w:date="2024-08-13T19:14:00Z">
        <w:r w:rsidR="00D332BE">
          <w:rPr>
            <w:rFonts w:ascii="Arial" w:eastAsiaTheme="minorEastAsia" w:hAnsi="Arial" w:cs="Arial" w:hint="eastAsia"/>
            <w:sz w:val="22"/>
            <w:szCs w:val="22"/>
            <w:lang w:eastAsia="zh-CN"/>
          </w:rPr>
          <w:t>(</w:t>
        </w:r>
        <w:r w:rsidR="00D332BE" w:rsidRPr="00CF7E03">
          <w:rPr>
            <w:rFonts w:ascii="Arial" w:eastAsiaTheme="minorEastAsia" w:hAnsi="Arial" w:cs="Arial"/>
            <w:b/>
            <w:bCs/>
            <w:sz w:val="22"/>
            <w:szCs w:val="22"/>
            <w:lang w:eastAsia="zh-CN"/>
          </w:rPr>
          <w:t>Fig. 5</w:t>
        </w:r>
        <w:r w:rsidR="00D332BE">
          <w:rPr>
            <w:rFonts w:ascii="Arial" w:eastAsiaTheme="minorEastAsia" w:hAnsi="Arial" w:cs="Arial" w:hint="eastAsia"/>
            <w:b/>
            <w:bCs/>
            <w:sz w:val="22"/>
            <w:szCs w:val="22"/>
            <w:lang w:eastAsia="zh-CN"/>
          </w:rPr>
          <w:t>b</w:t>
        </w:r>
        <w:r w:rsidR="00D332BE">
          <w:rPr>
            <w:rFonts w:ascii="Arial" w:eastAsiaTheme="minorEastAsia" w:hAnsi="Arial" w:cs="Arial" w:hint="eastAsia"/>
            <w:sz w:val="22"/>
            <w:szCs w:val="22"/>
            <w:lang w:eastAsia="zh-CN"/>
          </w:rPr>
          <w:t>)</w:t>
        </w:r>
        <w:del w:id="538" w:author="Nabera  Abhinandan" w:date="2024-08-15T19:50:00Z">
          <w:r w:rsidR="00D332BE" w:rsidDel="00AB27E2">
            <w:rPr>
              <w:rFonts w:ascii="Arial" w:eastAsiaTheme="minorEastAsia" w:hAnsi="Arial" w:cs="Arial" w:hint="eastAsia"/>
              <w:sz w:val="22"/>
              <w:szCs w:val="22"/>
              <w:lang w:eastAsia="zh-CN"/>
            </w:rPr>
            <w:delText xml:space="preserve"> </w:delText>
          </w:r>
        </w:del>
      </w:ins>
      <w:ins w:id="539" w:author="Zhang  Zihao" w:date="2024-08-13T19:12:00Z">
        <w:r w:rsidR="00D332BE" w:rsidRPr="00D332BE">
          <w:rPr>
            <w:rFonts w:ascii="Arial" w:eastAsiaTheme="minorEastAsia" w:hAnsi="Arial" w:cs="Arial"/>
            <w:sz w:val="22"/>
            <w:szCs w:val="22"/>
            <w:lang w:eastAsia="zh-CN"/>
          </w:rPr>
          <w:t xml:space="preserve"> or millisecond reactors, have been explored </w:t>
        </w:r>
      </w:ins>
      <w:ins w:id="540" w:author="Zhang  Zihao" w:date="2024-08-13T23:23:00Z">
        <w:r w:rsidR="00335BF4">
          <w:rPr>
            <w:rFonts w:ascii="Arial" w:eastAsiaTheme="minorEastAsia" w:hAnsi="Arial" w:cs="Arial" w:hint="eastAsia"/>
            <w:sz w:val="22"/>
            <w:szCs w:val="22"/>
            <w:lang w:eastAsia="zh-CN"/>
          </w:rPr>
          <w:t xml:space="preserve">to </w:t>
        </w:r>
      </w:ins>
      <w:ins w:id="541" w:author="Zhang  Zihao" w:date="2024-08-13T23:24:00Z">
        <w:r w:rsidR="00335BF4">
          <w:rPr>
            <w:rFonts w:ascii="Arial" w:eastAsiaTheme="minorEastAsia" w:hAnsi="Arial" w:cs="Arial" w:hint="eastAsia"/>
            <w:sz w:val="22"/>
            <w:szCs w:val="22"/>
            <w:lang w:eastAsia="zh-CN"/>
          </w:rPr>
          <w:t>en</w:t>
        </w:r>
      </w:ins>
      <w:ins w:id="542" w:author="Zhang  Zihao" w:date="2024-08-13T19:12:00Z">
        <w:r w:rsidR="00D332BE" w:rsidRPr="00D332BE">
          <w:rPr>
            <w:rFonts w:ascii="Arial" w:eastAsiaTheme="minorEastAsia" w:hAnsi="Arial" w:cs="Arial"/>
            <w:sz w:val="22"/>
            <w:szCs w:val="22"/>
            <w:lang w:eastAsia="zh-CN"/>
          </w:rPr>
          <w:t>hance</w:t>
        </w:r>
      </w:ins>
      <w:ins w:id="543" w:author="Zhang  Zihao" w:date="2024-08-13T23:24:00Z">
        <w:r w:rsidR="00335BF4">
          <w:rPr>
            <w:rFonts w:ascii="Arial" w:eastAsiaTheme="minorEastAsia" w:hAnsi="Arial" w:cs="Arial" w:hint="eastAsia"/>
            <w:sz w:val="22"/>
            <w:szCs w:val="22"/>
            <w:lang w:eastAsia="zh-CN"/>
          </w:rPr>
          <w:t xml:space="preserve"> CH</w:t>
        </w:r>
        <w:r w:rsidR="00335BF4">
          <w:rPr>
            <w:rFonts w:ascii="Arial" w:eastAsiaTheme="minorEastAsia" w:hAnsi="Arial" w:cs="Arial" w:hint="eastAsia"/>
            <w:sz w:val="22"/>
            <w:szCs w:val="22"/>
            <w:vertAlign w:val="subscript"/>
            <w:lang w:eastAsia="zh-CN"/>
          </w:rPr>
          <w:t>4</w:t>
        </w:r>
      </w:ins>
      <w:ins w:id="544" w:author="Zhang  Zihao" w:date="2024-08-13T19:12:00Z">
        <w:r w:rsidR="00D332BE" w:rsidRPr="00D332BE">
          <w:rPr>
            <w:rFonts w:ascii="Arial" w:eastAsiaTheme="minorEastAsia" w:hAnsi="Arial" w:cs="Arial"/>
            <w:sz w:val="22"/>
            <w:szCs w:val="22"/>
            <w:lang w:eastAsia="zh-CN"/>
          </w:rPr>
          <w:t xml:space="preserve"> conversion </w:t>
        </w:r>
      </w:ins>
      <w:ins w:id="545" w:author="Zhang  Zihao" w:date="2024-08-13T23:24:00Z">
        <w:r w:rsidR="00335BF4">
          <w:rPr>
            <w:rFonts w:ascii="Arial" w:eastAsiaTheme="minorEastAsia" w:hAnsi="Arial" w:cs="Arial" w:hint="eastAsia"/>
            <w:sz w:val="22"/>
            <w:szCs w:val="22"/>
            <w:lang w:eastAsia="zh-CN"/>
          </w:rPr>
          <w:t xml:space="preserve">by shifting the </w:t>
        </w:r>
      </w:ins>
      <w:ins w:id="546" w:author="Zhang  Zihao" w:date="2024-08-13T19:12:00Z">
        <w:r w:rsidR="00D332BE" w:rsidRPr="00D332BE">
          <w:rPr>
            <w:rFonts w:ascii="Arial" w:eastAsiaTheme="minorEastAsia" w:hAnsi="Arial" w:cs="Arial"/>
            <w:sz w:val="22"/>
            <w:szCs w:val="22"/>
            <w:lang w:eastAsia="zh-CN"/>
          </w:rPr>
          <w:t>reaction equilibrium to</w:t>
        </w:r>
      </w:ins>
      <w:ins w:id="547" w:author="Zhang  Zihao" w:date="2024-08-13T23:24:00Z">
        <w:r w:rsidR="00335BF4">
          <w:rPr>
            <w:rFonts w:ascii="Arial" w:eastAsiaTheme="minorEastAsia" w:hAnsi="Arial" w:cs="Arial" w:hint="eastAsia"/>
            <w:sz w:val="22"/>
            <w:szCs w:val="22"/>
            <w:lang w:eastAsia="zh-CN"/>
          </w:rPr>
          <w:t>ward</w:t>
        </w:r>
        <w:del w:id="548" w:author="Nabera  Abhinandan" w:date="2024-08-15T19:50:00Z">
          <w:r w:rsidR="00335BF4" w:rsidDel="00AB27E2">
            <w:rPr>
              <w:rFonts w:ascii="Arial" w:eastAsiaTheme="minorEastAsia" w:hAnsi="Arial" w:cs="Arial" w:hint="eastAsia"/>
              <w:sz w:val="22"/>
              <w:szCs w:val="22"/>
              <w:lang w:eastAsia="zh-CN"/>
            </w:rPr>
            <w:delText>s</w:delText>
          </w:r>
        </w:del>
      </w:ins>
      <w:ins w:id="549" w:author="Zhang  Zihao" w:date="2024-08-13T19:12:00Z">
        <w:r w:rsidR="00D332BE" w:rsidRPr="00D332BE">
          <w:rPr>
            <w:rFonts w:ascii="Arial" w:eastAsiaTheme="minorEastAsia" w:hAnsi="Arial" w:cs="Arial"/>
            <w:sz w:val="22"/>
            <w:szCs w:val="22"/>
            <w:lang w:eastAsia="zh-CN"/>
          </w:rPr>
          <w:t xml:space="preserve"> the product side </w:t>
        </w:r>
      </w:ins>
      <w:ins w:id="550" w:author="Zhang  Zihao" w:date="2024-08-14T10:27:00Z">
        <w:r w:rsidR="008D6399">
          <w:rPr>
            <w:rFonts w:ascii="Arial" w:eastAsiaTheme="minorEastAsia" w:hAnsi="Arial" w:cs="Arial" w:hint="eastAsia"/>
            <w:sz w:val="22"/>
            <w:szCs w:val="22"/>
            <w:lang w:eastAsia="zh-CN"/>
          </w:rPr>
          <w:t>or</w:t>
        </w:r>
      </w:ins>
      <w:ins w:id="551" w:author="Zhang  Zihao" w:date="2024-08-13T19:12:00Z">
        <w:r w:rsidR="00D332BE" w:rsidRPr="00D332BE">
          <w:rPr>
            <w:rFonts w:ascii="Arial" w:eastAsiaTheme="minorEastAsia" w:hAnsi="Arial" w:cs="Arial"/>
            <w:sz w:val="22"/>
            <w:szCs w:val="22"/>
            <w:lang w:eastAsia="zh-CN"/>
          </w:rPr>
          <w:t xml:space="preserve"> </w:t>
        </w:r>
      </w:ins>
      <w:ins w:id="552" w:author="Zhang  Zihao" w:date="2024-08-13T23:24:00Z">
        <w:r w:rsidR="00335BF4">
          <w:rPr>
            <w:rFonts w:ascii="Arial" w:eastAsiaTheme="minorEastAsia" w:hAnsi="Arial" w:cs="Arial" w:hint="eastAsia"/>
            <w:sz w:val="22"/>
            <w:szCs w:val="22"/>
            <w:lang w:eastAsia="zh-CN"/>
          </w:rPr>
          <w:t>reducing soot</w:t>
        </w:r>
      </w:ins>
      <w:ins w:id="553" w:author="Zhang  Zihao" w:date="2024-08-13T19:14:00Z">
        <w:r w:rsidR="00D332BE">
          <w:rPr>
            <w:rFonts w:ascii="Arial" w:eastAsiaTheme="minorEastAsia" w:hAnsi="Arial" w:cs="Arial" w:hint="eastAsia"/>
            <w:sz w:val="22"/>
            <w:szCs w:val="22"/>
            <w:lang w:eastAsia="zh-CN"/>
          </w:rPr>
          <w:t xml:space="preserve"> formation</w:t>
        </w:r>
      </w:ins>
      <w:ins w:id="554" w:author="Zhang  Zihao" w:date="2024-08-13T19:12:00Z">
        <w:r w:rsidR="00D332BE" w:rsidRPr="00D332BE">
          <w:rPr>
            <w:rFonts w:ascii="Arial" w:eastAsiaTheme="minorEastAsia" w:hAnsi="Arial" w:cs="Arial"/>
            <w:sz w:val="22"/>
            <w:szCs w:val="22"/>
            <w:lang w:eastAsia="zh-CN"/>
          </w:rPr>
          <w:t xml:space="preserve"> due to shortened contact time.</w:t>
        </w:r>
      </w:ins>
      <w:r w:rsidR="000B1B10" w:rsidRPr="000B1B10">
        <w:rPr>
          <w:rFonts w:ascii="Arial" w:hAnsi="Arial" w:cs="Arial"/>
          <w:sz w:val="22"/>
          <w:vertAlign w:val="superscript"/>
        </w:rPr>
        <w:t>65,66</w:t>
      </w:r>
      <w:ins w:id="555" w:author="Zhang  Zihao" w:date="2024-08-13T19:15:00Z">
        <w:r w:rsidR="00DC3E51">
          <w:rPr>
            <w:rFonts w:ascii="Arial" w:eastAsiaTheme="minorEastAsia" w:hAnsi="Arial" w:cs="Arial" w:hint="eastAsia"/>
            <w:sz w:val="22"/>
            <w:szCs w:val="22"/>
            <w:lang w:eastAsia="zh-CN"/>
          </w:rPr>
          <w:t xml:space="preserve"> Th</w:t>
        </w:r>
      </w:ins>
      <w:ins w:id="556" w:author="Zhang  Zihao" w:date="2024-08-13T19:16:00Z">
        <w:r w:rsidR="00DC3E51">
          <w:rPr>
            <w:rFonts w:ascii="Arial" w:eastAsiaTheme="minorEastAsia" w:hAnsi="Arial" w:cs="Arial" w:hint="eastAsia"/>
            <w:sz w:val="22"/>
            <w:szCs w:val="22"/>
            <w:lang w:eastAsia="zh-CN"/>
          </w:rPr>
          <w:t>ese</w:t>
        </w:r>
      </w:ins>
      <w:ins w:id="557" w:author="Zhang  Zihao" w:date="2024-08-13T19:15:00Z">
        <w:r w:rsidR="00DC3E51">
          <w:rPr>
            <w:rFonts w:ascii="Arial" w:eastAsiaTheme="minorEastAsia" w:hAnsi="Arial" w:cs="Arial" w:hint="eastAsia"/>
            <w:sz w:val="22"/>
            <w:szCs w:val="22"/>
            <w:lang w:eastAsia="zh-CN"/>
          </w:rPr>
          <w:t xml:space="preserve"> </w:t>
        </w:r>
      </w:ins>
      <w:ins w:id="558" w:author="Zhang  Zihao" w:date="2024-08-14T10:28:00Z">
        <w:r w:rsidR="005F3BF2">
          <w:rPr>
            <w:rFonts w:ascii="Arial" w:eastAsiaTheme="minorEastAsia" w:hAnsi="Arial" w:cs="Arial" w:hint="eastAsia"/>
            <w:sz w:val="22"/>
            <w:szCs w:val="22"/>
            <w:lang w:eastAsia="zh-CN"/>
          </w:rPr>
          <w:t xml:space="preserve">reactor </w:t>
        </w:r>
      </w:ins>
      <w:ins w:id="559" w:author="Zhang  Zihao" w:date="2024-08-13T23:24:00Z">
        <w:r w:rsidR="00335BF4">
          <w:rPr>
            <w:rFonts w:ascii="Arial" w:eastAsiaTheme="minorEastAsia" w:hAnsi="Arial" w:cs="Arial" w:hint="eastAsia"/>
            <w:sz w:val="22"/>
            <w:szCs w:val="22"/>
            <w:lang w:eastAsia="zh-CN"/>
          </w:rPr>
          <w:t>developm</w:t>
        </w:r>
      </w:ins>
      <w:ins w:id="560" w:author="Zhang  Zihao" w:date="2024-08-13T23:25:00Z">
        <w:r w:rsidR="00335BF4">
          <w:rPr>
            <w:rFonts w:ascii="Arial" w:eastAsiaTheme="minorEastAsia" w:hAnsi="Arial" w:cs="Arial" w:hint="eastAsia"/>
            <w:sz w:val="22"/>
            <w:szCs w:val="22"/>
            <w:lang w:eastAsia="zh-CN"/>
          </w:rPr>
          <w:t>ents underscore th</w:t>
        </w:r>
      </w:ins>
      <w:ins w:id="561" w:author="Zhang  Zihao" w:date="2024-08-13T19:15:00Z">
        <w:r w:rsidR="00DC3E51">
          <w:rPr>
            <w:rFonts w:ascii="Arial" w:eastAsiaTheme="minorEastAsia" w:hAnsi="Arial" w:cs="Arial" w:hint="eastAsia"/>
            <w:sz w:val="22"/>
            <w:szCs w:val="22"/>
            <w:lang w:eastAsia="zh-CN"/>
          </w:rPr>
          <w:t>e import</w:t>
        </w:r>
      </w:ins>
      <w:ins w:id="562" w:author="Zhang  Zihao" w:date="2024-08-13T19:16:00Z">
        <w:r w:rsidR="00DC3E51">
          <w:rPr>
            <w:rFonts w:ascii="Arial" w:eastAsiaTheme="minorEastAsia" w:hAnsi="Arial" w:cs="Arial" w:hint="eastAsia"/>
            <w:sz w:val="22"/>
            <w:szCs w:val="22"/>
            <w:lang w:eastAsia="zh-CN"/>
          </w:rPr>
          <w:t xml:space="preserve">ance of reactor design in </w:t>
        </w:r>
        <w:r w:rsidR="00DC3E51" w:rsidRPr="00D332BE">
          <w:rPr>
            <w:rFonts w:ascii="Arial" w:eastAsiaTheme="minorEastAsia" w:hAnsi="Arial" w:cs="Arial"/>
            <w:sz w:val="22"/>
            <w:szCs w:val="22"/>
            <w:lang w:eastAsia="zh-CN"/>
          </w:rPr>
          <w:t>non</w:t>
        </w:r>
        <w:r w:rsidR="00DC3E51" w:rsidRPr="00D332BE">
          <w:rPr>
            <w:rFonts w:ascii="Arial" w:eastAsiaTheme="minorEastAsia" w:hAnsi="Arial" w:cs="Arial"/>
            <w:sz w:val="22"/>
            <w:szCs w:val="22"/>
            <w:lang w:eastAsia="zh-CN"/>
          </w:rPr>
          <w:noBreakHyphen/>
          <w:t>thermal plasma</w:t>
        </w:r>
        <w:r w:rsidR="00DC3E51">
          <w:rPr>
            <w:rFonts w:ascii="Arial" w:eastAsiaTheme="minorEastAsia" w:hAnsi="Arial" w:cs="Arial" w:hint="eastAsia"/>
            <w:sz w:val="22"/>
            <w:szCs w:val="22"/>
            <w:lang w:eastAsia="zh-CN"/>
          </w:rPr>
          <w:t xml:space="preserve"> and TP </w:t>
        </w:r>
        <w:r w:rsidR="00DC3E51" w:rsidRPr="00D332BE">
          <w:rPr>
            <w:rFonts w:ascii="Arial" w:eastAsiaTheme="minorEastAsia" w:hAnsi="Arial" w:cs="Arial"/>
            <w:sz w:val="22"/>
            <w:szCs w:val="22"/>
            <w:lang w:eastAsia="zh-CN"/>
          </w:rPr>
          <w:t>technologies</w:t>
        </w:r>
        <w:r w:rsidR="00DC3E51">
          <w:rPr>
            <w:rFonts w:ascii="Arial" w:eastAsiaTheme="minorEastAsia" w:hAnsi="Arial" w:cs="Arial" w:hint="eastAsia"/>
            <w:sz w:val="22"/>
            <w:szCs w:val="22"/>
            <w:lang w:eastAsia="zh-CN"/>
          </w:rPr>
          <w:t>.</w:t>
        </w:r>
      </w:ins>
    </w:p>
    <w:p w14:paraId="4A0AC558" w14:textId="79E8F421" w:rsidR="00454C95" w:rsidDel="00EA6261" w:rsidRDefault="00454C95" w:rsidP="0064013E">
      <w:pPr>
        <w:pStyle w:val="ListParagraph"/>
        <w:spacing w:line="360" w:lineRule="auto"/>
        <w:ind w:left="0" w:firstLine="504"/>
        <w:jc w:val="both"/>
        <w:rPr>
          <w:ins w:id="563" w:author="Pérez-Ramirez  Javier" w:date="2024-08-05T10:54:00Z"/>
          <w:del w:id="564" w:author="Zhang  Zihao" w:date="2024-08-13T18:50:00Z"/>
          <w:rFonts w:ascii="Arial" w:eastAsiaTheme="minorEastAsia" w:hAnsi="Arial" w:cs="Arial"/>
          <w:sz w:val="22"/>
          <w:szCs w:val="22"/>
          <w:lang w:eastAsia="zh-CN"/>
        </w:rPr>
      </w:pPr>
      <w:commentRangeStart w:id="565"/>
      <w:ins w:id="566" w:author="Pérez-Ramirez  Javier" w:date="2024-08-05T10:54:00Z">
        <w:del w:id="567" w:author="Zhang  Zihao" w:date="2024-08-13T18:50:00Z">
          <w:r w:rsidRPr="001C4C40" w:rsidDel="00EA6261">
            <w:rPr>
              <w:rFonts w:ascii="Arial" w:eastAsiaTheme="minorEastAsia" w:hAnsi="Arial" w:cs="Arial"/>
              <w:sz w:val="22"/>
              <w:szCs w:val="22"/>
              <w:highlight w:val="yellow"/>
              <w:lang w:eastAsia="zh-CN"/>
            </w:rPr>
            <w:delText xml:space="preserve">I AM NOT SURE THAT THE REACTOR ENGINEERING ASPECT IS </w:delText>
          </w:r>
        </w:del>
      </w:ins>
      <w:ins w:id="568" w:author="Pérez-Ramirez  Javier" w:date="2024-08-05T10:55:00Z">
        <w:del w:id="569" w:author="Zhang  Zihao" w:date="2024-08-13T18:50:00Z">
          <w:r w:rsidRPr="001C4C40" w:rsidDel="00EA6261">
            <w:rPr>
              <w:rFonts w:ascii="Arial" w:eastAsiaTheme="minorEastAsia" w:hAnsi="Arial" w:cs="Arial"/>
              <w:sz w:val="22"/>
              <w:szCs w:val="22"/>
              <w:highlight w:val="yellow"/>
              <w:lang w:eastAsia="zh-CN"/>
            </w:rPr>
            <w:delText>SCHOLARLY</w:delText>
          </w:r>
          <w:r w:rsidDel="00EA6261">
            <w:rPr>
              <w:rFonts w:ascii="Arial" w:eastAsiaTheme="minorEastAsia" w:hAnsi="Arial" w:cs="Arial"/>
              <w:sz w:val="22"/>
              <w:szCs w:val="22"/>
              <w:highlight w:val="yellow"/>
              <w:lang w:eastAsia="zh-CN"/>
            </w:rPr>
            <w:delText xml:space="preserve"> AND SUFFICIENTLY</w:delText>
          </w:r>
          <w:r w:rsidRPr="001C4C40" w:rsidDel="00EA6261">
            <w:rPr>
              <w:rFonts w:ascii="Arial" w:eastAsiaTheme="minorEastAsia" w:hAnsi="Arial" w:cs="Arial"/>
              <w:sz w:val="22"/>
              <w:szCs w:val="22"/>
              <w:highlight w:val="yellow"/>
              <w:lang w:eastAsia="zh-CN"/>
            </w:rPr>
            <w:delText xml:space="preserve"> EMPHASIZED</w:delText>
          </w:r>
        </w:del>
      </w:ins>
      <w:commentRangeEnd w:id="565"/>
      <w:del w:id="570" w:author="Zhang  Zihao" w:date="2024-08-13T18:50:00Z">
        <w:r w:rsidR="0012368B" w:rsidDel="00EA6261">
          <w:rPr>
            <w:rStyle w:val="CommentReference"/>
          </w:rPr>
          <w:commentReference w:id="565"/>
        </w:r>
      </w:del>
    </w:p>
    <w:p w14:paraId="7D4F3EDD" w14:textId="378A4E82" w:rsidR="009C7200" w:rsidRDefault="00633D92" w:rsidP="0064013E">
      <w:pPr>
        <w:pStyle w:val="ListParagraph"/>
        <w:spacing w:line="360" w:lineRule="auto"/>
        <w:ind w:left="0" w:firstLine="504"/>
        <w:jc w:val="both"/>
        <w:rPr>
          <w:ins w:id="571" w:author="Zhang  Zihao" w:date="2024-08-13T19:32:00Z"/>
          <w:rFonts w:ascii="Arial" w:eastAsiaTheme="minorEastAsia" w:hAnsi="Arial" w:cs="Arial"/>
          <w:sz w:val="22"/>
          <w:szCs w:val="22"/>
          <w:lang w:eastAsia="zh-CN"/>
        </w:rPr>
      </w:pPr>
      <w:r w:rsidRPr="00CF7E03">
        <w:rPr>
          <w:rFonts w:ascii="Arial" w:eastAsiaTheme="minorEastAsia" w:hAnsi="Arial" w:cs="Arial"/>
          <w:sz w:val="22"/>
          <w:szCs w:val="22"/>
          <w:lang w:eastAsia="zh-CN"/>
        </w:rPr>
        <w:t>The c</w:t>
      </w:r>
      <w:r w:rsidR="00B717E3" w:rsidRPr="00CF7E03">
        <w:rPr>
          <w:rFonts w:ascii="Arial" w:eastAsiaTheme="minorEastAsia" w:hAnsi="Arial" w:cs="Arial"/>
          <w:sz w:val="22"/>
          <w:szCs w:val="22"/>
          <w:lang w:eastAsia="zh-CN"/>
        </w:rPr>
        <w:t xml:space="preserve">omparison of representative results </w:t>
      </w:r>
      <w:r w:rsidRPr="00CF7E03">
        <w:rPr>
          <w:rFonts w:ascii="Arial" w:eastAsiaTheme="minorEastAsia" w:hAnsi="Arial" w:cs="Arial"/>
          <w:sz w:val="22"/>
          <w:szCs w:val="22"/>
          <w:lang w:eastAsia="zh-CN"/>
        </w:rPr>
        <w:t>from</w:t>
      </w:r>
      <w:r w:rsidR="008338AE">
        <w:rPr>
          <w:rFonts w:ascii="Arial" w:eastAsiaTheme="minorEastAsia" w:hAnsi="Arial" w:cs="Arial" w:hint="eastAsia"/>
          <w:sz w:val="22"/>
          <w:szCs w:val="22"/>
          <w:lang w:eastAsia="zh-CN"/>
        </w:rPr>
        <w:t xml:space="preserve"> </w:t>
      </w:r>
      <w:del w:id="572" w:author="Zhang  Zihao" w:date="2024-08-13T19:18:00Z">
        <w:r w:rsidR="008338AE" w:rsidDel="00731B75">
          <w:rPr>
            <w:rFonts w:ascii="Arial" w:eastAsiaTheme="minorEastAsia" w:hAnsi="Arial" w:cs="Arial" w:hint="eastAsia"/>
            <w:sz w:val="22"/>
            <w:szCs w:val="22"/>
            <w:lang w:eastAsia="zh-CN"/>
          </w:rPr>
          <w:delText>(catalytic)</w:delText>
        </w:r>
        <w:r w:rsidR="00B717E3" w:rsidRPr="00CF7E03" w:rsidDel="00731B75">
          <w:rPr>
            <w:rFonts w:ascii="Arial" w:eastAsiaTheme="minorEastAsia" w:hAnsi="Arial" w:cs="Arial"/>
            <w:sz w:val="22"/>
            <w:szCs w:val="22"/>
            <w:lang w:eastAsia="zh-CN"/>
          </w:rPr>
          <w:delText xml:space="preserve"> </w:delText>
        </w:r>
        <w:r w:rsidR="00315729" w:rsidRPr="00CF7E03" w:rsidDel="00731B75">
          <w:rPr>
            <w:rFonts w:ascii="Arial" w:eastAsiaTheme="minorEastAsia" w:hAnsi="Arial" w:cs="Arial"/>
            <w:sz w:val="22"/>
            <w:szCs w:val="22"/>
            <w:lang w:eastAsia="zh-CN"/>
          </w:rPr>
          <w:delText>thermal pyrolysis</w:delText>
        </w:r>
        <w:r w:rsidR="00B717E3" w:rsidRPr="00CF7E03" w:rsidDel="00731B75">
          <w:rPr>
            <w:rFonts w:ascii="Arial" w:eastAsiaTheme="minorEastAsia" w:hAnsi="Arial" w:cs="Arial"/>
            <w:sz w:val="22"/>
            <w:szCs w:val="22"/>
            <w:lang w:eastAsia="zh-CN"/>
          </w:rPr>
          <w:delText xml:space="preserve">, </w:delText>
        </w:r>
      </w:del>
      <w:r w:rsidR="00B717E3" w:rsidRPr="00CF7E03">
        <w:rPr>
          <w:rFonts w:ascii="Arial" w:eastAsiaTheme="minorEastAsia" w:hAnsi="Arial" w:cs="Arial"/>
          <w:sz w:val="22"/>
          <w:szCs w:val="22"/>
          <w:lang w:eastAsia="zh-CN"/>
        </w:rPr>
        <w:t>thermal</w:t>
      </w:r>
      <w:r w:rsidR="000B19EA">
        <w:rPr>
          <w:rFonts w:ascii="Arial" w:eastAsiaTheme="minorEastAsia" w:hAnsi="Arial" w:cs="Arial" w:hint="eastAsia"/>
          <w:sz w:val="22"/>
          <w:szCs w:val="22"/>
          <w:lang w:eastAsia="zh-CN"/>
        </w:rPr>
        <w:t xml:space="preserve"> plasma</w:t>
      </w:r>
      <w:r w:rsidRPr="00CF7E03">
        <w:rPr>
          <w:rFonts w:ascii="Arial" w:eastAsiaTheme="minorEastAsia" w:hAnsi="Arial" w:cs="Arial"/>
          <w:sz w:val="22"/>
          <w:szCs w:val="22"/>
          <w:lang w:eastAsia="zh-CN"/>
        </w:rPr>
        <w:t>,</w:t>
      </w:r>
      <w:r w:rsidR="00B717E3" w:rsidRPr="00CF7E03">
        <w:rPr>
          <w:rFonts w:ascii="Arial" w:eastAsiaTheme="minorEastAsia" w:hAnsi="Arial" w:cs="Arial"/>
          <w:sz w:val="22"/>
          <w:szCs w:val="22"/>
          <w:lang w:eastAsia="zh-CN"/>
        </w:rPr>
        <w:t xml:space="preserve"> </w:t>
      </w:r>
      <w:del w:id="573" w:author="Zhang  Zihao" w:date="2024-08-13T19:18:00Z">
        <w:r w:rsidR="00B717E3" w:rsidRPr="00CF7E03" w:rsidDel="00731B75">
          <w:rPr>
            <w:rFonts w:ascii="Arial" w:eastAsiaTheme="minorEastAsia" w:hAnsi="Arial" w:cs="Arial"/>
            <w:sz w:val="22"/>
            <w:szCs w:val="22"/>
            <w:lang w:eastAsia="zh-CN"/>
          </w:rPr>
          <w:delText xml:space="preserve">and </w:delText>
        </w:r>
      </w:del>
      <w:r w:rsidR="008338AE">
        <w:rPr>
          <w:rFonts w:ascii="Arial" w:eastAsiaTheme="minorEastAsia" w:hAnsi="Arial" w:cs="Arial" w:hint="eastAsia"/>
          <w:sz w:val="22"/>
          <w:szCs w:val="22"/>
          <w:lang w:eastAsia="zh-CN"/>
        </w:rPr>
        <w:t>(catalytic)</w:t>
      </w:r>
      <w:r w:rsidR="008338AE" w:rsidRPr="00CF7E03">
        <w:rPr>
          <w:rFonts w:ascii="Arial" w:eastAsiaTheme="minorEastAsia" w:hAnsi="Arial" w:cs="Arial"/>
          <w:sz w:val="22"/>
          <w:szCs w:val="22"/>
          <w:lang w:eastAsia="zh-CN"/>
        </w:rPr>
        <w:t xml:space="preserve"> </w:t>
      </w:r>
      <w:r w:rsidR="00B717E3" w:rsidRPr="00CF7E03">
        <w:rPr>
          <w:rFonts w:ascii="Arial" w:eastAsiaTheme="minorEastAsia" w:hAnsi="Arial" w:cs="Arial"/>
          <w:sz w:val="22"/>
          <w:szCs w:val="22"/>
          <w:lang w:eastAsia="zh-CN"/>
        </w:rPr>
        <w:t>non-thermal plasma</w:t>
      </w:r>
      <w:ins w:id="574" w:author="Zhang  Zihao" w:date="2024-08-13T19:18:00Z">
        <w:r w:rsidR="00731B75">
          <w:rPr>
            <w:rFonts w:ascii="Arial" w:eastAsiaTheme="minorEastAsia" w:hAnsi="Arial" w:cs="Arial" w:hint="eastAsia"/>
            <w:sz w:val="22"/>
            <w:szCs w:val="22"/>
            <w:lang w:eastAsia="zh-CN"/>
          </w:rPr>
          <w:t>, and catalytic</w:t>
        </w:r>
        <w:r w:rsidR="00731B75" w:rsidRPr="00CF7E03">
          <w:rPr>
            <w:rFonts w:ascii="Arial" w:eastAsiaTheme="minorEastAsia" w:hAnsi="Arial" w:cs="Arial"/>
            <w:sz w:val="22"/>
            <w:szCs w:val="22"/>
            <w:lang w:eastAsia="zh-CN"/>
          </w:rPr>
          <w:t xml:space="preserve"> thermal pyrolysis</w:t>
        </w:r>
      </w:ins>
      <w:r w:rsidR="00B717E3" w:rsidRPr="00CF7E03">
        <w:rPr>
          <w:rFonts w:ascii="Arial" w:eastAsiaTheme="minorEastAsia" w:hAnsi="Arial" w:cs="Arial"/>
          <w:sz w:val="22"/>
          <w:szCs w:val="22"/>
          <w:lang w:eastAsia="zh-CN"/>
        </w:rPr>
        <w:t xml:space="preserve"> processes </w:t>
      </w:r>
      <w:r w:rsidRPr="00CF7E03">
        <w:rPr>
          <w:rFonts w:ascii="Arial" w:eastAsiaTheme="minorEastAsia" w:hAnsi="Arial" w:cs="Arial"/>
          <w:sz w:val="22"/>
          <w:szCs w:val="22"/>
          <w:lang w:eastAsia="zh-CN"/>
        </w:rPr>
        <w:t xml:space="preserve">is </w:t>
      </w:r>
      <w:r w:rsidR="00106B06" w:rsidRPr="00CF7E03">
        <w:rPr>
          <w:rFonts w:ascii="Arial" w:eastAsiaTheme="minorEastAsia" w:hAnsi="Arial" w:cs="Arial"/>
          <w:sz w:val="22"/>
          <w:szCs w:val="22"/>
          <w:lang w:eastAsia="zh-CN"/>
        </w:rPr>
        <w:t xml:space="preserve">summarized </w:t>
      </w:r>
      <w:r w:rsidR="005E15B4" w:rsidRPr="00CF7E03">
        <w:rPr>
          <w:rFonts w:ascii="Arial" w:eastAsiaTheme="minorEastAsia" w:hAnsi="Arial" w:cs="Arial"/>
          <w:sz w:val="22"/>
          <w:szCs w:val="22"/>
          <w:lang w:eastAsia="zh-CN"/>
        </w:rPr>
        <w:t xml:space="preserve">in </w:t>
      </w:r>
      <w:r w:rsidR="005E15B4" w:rsidRPr="00CF7E03">
        <w:rPr>
          <w:rFonts w:ascii="Arial" w:eastAsiaTheme="minorEastAsia" w:hAnsi="Arial" w:cs="Arial"/>
          <w:b/>
          <w:bCs/>
          <w:sz w:val="22"/>
          <w:szCs w:val="22"/>
          <w:lang w:eastAsia="zh-CN"/>
        </w:rPr>
        <w:t>Fig</w:t>
      </w:r>
      <w:r w:rsidR="00F177D9" w:rsidRPr="00CF7E03">
        <w:rPr>
          <w:rFonts w:ascii="Arial" w:eastAsiaTheme="minorEastAsia" w:hAnsi="Arial" w:cs="Arial"/>
          <w:b/>
          <w:bCs/>
          <w:sz w:val="22"/>
          <w:szCs w:val="22"/>
          <w:lang w:eastAsia="zh-CN"/>
        </w:rPr>
        <w:t>.</w:t>
      </w:r>
      <w:r w:rsidR="00A740C4" w:rsidRPr="00CF7E03">
        <w:rPr>
          <w:rFonts w:ascii="Arial" w:eastAsiaTheme="minorEastAsia" w:hAnsi="Arial" w:cs="Arial"/>
          <w:b/>
          <w:bCs/>
          <w:sz w:val="22"/>
          <w:szCs w:val="22"/>
          <w:lang w:eastAsia="zh-CN"/>
        </w:rPr>
        <w:t> </w:t>
      </w:r>
      <w:r w:rsidR="008207B4" w:rsidRPr="00CF7E03">
        <w:rPr>
          <w:rFonts w:ascii="Arial" w:eastAsiaTheme="minorEastAsia" w:hAnsi="Arial" w:cs="Arial"/>
          <w:b/>
          <w:bCs/>
          <w:sz w:val="22"/>
          <w:szCs w:val="22"/>
          <w:lang w:eastAsia="zh-CN"/>
        </w:rPr>
        <w:t>5</w:t>
      </w:r>
      <w:r w:rsidR="008207B4">
        <w:rPr>
          <w:rFonts w:ascii="Arial" w:eastAsiaTheme="minorEastAsia" w:hAnsi="Arial" w:cs="Arial" w:hint="eastAsia"/>
          <w:b/>
          <w:bCs/>
          <w:sz w:val="22"/>
          <w:szCs w:val="22"/>
          <w:lang w:eastAsia="zh-CN"/>
        </w:rPr>
        <w:t>c</w:t>
      </w:r>
      <w:r w:rsidR="008207B4" w:rsidRPr="00CF7E03">
        <w:rPr>
          <w:rFonts w:ascii="Arial" w:eastAsiaTheme="minorEastAsia" w:hAnsi="Arial" w:cs="Arial"/>
          <w:sz w:val="22"/>
          <w:szCs w:val="22"/>
          <w:lang w:eastAsia="zh-CN"/>
        </w:rPr>
        <w:t xml:space="preserve"> </w:t>
      </w:r>
      <w:r w:rsidR="00106B06" w:rsidRPr="00CF7E03">
        <w:rPr>
          <w:rFonts w:ascii="Arial" w:eastAsiaTheme="minorEastAsia" w:hAnsi="Arial" w:cs="Arial"/>
          <w:sz w:val="22"/>
          <w:szCs w:val="22"/>
          <w:lang w:eastAsia="zh-CN"/>
        </w:rPr>
        <w:t>(</w:t>
      </w:r>
      <w:r w:rsidR="00106B06" w:rsidRPr="00CF7E03">
        <w:rPr>
          <w:rFonts w:ascii="Arial" w:eastAsiaTheme="minorEastAsia" w:hAnsi="Arial" w:cs="Arial"/>
          <w:b/>
          <w:bCs/>
          <w:sz w:val="22"/>
          <w:szCs w:val="22"/>
          <w:lang w:eastAsia="zh-CN"/>
        </w:rPr>
        <w:t>Supplementary</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Table</w:t>
      </w:r>
      <w:r w:rsidR="00A740C4" w:rsidRPr="00CF7E03">
        <w:rPr>
          <w:rFonts w:ascii="Arial" w:eastAsiaTheme="minorEastAsia" w:hAnsi="Arial" w:cs="Arial"/>
          <w:b/>
          <w:bCs/>
          <w:sz w:val="22"/>
          <w:szCs w:val="22"/>
          <w:lang w:eastAsia="zh-CN"/>
        </w:rPr>
        <w:t> </w:t>
      </w:r>
      <w:del w:id="575" w:author="Zhang  Zihao" w:date="2024-08-13T21:08:00Z">
        <w:r w:rsidR="00106B06" w:rsidRPr="00CF7E03" w:rsidDel="00F37072">
          <w:rPr>
            <w:rFonts w:ascii="Arial" w:eastAsiaTheme="minorEastAsia" w:hAnsi="Arial" w:cs="Arial"/>
            <w:b/>
            <w:bCs/>
            <w:sz w:val="22"/>
            <w:szCs w:val="22"/>
            <w:lang w:eastAsia="zh-CN"/>
          </w:rPr>
          <w:delText>S</w:delText>
        </w:r>
      </w:del>
      <w:r w:rsidR="00106B06" w:rsidRPr="00CF7E03">
        <w:rPr>
          <w:rFonts w:ascii="Arial" w:eastAsiaTheme="minorEastAsia" w:hAnsi="Arial" w:cs="Arial"/>
          <w:b/>
          <w:bCs/>
          <w:sz w:val="22"/>
          <w:szCs w:val="22"/>
          <w:lang w:eastAsia="zh-CN"/>
        </w:rPr>
        <w:t>1</w:t>
      </w:r>
      <w:r w:rsidR="00A740C4" w:rsidRPr="00CF7E03">
        <w:rPr>
          <w:rFonts w:ascii="Arial" w:eastAsiaTheme="minorEastAsia" w:hAnsi="Arial" w:cs="Arial"/>
          <w:b/>
          <w:bCs/>
          <w:sz w:val="22"/>
          <w:szCs w:val="22"/>
          <w:lang w:eastAsia="zh-CN"/>
        </w:rPr>
        <w:t xml:space="preserve"> and</w:t>
      </w:r>
      <w:r w:rsidR="00644104" w:rsidRPr="00CF7E03">
        <w:rPr>
          <w:rFonts w:ascii="Arial" w:eastAsiaTheme="minorEastAsia" w:hAnsi="Arial" w:cs="Arial"/>
          <w:b/>
          <w:bCs/>
          <w:sz w:val="22"/>
          <w:szCs w:val="22"/>
          <w:lang w:eastAsia="zh-CN"/>
        </w:rPr>
        <w:t xml:space="preserve"> </w:t>
      </w:r>
      <w:del w:id="576" w:author="Zhang  Zihao" w:date="2024-08-13T21:08:00Z">
        <w:r w:rsidR="00644104" w:rsidRPr="00CF7E03" w:rsidDel="00F37072">
          <w:rPr>
            <w:rFonts w:ascii="Arial" w:eastAsiaTheme="minorEastAsia" w:hAnsi="Arial" w:cs="Arial"/>
            <w:b/>
            <w:bCs/>
            <w:sz w:val="22"/>
            <w:szCs w:val="22"/>
            <w:lang w:eastAsia="zh-CN"/>
          </w:rPr>
          <w:delText>S</w:delText>
        </w:r>
      </w:del>
      <w:r w:rsidR="00644104" w:rsidRPr="00CF7E03">
        <w:rPr>
          <w:rFonts w:ascii="Arial" w:eastAsiaTheme="minorEastAsia" w:hAnsi="Arial" w:cs="Arial"/>
          <w:b/>
          <w:bCs/>
          <w:sz w:val="22"/>
          <w:szCs w:val="22"/>
          <w:lang w:eastAsia="zh-CN"/>
        </w:rPr>
        <w:t>2</w:t>
      </w:r>
      <w:r w:rsidR="00106B06" w:rsidRPr="00CF7E03">
        <w:rPr>
          <w:rFonts w:ascii="Arial" w:eastAsiaTheme="minorEastAsia" w:hAnsi="Arial" w:cs="Arial"/>
          <w:sz w:val="22"/>
          <w:szCs w:val="22"/>
          <w:lang w:eastAsia="zh-CN"/>
        </w:rPr>
        <w:t>).</w:t>
      </w:r>
      <w:r w:rsidR="00F749F5" w:rsidRPr="00CF7E03">
        <w:rPr>
          <w:rFonts w:ascii="Arial" w:eastAsiaTheme="minorEastAsia" w:hAnsi="Arial" w:cs="Arial"/>
          <w:sz w:val="22"/>
          <w:szCs w:val="22"/>
          <w:lang w:eastAsia="zh-CN"/>
        </w:rPr>
        <w:t xml:space="preserve"> O</w:t>
      </w:r>
      <w:r w:rsidR="009162D4" w:rsidRPr="00CF7E03">
        <w:rPr>
          <w:rFonts w:ascii="Arial" w:eastAsiaTheme="minorEastAsia" w:hAnsi="Arial" w:cs="Arial"/>
          <w:sz w:val="22"/>
          <w:szCs w:val="22"/>
          <w:lang w:eastAsia="zh-CN"/>
        </w:rPr>
        <w:t>verall performance</w:t>
      </w:r>
      <w:r w:rsidRPr="00CF7E03">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based on CH</w:t>
      </w:r>
      <w:r w:rsidR="009162D4" w:rsidRPr="00CF7E03">
        <w:rPr>
          <w:rFonts w:ascii="Arial" w:eastAsiaTheme="minorEastAsia" w:hAnsi="Arial" w:cs="Arial"/>
          <w:sz w:val="22"/>
          <w:szCs w:val="22"/>
          <w:vertAlign w:val="subscript"/>
          <w:lang w:eastAsia="zh-CN"/>
        </w:rPr>
        <w:t>4</w:t>
      </w:r>
      <w:r w:rsidR="009162D4" w:rsidRPr="00CF7E03">
        <w:rPr>
          <w:rFonts w:ascii="Arial" w:eastAsiaTheme="minorEastAsia" w:hAnsi="Arial" w:cs="Arial"/>
          <w:sz w:val="22"/>
          <w:szCs w:val="22"/>
          <w:lang w:eastAsia="zh-CN"/>
        </w:rPr>
        <w:t xml:space="preserve"> conversion and C</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H</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 xml:space="preserve"> selectivity</w:t>
      </w:r>
      <w:ins w:id="577" w:author="Nabera  Abhinandan" w:date="2024-08-15T19:51:00Z">
        <w:r w:rsidR="00AB27E2">
          <w:rPr>
            <w:rFonts w:ascii="Arial" w:eastAsiaTheme="minorEastAsia" w:hAnsi="Arial" w:cs="Arial"/>
            <w:sz w:val="22"/>
            <w:szCs w:val="22"/>
            <w:lang w:eastAsia="zh-CN"/>
          </w:rPr>
          <w:t>,</w:t>
        </w:r>
      </w:ins>
      <w:r w:rsidR="009162D4"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indicates </w:t>
      </w:r>
      <w:r w:rsidR="00D21B77" w:rsidRPr="00CF7E03">
        <w:rPr>
          <w:rFonts w:ascii="Arial" w:eastAsiaTheme="minorEastAsia" w:hAnsi="Arial" w:cs="Arial"/>
          <w:sz w:val="22"/>
          <w:szCs w:val="22"/>
          <w:lang w:eastAsia="zh-CN"/>
        </w:rPr>
        <w:t>that thermal plasma</w:t>
      </w:r>
      <w:r w:rsidR="00520F93" w:rsidRPr="00CF7E03">
        <w:rPr>
          <w:rFonts w:ascii="Arial" w:eastAsiaTheme="minorEastAsia" w:hAnsi="Arial" w:cs="Arial"/>
          <w:sz w:val="22"/>
          <w:szCs w:val="22"/>
          <w:lang w:eastAsia="zh-CN"/>
        </w:rPr>
        <w:t xml:space="preserve"> </w:t>
      </w:r>
      <w:del w:id="578" w:author="Zhang  Zihao" w:date="2024-08-16T13:35:00Z" w16du:dateUtc="2024-08-16T11:35:00Z">
        <w:r w:rsidR="00520F93" w:rsidRPr="00CF7E03" w:rsidDel="00723D43">
          <w:rPr>
            <w:rFonts w:ascii="Arial" w:eastAsiaTheme="minorEastAsia" w:hAnsi="Arial" w:cs="Arial"/>
            <w:sz w:val="22"/>
            <w:szCs w:val="22"/>
            <w:lang w:eastAsia="zh-CN"/>
          </w:rPr>
          <w:delText xml:space="preserve">(electric arc) </w:delText>
        </w:r>
      </w:del>
      <w:r w:rsidR="000613DB" w:rsidRPr="00CF7E03">
        <w:rPr>
          <w:rFonts w:ascii="Arial" w:eastAsiaTheme="minorEastAsia" w:hAnsi="Arial" w:cs="Arial"/>
          <w:sz w:val="22"/>
          <w:szCs w:val="22"/>
          <w:lang w:eastAsia="zh-CN"/>
        </w:rPr>
        <w:t>out</w:t>
      </w:r>
      <w:r w:rsidR="00520F93" w:rsidRPr="00CF7E03">
        <w:rPr>
          <w:rFonts w:ascii="Arial" w:eastAsiaTheme="minorEastAsia" w:hAnsi="Arial" w:cs="Arial"/>
          <w:sz w:val="22"/>
          <w:szCs w:val="22"/>
          <w:lang w:eastAsia="zh-CN"/>
        </w:rPr>
        <w:t xml:space="preserve">performs non-thermal plasma, </w:t>
      </w:r>
      <w:r w:rsidR="000613DB" w:rsidRPr="00CF7E03">
        <w:rPr>
          <w:rFonts w:ascii="Arial" w:eastAsiaTheme="minorEastAsia" w:hAnsi="Arial" w:cs="Arial"/>
          <w:sz w:val="22"/>
          <w:szCs w:val="22"/>
          <w:lang w:eastAsia="zh-CN"/>
        </w:rPr>
        <w:t>which</w:t>
      </w:r>
      <w:r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in turn</w:t>
      </w:r>
      <w:r w:rsidRPr="00CF7E03">
        <w:rPr>
          <w:rFonts w:ascii="Arial" w:eastAsiaTheme="minorEastAsia" w:hAnsi="Arial" w:cs="Arial"/>
          <w:sz w:val="22"/>
          <w:szCs w:val="22"/>
          <w:lang w:eastAsia="zh-CN"/>
        </w:rPr>
        <w:t>,</w:t>
      </w:r>
      <w:r w:rsidR="000613DB" w:rsidRPr="00CF7E03">
        <w:rPr>
          <w:rFonts w:ascii="Arial" w:eastAsiaTheme="minorEastAsia" w:hAnsi="Arial" w:cs="Arial"/>
          <w:sz w:val="22"/>
          <w:szCs w:val="22"/>
          <w:lang w:eastAsia="zh-CN"/>
        </w:rPr>
        <w:t xml:space="preserve"> outperforms </w:t>
      </w:r>
      <w:r w:rsidR="00763B49">
        <w:rPr>
          <w:rFonts w:ascii="Arial" w:eastAsiaTheme="minorEastAsia" w:hAnsi="Arial" w:cs="Arial"/>
          <w:sz w:val="22"/>
          <w:szCs w:val="22"/>
          <w:lang w:eastAsia="zh-CN"/>
        </w:rPr>
        <w:t>TP</w:t>
      </w:r>
      <w:r w:rsidR="0085639B">
        <w:rPr>
          <w:rFonts w:ascii="Arial" w:eastAsiaTheme="minorEastAsia" w:hAnsi="Arial" w:cs="Arial" w:hint="eastAsia"/>
          <w:sz w:val="22"/>
          <w:szCs w:val="22"/>
          <w:lang w:eastAsia="zh-CN"/>
        </w:rPr>
        <w:t xml:space="preserve"> methods</w:t>
      </w:r>
      <w:r w:rsidR="005E15B4" w:rsidRPr="00CF7E03">
        <w:rPr>
          <w:rFonts w:ascii="Arial" w:eastAsiaTheme="minorEastAsia" w:hAnsi="Arial" w:cs="Arial"/>
          <w:sz w:val="22"/>
          <w:szCs w:val="22"/>
          <w:lang w:eastAsia="zh-CN"/>
        </w:rPr>
        <w:t xml:space="preserve"> (</w:t>
      </w:r>
      <w:r w:rsidR="005E15B4" w:rsidRPr="00CF7E03">
        <w:rPr>
          <w:rFonts w:ascii="Arial" w:eastAsiaTheme="minorEastAsia" w:hAnsi="Arial" w:cs="Arial"/>
          <w:b/>
          <w:bCs/>
          <w:sz w:val="22"/>
          <w:szCs w:val="22"/>
          <w:lang w:eastAsia="zh-CN"/>
        </w:rPr>
        <w:t>Fig</w:t>
      </w:r>
      <w:r w:rsidR="001C0571" w:rsidRPr="00CF7E03">
        <w:rPr>
          <w:rFonts w:ascii="Arial" w:eastAsiaTheme="minorEastAsia" w:hAnsi="Arial" w:cs="Arial"/>
          <w:b/>
          <w:bCs/>
          <w:sz w:val="22"/>
          <w:szCs w:val="22"/>
          <w:lang w:eastAsia="zh-CN"/>
        </w:rPr>
        <w:t>. </w:t>
      </w:r>
      <w:r w:rsidR="00BD558E" w:rsidRPr="00CF7E03">
        <w:rPr>
          <w:rFonts w:ascii="Arial" w:eastAsiaTheme="minorEastAsia" w:hAnsi="Arial" w:cs="Arial"/>
          <w:b/>
          <w:bCs/>
          <w:sz w:val="22"/>
          <w:szCs w:val="22"/>
          <w:lang w:eastAsia="zh-CN"/>
        </w:rPr>
        <w:t>5</w:t>
      </w:r>
      <w:r w:rsidR="00BD558E">
        <w:rPr>
          <w:rFonts w:ascii="Arial" w:eastAsiaTheme="minorEastAsia" w:hAnsi="Arial" w:cs="Arial" w:hint="eastAsia"/>
          <w:b/>
          <w:bCs/>
          <w:sz w:val="22"/>
          <w:szCs w:val="22"/>
          <w:lang w:eastAsia="zh-CN"/>
        </w:rPr>
        <w:t>c</w:t>
      </w:r>
      <w:r w:rsidR="005E15B4" w:rsidRPr="00CF7E03">
        <w:rPr>
          <w:rFonts w:ascii="Arial" w:eastAsiaTheme="minorEastAsia" w:hAnsi="Arial" w:cs="Arial"/>
          <w:sz w:val="22"/>
          <w:szCs w:val="22"/>
          <w:lang w:eastAsia="zh-CN"/>
        </w:rPr>
        <w:t>)</w:t>
      </w:r>
      <w:r w:rsidR="00520F9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For </w:t>
      </w:r>
      <w:r w:rsidR="00520F93" w:rsidRPr="00CF7E03">
        <w:rPr>
          <w:rFonts w:ascii="Arial" w:eastAsiaTheme="minorEastAsia" w:hAnsi="Arial" w:cs="Arial"/>
          <w:sz w:val="22"/>
          <w:szCs w:val="22"/>
          <w:lang w:eastAsia="zh-CN"/>
        </w:rPr>
        <w:t xml:space="preserve">non-thermal plasma, </w:t>
      </w:r>
      <w:r w:rsidR="00650B60" w:rsidRPr="00CF7E03">
        <w:rPr>
          <w:rFonts w:ascii="Arial" w:eastAsiaTheme="minorEastAsia" w:hAnsi="Arial" w:cs="Arial"/>
          <w:sz w:val="22"/>
          <w:szCs w:val="22"/>
          <w:lang w:eastAsia="zh-CN"/>
        </w:rPr>
        <w:t>cold plasma</w:t>
      </w:r>
      <w:r w:rsidR="000613DB" w:rsidRPr="00CF7E03">
        <w:rPr>
          <w:rFonts w:ascii="Arial" w:eastAsiaTheme="minorEastAsia" w:hAnsi="Arial" w:cs="Arial"/>
          <w:sz w:val="22"/>
          <w:szCs w:val="22"/>
          <w:lang w:eastAsia="zh-CN"/>
        </w:rPr>
        <w:t>’s main advantage</w:t>
      </w:r>
      <w:r w:rsidR="00650B60" w:rsidRPr="00CF7E03">
        <w:rPr>
          <w:rFonts w:ascii="Arial" w:eastAsiaTheme="minorEastAsia" w:hAnsi="Arial" w:cs="Arial"/>
          <w:sz w:val="22"/>
          <w:szCs w:val="22"/>
          <w:lang w:eastAsia="zh-CN"/>
        </w:rPr>
        <w:t xml:space="preserve"> is </w:t>
      </w:r>
      <w:r w:rsidR="00DA05E0" w:rsidRPr="00CF7E03">
        <w:rPr>
          <w:rFonts w:ascii="Arial" w:eastAsiaTheme="minorEastAsia" w:hAnsi="Arial" w:cs="Arial"/>
          <w:sz w:val="22"/>
          <w:szCs w:val="22"/>
          <w:lang w:eastAsia="zh-CN"/>
        </w:rPr>
        <w:t>eliminati</w:t>
      </w:r>
      <w:r w:rsidR="000613DB" w:rsidRPr="00CF7E03">
        <w:rPr>
          <w:rFonts w:ascii="Arial" w:eastAsiaTheme="minorEastAsia" w:hAnsi="Arial" w:cs="Arial"/>
          <w:sz w:val="22"/>
          <w:szCs w:val="22"/>
          <w:lang w:eastAsia="zh-CN"/>
        </w:rPr>
        <w:t xml:space="preserve">ng </w:t>
      </w:r>
      <w:r w:rsidR="00DA05E0" w:rsidRPr="00CF7E03">
        <w:rPr>
          <w:rFonts w:ascii="Arial" w:eastAsiaTheme="minorEastAsia" w:hAnsi="Arial" w:cs="Arial"/>
          <w:sz w:val="22"/>
          <w:szCs w:val="22"/>
          <w:lang w:eastAsia="zh-CN"/>
        </w:rPr>
        <w:t xml:space="preserve">the need for quenching </w:t>
      </w:r>
      <w:r w:rsidR="009E3DA8" w:rsidRPr="00CF7E03">
        <w:rPr>
          <w:rFonts w:ascii="Arial" w:eastAsiaTheme="minorEastAsia" w:hAnsi="Arial" w:cs="Arial"/>
          <w:sz w:val="22"/>
          <w:szCs w:val="22"/>
          <w:lang w:eastAsia="zh-CN"/>
        </w:rPr>
        <w:t>since</w:t>
      </w:r>
      <w:r w:rsidR="00650B60" w:rsidRPr="00CF7E03">
        <w:rPr>
          <w:rFonts w:ascii="Arial" w:eastAsiaTheme="minorEastAsia" w:hAnsi="Arial" w:cs="Arial"/>
          <w:sz w:val="22"/>
          <w:szCs w:val="22"/>
          <w:lang w:eastAsia="zh-CN"/>
        </w:rPr>
        <w:t xml:space="preserve"> C</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H</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 xml:space="preserve"> is produced at low temperatures</w:t>
      </w:r>
      <w:r w:rsidRPr="00CF7E03">
        <w:rPr>
          <w:rFonts w:ascii="Arial" w:eastAsiaTheme="minorEastAsia" w:hAnsi="Arial" w:cs="Arial"/>
          <w:sz w:val="22"/>
          <w:szCs w:val="22"/>
          <w:lang w:eastAsia="zh-CN"/>
        </w:rPr>
        <w:t>. In contrast,</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 xml:space="preserve">warm plasma typically </w:t>
      </w:r>
      <w:r w:rsidR="000613DB" w:rsidRPr="00CF7E03">
        <w:rPr>
          <w:rFonts w:ascii="Arial" w:eastAsiaTheme="minorEastAsia" w:hAnsi="Arial" w:cs="Arial"/>
          <w:sz w:val="22"/>
          <w:szCs w:val="22"/>
          <w:lang w:eastAsia="zh-CN"/>
        </w:rPr>
        <w:t>achieves</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higher CH</w:t>
      </w:r>
      <w:r w:rsidR="00C26808" w:rsidRPr="00CF7E03">
        <w:rPr>
          <w:rFonts w:ascii="Arial" w:eastAsiaTheme="minorEastAsia" w:hAnsi="Arial" w:cs="Arial"/>
          <w:sz w:val="22"/>
          <w:szCs w:val="22"/>
          <w:vertAlign w:val="subscript"/>
          <w:lang w:eastAsia="zh-CN"/>
        </w:rPr>
        <w:t>4</w:t>
      </w:r>
      <w:r w:rsidR="00C26808" w:rsidRPr="00CF7E03">
        <w:rPr>
          <w:rFonts w:ascii="Arial" w:eastAsiaTheme="minorEastAsia" w:hAnsi="Arial" w:cs="Arial"/>
          <w:sz w:val="22"/>
          <w:szCs w:val="22"/>
          <w:lang w:eastAsia="zh-CN"/>
        </w:rPr>
        <w:t xml:space="preserve"> conversion</w:t>
      </w:r>
      <w:r w:rsidR="00FD2EA9" w:rsidRPr="00CF7E03">
        <w:rPr>
          <w:rFonts w:ascii="Arial" w:eastAsiaTheme="minorEastAsia" w:hAnsi="Arial" w:cs="Arial"/>
          <w:sz w:val="22"/>
          <w:szCs w:val="22"/>
          <w:lang w:eastAsia="zh-CN"/>
        </w:rPr>
        <w:t xml:space="preserve"> due to higher neutral temperature</w:t>
      </w:r>
      <w:r w:rsidR="000613DB" w:rsidRPr="00CF7E03">
        <w:rPr>
          <w:rFonts w:ascii="Arial" w:eastAsiaTheme="minorEastAsia" w:hAnsi="Arial" w:cs="Arial"/>
          <w:sz w:val="22"/>
          <w:szCs w:val="22"/>
          <w:lang w:eastAsia="zh-CN"/>
        </w:rPr>
        <w:t>s</w:t>
      </w:r>
      <w:r w:rsidR="00520F93" w:rsidRPr="00CF7E03">
        <w:rPr>
          <w:rFonts w:ascii="Arial" w:eastAsiaTheme="minorEastAsia" w:hAnsi="Arial" w:cs="Arial"/>
          <w:sz w:val="22"/>
          <w:szCs w:val="22"/>
          <w:lang w:eastAsia="zh-CN"/>
        </w:rPr>
        <w:t xml:space="preserve"> (</w:t>
      </w:r>
      <w:r w:rsidR="00520F93" w:rsidRPr="00CF7E03">
        <w:rPr>
          <w:rFonts w:ascii="Arial" w:eastAsiaTheme="minorEastAsia" w:hAnsi="Arial" w:cs="Arial"/>
          <w:b/>
          <w:bCs/>
          <w:sz w:val="22"/>
          <w:szCs w:val="22"/>
          <w:lang w:eastAsia="zh-CN"/>
        </w:rPr>
        <w:t>Supplementary</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Table</w:t>
      </w:r>
      <w:r w:rsidR="001C0571" w:rsidRPr="00CF7E03">
        <w:rPr>
          <w:rFonts w:ascii="Arial" w:eastAsiaTheme="minorEastAsia" w:hAnsi="Arial" w:cs="Arial"/>
          <w:b/>
          <w:bCs/>
          <w:sz w:val="22"/>
          <w:szCs w:val="22"/>
          <w:lang w:eastAsia="zh-CN"/>
        </w:rPr>
        <w:t> </w:t>
      </w:r>
      <w:del w:id="579" w:author="Zhang  Zihao" w:date="2024-08-13T21:08:00Z">
        <w:r w:rsidR="00520F93" w:rsidRPr="00CF7E03" w:rsidDel="00F37072">
          <w:rPr>
            <w:rFonts w:ascii="Arial" w:eastAsiaTheme="minorEastAsia" w:hAnsi="Arial" w:cs="Arial"/>
            <w:b/>
            <w:bCs/>
            <w:sz w:val="22"/>
            <w:szCs w:val="22"/>
            <w:lang w:eastAsia="zh-CN"/>
          </w:rPr>
          <w:delText>S</w:delText>
        </w:r>
      </w:del>
      <w:r w:rsidR="00520F93" w:rsidRPr="00CF7E03">
        <w:rPr>
          <w:rFonts w:ascii="Arial" w:eastAsiaTheme="minorEastAsia" w:hAnsi="Arial" w:cs="Arial"/>
          <w:b/>
          <w:bCs/>
          <w:sz w:val="22"/>
          <w:szCs w:val="22"/>
          <w:lang w:eastAsia="zh-CN"/>
        </w:rPr>
        <w:t>1</w:t>
      </w:r>
      <w:r w:rsidR="00520F93" w:rsidRPr="00CF7E03">
        <w:rPr>
          <w:rFonts w:ascii="Arial" w:eastAsiaTheme="minorEastAsia" w:hAnsi="Arial" w:cs="Arial"/>
          <w:sz w:val="22"/>
          <w:szCs w:val="22"/>
          <w:lang w:eastAsia="zh-CN"/>
        </w:rPr>
        <w:t>)</w:t>
      </w:r>
      <w:r w:rsidR="00650B60"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Feedstocks t</w:t>
      </w:r>
      <w:r w:rsidR="006F2AB3" w:rsidRPr="00CF7E03">
        <w:rPr>
          <w:rFonts w:ascii="Arial" w:eastAsiaTheme="minorEastAsia" w:hAnsi="Arial" w:cs="Arial"/>
          <w:sz w:val="22"/>
          <w:szCs w:val="22"/>
          <w:lang w:eastAsia="zh-CN"/>
        </w:rPr>
        <w:t>ypically</w:t>
      </w:r>
      <w:r w:rsidR="00864C8C" w:rsidRPr="00CF7E03">
        <w:rPr>
          <w:rFonts w:ascii="Arial" w:eastAsiaTheme="minorEastAsia" w:hAnsi="Arial" w:cs="Arial"/>
          <w:sz w:val="22"/>
          <w:szCs w:val="22"/>
          <w:lang w:eastAsia="zh-CN"/>
        </w:rPr>
        <w:t xml:space="preserve"> include</w:t>
      </w:r>
      <w:r w:rsidR="006F2AB3" w:rsidRPr="00CF7E03">
        <w:rPr>
          <w:rFonts w:ascii="Arial" w:eastAsiaTheme="minorEastAsia" w:hAnsi="Arial" w:cs="Arial"/>
          <w:sz w:val="22"/>
          <w:szCs w:val="22"/>
          <w:lang w:eastAsia="zh-CN"/>
        </w:rPr>
        <w:t xml:space="preserve"> pure CH</w:t>
      </w:r>
      <w:r w:rsidR="006F2AB3" w:rsidRPr="00CF7E03">
        <w:rPr>
          <w:rFonts w:ascii="Arial" w:eastAsiaTheme="minorEastAsia" w:hAnsi="Arial" w:cs="Arial"/>
          <w:sz w:val="22"/>
          <w:szCs w:val="22"/>
          <w:vertAlign w:val="subscript"/>
          <w:lang w:eastAsia="zh-CN"/>
        </w:rPr>
        <w:t>4</w:t>
      </w:r>
      <w:r w:rsidR="006F2AB3" w:rsidRPr="00CF7E03">
        <w:rPr>
          <w:rFonts w:ascii="Arial" w:eastAsiaTheme="minorEastAsia" w:hAnsi="Arial" w:cs="Arial"/>
          <w:sz w:val="22"/>
          <w:szCs w:val="22"/>
          <w:lang w:eastAsia="zh-CN"/>
        </w:rPr>
        <w:t xml:space="preserve"> or </w:t>
      </w:r>
      <w:r w:rsidR="00864C8C" w:rsidRPr="00CF7E03">
        <w:rPr>
          <w:rFonts w:ascii="Arial" w:eastAsiaTheme="minorEastAsia" w:hAnsi="Arial" w:cs="Arial"/>
          <w:sz w:val="22"/>
          <w:szCs w:val="22"/>
          <w:lang w:eastAsia="zh-CN"/>
        </w:rPr>
        <w:t>CH</w:t>
      </w:r>
      <w:r w:rsidR="00864C8C" w:rsidRPr="00CF7E03">
        <w:rPr>
          <w:rFonts w:ascii="Arial" w:eastAsiaTheme="minorEastAsia" w:hAnsi="Arial" w:cs="Arial"/>
          <w:sz w:val="22"/>
          <w:szCs w:val="22"/>
          <w:vertAlign w:val="subscript"/>
          <w:lang w:eastAsia="zh-CN"/>
        </w:rPr>
        <w:t>4</w:t>
      </w:r>
      <w:r w:rsidR="00864C8C"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diluted in inert gas</w:t>
      </w:r>
      <w:r w:rsidR="00864C8C"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t xml:space="preserve"> with some attempts </w:t>
      </w:r>
      <w:r w:rsidR="00CD5F80" w:rsidRPr="00CF7E03">
        <w:rPr>
          <w:rFonts w:ascii="Arial" w:eastAsiaTheme="minorEastAsia" w:hAnsi="Arial" w:cs="Arial"/>
          <w:sz w:val="22"/>
          <w:szCs w:val="22"/>
          <w:lang w:eastAsia="zh-CN"/>
        </w:rPr>
        <w:t xml:space="preserve">using </w:t>
      </w:r>
      <w:r w:rsidR="006F2AB3" w:rsidRPr="00CF7E03">
        <w:rPr>
          <w:rFonts w:ascii="Arial" w:eastAsiaTheme="minorEastAsia" w:hAnsi="Arial" w:cs="Arial"/>
          <w:sz w:val="22"/>
          <w:szCs w:val="22"/>
          <w:lang w:eastAsia="zh-CN"/>
        </w:rPr>
        <w:t>co-feeds such as 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67,68</w:t>
      </w:r>
      <w:r w:rsidR="006F2AB3" w:rsidRPr="00CF7E03">
        <w:rPr>
          <w:rFonts w:ascii="Arial" w:eastAsiaTheme="minorEastAsia" w:hAnsi="Arial" w:cs="Arial"/>
          <w:sz w:val="22"/>
          <w:szCs w:val="22"/>
          <w:lang w:eastAsia="zh-CN"/>
        </w:rPr>
        <w:t xml:space="preserve"> H</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69</w:t>
      </w:r>
      <w:r w:rsidR="006F2AB3"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and </w:t>
      </w:r>
      <w:r w:rsidR="006F2AB3" w:rsidRPr="00CF7E03">
        <w:rPr>
          <w:rFonts w:ascii="Arial" w:eastAsiaTheme="minorEastAsia" w:hAnsi="Arial" w:cs="Arial"/>
          <w:sz w:val="22"/>
          <w:szCs w:val="22"/>
          <w:lang w:eastAsia="zh-CN"/>
        </w:rPr>
        <w:t>CO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1A4196" w:rsidRPr="001A4196">
        <w:rPr>
          <w:rFonts w:ascii="Arial" w:hAnsi="Arial" w:cs="Arial"/>
          <w:sz w:val="22"/>
          <w:vertAlign w:val="superscript"/>
        </w:rPr>
        <w:t>70</w:t>
      </w:r>
      <w:r w:rsidR="006F2AB3"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 xml:space="preserve">However, </w:t>
      </w:r>
      <w:del w:id="580" w:author="Zhang  Zihao" w:date="2024-08-16T13:37:00Z" w16du:dateUtc="2024-08-16T11:37:00Z">
        <w:r w:rsidR="00D574D8" w:rsidRPr="00CF7E03" w:rsidDel="009F33D1">
          <w:rPr>
            <w:rFonts w:ascii="Arial" w:eastAsiaTheme="minorEastAsia" w:hAnsi="Arial" w:cs="Arial"/>
            <w:sz w:val="22"/>
            <w:szCs w:val="22"/>
            <w:lang w:eastAsia="zh-CN"/>
          </w:rPr>
          <w:delText xml:space="preserve">both </w:delText>
        </w:r>
      </w:del>
      <w:ins w:id="581" w:author="Zhang  Zihao" w:date="2024-08-16T13:37:00Z" w16du:dateUtc="2024-08-16T11:37:00Z">
        <w:r w:rsidR="009F33D1" w:rsidRPr="00CF7E03">
          <w:rPr>
            <w:rFonts w:ascii="Arial" w:eastAsiaTheme="minorEastAsia" w:hAnsi="Arial" w:cs="Arial"/>
            <w:sz w:val="22"/>
            <w:szCs w:val="22"/>
            <w:lang w:eastAsia="zh-CN"/>
          </w:rPr>
          <w:t>non-thermal</w:t>
        </w:r>
        <w:r w:rsidR="009F33D1" w:rsidRPr="00CF7E03" w:rsidDel="009F33D1">
          <w:rPr>
            <w:rFonts w:ascii="Arial" w:eastAsiaTheme="minorEastAsia" w:hAnsi="Arial" w:cs="Arial"/>
            <w:sz w:val="22"/>
            <w:szCs w:val="22"/>
            <w:lang w:eastAsia="zh-CN"/>
          </w:rPr>
          <w:t xml:space="preserve"> </w:t>
        </w:r>
      </w:ins>
      <w:del w:id="582" w:author="Zhang  Zihao" w:date="2024-08-16T13:37:00Z" w16du:dateUtc="2024-08-16T11:37:00Z">
        <w:r w:rsidR="00520F93" w:rsidRPr="00CF7E03" w:rsidDel="009F33D1">
          <w:rPr>
            <w:rFonts w:ascii="Arial" w:eastAsiaTheme="minorEastAsia" w:hAnsi="Arial" w:cs="Arial"/>
            <w:sz w:val="22"/>
            <w:szCs w:val="22"/>
            <w:lang w:eastAsia="zh-CN"/>
          </w:rPr>
          <w:delText>cold and warm</w:delText>
        </w:r>
        <w:r w:rsidR="00D574D8" w:rsidRPr="00CF7E03" w:rsidDel="009F33D1">
          <w:rPr>
            <w:rFonts w:ascii="Arial" w:eastAsiaTheme="minorEastAsia" w:hAnsi="Arial" w:cs="Arial"/>
            <w:sz w:val="22"/>
            <w:szCs w:val="22"/>
            <w:lang w:eastAsia="zh-CN"/>
          </w:rPr>
          <w:delText xml:space="preserve"> </w:delText>
        </w:r>
      </w:del>
      <w:r w:rsidR="00D574D8" w:rsidRPr="00CF7E03">
        <w:rPr>
          <w:rFonts w:ascii="Arial" w:eastAsiaTheme="minorEastAsia" w:hAnsi="Arial" w:cs="Arial"/>
          <w:sz w:val="22"/>
          <w:szCs w:val="22"/>
          <w:lang w:eastAsia="zh-CN"/>
        </w:rPr>
        <w:t>plasmas</w:t>
      </w:r>
      <w:r w:rsidR="00864C8C" w:rsidRPr="00CF7E03">
        <w:rPr>
          <w:rFonts w:ascii="Arial" w:eastAsiaTheme="minorEastAsia" w:hAnsi="Arial" w:cs="Arial"/>
          <w:sz w:val="22"/>
          <w:szCs w:val="22"/>
          <w:lang w:eastAsia="zh-CN"/>
        </w:rPr>
        <w:t xml:space="preserve"> require</w:t>
      </w:r>
      <w:r w:rsidR="00D574D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substantial </w:t>
      </w:r>
      <w:r w:rsidR="00520F93" w:rsidRPr="00CF7E03">
        <w:rPr>
          <w:rFonts w:ascii="Arial" w:eastAsiaTheme="minorEastAsia" w:hAnsi="Arial" w:cs="Arial"/>
          <w:sz w:val="22"/>
          <w:szCs w:val="22"/>
          <w:lang w:eastAsia="zh-CN"/>
        </w:rPr>
        <w:t>energy input</w:t>
      </w:r>
      <w:del w:id="583" w:author="Zhang  Zihao" w:date="2024-08-16T13:37:00Z" w16du:dateUtc="2024-08-16T11:37:00Z">
        <w:r w:rsidR="00D574D8" w:rsidRPr="00CF7E03" w:rsidDel="009F33D1">
          <w:rPr>
            <w:rFonts w:ascii="Arial" w:eastAsiaTheme="minorEastAsia" w:hAnsi="Arial" w:cs="Arial"/>
            <w:sz w:val="22"/>
            <w:szCs w:val="22"/>
            <w:lang w:eastAsia="zh-CN"/>
          </w:rPr>
          <w:delText xml:space="preserve"> to ensure plasma</w:delText>
        </w:r>
        <w:r w:rsidR="00864C8C" w:rsidRPr="00CF7E03" w:rsidDel="009F33D1">
          <w:rPr>
            <w:rFonts w:ascii="Arial" w:eastAsiaTheme="minorEastAsia" w:hAnsi="Arial" w:cs="Arial"/>
            <w:sz w:val="22"/>
            <w:szCs w:val="22"/>
            <w:lang w:eastAsia="zh-CN"/>
          </w:rPr>
          <w:delText xml:space="preserve"> formation</w:delText>
        </w:r>
      </w:del>
      <w:r w:rsidR="00644B69" w:rsidRPr="00CF7E03">
        <w:rPr>
          <w:rFonts w:ascii="Arial" w:eastAsiaTheme="minorEastAsia" w:hAnsi="Arial" w:cs="Arial"/>
          <w:sz w:val="22"/>
          <w:szCs w:val="22"/>
          <w:lang w:eastAsia="zh-CN"/>
        </w:rPr>
        <w:t xml:space="preserve">, often exceeding </w:t>
      </w:r>
      <w:proofErr w:type="spellStart"/>
      <w:r w:rsidR="009E33F2" w:rsidRPr="00CF7E03">
        <w:rPr>
          <w:rFonts w:ascii="Arial" w:eastAsiaTheme="minorEastAsia" w:hAnsi="Arial" w:cs="Arial"/>
          <w:sz w:val="22"/>
          <w:szCs w:val="22"/>
          <w:lang w:eastAsia="zh-CN"/>
        </w:rPr>
        <w:t>Hüls</w:t>
      </w:r>
      <w:proofErr w:type="spellEnd"/>
      <w:r w:rsidR="009E33F2" w:rsidRPr="00CF7E03">
        <w:rPr>
          <w:rFonts w:ascii="Arial" w:eastAsiaTheme="minorEastAsia" w:hAnsi="Arial" w:cs="Arial"/>
          <w:sz w:val="22"/>
          <w:szCs w:val="22"/>
          <w:lang w:eastAsia="zh-CN"/>
        </w:rPr>
        <w:t xml:space="preserve"> arc</w:t>
      </w:r>
      <w:r w:rsidR="00644B69" w:rsidRPr="00CF7E03">
        <w:rPr>
          <w:rFonts w:ascii="Arial" w:eastAsiaTheme="minorEastAsia" w:hAnsi="Arial" w:cs="Arial"/>
          <w:sz w:val="22"/>
          <w:szCs w:val="22"/>
          <w:lang w:eastAsia="zh-CN"/>
        </w:rPr>
        <w:t xml:space="preserve"> plasma processes</w:t>
      </w:r>
      <w:r w:rsidR="009E33F2"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w:t>
      </w:r>
      <w:r w:rsidR="00520F93" w:rsidRPr="00CF7E03">
        <w:rPr>
          <w:rFonts w:ascii="Arial" w:eastAsiaTheme="minorEastAsia" w:hAnsi="Arial" w:cs="Arial"/>
          <w:b/>
          <w:bCs/>
          <w:sz w:val="22"/>
          <w:szCs w:val="22"/>
          <w:lang w:eastAsia="zh-CN"/>
        </w:rPr>
        <w:t>Fi</w:t>
      </w:r>
      <w:r w:rsidR="00EC1369" w:rsidRPr="00CF7E03">
        <w:rPr>
          <w:rFonts w:ascii="Arial" w:eastAsiaTheme="minorEastAsia" w:hAnsi="Arial" w:cs="Arial"/>
          <w:b/>
          <w:bCs/>
          <w:sz w:val="22"/>
          <w:szCs w:val="22"/>
          <w:lang w:eastAsia="zh-CN"/>
        </w:rPr>
        <w:t>g. </w:t>
      </w:r>
      <w:r w:rsidR="00BD74F4" w:rsidRPr="00CF7E03">
        <w:rPr>
          <w:rFonts w:ascii="Arial" w:eastAsiaTheme="minorEastAsia" w:hAnsi="Arial" w:cs="Arial"/>
          <w:b/>
          <w:bCs/>
          <w:sz w:val="22"/>
          <w:szCs w:val="22"/>
          <w:lang w:eastAsia="zh-CN"/>
        </w:rPr>
        <w:t>5</w:t>
      </w:r>
      <w:r w:rsidR="00BD74F4">
        <w:rPr>
          <w:rFonts w:ascii="Arial" w:eastAsiaTheme="minorEastAsia" w:hAnsi="Arial" w:cs="Arial" w:hint="eastAsia"/>
          <w:b/>
          <w:bCs/>
          <w:sz w:val="22"/>
          <w:szCs w:val="22"/>
          <w:lang w:eastAsia="zh-CN"/>
        </w:rPr>
        <w:t>d</w:t>
      </w:r>
      <w:r w:rsidR="00520F93"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Moreover</w:t>
      </w:r>
      <w:r w:rsidR="00BA6365"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 xml:space="preserve">promising non-thermal results </w:t>
      </w:r>
      <w:r w:rsidR="00644104" w:rsidRPr="00CF7E03">
        <w:rPr>
          <w:rFonts w:ascii="Arial" w:eastAsiaTheme="minorEastAsia" w:hAnsi="Arial" w:cs="Arial"/>
          <w:sz w:val="22"/>
          <w:szCs w:val="22"/>
          <w:lang w:eastAsia="zh-CN"/>
        </w:rPr>
        <w:t>(</w:t>
      </w:r>
      <w:r w:rsidR="00644104"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del w:id="584" w:author="Zhang  Zihao" w:date="2024-08-13T21:08:00Z">
        <w:r w:rsidR="00644104" w:rsidRPr="00CF7E03" w:rsidDel="00F37072">
          <w:rPr>
            <w:rFonts w:ascii="Arial" w:eastAsiaTheme="minorEastAsia" w:hAnsi="Arial" w:cs="Arial"/>
            <w:b/>
            <w:bCs/>
            <w:sz w:val="22"/>
            <w:szCs w:val="22"/>
            <w:lang w:eastAsia="zh-CN"/>
          </w:rPr>
          <w:delText>S</w:delText>
        </w:r>
      </w:del>
      <w:r w:rsidR="00644104" w:rsidRPr="00CF7E03">
        <w:rPr>
          <w:rFonts w:ascii="Arial" w:eastAsiaTheme="minorEastAsia" w:hAnsi="Arial" w:cs="Arial"/>
          <w:b/>
          <w:bCs/>
          <w:sz w:val="22"/>
          <w:szCs w:val="22"/>
          <w:lang w:eastAsia="zh-CN"/>
        </w:rPr>
        <w:t>1</w:t>
      </w:r>
      <w:r w:rsidR="00644104"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mostly derive from</w:t>
      </w:r>
      <w:r w:rsidR="009E33F2" w:rsidRPr="00CF7E03">
        <w:rPr>
          <w:rFonts w:ascii="Arial" w:eastAsiaTheme="minorEastAsia" w:hAnsi="Arial" w:cs="Arial"/>
          <w:sz w:val="22"/>
          <w:szCs w:val="22"/>
          <w:lang w:eastAsia="zh-CN"/>
        </w:rPr>
        <w:t xml:space="preserve"> microwave</w:t>
      </w:r>
      <w:r w:rsidR="00DA40C9" w:rsidRPr="00CF7E03">
        <w:rPr>
          <w:rFonts w:ascii="Arial" w:eastAsiaTheme="minorEastAsia" w:hAnsi="Arial" w:cs="Arial"/>
          <w:sz w:val="22"/>
          <w:szCs w:val="22"/>
          <w:lang w:eastAsia="zh-CN"/>
        </w:rPr>
        <w:t xml:space="preserve"> or pulsed plasma</w:t>
      </w:r>
      <w:r w:rsidR="00E9158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which </w:t>
      </w:r>
      <w:r w:rsidR="00DA40C9" w:rsidRPr="00CF7E03">
        <w:rPr>
          <w:rFonts w:ascii="Arial" w:eastAsiaTheme="minorEastAsia" w:hAnsi="Arial" w:cs="Arial"/>
          <w:sz w:val="22"/>
          <w:szCs w:val="22"/>
          <w:lang w:eastAsia="zh-CN"/>
        </w:rPr>
        <w:t xml:space="preserve">typically </w:t>
      </w:r>
      <w:r w:rsidR="00E91588" w:rsidRPr="00CF7E03">
        <w:rPr>
          <w:rFonts w:ascii="Arial" w:eastAsiaTheme="minorEastAsia" w:hAnsi="Arial" w:cs="Arial"/>
          <w:sz w:val="22"/>
          <w:szCs w:val="22"/>
          <w:lang w:eastAsia="zh-CN"/>
        </w:rPr>
        <w:t>operate</w:t>
      </w:r>
      <w:del w:id="585" w:author="Nabera  Abhinandan" w:date="2024-08-15T19:51:00Z">
        <w:r w:rsidR="00864C8C" w:rsidRPr="00CF7E03" w:rsidDel="00AB27E2">
          <w:rPr>
            <w:rFonts w:ascii="Arial" w:eastAsiaTheme="minorEastAsia" w:hAnsi="Arial" w:cs="Arial"/>
            <w:sz w:val="22"/>
            <w:szCs w:val="22"/>
            <w:lang w:eastAsia="zh-CN"/>
          </w:rPr>
          <w:delText>s</w:delText>
        </w:r>
      </w:del>
      <w:r w:rsidR="00E91588" w:rsidRPr="00CF7E03">
        <w:rPr>
          <w:rFonts w:ascii="Arial" w:eastAsiaTheme="minorEastAsia" w:hAnsi="Arial" w:cs="Arial"/>
          <w:sz w:val="22"/>
          <w:szCs w:val="22"/>
          <w:lang w:eastAsia="zh-CN"/>
        </w:rPr>
        <w:t xml:space="preserve"> at low pressure</w:t>
      </w:r>
      <w:r w:rsidR="00DA40C9"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w:t>
      </w:r>
      <w:r w:rsidR="00644104" w:rsidRPr="00CF7E03">
        <w:rPr>
          <w:rFonts w:ascii="Arial" w:eastAsiaTheme="minorEastAsia" w:hAnsi="Arial" w:cs="Arial"/>
          <w:sz w:val="22"/>
          <w:szCs w:val="22"/>
          <w:lang w:eastAsia="zh-CN"/>
        </w:rPr>
        <w:t xml:space="preserve">or high </w:t>
      </w:r>
      <w:r w:rsidR="002A66E4" w:rsidRPr="00CF7E03">
        <w:rPr>
          <w:rFonts w:ascii="Arial" w:eastAsiaTheme="minorEastAsia" w:hAnsi="Arial" w:cs="Arial"/>
          <w:sz w:val="22"/>
          <w:szCs w:val="22"/>
          <w:lang w:eastAsia="zh-CN"/>
        </w:rPr>
        <w:t>frequencies</w:t>
      </w:r>
      <w:r w:rsidR="00644104" w:rsidRPr="00CF7E03">
        <w:rPr>
          <w:rFonts w:ascii="Arial" w:eastAsiaTheme="minorEastAsia" w:hAnsi="Arial" w:cs="Arial"/>
          <w:sz w:val="22"/>
          <w:szCs w:val="22"/>
          <w:lang w:eastAsia="zh-CN"/>
        </w:rPr>
        <w:t xml:space="preserve">, </w:t>
      </w:r>
      <w:r w:rsidR="009E6BE6">
        <w:rPr>
          <w:rFonts w:ascii="Arial" w:eastAsiaTheme="minorEastAsia" w:hAnsi="Arial" w:cs="Arial"/>
          <w:sz w:val="22"/>
          <w:szCs w:val="22"/>
          <w:lang w:eastAsia="zh-CN"/>
        </w:rPr>
        <w:t>requiring</w:t>
      </w:r>
      <w:r w:rsidR="009E6BE6"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complex</w:t>
      </w:r>
      <w:r w:rsidR="009D2B70">
        <w:rPr>
          <w:rFonts w:ascii="Arial" w:eastAsiaTheme="minorEastAsia" w:hAnsi="Arial" w:cs="Arial" w:hint="eastAsia"/>
          <w:sz w:val="22"/>
          <w:szCs w:val="22"/>
          <w:lang w:eastAsia="zh-CN"/>
        </w:rPr>
        <w:t xml:space="preserve"> </w:t>
      </w:r>
      <w:r w:rsidR="009D2B70">
        <w:rPr>
          <w:rFonts w:ascii="Arial" w:eastAsiaTheme="minorEastAsia" w:hAnsi="Arial" w:cs="Arial"/>
          <w:sz w:val="22"/>
          <w:szCs w:val="22"/>
          <w:lang w:eastAsia="zh-CN"/>
        </w:rPr>
        <w:t>equipment</w:t>
      </w:r>
      <w:r w:rsidR="00864C8C" w:rsidRPr="00CF7E03">
        <w:rPr>
          <w:rFonts w:ascii="Arial" w:eastAsiaTheme="minorEastAsia" w:hAnsi="Arial" w:cs="Arial"/>
          <w:sz w:val="22"/>
          <w:szCs w:val="22"/>
          <w:lang w:eastAsia="zh-CN"/>
        </w:rPr>
        <w:t xml:space="preserve"> </w:t>
      </w:r>
      <w:ins w:id="586" w:author="Zhang  Zihao" w:date="2024-08-13T19:25:00Z">
        <w:r w:rsidR="00BD74F4">
          <w:rPr>
            <w:rFonts w:ascii="Arial" w:eastAsiaTheme="minorEastAsia" w:hAnsi="Arial" w:cs="Arial" w:hint="eastAsia"/>
            <w:sz w:val="22"/>
            <w:szCs w:val="22"/>
            <w:lang w:eastAsia="zh-CN"/>
          </w:rPr>
          <w:t>design</w:t>
        </w:r>
      </w:ins>
      <w:ins w:id="587" w:author="Zhang  Zihao" w:date="2024-08-14T10:29:00Z">
        <w:r w:rsidR="004224D4">
          <w:rPr>
            <w:rFonts w:ascii="Arial" w:eastAsiaTheme="minorEastAsia" w:hAnsi="Arial" w:cs="Arial" w:hint="eastAsia"/>
            <w:sz w:val="22"/>
            <w:szCs w:val="22"/>
            <w:lang w:eastAsia="zh-CN"/>
          </w:rPr>
          <w:t xml:space="preserve"> for durable </w:t>
        </w:r>
        <w:r w:rsidR="004224D4">
          <w:rPr>
            <w:rFonts w:ascii="Arial" w:eastAsiaTheme="minorEastAsia" w:hAnsi="Arial" w:cs="Arial"/>
            <w:sz w:val="22"/>
            <w:szCs w:val="22"/>
            <w:lang w:eastAsia="zh-CN"/>
          </w:rPr>
          <w:t>operation</w:t>
        </w:r>
      </w:ins>
      <w:del w:id="588" w:author="Zhang  Zihao" w:date="2024-08-13T19:25:00Z">
        <w:r w:rsidR="00644104" w:rsidRPr="00CF7E03" w:rsidDel="00BD74F4">
          <w:rPr>
            <w:rFonts w:ascii="Arial" w:eastAsiaTheme="minorEastAsia" w:hAnsi="Arial" w:cs="Arial"/>
            <w:sz w:val="22"/>
            <w:szCs w:val="22"/>
            <w:lang w:eastAsia="zh-CN"/>
          </w:rPr>
          <w:delText>and</w:delText>
        </w:r>
        <w:r w:rsidR="00864C8C" w:rsidRPr="00CF7E03" w:rsidDel="00BD74F4">
          <w:rPr>
            <w:rFonts w:ascii="Arial" w:eastAsiaTheme="minorEastAsia" w:hAnsi="Arial" w:cs="Arial"/>
            <w:sz w:val="22"/>
            <w:szCs w:val="22"/>
            <w:lang w:eastAsia="zh-CN"/>
          </w:rPr>
          <w:delText xml:space="preserve"> </w:delText>
        </w:r>
        <w:r w:rsidR="00B53E9B" w:rsidRPr="00CF7E03" w:rsidDel="00BD74F4">
          <w:rPr>
            <w:rFonts w:ascii="Arial" w:eastAsiaTheme="minorEastAsia" w:hAnsi="Arial" w:cs="Arial"/>
            <w:sz w:val="22"/>
            <w:szCs w:val="22"/>
            <w:lang w:eastAsia="zh-CN"/>
          </w:rPr>
          <w:delText xml:space="preserve">limiting </w:delText>
        </w:r>
        <w:r w:rsidR="00864C8C" w:rsidRPr="00CF7E03" w:rsidDel="00BD74F4">
          <w:rPr>
            <w:rFonts w:ascii="Arial" w:eastAsiaTheme="minorEastAsia" w:hAnsi="Arial" w:cs="Arial"/>
            <w:sz w:val="22"/>
            <w:szCs w:val="22"/>
            <w:lang w:eastAsia="zh-CN"/>
          </w:rPr>
          <w:delText xml:space="preserve">commercial </w:delText>
        </w:r>
        <w:r w:rsidR="009E6BE6" w:rsidDel="00BD74F4">
          <w:rPr>
            <w:rFonts w:ascii="Arial" w:eastAsiaTheme="minorEastAsia" w:hAnsi="Arial" w:cs="Arial"/>
            <w:sz w:val="22"/>
            <w:szCs w:val="22"/>
            <w:lang w:eastAsia="zh-CN"/>
          </w:rPr>
          <w:delText>appeal</w:delText>
        </w:r>
      </w:del>
      <w:r w:rsidR="003B00F0" w:rsidRPr="00CF7E03">
        <w:rPr>
          <w:rFonts w:ascii="Arial" w:eastAsiaTheme="minorEastAsia" w:hAnsi="Arial" w:cs="Arial"/>
          <w:sz w:val="22"/>
          <w:szCs w:val="22"/>
          <w:lang w:eastAsia="zh-CN"/>
        </w:rPr>
        <w:t>.</w:t>
      </w:r>
      <w:r w:rsidR="00BA3524" w:rsidRPr="00BA3524">
        <w:rPr>
          <w:rFonts w:ascii="Arial" w:hAnsi="Arial" w:cs="Arial"/>
          <w:sz w:val="22"/>
          <w:vertAlign w:val="superscript"/>
          <w:lang w:eastAsia="zh-CN"/>
        </w:rPr>
        <w:t>33</w:t>
      </w:r>
      <w:del w:id="589" w:author="Nabera  Abhinandan" w:date="2024-08-15T19:40:00Z">
        <w:r w:rsidR="003B00F0" w:rsidRPr="00CF7E03" w:rsidDel="00512432">
          <w:rPr>
            <w:rFonts w:ascii="Arial" w:eastAsiaTheme="minorEastAsia" w:hAnsi="Arial" w:cs="Arial"/>
            <w:sz w:val="22"/>
            <w:szCs w:val="22"/>
            <w:lang w:eastAsia="zh-CN"/>
          </w:rPr>
          <w:delText xml:space="preserve"> </w:delText>
        </w:r>
      </w:del>
      <w:del w:id="590" w:author="Zhang  Zihao" w:date="2024-08-13T19:27:00Z">
        <w:r w:rsidR="00481662" w:rsidRPr="00CF7E03" w:rsidDel="00AB4B6B">
          <w:rPr>
            <w:rFonts w:ascii="Arial" w:eastAsiaTheme="minorEastAsia" w:hAnsi="Arial" w:cs="Arial"/>
            <w:sz w:val="22"/>
            <w:szCs w:val="22"/>
            <w:lang w:eastAsia="zh-CN"/>
          </w:rPr>
          <w:delText>Catalytic attempts o</w:delText>
        </w:r>
      </w:del>
    </w:p>
    <w:p w14:paraId="6EDB2D22" w14:textId="56B468BD" w:rsidR="0064013E" w:rsidRDefault="00AB4B6B" w:rsidP="0064013E">
      <w:pPr>
        <w:pStyle w:val="ListParagraph"/>
        <w:spacing w:line="360" w:lineRule="auto"/>
        <w:ind w:left="0" w:firstLine="504"/>
        <w:jc w:val="both"/>
        <w:rPr>
          <w:rFonts w:ascii="Arial" w:eastAsiaTheme="minorEastAsia" w:hAnsi="Arial" w:cs="Arial"/>
          <w:sz w:val="22"/>
          <w:szCs w:val="22"/>
          <w:lang w:eastAsia="zh-CN"/>
        </w:rPr>
      </w:pPr>
      <w:ins w:id="591" w:author="Zhang  Zihao" w:date="2024-08-13T19:27:00Z">
        <w:r>
          <w:rPr>
            <w:rFonts w:ascii="Arial" w:eastAsiaTheme="minorEastAsia" w:hAnsi="Arial" w:cs="Arial" w:hint="eastAsia"/>
            <w:sz w:val="22"/>
            <w:szCs w:val="22"/>
            <w:lang w:eastAsia="zh-CN"/>
          </w:rPr>
          <w:t xml:space="preserve">In addition to reactor </w:t>
        </w:r>
        <w:r>
          <w:rPr>
            <w:rFonts w:ascii="Arial" w:eastAsiaTheme="minorEastAsia" w:hAnsi="Arial" w:cs="Arial"/>
            <w:sz w:val="22"/>
            <w:szCs w:val="22"/>
            <w:lang w:eastAsia="zh-CN"/>
          </w:rPr>
          <w:t>design</w:t>
        </w:r>
      </w:ins>
      <w:ins w:id="592" w:author="Zhang  Zihao" w:date="2024-08-13T19:28:00Z">
        <w:r>
          <w:rPr>
            <w:rFonts w:ascii="Arial" w:eastAsiaTheme="minorEastAsia" w:hAnsi="Arial" w:cs="Arial" w:hint="eastAsia"/>
            <w:sz w:val="22"/>
            <w:szCs w:val="22"/>
            <w:lang w:eastAsia="zh-CN"/>
          </w:rPr>
          <w:t xml:space="preserve">, catalysts play an important role in </w:t>
        </w:r>
        <w:del w:id="593" w:author="Nabera  Abhinandan" w:date="2024-08-15T19:51:00Z">
          <w:r w:rsidDel="00AB27E2">
            <w:rPr>
              <w:rFonts w:ascii="Arial" w:eastAsiaTheme="minorEastAsia" w:hAnsi="Arial" w:cs="Arial" w:hint="eastAsia"/>
              <w:sz w:val="22"/>
              <w:szCs w:val="22"/>
              <w:lang w:eastAsia="zh-CN"/>
            </w:rPr>
            <w:delText>the</w:delText>
          </w:r>
        </w:del>
      </w:ins>
      <w:del w:id="594" w:author="Nabera  Abhinandan" w:date="2024-08-15T19:51:00Z">
        <w:r w:rsidR="00481662" w:rsidRPr="00CF7E03" w:rsidDel="00AB27E2">
          <w:rPr>
            <w:rFonts w:ascii="Arial" w:eastAsiaTheme="minorEastAsia" w:hAnsi="Arial" w:cs="Arial"/>
            <w:sz w:val="22"/>
            <w:szCs w:val="22"/>
            <w:lang w:eastAsia="zh-CN"/>
          </w:rPr>
          <w:delText xml:space="preserve">n </w:delText>
        </w:r>
      </w:del>
      <w:r w:rsidR="00481662" w:rsidRPr="00CF7E03">
        <w:rPr>
          <w:rFonts w:ascii="Arial" w:eastAsiaTheme="minorEastAsia" w:hAnsi="Arial" w:cs="Arial"/>
          <w:sz w:val="22"/>
          <w:szCs w:val="22"/>
          <w:lang w:eastAsia="zh-CN"/>
        </w:rPr>
        <w:t>non-thermal plasma</w:t>
      </w:r>
      <w:del w:id="595" w:author="Zhang  Zihao" w:date="2024-08-13T19:28:00Z">
        <w:r w:rsidR="00481662" w:rsidRPr="00CF7E03" w:rsidDel="00AB4B6B">
          <w:rPr>
            <w:rFonts w:ascii="Arial" w:eastAsiaTheme="minorEastAsia" w:hAnsi="Arial" w:cs="Arial"/>
            <w:sz w:val="22"/>
            <w:szCs w:val="22"/>
            <w:lang w:eastAsia="zh-CN"/>
          </w:rPr>
          <w:delText xml:space="preserve"> have been widely explored</w:delText>
        </w:r>
      </w:del>
      <w:r w:rsidR="00481662" w:rsidRPr="00CF7E03">
        <w:rPr>
          <w:rFonts w:ascii="Arial" w:eastAsiaTheme="minorEastAsia" w:hAnsi="Arial" w:cs="Arial"/>
          <w:sz w:val="22"/>
          <w:szCs w:val="22"/>
          <w:lang w:eastAsia="zh-CN"/>
        </w:rPr>
        <w:t xml:space="preserve">, with </w:t>
      </w:r>
      <w:commentRangeStart w:id="596"/>
      <w:commentRangeStart w:id="597"/>
      <w:r w:rsidR="00644104" w:rsidRPr="00CF7E03">
        <w:rPr>
          <w:rFonts w:ascii="Arial" w:eastAsiaTheme="minorEastAsia" w:hAnsi="Arial" w:cs="Arial"/>
          <w:sz w:val="22"/>
          <w:szCs w:val="22"/>
          <w:lang w:eastAsia="zh-CN"/>
        </w:rPr>
        <w:t xml:space="preserve">DBD </w:t>
      </w:r>
      <w:commentRangeEnd w:id="596"/>
      <w:r w:rsidR="009E6BE6">
        <w:rPr>
          <w:rStyle w:val="CommentReference"/>
        </w:rPr>
        <w:commentReference w:id="596"/>
      </w:r>
      <w:commentRangeEnd w:id="597"/>
      <w:r w:rsidR="001C318E">
        <w:rPr>
          <w:rStyle w:val="CommentReference"/>
        </w:rPr>
        <w:commentReference w:id="597"/>
      </w:r>
      <w:r w:rsidR="00294DED" w:rsidRPr="00CF7E03">
        <w:rPr>
          <w:rFonts w:ascii="Arial" w:eastAsiaTheme="minorEastAsia" w:hAnsi="Arial" w:cs="Arial"/>
          <w:sz w:val="22"/>
          <w:szCs w:val="22"/>
          <w:lang w:eastAsia="zh-CN"/>
        </w:rPr>
        <w:t xml:space="preserve">and microwave </w:t>
      </w:r>
      <w:r w:rsidR="00CD6FB9" w:rsidRPr="00CF7E03">
        <w:rPr>
          <w:rFonts w:ascii="Arial" w:eastAsiaTheme="minorEastAsia" w:hAnsi="Arial" w:cs="Arial"/>
          <w:sz w:val="22"/>
          <w:szCs w:val="22"/>
          <w:lang w:eastAsia="zh-CN"/>
        </w:rPr>
        <w:t xml:space="preserve">reactors </w:t>
      </w:r>
      <w:r w:rsidR="00481662" w:rsidRPr="00CF7E03">
        <w:rPr>
          <w:rFonts w:ascii="Arial" w:eastAsiaTheme="minorEastAsia" w:hAnsi="Arial" w:cs="Arial"/>
          <w:sz w:val="22"/>
          <w:szCs w:val="22"/>
          <w:lang w:eastAsia="zh-CN"/>
        </w:rPr>
        <w:t xml:space="preserve">being </w:t>
      </w:r>
      <w:r w:rsidR="00864C8C" w:rsidRPr="00CF7E03">
        <w:rPr>
          <w:rFonts w:ascii="Arial" w:eastAsiaTheme="minorEastAsia" w:hAnsi="Arial" w:cs="Arial"/>
          <w:sz w:val="22"/>
          <w:szCs w:val="22"/>
          <w:lang w:eastAsia="zh-CN"/>
        </w:rPr>
        <w:t xml:space="preserve">the </w:t>
      </w:r>
      <w:r w:rsidR="00481662" w:rsidRPr="00CF7E03">
        <w:rPr>
          <w:rFonts w:ascii="Arial" w:eastAsiaTheme="minorEastAsia" w:hAnsi="Arial" w:cs="Arial"/>
          <w:sz w:val="22"/>
          <w:szCs w:val="22"/>
          <w:lang w:eastAsia="zh-CN"/>
        </w:rPr>
        <w:t xml:space="preserve">most </w:t>
      </w:r>
      <w:del w:id="598" w:author="Zhang  Zihao" w:date="2024-08-13T19:32:00Z">
        <w:r w:rsidR="00864C8C" w:rsidRPr="00CF7E03" w:rsidDel="00096432">
          <w:rPr>
            <w:rFonts w:ascii="Arial" w:eastAsiaTheme="minorEastAsia" w:hAnsi="Arial" w:cs="Arial"/>
            <w:sz w:val="22"/>
            <w:szCs w:val="22"/>
            <w:lang w:eastAsia="zh-CN"/>
          </w:rPr>
          <w:delText xml:space="preserve">commonly </w:delText>
        </w:r>
      </w:del>
      <w:r w:rsidR="00481662" w:rsidRPr="00CF7E03">
        <w:rPr>
          <w:rFonts w:ascii="Arial" w:eastAsiaTheme="minorEastAsia" w:hAnsi="Arial" w:cs="Arial"/>
          <w:sz w:val="22"/>
          <w:szCs w:val="22"/>
          <w:lang w:eastAsia="zh-CN"/>
        </w:rPr>
        <w:t>used</w:t>
      </w:r>
      <w:r w:rsidR="005861B2" w:rsidRPr="00CF7E03">
        <w:rPr>
          <w:rFonts w:ascii="Arial" w:eastAsiaTheme="minorEastAsia" w:hAnsi="Arial" w:cs="Arial"/>
          <w:sz w:val="22"/>
          <w:szCs w:val="22"/>
          <w:lang w:eastAsia="zh-CN"/>
        </w:rPr>
        <w:t xml:space="preserve"> (</w:t>
      </w:r>
      <w:r w:rsidR="005861B2"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del w:id="599" w:author="Zhang  Zihao" w:date="2024-08-13T21:08:00Z">
        <w:r w:rsidR="005861B2" w:rsidRPr="00CF7E03" w:rsidDel="00F37072">
          <w:rPr>
            <w:rFonts w:ascii="Arial" w:eastAsiaTheme="minorEastAsia" w:hAnsi="Arial" w:cs="Arial"/>
            <w:b/>
            <w:bCs/>
            <w:sz w:val="22"/>
            <w:szCs w:val="22"/>
            <w:lang w:eastAsia="zh-CN"/>
          </w:rPr>
          <w:delText>S</w:delText>
        </w:r>
      </w:del>
      <w:r w:rsidR="005861B2" w:rsidRPr="00CF7E03">
        <w:rPr>
          <w:rFonts w:ascii="Arial" w:eastAsiaTheme="minorEastAsia" w:hAnsi="Arial" w:cs="Arial"/>
          <w:b/>
          <w:bCs/>
          <w:sz w:val="22"/>
          <w:szCs w:val="22"/>
          <w:lang w:eastAsia="zh-CN"/>
        </w:rPr>
        <w:t>1</w:t>
      </w:r>
      <w:r w:rsidR="005861B2" w:rsidRPr="00CF7E03">
        <w:rPr>
          <w:rFonts w:ascii="Arial" w:eastAsiaTheme="minorEastAsia" w:hAnsi="Arial" w:cs="Arial"/>
          <w:sz w:val="22"/>
          <w:szCs w:val="22"/>
          <w:lang w:eastAsia="zh-CN"/>
        </w:rPr>
        <w:t>)</w:t>
      </w:r>
      <w:r w:rsidR="00481662" w:rsidRPr="00CF7E03">
        <w:rPr>
          <w:rFonts w:ascii="Arial" w:eastAsiaTheme="minorEastAsia" w:hAnsi="Arial" w:cs="Arial"/>
          <w:sz w:val="22"/>
          <w:szCs w:val="22"/>
          <w:lang w:eastAsia="zh-CN"/>
        </w:rPr>
        <w:t xml:space="preserve">. </w:t>
      </w:r>
      <w:r w:rsidR="001D6A73" w:rsidRPr="00CF7E03">
        <w:rPr>
          <w:rFonts w:ascii="Arial" w:eastAsiaTheme="minorEastAsia" w:hAnsi="Arial" w:cs="Arial"/>
          <w:sz w:val="22"/>
          <w:szCs w:val="22"/>
          <w:lang w:eastAsia="zh-CN"/>
        </w:rPr>
        <w:t xml:space="preserve">For </w:t>
      </w:r>
      <w:r w:rsidR="000D0947" w:rsidRPr="00CF7E03">
        <w:rPr>
          <w:rFonts w:ascii="Arial" w:eastAsiaTheme="minorEastAsia" w:hAnsi="Arial" w:cs="Arial"/>
          <w:sz w:val="22"/>
          <w:szCs w:val="22"/>
          <w:lang w:eastAsia="zh-CN"/>
        </w:rPr>
        <w:t>instance</w:t>
      </w:r>
      <w:r w:rsidR="001D6A7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in </w:t>
      </w:r>
      <w:r w:rsidR="000B1B10">
        <w:rPr>
          <w:rFonts w:ascii="Arial" w:eastAsiaTheme="minorEastAsia" w:hAnsi="Arial" w:cs="Arial" w:hint="eastAsia"/>
          <w:sz w:val="22"/>
          <w:szCs w:val="22"/>
          <w:lang w:eastAsia="zh-CN"/>
        </w:rPr>
        <w:t>DBD</w:t>
      </w:r>
      <w:r w:rsidR="006F2AB3" w:rsidRPr="00CF7E03">
        <w:rPr>
          <w:rFonts w:ascii="Arial" w:eastAsiaTheme="minorEastAsia" w:hAnsi="Arial" w:cs="Arial"/>
          <w:sz w:val="22"/>
          <w:szCs w:val="22"/>
          <w:lang w:eastAsia="zh-CN"/>
        </w:rPr>
        <w:t xml:space="preserve"> plasma, </w:t>
      </w:r>
      <w:r w:rsidR="000D0947" w:rsidRPr="00CF7E03">
        <w:rPr>
          <w:rFonts w:ascii="Arial" w:eastAsiaTheme="minorEastAsia" w:hAnsi="Arial" w:cs="Arial"/>
          <w:sz w:val="22"/>
          <w:szCs w:val="22"/>
          <w:lang w:eastAsia="zh-CN"/>
        </w:rPr>
        <w:t>adding the</w:t>
      </w:r>
      <w:r w:rsidR="006F2AB3" w:rsidRPr="00CF7E03">
        <w:rPr>
          <w:rFonts w:ascii="Arial" w:eastAsiaTheme="minorEastAsia" w:hAnsi="Arial" w:cs="Arial"/>
          <w:sz w:val="22"/>
          <w:szCs w:val="22"/>
          <w:lang w:eastAsia="zh-CN"/>
        </w:rPr>
        <w:t xml:space="preserve"> </w:t>
      </w:r>
      <w:r w:rsidR="00CF2ED8" w:rsidRPr="00CF7E03">
        <w:rPr>
          <w:rFonts w:ascii="Arial" w:eastAsiaTheme="minorEastAsia" w:hAnsi="Arial" w:cs="Arial"/>
          <w:sz w:val="22"/>
          <w:szCs w:val="22"/>
          <w:lang w:eastAsia="zh-CN"/>
        </w:rPr>
        <w:t>MFM-300(Fe) catalyst increased C</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H</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 xml:space="preserve"> </w:t>
      </w:r>
      <w:r w:rsidR="000D0947" w:rsidRPr="00CF7E03">
        <w:rPr>
          <w:rFonts w:ascii="Arial" w:eastAsiaTheme="minorEastAsia" w:hAnsi="Arial" w:cs="Arial"/>
          <w:sz w:val="22"/>
          <w:szCs w:val="22"/>
          <w:lang w:eastAsia="zh-CN"/>
        </w:rPr>
        <w:t xml:space="preserve">selectivity </w:t>
      </w:r>
      <w:r w:rsidR="00CF2ED8" w:rsidRPr="00CF7E03">
        <w:rPr>
          <w:rFonts w:ascii="Arial" w:eastAsiaTheme="minorEastAsia" w:hAnsi="Arial" w:cs="Arial"/>
          <w:sz w:val="22"/>
          <w:szCs w:val="22"/>
          <w:lang w:eastAsia="zh-CN"/>
        </w:rPr>
        <w:t>from 17</w:t>
      </w:r>
      <w:r w:rsidR="00854CB1"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 xml:space="preserve"> to 38% </w:t>
      </w:r>
      <w:r w:rsidR="00984288" w:rsidRPr="00CF7E03">
        <w:rPr>
          <w:rFonts w:ascii="Arial" w:eastAsiaTheme="minorEastAsia" w:hAnsi="Arial" w:cs="Arial"/>
          <w:sz w:val="22"/>
          <w:szCs w:val="22"/>
          <w:lang w:eastAsia="zh-CN"/>
        </w:rPr>
        <w:t xml:space="preserve">at </w:t>
      </w:r>
      <w:r w:rsidR="00CF2ED8" w:rsidRPr="00CF7E03">
        <w:rPr>
          <w:rFonts w:ascii="Arial" w:eastAsiaTheme="minorEastAsia" w:hAnsi="Arial" w:cs="Arial"/>
          <w:sz w:val="22"/>
          <w:szCs w:val="22"/>
          <w:lang w:eastAsia="zh-CN"/>
        </w:rPr>
        <w:t>CH</w:t>
      </w:r>
      <w:r w:rsidR="00CF2ED8" w:rsidRPr="00CF7E03">
        <w:rPr>
          <w:rFonts w:ascii="Arial" w:eastAsiaTheme="minorEastAsia" w:hAnsi="Arial" w:cs="Arial"/>
          <w:sz w:val="22"/>
          <w:szCs w:val="22"/>
          <w:vertAlign w:val="subscript"/>
          <w:lang w:eastAsia="zh-CN"/>
        </w:rPr>
        <w:t>4</w:t>
      </w:r>
      <w:r w:rsidR="00CF2ED8" w:rsidRPr="00CF7E03">
        <w:rPr>
          <w:rFonts w:ascii="Arial" w:eastAsiaTheme="minorEastAsia" w:hAnsi="Arial" w:cs="Arial"/>
          <w:sz w:val="22"/>
          <w:szCs w:val="22"/>
          <w:lang w:eastAsia="zh-CN"/>
        </w:rPr>
        <w:t xml:space="preserve"> conversion</w:t>
      </w:r>
      <w:r w:rsidR="00984288" w:rsidRPr="00CF7E03">
        <w:rPr>
          <w:rFonts w:ascii="Arial" w:eastAsiaTheme="minorEastAsia" w:hAnsi="Arial" w:cs="Arial"/>
          <w:sz w:val="22"/>
          <w:szCs w:val="22"/>
          <w:lang w:eastAsia="zh-CN"/>
        </w:rPr>
        <w:t xml:space="preserve"> </w:t>
      </w:r>
      <w:r w:rsidR="00B83604">
        <w:rPr>
          <w:rFonts w:ascii="Arial" w:eastAsiaTheme="minorEastAsia" w:hAnsi="Arial" w:cs="Arial"/>
          <w:sz w:val="22"/>
          <w:szCs w:val="22"/>
          <w:lang w:eastAsia="zh-CN"/>
        </w:rPr>
        <w:t xml:space="preserve">of </w:t>
      </w:r>
      <w:r w:rsidR="00984288" w:rsidRPr="00CF7E03">
        <w:rPr>
          <w:rFonts w:ascii="Arial" w:eastAsiaTheme="minorEastAsia" w:hAnsi="Arial" w:cs="Arial"/>
          <w:sz w:val="22"/>
          <w:szCs w:val="22"/>
          <w:lang w:eastAsia="zh-CN"/>
        </w:rPr>
        <w:t>&lt;</w:t>
      </w:r>
      <w:r w:rsidR="005861B2" w:rsidRPr="00CF7E03">
        <w:rPr>
          <w:rFonts w:ascii="Arial" w:eastAsiaTheme="minorEastAsia" w:hAnsi="Arial" w:cs="Arial"/>
          <w:sz w:val="22"/>
          <w:szCs w:val="22"/>
          <w:lang w:eastAsia="zh-CN"/>
        </w:rPr>
        <w:t>3</w:t>
      </w:r>
      <w:r w:rsidR="0098428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w:t>
      </w:r>
      <w:r w:rsidR="001A4196" w:rsidRPr="001A4196">
        <w:rPr>
          <w:rFonts w:ascii="Arial" w:hAnsi="Arial" w:cs="Arial"/>
          <w:sz w:val="22"/>
          <w:vertAlign w:val="superscript"/>
        </w:rPr>
        <w:t>71</w:t>
      </w:r>
      <w:r w:rsidR="00CF2ED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In contrast</w:t>
      </w:r>
      <w:r w:rsidR="00CF2ED8" w:rsidRPr="00CF7E03">
        <w:rPr>
          <w:rFonts w:ascii="Arial" w:eastAsiaTheme="minorEastAsia" w:hAnsi="Arial" w:cs="Arial"/>
          <w:sz w:val="22"/>
          <w:szCs w:val="22"/>
          <w:lang w:eastAsia="zh-CN"/>
        </w:rPr>
        <w:t xml:space="preserve">, </w:t>
      </w:r>
      <w:r w:rsidR="00984288" w:rsidRPr="00CF7E03">
        <w:rPr>
          <w:rFonts w:ascii="Arial" w:eastAsiaTheme="minorEastAsia" w:hAnsi="Arial" w:cs="Arial"/>
          <w:sz w:val="22"/>
          <w:szCs w:val="22"/>
          <w:lang w:eastAsia="zh-CN"/>
        </w:rPr>
        <w:t xml:space="preserve">in </w:t>
      </w:r>
      <w:r w:rsidR="00200821" w:rsidRPr="00CF7E03">
        <w:rPr>
          <w:rFonts w:ascii="Arial" w:eastAsiaTheme="minorEastAsia" w:hAnsi="Arial" w:cs="Arial"/>
          <w:sz w:val="22"/>
          <w:szCs w:val="22"/>
          <w:lang w:eastAsia="zh-CN"/>
        </w:rPr>
        <w:t>microwave plasma</w:t>
      </w:r>
      <w:r w:rsidR="0098428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catalysts appear to have limited effect</w:t>
      </w:r>
      <w:r w:rsidR="00200821"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microwave irradiation </w:t>
      </w:r>
      <w:r w:rsidR="00D72972" w:rsidRPr="00CF7E03">
        <w:rPr>
          <w:rFonts w:ascii="Arial" w:eastAsiaTheme="minorEastAsia" w:hAnsi="Arial" w:cs="Arial"/>
          <w:sz w:val="22"/>
          <w:szCs w:val="22"/>
          <w:lang w:eastAsia="zh-CN"/>
        </w:rPr>
        <w:t xml:space="preserve">being </w:t>
      </w:r>
      <w:r w:rsidR="006B482F" w:rsidRPr="00CF7E03">
        <w:rPr>
          <w:rFonts w:ascii="Arial" w:eastAsiaTheme="minorEastAsia" w:hAnsi="Arial" w:cs="Arial"/>
          <w:sz w:val="22"/>
          <w:szCs w:val="22"/>
          <w:lang w:eastAsia="zh-CN"/>
        </w:rPr>
        <w:t>essential</w:t>
      </w:r>
      <w:r w:rsidR="00D72972" w:rsidRPr="00CF7E03">
        <w:rPr>
          <w:rFonts w:ascii="Arial" w:eastAsiaTheme="minorEastAsia" w:hAnsi="Arial" w:cs="Arial"/>
          <w:sz w:val="22"/>
          <w:szCs w:val="22"/>
          <w:lang w:eastAsia="zh-CN"/>
        </w:rPr>
        <w:t xml:space="preserve"> for significant 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production</w:t>
      </w:r>
      <w:r w:rsidR="00CF2ED8" w:rsidRPr="00CF7E03">
        <w:rPr>
          <w:rFonts w:ascii="Arial" w:eastAsiaTheme="minorEastAsia" w:hAnsi="Arial" w:cs="Arial"/>
          <w:sz w:val="22"/>
          <w:szCs w:val="22"/>
          <w:lang w:eastAsia="zh-CN"/>
        </w:rPr>
        <w:t>.</w:t>
      </w:r>
      <w:r w:rsidR="00984288" w:rsidRPr="00CF7E03">
        <w:rPr>
          <w:rFonts w:ascii="Arial" w:eastAsiaTheme="minorEastAsia" w:hAnsi="Arial" w:cs="Arial"/>
          <w:sz w:val="22"/>
          <w:szCs w:val="22"/>
          <w:lang w:eastAsia="zh-CN"/>
        </w:rPr>
        <w:t xml:space="preserve"> For example, </w:t>
      </w:r>
      <w:r w:rsidR="00BA6365" w:rsidRPr="00CF7E03">
        <w:rPr>
          <w:rFonts w:ascii="Arial" w:eastAsiaTheme="minorEastAsia" w:hAnsi="Arial" w:cs="Arial"/>
          <w:sz w:val="22"/>
          <w:szCs w:val="22"/>
          <w:lang w:eastAsia="zh-CN"/>
        </w:rPr>
        <w:t xml:space="preserve">microwave irradiation </w:t>
      </w:r>
      <w:r w:rsidR="00D72972" w:rsidRPr="00CF7E03">
        <w:rPr>
          <w:rFonts w:ascii="Arial" w:eastAsiaTheme="minorEastAsia" w:hAnsi="Arial" w:cs="Arial"/>
          <w:sz w:val="22"/>
          <w:szCs w:val="22"/>
          <w:lang w:eastAsia="zh-CN"/>
        </w:rPr>
        <w:t>increased</w:t>
      </w:r>
      <w:r w:rsidR="006B482F"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selectivity </w:t>
      </w:r>
      <w:r w:rsidR="00D72972" w:rsidRPr="00CF7E03">
        <w:rPr>
          <w:rFonts w:ascii="Arial" w:eastAsiaTheme="minorEastAsia" w:hAnsi="Arial" w:cs="Arial"/>
          <w:sz w:val="22"/>
          <w:szCs w:val="22"/>
          <w:lang w:eastAsia="zh-CN"/>
        </w:rPr>
        <w:t>fr</w:t>
      </w:r>
      <w:r w:rsidR="00BA6365" w:rsidRPr="00CF7E03">
        <w:rPr>
          <w:rFonts w:ascii="Arial" w:eastAsiaTheme="minorEastAsia" w:hAnsi="Arial" w:cs="Arial"/>
          <w:sz w:val="22"/>
          <w:szCs w:val="22"/>
          <w:lang w:eastAsia="zh-CN"/>
        </w:rPr>
        <w:t>om 0</w:t>
      </w:r>
      <w:r w:rsidR="00D72972"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t xml:space="preserve"> to 35% at 700</w:t>
      </w:r>
      <w:r w:rsidR="009E41E9" w:rsidRPr="00CF7E03">
        <w:rPr>
          <w:rFonts w:ascii="Arial" w:eastAsiaTheme="minorEastAsia" w:hAnsi="Arial" w:cs="Arial"/>
          <w:sz w:val="22"/>
          <w:szCs w:val="22"/>
          <w:lang w:eastAsia="zh-CN"/>
        </w:rPr>
        <w:t> </w:t>
      </w:r>
      <w:r w:rsidR="00BA6365" w:rsidRPr="00CF7E03">
        <w:rPr>
          <w:rFonts w:ascii="Arial" w:eastAsiaTheme="minorEastAsia" w:hAnsi="Arial" w:cs="Arial"/>
          <w:sz w:val="22"/>
          <w:szCs w:val="22"/>
          <w:lang w:eastAsia="zh-CN"/>
        </w:rPr>
        <w:t xml:space="preserve">°C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around 10%</w:t>
      </w:r>
      <w:r w:rsidR="00D72972" w:rsidRPr="00CF7E03">
        <w:rPr>
          <w:rFonts w:ascii="Arial" w:eastAsiaTheme="minorEastAsia" w:hAnsi="Arial" w:cs="Arial"/>
          <w:sz w:val="22"/>
          <w:szCs w:val="22"/>
          <w:lang w:eastAsia="zh-CN"/>
        </w:rPr>
        <w:t xml:space="preserve"> CH</w:t>
      </w:r>
      <w:r w:rsidR="00D72972" w:rsidRPr="00CF7E03">
        <w:rPr>
          <w:rFonts w:ascii="Arial" w:eastAsiaTheme="minorEastAsia" w:hAnsi="Arial" w:cs="Arial"/>
          <w:sz w:val="22"/>
          <w:szCs w:val="22"/>
          <w:vertAlign w:val="subscript"/>
          <w:lang w:eastAsia="zh-CN"/>
        </w:rPr>
        <w:t>4</w:t>
      </w:r>
      <w:r w:rsidR="00D72972" w:rsidRPr="00CF7E03">
        <w:rPr>
          <w:rFonts w:ascii="Arial" w:eastAsiaTheme="minorEastAsia" w:hAnsi="Arial" w:cs="Arial"/>
          <w:sz w:val="22"/>
          <w:szCs w:val="22"/>
          <w:lang w:eastAsia="zh-CN"/>
        </w:rPr>
        <w:t xml:space="preserve"> conversion</w:t>
      </w:r>
      <w:r w:rsidR="00BA6365" w:rsidRPr="00CF7E03">
        <w:rPr>
          <w:rFonts w:ascii="Arial" w:eastAsiaTheme="minorEastAsia" w:hAnsi="Arial" w:cs="Arial"/>
          <w:sz w:val="22"/>
          <w:szCs w:val="22"/>
          <w:lang w:eastAsia="zh-CN"/>
        </w:rPr>
        <w:t xml:space="preserve"> over </w:t>
      </w:r>
      <w:ins w:id="600" w:author="Nabera  Abhinandan" w:date="2024-08-15T19:51:00Z">
        <w:r w:rsidR="00AB27E2">
          <w:rPr>
            <w:rFonts w:ascii="Arial" w:eastAsiaTheme="minorEastAsia" w:hAnsi="Arial" w:cs="Arial"/>
            <w:sz w:val="22"/>
            <w:szCs w:val="22"/>
            <w:lang w:eastAsia="zh-CN"/>
          </w:rPr>
          <w:t xml:space="preserve">a </w:t>
        </w:r>
      </w:ins>
      <w:r w:rsidR="00BA6365" w:rsidRPr="00CF7E03">
        <w:rPr>
          <w:rFonts w:ascii="Arial" w:eastAsiaTheme="minorEastAsia" w:hAnsi="Arial" w:cs="Arial"/>
          <w:sz w:val="22"/>
          <w:szCs w:val="22"/>
          <w:lang w:eastAsia="zh-CN"/>
        </w:rPr>
        <w:t>Mo/ZSM-5@SiC catalyst</w:t>
      </w:r>
      <w:r w:rsidR="006B482F" w:rsidRPr="00CF7E03">
        <w:rPr>
          <w:rFonts w:ascii="Arial" w:eastAsiaTheme="minorEastAsia" w:hAnsi="Arial" w:cs="Arial"/>
          <w:sz w:val="22"/>
          <w:szCs w:val="22"/>
          <w:lang w:eastAsia="zh-CN"/>
        </w:rPr>
        <w:t>.</w:t>
      </w:r>
      <w:r w:rsidR="001A4196" w:rsidRPr="001A4196">
        <w:rPr>
          <w:rFonts w:ascii="Arial" w:hAnsi="Arial" w:cs="Arial"/>
          <w:sz w:val="22"/>
          <w:vertAlign w:val="superscript"/>
        </w:rPr>
        <w:t>72</w:t>
      </w:r>
      <w:r w:rsidR="006B482F" w:rsidRPr="00CF7E03">
        <w:rPr>
          <w:rFonts w:ascii="Arial" w:eastAsiaTheme="minorEastAsia" w:hAnsi="Arial" w:cs="Arial"/>
          <w:sz w:val="22"/>
          <w:szCs w:val="22"/>
          <w:lang w:eastAsia="zh-CN"/>
        </w:rPr>
        <w:t xml:space="preserve"> </w:t>
      </w:r>
      <w:r w:rsidR="00DA40C9" w:rsidRPr="00CF7E03">
        <w:rPr>
          <w:rFonts w:ascii="Arial" w:eastAsiaTheme="minorEastAsia" w:hAnsi="Arial" w:cs="Arial"/>
          <w:sz w:val="22"/>
          <w:szCs w:val="22"/>
          <w:lang w:eastAsia="zh-CN"/>
        </w:rPr>
        <w:t>However</w:t>
      </w:r>
      <w:r w:rsidR="00BA6365" w:rsidRPr="00CF7E03">
        <w:rPr>
          <w:rFonts w:ascii="Arial" w:eastAsiaTheme="minorEastAsia" w:hAnsi="Arial" w:cs="Arial"/>
          <w:sz w:val="22"/>
          <w:szCs w:val="22"/>
          <w:lang w:eastAsia="zh-CN"/>
        </w:rPr>
        <w:t>,</w:t>
      </w:r>
      <w:r w:rsidR="00363C0D"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similar C</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H</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 xml:space="preserve"> selectivity was obtained </w:t>
      </w:r>
      <w:r w:rsidR="00916749">
        <w:rPr>
          <w:rFonts w:ascii="Arial" w:eastAsiaTheme="minorEastAsia" w:hAnsi="Arial" w:cs="Arial" w:hint="eastAsia"/>
          <w:sz w:val="22"/>
          <w:szCs w:val="22"/>
          <w:lang w:eastAsia="zh-CN"/>
        </w:rPr>
        <w:t xml:space="preserve">under </w:t>
      </w:r>
      <w:r w:rsidR="00916749" w:rsidRPr="00CF7E03">
        <w:rPr>
          <w:rFonts w:ascii="Arial" w:eastAsiaTheme="minorEastAsia" w:hAnsi="Arial" w:cs="Arial"/>
          <w:sz w:val="22"/>
          <w:szCs w:val="22"/>
          <w:lang w:eastAsia="zh-CN"/>
        </w:rPr>
        <w:t xml:space="preserve">microwave irradiation </w:t>
      </w:r>
      <w:r w:rsidR="00D005C7" w:rsidRPr="00CF7E03">
        <w:rPr>
          <w:rFonts w:ascii="Arial" w:eastAsiaTheme="minorEastAsia" w:hAnsi="Arial" w:cs="Arial"/>
          <w:sz w:val="22"/>
          <w:szCs w:val="22"/>
          <w:lang w:eastAsia="zh-CN"/>
        </w:rPr>
        <w:t xml:space="preserve">with (33.7%) and without (38.4%) </w:t>
      </w:r>
      <w:r w:rsidR="00C11B8C" w:rsidRPr="00CF7E03">
        <w:rPr>
          <w:rFonts w:ascii="Arial" w:eastAsiaTheme="minorEastAsia" w:hAnsi="Arial" w:cs="Arial"/>
          <w:sz w:val="22"/>
          <w:szCs w:val="22"/>
          <w:lang w:eastAsia="zh-CN"/>
        </w:rPr>
        <w:t xml:space="preserve">a </w:t>
      </w:r>
      <w:commentRangeStart w:id="601"/>
      <w:commentRangeStart w:id="602"/>
      <w:r w:rsidR="00D005C7" w:rsidRPr="00CF7E03">
        <w:rPr>
          <w:rFonts w:ascii="Arial" w:eastAsiaTheme="minorEastAsia" w:hAnsi="Arial" w:cs="Arial"/>
          <w:sz w:val="22"/>
          <w:szCs w:val="22"/>
          <w:lang w:eastAsia="zh-CN"/>
        </w:rPr>
        <w:t xml:space="preserve">Ni powder catalyst </w:t>
      </w:r>
      <w:commentRangeEnd w:id="601"/>
      <w:r w:rsidR="00D3778B">
        <w:rPr>
          <w:rStyle w:val="CommentReference"/>
        </w:rPr>
        <w:commentReference w:id="601"/>
      </w:r>
      <w:commentRangeEnd w:id="602"/>
      <w:r w:rsidR="00AA581F">
        <w:rPr>
          <w:rStyle w:val="CommentReference"/>
        </w:rPr>
        <w:commentReference w:id="602"/>
      </w:r>
      <w:r w:rsidR="00D005C7" w:rsidRPr="00CF7E03">
        <w:rPr>
          <w:rFonts w:ascii="Arial" w:eastAsiaTheme="minorEastAsia" w:hAnsi="Arial" w:cs="Arial"/>
          <w:sz w:val="22"/>
          <w:szCs w:val="22"/>
          <w:lang w:eastAsia="zh-CN"/>
        </w:rPr>
        <w:t>at</w:t>
      </w:r>
      <w:r w:rsidR="00363C0D" w:rsidRPr="00CF7E03">
        <w:rPr>
          <w:rFonts w:ascii="Arial" w:eastAsiaTheme="minorEastAsia" w:hAnsi="Arial" w:cs="Arial"/>
          <w:sz w:val="22"/>
          <w:szCs w:val="22"/>
          <w:lang w:eastAsia="zh-CN"/>
        </w:rPr>
        <w:t xml:space="preserve"> 31%</w:t>
      </w:r>
      <w:r w:rsidR="00D005C7" w:rsidRPr="00CF7E03">
        <w:rPr>
          <w:rFonts w:ascii="Arial" w:eastAsiaTheme="minorEastAsia" w:hAnsi="Arial" w:cs="Arial"/>
          <w:sz w:val="22"/>
          <w:szCs w:val="22"/>
          <w:lang w:eastAsia="zh-CN"/>
        </w:rPr>
        <w:t xml:space="preserve"> CH</w:t>
      </w:r>
      <w:r w:rsidR="00D005C7" w:rsidRPr="00CF7E03">
        <w:rPr>
          <w:rFonts w:ascii="Arial" w:eastAsiaTheme="minorEastAsia" w:hAnsi="Arial" w:cs="Arial"/>
          <w:sz w:val="22"/>
          <w:szCs w:val="22"/>
          <w:vertAlign w:val="subscript"/>
          <w:lang w:eastAsia="zh-CN"/>
        </w:rPr>
        <w:t>4</w:t>
      </w:r>
      <w:r w:rsidR="00363C0D" w:rsidRPr="00CF7E03">
        <w:rPr>
          <w:rFonts w:ascii="Arial" w:eastAsiaTheme="minorEastAsia" w:hAnsi="Arial" w:cs="Arial"/>
          <w:sz w:val="22"/>
          <w:szCs w:val="22"/>
          <w:lang w:eastAsia="zh-CN"/>
        </w:rPr>
        <w:t xml:space="preserve"> conversion</w:t>
      </w:r>
      <w:r w:rsidR="00D005C7" w:rsidRPr="00CF7E03">
        <w:rPr>
          <w:rFonts w:ascii="Arial" w:eastAsiaTheme="minorEastAsia" w:hAnsi="Arial" w:cs="Arial"/>
          <w:sz w:val="22"/>
          <w:szCs w:val="22"/>
          <w:lang w:eastAsia="zh-CN"/>
        </w:rPr>
        <w:t>.</w:t>
      </w:r>
      <w:r w:rsidR="001A4196" w:rsidRPr="001A4196">
        <w:rPr>
          <w:rFonts w:ascii="Arial" w:hAnsi="Arial" w:cs="Arial"/>
          <w:sz w:val="22"/>
          <w:vertAlign w:val="superscript"/>
        </w:rPr>
        <w:t>73</w:t>
      </w:r>
      <w:r w:rsidR="00363C0D"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It </w:t>
      </w:r>
      <w:r w:rsidR="00D005C7" w:rsidRPr="00CF7E03">
        <w:rPr>
          <w:rFonts w:ascii="Arial" w:eastAsiaTheme="minorEastAsia" w:hAnsi="Arial" w:cs="Arial"/>
          <w:sz w:val="22"/>
          <w:szCs w:val="22"/>
          <w:lang w:eastAsia="zh-CN"/>
        </w:rPr>
        <w:t xml:space="preserve">is essential to consider thermal activation in warm plasma </w:t>
      </w:r>
      <w:r w:rsidR="005861B2" w:rsidRPr="00CF7E03">
        <w:rPr>
          <w:rFonts w:ascii="Arial" w:eastAsiaTheme="minorEastAsia" w:hAnsi="Arial" w:cs="Arial"/>
          <w:sz w:val="22"/>
          <w:szCs w:val="22"/>
          <w:lang w:eastAsia="zh-CN"/>
        </w:rPr>
        <w:t>due to high</w:t>
      </w:r>
      <w:r w:rsidR="00DA40C9" w:rsidRPr="00CF7E03">
        <w:rPr>
          <w:rFonts w:ascii="Arial" w:eastAsiaTheme="minorEastAsia" w:hAnsi="Arial" w:cs="Arial"/>
          <w:sz w:val="22"/>
          <w:szCs w:val="22"/>
          <w:lang w:eastAsia="zh-CN"/>
        </w:rPr>
        <w:t xml:space="preserve"> </w:t>
      </w:r>
      <w:commentRangeStart w:id="603"/>
      <w:commentRangeStart w:id="604"/>
      <w:r w:rsidR="00DA40C9" w:rsidRPr="00CF7E03">
        <w:rPr>
          <w:rFonts w:ascii="Arial" w:eastAsiaTheme="minorEastAsia" w:hAnsi="Arial" w:cs="Arial"/>
          <w:sz w:val="22"/>
          <w:szCs w:val="22"/>
          <w:lang w:eastAsia="zh-CN"/>
        </w:rPr>
        <w:t>neutral</w:t>
      </w:r>
      <w:r w:rsidR="00D005C7" w:rsidRPr="00CF7E03">
        <w:rPr>
          <w:rFonts w:ascii="Arial" w:eastAsiaTheme="minorEastAsia" w:hAnsi="Arial" w:cs="Arial"/>
          <w:sz w:val="22"/>
          <w:szCs w:val="22"/>
          <w:lang w:eastAsia="zh-CN"/>
        </w:rPr>
        <w:t xml:space="preserve"> </w:t>
      </w:r>
      <w:commentRangeEnd w:id="603"/>
      <w:r w:rsidR="00473CE0">
        <w:rPr>
          <w:rStyle w:val="CommentReference"/>
        </w:rPr>
        <w:commentReference w:id="603"/>
      </w:r>
      <w:commentRangeEnd w:id="604"/>
      <w:r w:rsidR="0000025E">
        <w:rPr>
          <w:rStyle w:val="CommentReference"/>
        </w:rPr>
        <w:commentReference w:id="604"/>
      </w:r>
      <w:r w:rsidR="00D005C7" w:rsidRPr="00CF7E03">
        <w:rPr>
          <w:rFonts w:ascii="Arial" w:eastAsiaTheme="minorEastAsia" w:hAnsi="Arial" w:cs="Arial"/>
          <w:sz w:val="22"/>
          <w:szCs w:val="22"/>
          <w:lang w:eastAsia="zh-CN"/>
        </w:rPr>
        <w:t>temperature</w:t>
      </w:r>
      <w:r w:rsidR="005861B2" w:rsidRPr="00CF7E03">
        <w:rPr>
          <w:rFonts w:ascii="Arial" w:eastAsiaTheme="minorEastAsia" w:hAnsi="Arial" w:cs="Arial"/>
          <w:sz w:val="22"/>
          <w:szCs w:val="22"/>
          <w:lang w:eastAsia="zh-CN"/>
        </w:rPr>
        <w:t>s</w:t>
      </w:r>
      <w:r w:rsidR="00D005C7" w:rsidRPr="00CF7E03">
        <w:rPr>
          <w:rFonts w:ascii="Arial" w:eastAsiaTheme="minorEastAsia" w:hAnsi="Arial" w:cs="Arial"/>
          <w:sz w:val="22"/>
          <w:szCs w:val="22"/>
          <w:lang w:eastAsia="zh-CN"/>
        </w:rPr>
        <w:t xml:space="preserve">, as its role cannot be overlooked. </w:t>
      </w:r>
      <w:r w:rsidR="00BC59E2" w:rsidRPr="00CF7E03">
        <w:rPr>
          <w:rFonts w:ascii="Arial" w:eastAsiaTheme="minorEastAsia" w:hAnsi="Arial" w:cs="Arial"/>
          <w:sz w:val="22"/>
          <w:szCs w:val="22"/>
          <w:lang w:eastAsia="zh-CN"/>
        </w:rPr>
        <w:t>W</w:t>
      </w:r>
      <w:r w:rsidR="00D005C7" w:rsidRPr="00CF7E03">
        <w:rPr>
          <w:rFonts w:ascii="Arial" w:eastAsiaTheme="minorEastAsia" w:hAnsi="Arial" w:cs="Arial"/>
          <w:sz w:val="22"/>
          <w:szCs w:val="22"/>
          <w:lang w:eastAsia="zh-CN"/>
        </w:rPr>
        <w:t xml:space="preserve">hile extensive literature </w:t>
      </w:r>
      <w:r w:rsidR="00473CE0">
        <w:rPr>
          <w:rFonts w:ascii="Arial" w:eastAsiaTheme="minorEastAsia" w:hAnsi="Arial" w:cs="Arial"/>
          <w:sz w:val="22"/>
          <w:szCs w:val="22"/>
          <w:lang w:eastAsia="zh-CN"/>
        </w:rPr>
        <w:t>stresses</w:t>
      </w:r>
      <w:r w:rsidR="00473CE0"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the significance of non</w:t>
      </w:r>
      <w:r w:rsidR="00C30375">
        <w:rPr>
          <w:rFonts w:ascii="Arial" w:eastAsiaTheme="minorEastAsia" w:hAnsi="Arial" w:cs="Arial"/>
          <w:sz w:val="22"/>
          <w:szCs w:val="22"/>
          <w:lang w:eastAsia="zh-CN"/>
        </w:rPr>
        <w:noBreakHyphen/>
      </w:r>
      <w:r w:rsidR="00D005C7" w:rsidRPr="00CF7E03">
        <w:rPr>
          <w:rFonts w:ascii="Arial" w:eastAsiaTheme="minorEastAsia" w:hAnsi="Arial" w:cs="Arial"/>
          <w:sz w:val="22"/>
          <w:szCs w:val="22"/>
          <w:lang w:eastAsia="zh-CN"/>
        </w:rPr>
        <w:t xml:space="preserve">thermal </w:t>
      </w:r>
      <w:r w:rsidR="00D005C7" w:rsidRPr="00CF7E03">
        <w:rPr>
          <w:rFonts w:ascii="Arial" w:eastAsiaTheme="minorEastAsia" w:hAnsi="Arial" w:cs="Arial"/>
          <w:sz w:val="22"/>
          <w:szCs w:val="22"/>
          <w:lang w:eastAsia="zh-CN"/>
        </w:rPr>
        <w:lastRenderedPageBreak/>
        <w:t xml:space="preserve">plasma on </w:t>
      </w:r>
      <w:del w:id="605" w:author="Zhang  Zihao" w:date="2024-08-13T19:57:00Z">
        <w:r w:rsidR="00D005C7" w:rsidRPr="00CF7E03" w:rsidDel="003C3254">
          <w:rPr>
            <w:rFonts w:ascii="Arial" w:eastAsiaTheme="minorEastAsia" w:hAnsi="Arial" w:cs="Arial"/>
            <w:sz w:val="22"/>
            <w:szCs w:val="22"/>
            <w:lang w:eastAsia="zh-CN"/>
          </w:rPr>
          <w:delText>product yield</w:delText>
        </w:r>
      </w:del>
      <w:ins w:id="606" w:author="Zhang  Zihao" w:date="2024-08-13T19:57:00Z">
        <w:del w:id="607" w:author="Nabera  Abhinandan" w:date="2024-08-15T19:52:00Z">
          <w:r w:rsidR="003C3254" w:rsidRPr="003C3254" w:rsidDel="00842DE6">
            <w:rPr>
              <w:rFonts w:ascii="Arial" w:eastAsiaTheme="minorEastAsia" w:hAnsi="Arial" w:cs="Arial"/>
              <w:sz w:val="22"/>
              <w:szCs w:val="22"/>
              <w:lang w:eastAsia="zh-CN"/>
            </w:rPr>
            <w:delText xml:space="preserve"> </w:delText>
          </w:r>
        </w:del>
        <w:r w:rsidR="003C3254" w:rsidRPr="00CF7E03">
          <w:rPr>
            <w:rFonts w:ascii="Arial" w:eastAsiaTheme="minorEastAsia" w:hAnsi="Arial" w:cs="Arial"/>
            <w:sz w:val="22"/>
            <w:szCs w:val="22"/>
            <w:lang w:eastAsia="zh-CN"/>
          </w:rPr>
          <w:t>C</w:t>
        </w:r>
        <w:r w:rsidR="003C3254" w:rsidRPr="00CF7E03">
          <w:rPr>
            <w:rFonts w:ascii="Arial" w:eastAsiaTheme="minorEastAsia" w:hAnsi="Arial" w:cs="Arial"/>
            <w:sz w:val="22"/>
            <w:szCs w:val="22"/>
            <w:vertAlign w:val="subscript"/>
            <w:lang w:eastAsia="zh-CN"/>
          </w:rPr>
          <w:t>2</w:t>
        </w:r>
        <w:r w:rsidR="003C3254" w:rsidRPr="00CF7E03">
          <w:rPr>
            <w:rFonts w:ascii="Arial" w:eastAsiaTheme="minorEastAsia" w:hAnsi="Arial" w:cs="Arial"/>
            <w:sz w:val="22"/>
            <w:szCs w:val="22"/>
            <w:lang w:eastAsia="zh-CN"/>
          </w:rPr>
          <w:t>H</w:t>
        </w:r>
        <w:r w:rsidR="003C3254" w:rsidRPr="00CF7E03">
          <w:rPr>
            <w:rFonts w:ascii="Arial" w:eastAsiaTheme="minorEastAsia" w:hAnsi="Arial" w:cs="Arial"/>
            <w:sz w:val="22"/>
            <w:szCs w:val="22"/>
            <w:vertAlign w:val="subscript"/>
            <w:lang w:eastAsia="zh-CN"/>
          </w:rPr>
          <w:t>2</w:t>
        </w:r>
        <w:r w:rsidR="003C3254">
          <w:rPr>
            <w:rFonts w:ascii="Arial" w:eastAsiaTheme="minorEastAsia" w:hAnsi="Arial" w:cs="Arial" w:hint="eastAsia"/>
            <w:sz w:val="22"/>
            <w:szCs w:val="22"/>
            <w:lang w:eastAsia="zh-CN"/>
          </w:rPr>
          <w:t xml:space="preserve"> production</w:t>
        </w:r>
      </w:ins>
      <w:r w:rsidR="00D005C7" w:rsidRPr="00CF7E03">
        <w:rPr>
          <w:rFonts w:ascii="Arial" w:eastAsiaTheme="minorEastAsia" w:hAnsi="Arial" w:cs="Arial"/>
          <w:sz w:val="22"/>
          <w:szCs w:val="22"/>
          <w:lang w:eastAsia="zh-CN"/>
        </w:rPr>
        <w:t xml:space="preserve">, detailed energy requirements are </w:t>
      </w:r>
      <w:r w:rsidR="005861B2" w:rsidRPr="00CF7E03">
        <w:rPr>
          <w:rFonts w:ascii="Arial" w:eastAsiaTheme="minorEastAsia" w:hAnsi="Arial" w:cs="Arial"/>
          <w:sz w:val="22"/>
          <w:szCs w:val="22"/>
          <w:lang w:eastAsia="zh-CN"/>
        </w:rPr>
        <w:t>sometimes</w:t>
      </w:r>
      <w:r w:rsidR="00D005C7" w:rsidRPr="00CF7E03">
        <w:rPr>
          <w:rFonts w:ascii="Arial" w:eastAsiaTheme="minorEastAsia" w:hAnsi="Arial" w:cs="Arial"/>
          <w:sz w:val="22"/>
          <w:szCs w:val="22"/>
          <w:lang w:eastAsia="zh-CN"/>
        </w:rPr>
        <w:t xml:space="preserve"> not provided</w:t>
      </w:r>
      <w:ins w:id="608" w:author="Zhang  Zihao" w:date="2024-08-13T20:09:00Z">
        <w:r w:rsidR="00E86502">
          <w:rPr>
            <w:rFonts w:ascii="Arial" w:eastAsiaTheme="minorEastAsia" w:hAnsi="Arial" w:cs="Arial" w:hint="eastAsia"/>
            <w:sz w:val="22"/>
            <w:szCs w:val="22"/>
            <w:lang w:eastAsia="zh-CN"/>
          </w:rPr>
          <w:t xml:space="preserve">, </w:t>
        </w:r>
        <w:del w:id="609" w:author="Nabera  Abhinandan" w:date="2024-08-15T19:52:00Z">
          <w:r w:rsidR="00E86502" w:rsidDel="00842DE6">
            <w:rPr>
              <w:rFonts w:ascii="Arial" w:eastAsiaTheme="minorEastAsia" w:hAnsi="Arial" w:cs="Arial" w:hint="eastAsia"/>
              <w:sz w:val="22"/>
              <w:szCs w:val="22"/>
              <w:lang w:eastAsia="zh-CN"/>
            </w:rPr>
            <w:delText>that is</w:delText>
          </w:r>
        </w:del>
      </w:ins>
      <w:ins w:id="610" w:author="Nabera  Abhinandan" w:date="2024-08-15T19:52:00Z">
        <w:r w:rsidR="00842DE6">
          <w:rPr>
            <w:rFonts w:ascii="Arial" w:eastAsiaTheme="minorEastAsia" w:hAnsi="Arial" w:cs="Arial"/>
            <w:sz w:val="22"/>
            <w:szCs w:val="22"/>
            <w:lang w:eastAsia="zh-CN"/>
          </w:rPr>
          <w:t>an</w:t>
        </w:r>
      </w:ins>
      <w:ins w:id="611" w:author="Zhang  Zihao" w:date="2024-08-13T20:09:00Z">
        <w:r w:rsidR="00E86502">
          <w:rPr>
            <w:rFonts w:ascii="Arial" w:eastAsiaTheme="minorEastAsia" w:hAnsi="Arial" w:cs="Arial" w:hint="eastAsia"/>
            <w:sz w:val="22"/>
            <w:szCs w:val="22"/>
            <w:lang w:eastAsia="zh-CN"/>
          </w:rPr>
          <w:t xml:space="preserve"> </w:t>
        </w:r>
      </w:ins>
      <w:ins w:id="612" w:author="Zhang  Zihao" w:date="2024-08-13T20:11:00Z">
        <w:r w:rsidR="00612864">
          <w:rPr>
            <w:rFonts w:ascii="Arial" w:eastAsiaTheme="minorEastAsia" w:hAnsi="Arial" w:cs="Arial" w:hint="eastAsia"/>
            <w:sz w:val="22"/>
            <w:szCs w:val="22"/>
            <w:lang w:eastAsia="zh-CN"/>
          </w:rPr>
          <w:t>essential indicator to evaluate the relevant technology</w:t>
        </w:r>
      </w:ins>
      <w:r w:rsidR="00D005C7" w:rsidRPr="00CF7E03">
        <w:rPr>
          <w:rFonts w:ascii="Arial" w:eastAsiaTheme="minorEastAsia" w:hAnsi="Arial" w:cs="Arial"/>
          <w:sz w:val="22"/>
          <w:szCs w:val="22"/>
          <w:lang w:eastAsia="zh-CN"/>
        </w:rPr>
        <w:t>.</w:t>
      </w:r>
    </w:p>
    <w:p w14:paraId="08DCC37F" w14:textId="0FA1393D" w:rsidR="004A7554" w:rsidRDefault="003A063A"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For </w:t>
      </w:r>
      <w:r w:rsidR="0059629B">
        <w:rPr>
          <w:rFonts w:ascii="Arial" w:eastAsiaTheme="minorEastAsia" w:hAnsi="Arial" w:cs="Arial" w:hint="eastAsia"/>
          <w:sz w:val="22"/>
          <w:szCs w:val="22"/>
          <w:lang w:eastAsia="zh-CN"/>
        </w:rPr>
        <w:t>TP</w:t>
      </w:r>
      <w:r w:rsidRPr="00CF7E03">
        <w:rPr>
          <w:rFonts w:ascii="Arial" w:eastAsiaTheme="minorEastAsia" w:hAnsi="Arial" w:cs="Arial"/>
          <w:sz w:val="22"/>
          <w:szCs w:val="22"/>
          <w:lang w:eastAsia="zh-CN"/>
        </w:rPr>
        <w:t xml:space="preserve">, </w:t>
      </w:r>
      <w:r w:rsidR="00101815" w:rsidRPr="00CF7E03">
        <w:rPr>
          <w:rFonts w:ascii="Arial" w:eastAsiaTheme="minorEastAsia" w:hAnsi="Arial" w:cs="Arial"/>
          <w:sz w:val="22"/>
          <w:szCs w:val="22"/>
          <w:lang w:eastAsia="zh-CN"/>
        </w:rPr>
        <w:t>the oxidative</w:t>
      </w:r>
      <w:r w:rsidR="00A66DCD" w:rsidRPr="00CF7E03">
        <w:rPr>
          <w:rFonts w:ascii="Arial" w:eastAsiaTheme="minorEastAsia" w:hAnsi="Arial" w:cs="Arial"/>
          <w:sz w:val="22"/>
          <w:szCs w:val="22"/>
          <w:lang w:eastAsia="zh-CN"/>
        </w:rPr>
        <w:t xml:space="preserve"> </w:t>
      </w:r>
      <w:r w:rsidR="00652587" w:rsidRPr="00CF7E03">
        <w:rPr>
          <w:rFonts w:ascii="Arial" w:eastAsiaTheme="minorEastAsia" w:hAnsi="Arial" w:cs="Arial"/>
          <w:sz w:val="22"/>
          <w:szCs w:val="22"/>
          <w:lang w:eastAsia="zh-CN"/>
        </w:rPr>
        <w:t>coupling of CH</w:t>
      </w:r>
      <w:r w:rsidR="00652587" w:rsidRPr="00CF7E03">
        <w:rPr>
          <w:rFonts w:ascii="Arial" w:eastAsiaTheme="minorEastAsia" w:hAnsi="Arial" w:cs="Arial"/>
          <w:sz w:val="22"/>
          <w:szCs w:val="22"/>
          <w:vertAlign w:val="subscript"/>
          <w:lang w:eastAsia="zh-CN"/>
        </w:rPr>
        <w:t>4</w:t>
      </w:r>
      <w:r w:rsidR="00652587" w:rsidRPr="00CF7E03">
        <w:rPr>
          <w:rFonts w:ascii="Arial" w:eastAsiaTheme="minorEastAsia" w:hAnsi="Arial" w:cs="Arial"/>
          <w:sz w:val="22"/>
          <w:szCs w:val="22"/>
          <w:lang w:eastAsia="zh-CN"/>
        </w:rPr>
        <w:t xml:space="preserve"> </w:t>
      </w:r>
      <w:r w:rsidR="00A66DCD" w:rsidRPr="00CF7E03">
        <w:rPr>
          <w:rFonts w:ascii="Arial" w:eastAsiaTheme="minorEastAsia" w:hAnsi="Arial" w:cs="Arial"/>
          <w:sz w:val="22"/>
          <w:szCs w:val="22"/>
          <w:lang w:eastAsia="zh-CN"/>
        </w:rPr>
        <w:t>(OCM)</w:t>
      </w:r>
      <w:r w:rsidR="00101815" w:rsidRPr="00CF7E03">
        <w:rPr>
          <w:rFonts w:ascii="Arial" w:eastAsiaTheme="minorEastAsia" w:hAnsi="Arial" w:cs="Arial"/>
          <w:sz w:val="22"/>
          <w:szCs w:val="22"/>
          <w:lang w:eastAsia="zh-CN"/>
        </w:rPr>
        <w:t xml:space="preserve"> and non-oxidative coupling </w:t>
      </w:r>
      <w:r w:rsidR="002C43A4" w:rsidRPr="00CF7E03">
        <w:rPr>
          <w:rFonts w:ascii="Arial" w:eastAsiaTheme="minorEastAsia" w:hAnsi="Arial" w:cs="Arial"/>
          <w:sz w:val="22"/>
          <w:szCs w:val="22"/>
          <w:lang w:eastAsia="zh-CN"/>
        </w:rPr>
        <w:t xml:space="preserve">of </w:t>
      </w:r>
      <w:r w:rsidR="00C77108" w:rsidRPr="00CF7E03">
        <w:rPr>
          <w:rFonts w:ascii="Arial" w:eastAsiaTheme="minorEastAsia" w:hAnsi="Arial" w:cs="Arial"/>
          <w:sz w:val="22"/>
          <w:szCs w:val="22"/>
          <w:lang w:eastAsia="zh-CN"/>
        </w:rPr>
        <w:t>CH</w:t>
      </w:r>
      <w:r w:rsidR="00C77108" w:rsidRPr="00CF7E03">
        <w:rPr>
          <w:rFonts w:ascii="Arial" w:eastAsiaTheme="minorEastAsia" w:hAnsi="Arial" w:cs="Arial"/>
          <w:sz w:val="22"/>
          <w:szCs w:val="22"/>
          <w:vertAlign w:val="subscript"/>
          <w:lang w:eastAsia="zh-CN"/>
        </w:rPr>
        <w:t>4</w:t>
      </w:r>
      <w:r w:rsidR="00C77108" w:rsidRPr="00CF7E03">
        <w:rPr>
          <w:rFonts w:ascii="Arial" w:eastAsiaTheme="minorEastAsia" w:hAnsi="Arial" w:cs="Arial"/>
          <w:sz w:val="22"/>
          <w:szCs w:val="22"/>
          <w:lang w:eastAsia="zh-CN"/>
        </w:rPr>
        <w:t xml:space="preserve"> </w:t>
      </w:r>
      <w:r w:rsidR="00206A6E" w:rsidRPr="00CF7E03">
        <w:rPr>
          <w:rFonts w:ascii="Arial" w:eastAsiaTheme="minorEastAsia" w:hAnsi="Arial" w:cs="Arial"/>
          <w:sz w:val="22"/>
          <w:szCs w:val="22"/>
          <w:lang w:eastAsia="zh-CN"/>
        </w:rPr>
        <w:t xml:space="preserve">(NCM) </w:t>
      </w:r>
      <w:r w:rsidR="00144171" w:rsidRPr="00CF7E03">
        <w:rPr>
          <w:rFonts w:ascii="Arial" w:eastAsiaTheme="minorEastAsia" w:hAnsi="Arial" w:cs="Arial"/>
          <w:sz w:val="22"/>
          <w:szCs w:val="22"/>
          <w:lang w:eastAsia="zh-CN"/>
        </w:rPr>
        <w:t xml:space="preserve">can </w:t>
      </w:r>
      <w:r w:rsidR="002C43A4" w:rsidRPr="00CF7E03">
        <w:rPr>
          <w:rFonts w:ascii="Arial" w:eastAsiaTheme="minorEastAsia" w:hAnsi="Arial" w:cs="Arial"/>
          <w:sz w:val="22"/>
          <w:szCs w:val="22"/>
          <w:lang w:eastAsia="zh-CN"/>
        </w:rPr>
        <w:t>produce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xml:space="preserve"> species</w:t>
      </w:r>
      <w:r w:rsidR="00C77108"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t xml:space="preserve"> including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4</w:t>
      </w:r>
      <w:r w:rsidR="002C43A4" w:rsidRPr="00CF7E03">
        <w:rPr>
          <w:rFonts w:ascii="Arial" w:eastAsiaTheme="minorEastAsia" w:hAnsi="Arial" w:cs="Arial"/>
          <w:sz w:val="22"/>
          <w:szCs w:val="22"/>
          <w:lang w:eastAsia="zh-CN"/>
        </w:rPr>
        <w:t>,</w:t>
      </w:r>
      <w:r w:rsidR="00C77108" w:rsidRPr="00CF7E03">
        <w:rPr>
          <w:rFonts w:ascii="Arial" w:eastAsiaTheme="minorEastAsia" w:hAnsi="Arial" w:cs="Arial"/>
          <w:sz w:val="22"/>
          <w:szCs w:val="22"/>
          <w:lang w:eastAsia="zh-CN"/>
        </w:rPr>
        <w:t xml:space="preserve"> and </w:t>
      </w:r>
      <w:r w:rsidR="002C43A4" w:rsidRPr="00CF7E03">
        <w:rPr>
          <w:rFonts w:ascii="Arial" w:eastAsiaTheme="minorEastAsia" w:hAnsi="Arial" w:cs="Arial"/>
          <w:sz w:val="22"/>
          <w:szCs w:val="22"/>
          <w:lang w:eastAsia="zh-CN"/>
        </w:rPr>
        <w:t>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w:t>
      </w:r>
      <w:r w:rsidR="00BA3524" w:rsidRPr="00BA3524">
        <w:rPr>
          <w:rFonts w:ascii="Arial" w:hAnsi="Arial" w:cs="Arial"/>
          <w:sz w:val="22"/>
          <w:vertAlign w:val="superscript"/>
        </w:rPr>
        <w:t>26</w:t>
      </w:r>
      <w:r w:rsidR="002C43A4" w:rsidRPr="00CF7E03">
        <w:rPr>
          <w:rFonts w:ascii="Arial" w:eastAsiaTheme="minorEastAsia" w:hAnsi="Arial" w:cs="Arial"/>
          <w:sz w:val="22"/>
          <w:szCs w:val="22"/>
          <w:lang w:eastAsia="zh-CN"/>
        </w:rPr>
        <w:t xml:space="preserve"> </w:t>
      </w:r>
      <w:r w:rsidR="005861B2" w:rsidRPr="00CF7E03">
        <w:rPr>
          <w:rFonts w:ascii="Arial" w:eastAsiaTheme="minorEastAsia" w:hAnsi="Arial" w:cs="Arial"/>
          <w:sz w:val="22"/>
          <w:szCs w:val="22"/>
          <w:lang w:eastAsia="zh-CN"/>
        </w:rPr>
        <w:t>The slower heat transfer in</w:t>
      </w:r>
      <w:r w:rsidR="002C43A4"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 xml:space="preserve">TP </w:t>
      </w:r>
      <w:r w:rsidR="005861B2" w:rsidRPr="00CF7E03">
        <w:rPr>
          <w:rFonts w:ascii="Arial" w:eastAsiaTheme="minorEastAsia" w:hAnsi="Arial" w:cs="Arial"/>
          <w:sz w:val="22"/>
          <w:szCs w:val="22"/>
          <w:lang w:eastAsia="zh-CN"/>
        </w:rPr>
        <w:t xml:space="preserve">compared to </w:t>
      </w:r>
      <w:r w:rsidR="00763B49">
        <w:rPr>
          <w:rFonts w:ascii="Arial" w:eastAsiaTheme="minorEastAsia" w:hAnsi="Arial" w:cs="Arial"/>
          <w:sz w:val="22"/>
          <w:szCs w:val="22"/>
          <w:lang w:eastAsia="zh-CN"/>
        </w:rPr>
        <w:t>PC</w:t>
      </w:r>
      <w:r w:rsidR="005861B2" w:rsidRPr="00CF7E03">
        <w:rPr>
          <w:rFonts w:ascii="Arial" w:eastAsiaTheme="minorEastAsia" w:hAnsi="Arial" w:cs="Arial"/>
          <w:sz w:val="22"/>
          <w:szCs w:val="22"/>
          <w:lang w:eastAsia="zh-CN"/>
        </w:rPr>
        <w:t xml:space="preserve"> technology</w:t>
      </w:r>
      <w:r w:rsidR="00782F1C" w:rsidRPr="00CF7E03">
        <w:rPr>
          <w:rFonts w:ascii="Arial" w:eastAsiaTheme="minorEastAsia" w:hAnsi="Arial" w:cs="Arial"/>
          <w:sz w:val="22"/>
          <w:szCs w:val="22"/>
          <w:lang w:eastAsia="zh-CN"/>
        </w:rPr>
        <w:t xml:space="preserve"> </w:t>
      </w:r>
      <w:r w:rsidR="00C77108" w:rsidRPr="00CF7E03">
        <w:rPr>
          <w:rFonts w:ascii="Arial" w:eastAsiaTheme="minorEastAsia" w:hAnsi="Arial" w:cs="Arial"/>
          <w:sz w:val="22"/>
          <w:szCs w:val="22"/>
          <w:lang w:eastAsia="zh-CN"/>
        </w:rPr>
        <w:t>limit</w:t>
      </w:r>
      <w:r w:rsidR="005861B2" w:rsidRPr="00CF7E03">
        <w:rPr>
          <w:rFonts w:ascii="Arial" w:eastAsiaTheme="minorEastAsia" w:hAnsi="Arial" w:cs="Arial"/>
          <w:sz w:val="22"/>
          <w:szCs w:val="22"/>
          <w:lang w:eastAsia="zh-CN"/>
        </w:rPr>
        <w:t>s</w:t>
      </w:r>
      <w:r w:rsidR="00C77108" w:rsidRPr="00CF7E03">
        <w:rPr>
          <w:rFonts w:ascii="Arial" w:eastAsiaTheme="minorEastAsia" w:hAnsi="Arial" w:cs="Arial"/>
          <w:sz w:val="22"/>
          <w:szCs w:val="22"/>
          <w:lang w:eastAsia="zh-CN"/>
        </w:rPr>
        <w:t xml:space="preserve"> commercial process</w:t>
      </w:r>
      <w:r w:rsidR="00421169" w:rsidRPr="00CF7E03">
        <w:rPr>
          <w:rFonts w:ascii="Arial" w:eastAsiaTheme="minorEastAsia" w:hAnsi="Arial" w:cs="Arial"/>
          <w:sz w:val="22"/>
          <w:szCs w:val="22"/>
          <w:lang w:eastAsia="zh-CN"/>
        </w:rPr>
        <w:t>es</w:t>
      </w:r>
      <w:r w:rsidR="00C77108" w:rsidRPr="00CF7E03">
        <w:rPr>
          <w:rFonts w:ascii="Arial" w:eastAsiaTheme="minorEastAsia" w:hAnsi="Arial" w:cs="Arial"/>
          <w:sz w:val="22"/>
          <w:szCs w:val="22"/>
          <w:lang w:eastAsia="zh-CN"/>
        </w:rPr>
        <w:t xml:space="preserve"> like </w:t>
      </w:r>
      <w:r w:rsidR="00EC5A5C" w:rsidRPr="00CF7E03">
        <w:rPr>
          <w:rFonts w:ascii="Arial" w:eastAsiaTheme="minorEastAsia" w:hAnsi="Arial" w:cs="Arial"/>
          <w:sz w:val="22"/>
          <w:szCs w:val="22"/>
          <w:lang w:eastAsia="zh-CN"/>
        </w:rPr>
        <w:t xml:space="preserve">the </w:t>
      </w:r>
      <w:r w:rsidR="00C77108" w:rsidRPr="00CF7E03">
        <w:rPr>
          <w:rFonts w:ascii="Arial" w:eastAsiaTheme="minorEastAsia" w:hAnsi="Arial" w:cs="Arial"/>
          <w:sz w:val="22"/>
          <w:szCs w:val="22"/>
          <w:lang w:eastAsia="zh-CN"/>
        </w:rPr>
        <w:t xml:space="preserve">Wulff </w:t>
      </w:r>
      <w:r w:rsidR="00441C2B">
        <w:rPr>
          <w:rFonts w:ascii="Arial" w:eastAsiaTheme="minorEastAsia" w:hAnsi="Arial" w:cs="Arial" w:hint="eastAsia"/>
          <w:sz w:val="22"/>
          <w:szCs w:val="22"/>
          <w:lang w:eastAsia="zh-CN"/>
        </w:rPr>
        <w:t xml:space="preserve">TP </w:t>
      </w:r>
      <w:r w:rsidR="00C77108" w:rsidRPr="00CF7E03">
        <w:rPr>
          <w:rFonts w:ascii="Arial" w:eastAsiaTheme="minorEastAsia" w:hAnsi="Arial" w:cs="Arial"/>
          <w:sz w:val="22"/>
          <w:szCs w:val="22"/>
          <w:lang w:eastAsia="zh-CN"/>
        </w:rPr>
        <w:t>process</w:t>
      </w:r>
      <w:r w:rsidR="00E36565" w:rsidRPr="00CF7E03">
        <w:rPr>
          <w:rFonts w:ascii="Arial" w:eastAsiaTheme="minorEastAsia" w:hAnsi="Arial" w:cs="Arial"/>
          <w:sz w:val="22"/>
          <w:szCs w:val="22"/>
          <w:lang w:eastAsia="zh-CN"/>
        </w:rPr>
        <w:t>.</w:t>
      </w:r>
      <w:r w:rsidR="00BA3524" w:rsidRPr="00BA3524">
        <w:rPr>
          <w:rFonts w:ascii="Arial" w:hAnsi="Arial" w:cs="Arial"/>
          <w:sz w:val="22"/>
          <w:vertAlign w:val="superscript"/>
        </w:rPr>
        <w:t>32</w:t>
      </w:r>
      <w:r w:rsidR="00C77108" w:rsidRPr="00CF7E03">
        <w:rPr>
          <w:rFonts w:ascii="Arial" w:eastAsiaTheme="minorEastAsia" w:hAnsi="Arial" w:cs="Arial"/>
          <w:sz w:val="22"/>
          <w:szCs w:val="22"/>
          <w:lang w:eastAsia="zh-CN"/>
        </w:rPr>
        <w:t xml:space="preserve"> </w:t>
      </w:r>
      <w:r w:rsidR="00C93494" w:rsidRPr="00CF7E03">
        <w:rPr>
          <w:rFonts w:ascii="Arial" w:eastAsiaTheme="minorEastAsia" w:hAnsi="Arial" w:cs="Arial"/>
          <w:sz w:val="22"/>
          <w:szCs w:val="22"/>
          <w:lang w:eastAsia="zh-CN"/>
        </w:rPr>
        <w:t>Therefore</w:t>
      </w:r>
      <w:r w:rsidR="00EC5A5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EC5A5C" w:rsidRPr="00CF7E03">
        <w:rPr>
          <w:rFonts w:ascii="Arial" w:eastAsiaTheme="minorEastAsia" w:hAnsi="Arial" w:cs="Arial"/>
          <w:sz w:val="22"/>
          <w:szCs w:val="22"/>
          <w:lang w:eastAsia="zh-CN"/>
        </w:rPr>
        <w:t xml:space="preserve"> could be competitive only </w:t>
      </w:r>
      <w:r w:rsidR="00D1666B" w:rsidRPr="00CF7E03">
        <w:rPr>
          <w:rFonts w:ascii="Arial" w:eastAsiaTheme="minorEastAsia" w:hAnsi="Arial" w:cs="Arial"/>
          <w:sz w:val="22"/>
          <w:szCs w:val="22"/>
          <w:lang w:eastAsia="zh-CN"/>
        </w:rPr>
        <w:t>if</w:t>
      </w:r>
      <w:r w:rsidR="00EC5A5C" w:rsidRPr="00CF7E03">
        <w:rPr>
          <w:rFonts w:ascii="Arial" w:eastAsiaTheme="minorEastAsia" w:hAnsi="Arial" w:cs="Arial"/>
          <w:sz w:val="22"/>
          <w:szCs w:val="22"/>
          <w:lang w:eastAsia="zh-CN"/>
        </w:rPr>
        <w:t xml:space="preserve"> reaction temperature</w:t>
      </w:r>
      <w:r w:rsidR="00D1666B" w:rsidRPr="00CF7E03">
        <w:rPr>
          <w:rFonts w:ascii="Arial" w:eastAsiaTheme="minorEastAsia" w:hAnsi="Arial" w:cs="Arial"/>
          <w:sz w:val="22"/>
          <w:szCs w:val="22"/>
          <w:lang w:eastAsia="zh-CN"/>
        </w:rPr>
        <w:t>s</w:t>
      </w:r>
      <w:r w:rsidR="00EC5A5C" w:rsidRPr="00CF7E03">
        <w:rPr>
          <w:rFonts w:ascii="Arial" w:eastAsiaTheme="minorEastAsia" w:hAnsi="Arial" w:cs="Arial"/>
          <w:sz w:val="22"/>
          <w:szCs w:val="22"/>
          <w:lang w:eastAsia="zh-CN"/>
        </w:rPr>
        <w:t xml:space="preserve"> </w:t>
      </w:r>
      <w:r w:rsidR="00D1666B" w:rsidRPr="00CF7E03">
        <w:rPr>
          <w:rFonts w:ascii="Arial" w:eastAsiaTheme="minorEastAsia" w:hAnsi="Arial" w:cs="Arial"/>
          <w:sz w:val="22"/>
          <w:szCs w:val="22"/>
          <w:lang w:eastAsia="zh-CN"/>
        </w:rPr>
        <w:t>are</w:t>
      </w:r>
      <w:r w:rsidR="00EC5A5C" w:rsidRPr="00CF7E03">
        <w:rPr>
          <w:rFonts w:ascii="Arial" w:eastAsiaTheme="minorEastAsia" w:hAnsi="Arial" w:cs="Arial"/>
          <w:sz w:val="22"/>
          <w:szCs w:val="22"/>
          <w:lang w:eastAsia="zh-CN"/>
        </w:rPr>
        <w:t xml:space="preserve"> lowered </w:t>
      </w:r>
      <w:r w:rsidR="00782F1C" w:rsidRPr="00CF7E03">
        <w:rPr>
          <w:rFonts w:ascii="Arial" w:eastAsiaTheme="minorEastAsia" w:hAnsi="Arial" w:cs="Arial"/>
          <w:sz w:val="22"/>
          <w:szCs w:val="22"/>
          <w:lang w:eastAsia="zh-CN"/>
        </w:rPr>
        <w:t>(</w:t>
      </w:r>
      <w:r w:rsidR="00421169" w:rsidRPr="00CF7E03">
        <w:rPr>
          <w:rFonts w:ascii="Arial" w:eastAsiaTheme="minorEastAsia" w:hAnsi="Arial" w:cs="Arial"/>
          <w:sz w:val="22"/>
          <w:szCs w:val="22"/>
          <w:lang w:eastAsia="zh-CN"/>
        </w:rPr>
        <w:t>&lt;</w:t>
      </w:r>
      <w:r w:rsidR="00782F1C" w:rsidRPr="00CF7E03">
        <w:rPr>
          <w:rFonts w:ascii="Arial" w:eastAsiaTheme="minorEastAsia" w:hAnsi="Arial" w:cs="Arial"/>
          <w:sz w:val="22"/>
          <w:szCs w:val="22"/>
          <w:lang w:eastAsia="zh-CN"/>
        </w:rPr>
        <w:t>1100</w:t>
      </w:r>
      <w:r w:rsidR="00421169" w:rsidRPr="00CF7E03">
        <w:rPr>
          <w:rFonts w:ascii="Arial" w:eastAsiaTheme="minorEastAsia" w:hAnsi="Arial" w:cs="Arial"/>
          <w:sz w:val="22"/>
          <w:szCs w:val="22"/>
          <w:lang w:eastAsia="zh-CN"/>
        </w:rPr>
        <w:t> </w:t>
      </w:r>
      <w:r w:rsidR="00782F1C" w:rsidRPr="00CF7E03">
        <w:rPr>
          <w:rFonts w:ascii="Arial" w:eastAsiaTheme="minorEastAsia" w:hAnsi="Arial" w:cs="Arial"/>
          <w:sz w:val="22"/>
          <w:szCs w:val="22"/>
          <w:lang w:eastAsia="zh-CN"/>
        </w:rPr>
        <w:t xml:space="preserve">°C) </w:t>
      </w:r>
      <w:r w:rsidR="00D1666B" w:rsidRPr="00CF7E03">
        <w:rPr>
          <w:rFonts w:ascii="Arial" w:eastAsiaTheme="minorEastAsia" w:hAnsi="Arial" w:cs="Arial"/>
          <w:sz w:val="22"/>
          <w:szCs w:val="22"/>
          <w:lang w:eastAsia="zh-CN"/>
        </w:rPr>
        <w:t>using</w:t>
      </w:r>
      <w:r w:rsidR="00EC5A5C" w:rsidRPr="00CF7E03">
        <w:rPr>
          <w:rFonts w:ascii="Arial" w:eastAsiaTheme="minorEastAsia" w:hAnsi="Arial" w:cs="Arial"/>
          <w:sz w:val="22"/>
          <w:szCs w:val="22"/>
          <w:lang w:eastAsia="zh-CN"/>
        </w:rPr>
        <w:t xml:space="preserve"> catalysts. </w:t>
      </w:r>
      <w:r w:rsidR="004F5EC0" w:rsidRPr="00CF7E03">
        <w:rPr>
          <w:rFonts w:ascii="Arial" w:eastAsiaTheme="minorEastAsia" w:hAnsi="Arial" w:cs="Arial"/>
          <w:sz w:val="22"/>
          <w:szCs w:val="22"/>
          <w:lang w:eastAsia="zh-CN"/>
        </w:rPr>
        <w:t>OCM is thermodynamically more favorable than NCM</w:t>
      </w:r>
      <w:r w:rsidR="00D32853">
        <w:rPr>
          <w:rFonts w:ascii="Arial" w:eastAsiaTheme="minorEastAsia" w:hAnsi="Arial" w:cs="Arial" w:hint="eastAsia"/>
          <w:sz w:val="22"/>
          <w:szCs w:val="22"/>
          <w:lang w:eastAsia="zh-CN"/>
        </w:rPr>
        <w:t xml:space="preserve">, </w:t>
      </w:r>
      <w:r w:rsidR="00D32853" w:rsidRPr="00CF7E03">
        <w:rPr>
          <w:rFonts w:ascii="Arial" w:eastAsiaTheme="minorEastAsia" w:hAnsi="Arial" w:cs="Arial"/>
          <w:sz w:val="22"/>
          <w:szCs w:val="22"/>
          <w:lang w:eastAsia="zh-CN"/>
        </w:rPr>
        <w:t>requiring lower reaction temperatures (450–1000 °C)</w:t>
      </w:r>
      <w:r w:rsidR="00D32853">
        <w:rPr>
          <w:rFonts w:ascii="Arial" w:eastAsiaTheme="minorEastAsia" w:hAnsi="Arial" w:cs="Arial" w:hint="eastAsia"/>
          <w:sz w:val="22"/>
          <w:szCs w:val="22"/>
          <w:lang w:eastAsia="zh-CN"/>
        </w:rPr>
        <w:t>,</w:t>
      </w:r>
      <w:r w:rsidR="004F5EC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but </w:t>
      </w:r>
      <w:r w:rsidR="0032640C" w:rsidRPr="00CF7E03">
        <w:rPr>
          <w:rFonts w:ascii="Arial" w:eastAsiaTheme="minorEastAsia" w:hAnsi="Arial" w:cs="Arial"/>
          <w:sz w:val="22"/>
          <w:szCs w:val="22"/>
          <w:lang w:eastAsia="zh-CN"/>
        </w:rPr>
        <w:t xml:space="preserve">it </w:t>
      </w:r>
      <w:r w:rsidR="00C93494" w:rsidRPr="00CF7E03">
        <w:rPr>
          <w:rFonts w:ascii="Arial" w:eastAsiaTheme="minorEastAsia" w:hAnsi="Arial" w:cs="Arial"/>
          <w:sz w:val="22"/>
          <w:szCs w:val="22"/>
          <w:lang w:eastAsia="zh-CN"/>
        </w:rPr>
        <w:t xml:space="preserve">is </w:t>
      </w:r>
      <w:r w:rsidR="00AD30EF" w:rsidRPr="00CF7E03">
        <w:rPr>
          <w:rFonts w:ascii="Arial" w:eastAsiaTheme="minorEastAsia" w:hAnsi="Arial" w:cs="Arial"/>
          <w:sz w:val="22"/>
          <w:szCs w:val="22"/>
          <w:lang w:eastAsia="zh-CN"/>
        </w:rPr>
        <w:t>challenging to avoid</w:t>
      </w:r>
      <w:ins w:id="613" w:author="Zhang  Zihao" w:date="2024-08-16T13:41:00Z" w16du:dateUtc="2024-08-16T11:41:00Z">
        <w:r w:rsidR="00C55A8A" w:rsidRPr="00C55A8A">
          <w:rPr>
            <w:rFonts w:ascii="Arial" w:eastAsiaTheme="minorEastAsia" w:hAnsi="Arial" w:cs="Arial"/>
            <w:sz w:val="22"/>
            <w:szCs w:val="22"/>
            <w:lang w:eastAsia="zh-CN"/>
          </w:rPr>
          <w:t xml:space="preserve"> </w:t>
        </w:r>
        <w:r w:rsidR="00C55A8A" w:rsidRPr="00CF7E03">
          <w:rPr>
            <w:rFonts w:ascii="Arial" w:eastAsiaTheme="minorEastAsia" w:hAnsi="Arial" w:cs="Arial"/>
            <w:sz w:val="22"/>
            <w:szCs w:val="22"/>
            <w:lang w:eastAsia="zh-CN"/>
          </w:rPr>
          <w:t>C</w:t>
        </w:r>
        <w:r w:rsidR="00C55A8A" w:rsidRPr="00CF7E03">
          <w:rPr>
            <w:rFonts w:ascii="Arial" w:eastAsiaTheme="minorEastAsia" w:hAnsi="Arial" w:cs="Arial"/>
            <w:sz w:val="22"/>
            <w:szCs w:val="22"/>
            <w:vertAlign w:val="subscript"/>
            <w:lang w:eastAsia="zh-CN"/>
          </w:rPr>
          <w:t>2</w:t>
        </w:r>
        <w:r w:rsidR="00C55A8A" w:rsidRPr="00CF7E03">
          <w:rPr>
            <w:rFonts w:ascii="Arial" w:eastAsiaTheme="minorEastAsia" w:hAnsi="Arial" w:cs="Arial"/>
            <w:sz w:val="22"/>
            <w:szCs w:val="22"/>
            <w:lang w:eastAsia="zh-CN"/>
          </w:rPr>
          <w:t>H</w:t>
        </w:r>
        <w:r w:rsidR="00C55A8A" w:rsidRPr="00CF7E03">
          <w:rPr>
            <w:rFonts w:ascii="Arial" w:eastAsiaTheme="minorEastAsia" w:hAnsi="Arial" w:cs="Arial"/>
            <w:sz w:val="22"/>
            <w:szCs w:val="22"/>
            <w:vertAlign w:val="subscript"/>
            <w:lang w:eastAsia="zh-CN"/>
          </w:rPr>
          <w:t>2</w:t>
        </w:r>
        <w:r w:rsidR="00C55A8A">
          <w:rPr>
            <w:rFonts w:ascii="Arial" w:eastAsiaTheme="minorEastAsia" w:hAnsi="Arial" w:cs="Arial"/>
            <w:sz w:val="22"/>
            <w:szCs w:val="22"/>
            <w:lang w:eastAsia="zh-CN"/>
          </w:rPr>
          <w:t xml:space="preserve"> conversion or</w:t>
        </w:r>
      </w:ins>
      <w:r w:rsidR="004F5EC0" w:rsidRPr="00CF7E03">
        <w:rPr>
          <w:rFonts w:ascii="Arial" w:eastAsiaTheme="minorEastAsia" w:hAnsi="Arial" w:cs="Arial"/>
          <w:sz w:val="22"/>
          <w:szCs w:val="22"/>
          <w:lang w:eastAsia="zh-CN"/>
        </w:rPr>
        <w:t xml:space="preserve"> overoxidation to </w:t>
      </w:r>
      <w:proofErr w:type="spellStart"/>
      <w:r w:rsidR="004F5EC0" w:rsidRPr="00CF7E03">
        <w:rPr>
          <w:rFonts w:ascii="Arial" w:eastAsiaTheme="minorEastAsia" w:hAnsi="Arial" w:cs="Arial"/>
          <w:sz w:val="22"/>
          <w:szCs w:val="22"/>
          <w:lang w:eastAsia="zh-CN"/>
        </w:rPr>
        <w:t>CO</w:t>
      </w:r>
      <w:r w:rsidR="004F5EC0" w:rsidRPr="00CF7E03">
        <w:rPr>
          <w:rFonts w:ascii="Arial" w:eastAsiaTheme="minorEastAsia" w:hAnsi="Arial" w:cs="Arial"/>
          <w:sz w:val="22"/>
          <w:szCs w:val="22"/>
          <w:vertAlign w:val="subscript"/>
          <w:lang w:eastAsia="zh-CN"/>
        </w:rPr>
        <w:t>x</w:t>
      </w:r>
      <w:proofErr w:type="spellEnd"/>
      <w:ins w:id="614" w:author="Zhang  Zihao" w:date="2024-08-16T13:57:00Z" w16du:dateUtc="2024-08-16T11:57:00Z">
        <w:r w:rsidR="002B311E">
          <w:rPr>
            <w:rFonts w:ascii="Arial" w:eastAsiaTheme="minorEastAsia" w:hAnsi="Arial" w:cs="Arial" w:hint="eastAsia"/>
            <w:sz w:val="22"/>
            <w:szCs w:val="22"/>
            <w:lang w:eastAsia="zh-CN"/>
          </w:rPr>
          <w:t xml:space="preserve"> in the present of O</w:t>
        </w:r>
        <w:r w:rsidR="002B311E" w:rsidRPr="002B311E">
          <w:rPr>
            <w:rFonts w:ascii="Arial" w:eastAsiaTheme="minorEastAsia" w:hAnsi="Arial" w:cs="Arial" w:hint="eastAsia"/>
            <w:sz w:val="22"/>
            <w:szCs w:val="22"/>
            <w:vertAlign w:val="subscript"/>
            <w:lang w:eastAsia="zh-CN"/>
          </w:rPr>
          <w:t>2</w:t>
        </w:r>
      </w:ins>
      <w:r w:rsidR="004F5EC0" w:rsidRPr="00CF7E03">
        <w:rPr>
          <w:rFonts w:ascii="Arial" w:eastAsiaTheme="minorEastAsia" w:hAnsi="Arial" w:cs="Arial"/>
          <w:sz w:val="22"/>
          <w:szCs w:val="22"/>
          <w:lang w:eastAsia="zh-CN"/>
        </w:rPr>
        <w:t>.</w:t>
      </w:r>
      <w:r w:rsidR="001A4196" w:rsidRPr="001A4196">
        <w:rPr>
          <w:rFonts w:ascii="Arial" w:hAnsi="Arial" w:cs="Arial"/>
          <w:sz w:val="22"/>
          <w:vertAlign w:val="superscript"/>
        </w:rPr>
        <w:t>74</w:t>
      </w:r>
      <w:r w:rsidR="004F5EC0" w:rsidRPr="00CF7E03">
        <w:rPr>
          <w:rFonts w:ascii="Arial" w:eastAsiaTheme="minorEastAsia" w:hAnsi="Arial" w:cs="Arial"/>
          <w:sz w:val="22"/>
          <w:szCs w:val="22"/>
          <w:lang w:eastAsia="zh-CN"/>
        </w:rPr>
        <w:t xml:space="preserve"> </w:t>
      </w:r>
      <w:r w:rsidR="00B91EA4">
        <w:rPr>
          <w:rFonts w:ascii="Arial" w:eastAsiaTheme="minorEastAsia" w:hAnsi="Arial" w:cs="Arial" w:hint="eastAsia"/>
          <w:sz w:val="22"/>
          <w:szCs w:val="22"/>
          <w:lang w:eastAsia="zh-CN"/>
        </w:rPr>
        <w:t>Additionally, a</w:t>
      </w:r>
      <w:r w:rsidR="00AD30EF" w:rsidRPr="00CF7E03">
        <w:rPr>
          <w:rFonts w:ascii="Arial" w:eastAsiaTheme="minorEastAsia" w:hAnsi="Arial" w:cs="Arial"/>
          <w:sz w:val="22"/>
          <w:szCs w:val="22"/>
          <w:lang w:eastAsia="zh-CN"/>
        </w:rPr>
        <w:t xml:space="preserve">t low temperatures, the reaction of </w:t>
      </w:r>
      <w:r w:rsidR="00AB7010" w:rsidRPr="00CF7E03">
        <w:rPr>
          <w:rFonts w:ascii="Arial" w:eastAsiaTheme="minorEastAsia" w:hAnsi="Arial" w:cs="Arial"/>
          <w:sz w:val="22"/>
          <w:szCs w:val="22"/>
          <w:lang w:eastAsia="zh-CN"/>
        </w:rPr>
        <w:t>CH</w:t>
      </w:r>
      <w:r w:rsidR="00AB7010" w:rsidRPr="00CF7E03">
        <w:rPr>
          <w:rFonts w:ascii="Arial" w:eastAsiaTheme="minorEastAsia" w:hAnsi="Arial" w:cs="Arial"/>
          <w:sz w:val="22"/>
          <w:szCs w:val="22"/>
          <w:vertAlign w:val="subscript"/>
          <w:lang w:eastAsia="zh-CN"/>
        </w:rPr>
        <w:t>4</w:t>
      </w:r>
      <w:r w:rsidR="00AB7010" w:rsidRPr="00CF7E03">
        <w:rPr>
          <w:rFonts w:ascii="Arial" w:eastAsiaTheme="minorEastAsia" w:hAnsi="Arial" w:cs="Arial"/>
          <w:sz w:val="22"/>
          <w:szCs w:val="22"/>
          <w:lang w:eastAsia="zh-CN"/>
        </w:rPr>
        <w:t xml:space="preserve"> to C</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H</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 xml:space="preserve"> </w:t>
      </w:r>
      <w:r w:rsidR="00CD0341" w:rsidRPr="00CF7E03">
        <w:rPr>
          <w:rFonts w:ascii="Arial" w:eastAsiaTheme="minorEastAsia" w:hAnsi="Arial" w:cs="Arial"/>
          <w:sz w:val="22"/>
          <w:szCs w:val="22"/>
          <w:lang w:eastAsia="zh-CN"/>
        </w:rPr>
        <w:t>becomes less</w:t>
      </w:r>
      <w:r w:rsidR="00D147C8" w:rsidRPr="00CF7E03">
        <w:rPr>
          <w:rFonts w:ascii="Arial" w:eastAsiaTheme="minorEastAsia" w:hAnsi="Arial" w:cs="Arial"/>
          <w:sz w:val="22"/>
          <w:szCs w:val="22"/>
          <w:lang w:eastAsia="zh-CN"/>
        </w:rPr>
        <w:t xml:space="preserve"> thermodynamically favorable</w:t>
      </w:r>
      <w:r w:rsidR="00AB701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compared to the formation of other</w:t>
      </w:r>
      <w:r w:rsidR="004F5EC0" w:rsidRPr="00CF7E03">
        <w:rPr>
          <w:rFonts w:ascii="Arial" w:eastAsiaTheme="minorEastAsia" w:hAnsi="Arial" w:cs="Arial"/>
          <w:sz w:val="22"/>
          <w:szCs w:val="22"/>
          <w:lang w:eastAsia="zh-CN"/>
        </w:rPr>
        <w:t xml:space="preserve"> hydrocarbons</w:t>
      </w:r>
      <w:r w:rsidR="006A19DD" w:rsidRPr="00CF7E03">
        <w:rPr>
          <w:rFonts w:ascii="Arial" w:eastAsiaTheme="minorEastAsia" w:hAnsi="Arial" w:cs="Arial"/>
          <w:sz w:val="22"/>
          <w:szCs w:val="22"/>
          <w:lang w:eastAsia="zh-CN"/>
        </w:rPr>
        <w:t xml:space="preserve"> </w:t>
      </w:r>
      <w:r w:rsidR="00AB7010" w:rsidRPr="00CF7E03">
        <w:rPr>
          <w:rFonts w:ascii="Arial" w:eastAsiaTheme="minorEastAsia" w:hAnsi="Arial" w:cs="Arial"/>
          <w:sz w:val="22"/>
          <w:szCs w:val="22"/>
          <w:lang w:eastAsia="zh-CN"/>
        </w:rPr>
        <w:t>(</w:t>
      </w:r>
      <w:r w:rsidR="00AB7010" w:rsidRPr="00CF7E03">
        <w:rPr>
          <w:rFonts w:ascii="Arial" w:eastAsiaTheme="minorEastAsia" w:hAnsi="Arial" w:cs="Arial"/>
          <w:b/>
          <w:bCs/>
          <w:sz w:val="22"/>
          <w:szCs w:val="22"/>
          <w:lang w:eastAsia="zh-CN"/>
        </w:rPr>
        <w:t>Fig</w:t>
      </w:r>
      <w:r w:rsidR="00B866F6" w:rsidRPr="00CF7E03">
        <w:rPr>
          <w:rFonts w:ascii="Arial" w:eastAsiaTheme="minorEastAsia" w:hAnsi="Arial" w:cs="Arial"/>
          <w:b/>
          <w:bCs/>
          <w:sz w:val="22"/>
          <w:szCs w:val="22"/>
          <w:lang w:eastAsia="zh-CN"/>
        </w:rPr>
        <w:t>. </w:t>
      </w:r>
      <w:r w:rsidR="004F5EC0" w:rsidRPr="00CF7E03">
        <w:rPr>
          <w:rFonts w:ascii="Arial" w:eastAsiaTheme="minorEastAsia" w:hAnsi="Arial" w:cs="Arial"/>
          <w:b/>
          <w:bCs/>
          <w:sz w:val="22"/>
          <w:szCs w:val="22"/>
          <w:lang w:eastAsia="zh-CN"/>
        </w:rPr>
        <w:t>4a,</w:t>
      </w:r>
      <w:r w:rsidR="00B866F6" w:rsidRPr="00CF7E03">
        <w:rPr>
          <w:rFonts w:ascii="Arial" w:eastAsiaTheme="minorEastAsia" w:hAnsi="Arial" w:cs="Arial"/>
          <w:b/>
          <w:bCs/>
          <w:sz w:val="22"/>
          <w:szCs w:val="22"/>
          <w:lang w:eastAsia="zh-CN"/>
        </w:rPr>
        <w:t xml:space="preserve"> </w:t>
      </w:r>
      <w:r w:rsidR="00AB7010" w:rsidRPr="00CF7E03">
        <w:rPr>
          <w:rFonts w:ascii="Arial" w:eastAsiaTheme="minorEastAsia" w:hAnsi="Arial" w:cs="Arial"/>
          <w:b/>
          <w:bCs/>
          <w:sz w:val="22"/>
          <w:szCs w:val="22"/>
          <w:lang w:eastAsia="zh-CN"/>
        </w:rPr>
        <w:t>4b</w:t>
      </w:r>
      <w:r w:rsidR="00AB7010" w:rsidRPr="00CF7E03">
        <w:rPr>
          <w:rFonts w:ascii="Arial" w:eastAsiaTheme="minorEastAsia" w:hAnsi="Arial" w:cs="Arial"/>
          <w:sz w:val="22"/>
          <w:szCs w:val="22"/>
          <w:lang w:eastAsia="zh-CN"/>
        </w:rPr>
        <w:t>)</w:t>
      </w:r>
      <w:r w:rsidR="00AD30EF"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As a result, </w:t>
      </w:r>
      <w:r w:rsidR="00C63608" w:rsidRPr="00CF7E03">
        <w:rPr>
          <w:rFonts w:ascii="Arial" w:eastAsiaTheme="minorEastAsia" w:hAnsi="Arial" w:cs="Arial"/>
          <w:sz w:val="22"/>
          <w:szCs w:val="22"/>
          <w:lang w:eastAsia="zh-CN"/>
        </w:rPr>
        <w:t>C</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H</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production from </w:t>
      </w:r>
      <w:r w:rsidR="00763B49">
        <w:rPr>
          <w:rFonts w:ascii="Arial" w:eastAsiaTheme="minorEastAsia" w:hAnsi="Arial" w:cs="Arial"/>
          <w:sz w:val="22"/>
          <w:szCs w:val="22"/>
          <w:lang w:eastAsia="zh-CN"/>
        </w:rPr>
        <w:t>TP</w:t>
      </w:r>
      <w:r w:rsidR="00980808"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primarily </w:t>
      </w:r>
      <w:r w:rsidR="00980808" w:rsidRPr="00CF7E03">
        <w:rPr>
          <w:rFonts w:ascii="Arial" w:eastAsiaTheme="minorEastAsia" w:hAnsi="Arial" w:cs="Arial"/>
          <w:sz w:val="22"/>
          <w:szCs w:val="22"/>
          <w:lang w:eastAsia="zh-CN"/>
        </w:rPr>
        <w:t>comes</w:t>
      </w:r>
      <w:r w:rsidR="00AD30EF" w:rsidRPr="00CF7E03">
        <w:rPr>
          <w:rFonts w:ascii="Arial" w:eastAsiaTheme="minorEastAsia" w:hAnsi="Arial" w:cs="Arial"/>
          <w:sz w:val="22"/>
          <w:szCs w:val="22"/>
          <w:lang w:eastAsia="zh-CN"/>
        </w:rPr>
        <w:t xml:space="preserve"> </w:t>
      </w:r>
      <w:r w:rsidR="004F5EC0" w:rsidRPr="00CF7E03">
        <w:rPr>
          <w:rFonts w:ascii="Arial" w:eastAsiaTheme="minorEastAsia" w:hAnsi="Arial" w:cs="Arial"/>
          <w:sz w:val="22"/>
          <w:szCs w:val="22"/>
          <w:lang w:eastAsia="zh-CN"/>
        </w:rPr>
        <w:t>from NCM</w:t>
      </w:r>
      <w:r w:rsidR="006A19DD" w:rsidRPr="00CF7E03">
        <w:rPr>
          <w:rFonts w:ascii="Arial" w:eastAsiaTheme="minorEastAsia" w:hAnsi="Arial" w:cs="Arial"/>
          <w:sz w:val="22"/>
          <w:szCs w:val="22"/>
          <w:lang w:eastAsia="zh-CN"/>
        </w:rPr>
        <w:t xml:space="preserve"> </w:t>
      </w:r>
      <w:r w:rsidR="00C63608" w:rsidRPr="00CF7E03">
        <w:rPr>
          <w:rFonts w:ascii="Arial" w:eastAsiaTheme="minorEastAsia" w:hAnsi="Arial" w:cs="Arial"/>
          <w:sz w:val="22"/>
          <w:szCs w:val="22"/>
          <w:lang w:eastAsia="zh-CN"/>
        </w:rPr>
        <w:t>rather than OCM (</w:t>
      </w:r>
      <w:r w:rsidR="00980808" w:rsidRPr="00CF7E03">
        <w:rPr>
          <w:rFonts w:ascii="Arial" w:eastAsiaTheme="minorEastAsia" w:hAnsi="Arial" w:cs="Arial"/>
          <w:b/>
          <w:bCs/>
          <w:sz w:val="22"/>
          <w:szCs w:val="22"/>
          <w:lang w:eastAsia="zh-CN"/>
        </w:rPr>
        <w:t>Supplementary</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Table</w:t>
      </w:r>
      <w:r w:rsidR="00D54066" w:rsidRPr="00CF7E03">
        <w:rPr>
          <w:rFonts w:ascii="Arial" w:eastAsiaTheme="minorEastAsia" w:hAnsi="Arial" w:cs="Arial"/>
          <w:b/>
          <w:bCs/>
          <w:sz w:val="22"/>
          <w:szCs w:val="22"/>
          <w:lang w:eastAsia="zh-CN"/>
        </w:rPr>
        <w:t> </w:t>
      </w:r>
      <w:del w:id="615" w:author="Zhang  Zihao" w:date="2024-08-13T21:08:00Z">
        <w:r w:rsidR="00980808" w:rsidRPr="00CF7E03" w:rsidDel="00F37072">
          <w:rPr>
            <w:rFonts w:ascii="Arial" w:eastAsiaTheme="minorEastAsia" w:hAnsi="Arial" w:cs="Arial"/>
            <w:b/>
            <w:bCs/>
            <w:sz w:val="22"/>
            <w:szCs w:val="22"/>
            <w:lang w:eastAsia="zh-CN"/>
          </w:rPr>
          <w:delText>S</w:delText>
        </w:r>
      </w:del>
      <w:r w:rsidR="00980808" w:rsidRPr="00CF7E03">
        <w:rPr>
          <w:rFonts w:ascii="Arial" w:eastAsiaTheme="minorEastAsia" w:hAnsi="Arial" w:cs="Arial"/>
          <w:b/>
          <w:bCs/>
          <w:sz w:val="22"/>
          <w:szCs w:val="22"/>
          <w:lang w:eastAsia="zh-CN"/>
        </w:rPr>
        <w:t>2</w:t>
      </w:r>
      <w:r w:rsidR="00C63608" w:rsidRPr="00CF7E03">
        <w:rPr>
          <w:rFonts w:ascii="Arial" w:eastAsiaTheme="minorEastAsia" w:hAnsi="Arial" w:cs="Arial"/>
          <w:sz w:val="22"/>
          <w:szCs w:val="22"/>
          <w:lang w:eastAsia="zh-CN"/>
        </w:rPr>
        <w:t>).</w:t>
      </w:r>
      <w:r w:rsidR="006A19DD" w:rsidRPr="00CF7E03">
        <w:rPr>
          <w:rFonts w:ascii="Arial" w:eastAsiaTheme="minorEastAsia" w:hAnsi="Arial" w:cs="Arial"/>
          <w:sz w:val="22"/>
          <w:szCs w:val="22"/>
          <w:lang w:eastAsia="zh-CN"/>
        </w:rPr>
        <w:t xml:space="preserve"> The highest </w:t>
      </w:r>
      <w:r w:rsidR="006A19DD" w:rsidRPr="003C3254">
        <w:rPr>
          <w:rFonts w:ascii="Arial" w:eastAsiaTheme="minorEastAsia" w:hAnsi="Arial" w:cs="Arial"/>
          <w:sz w:val="22"/>
          <w:szCs w:val="22"/>
          <w:lang w:eastAsia="zh-CN"/>
        </w:rPr>
        <w:t>C</w:t>
      </w:r>
      <w:r w:rsidR="006A19DD" w:rsidRPr="003C3254">
        <w:rPr>
          <w:rFonts w:ascii="Arial" w:eastAsiaTheme="minorEastAsia" w:hAnsi="Arial" w:cs="Arial"/>
          <w:sz w:val="22"/>
          <w:szCs w:val="22"/>
          <w:vertAlign w:val="subscript"/>
          <w:lang w:eastAsia="zh-CN"/>
        </w:rPr>
        <w:t>2</w:t>
      </w:r>
      <w:r w:rsidR="006A19DD" w:rsidRPr="003C3254">
        <w:rPr>
          <w:rFonts w:ascii="Arial" w:eastAsiaTheme="minorEastAsia" w:hAnsi="Arial" w:cs="Arial"/>
          <w:sz w:val="22"/>
          <w:szCs w:val="22"/>
          <w:lang w:eastAsia="zh-CN"/>
        </w:rPr>
        <w:t>H</w:t>
      </w:r>
      <w:r w:rsidR="006A19DD" w:rsidRPr="003C3254">
        <w:rPr>
          <w:rFonts w:ascii="Arial" w:eastAsiaTheme="minorEastAsia" w:hAnsi="Arial" w:cs="Arial"/>
          <w:sz w:val="22"/>
          <w:szCs w:val="22"/>
          <w:vertAlign w:val="subscript"/>
          <w:lang w:eastAsia="zh-CN"/>
        </w:rPr>
        <w:t>2</w:t>
      </w:r>
      <w:r w:rsidR="006A19DD" w:rsidRPr="003C3254">
        <w:rPr>
          <w:rFonts w:ascii="Arial" w:eastAsiaTheme="minorEastAsia" w:hAnsi="Arial" w:cs="Arial"/>
          <w:sz w:val="22"/>
          <w:szCs w:val="22"/>
          <w:lang w:eastAsia="zh-CN"/>
        </w:rPr>
        <w:t xml:space="preserve"> </w:t>
      </w:r>
      <w:r w:rsidR="00AD30EF" w:rsidRPr="003C3254">
        <w:rPr>
          <w:rFonts w:ascii="Arial" w:eastAsiaTheme="minorEastAsia" w:hAnsi="Arial" w:cs="Arial"/>
          <w:sz w:val="22"/>
          <w:szCs w:val="22"/>
          <w:lang w:eastAsia="zh-CN"/>
        </w:rPr>
        <w:t xml:space="preserve">selectivity reported </w:t>
      </w:r>
      <w:r w:rsidR="006A19DD" w:rsidRPr="003C3254">
        <w:rPr>
          <w:rFonts w:ascii="Arial" w:eastAsiaTheme="minorEastAsia" w:hAnsi="Arial" w:cs="Arial"/>
          <w:sz w:val="22"/>
          <w:szCs w:val="22"/>
          <w:lang w:eastAsia="zh-CN"/>
        </w:rPr>
        <w:t xml:space="preserve">is </w:t>
      </w:r>
      <w:r w:rsidR="009C4292" w:rsidRPr="003C3254">
        <w:rPr>
          <w:rFonts w:ascii="Arial" w:eastAsiaTheme="minorEastAsia" w:hAnsi="Arial" w:cs="Arial"/>
          <w:sz w:val="22"/>
          <w:szCs w:val="22"/>
          <w:lang w:eastAsia="zh-CN"/>
        </w:rPr>
        <w:t>3</w:t>
      </w:r>
      <w:r w:rsidR="00980808" w:rsidRPr="003C3254">
        <w:rPr>
          <w:rFonts w:ascii="Arial" w:eastAsiaTheme="minorEastAsia" w:hAnsi="Arial" w:cs="Arial"/>
          <w:sz w:val="22"/>
          <w:szCs w:val="22"/>
          <w:lang w:eastAsia="zh-CN"/>
        </w:rPr>
        <w:t>5</w:t>
      </w:r>
      <w:r w:rsidR="006A19DD" w:rsidRPr="003C3254">
        <w:rPr>
          <w:rFonts w:ascii="Arial" w:eastAsiaTheme="minorEastAsia" w:hAnsi="Arial" w:cs="Arial"/>
          <w:sz w:val="22"/>
          <w:szCs w:val="22"/>
          <w:lang w:eastAsia="zh-CN"/>
        </w:rPr>
        <w:t xml:space="preserve">% </w:t>
      </w:r>
      <w:r w:rsidR="009C4292" w:rsidRPr="003C3254">
        <w:rPr>
          <w:rFonts w:ascii="Arial" w:eastAsiaTheme="minorEastAsia" w:hAnsi="Arial" w:cs="Arial"/>
          <w:sz w:val="22"/>
          <w:szCs w:val="22"/>
          <w:lang w:eastAsia="zh-CN"/>
        </w:rPr>
        <w:t>at</w:t>
      </w:r>
      <w:r w:rsidR="00AD30EF" w:rsidRPr="003C3254">
        <w:rPr>
          <w:rFonts w:ascii="Arial" w:eastAsiaTheme="minorEastAsia" w:hAnsi="Arial" w:cs="Arial"/>
          <w:sz w:val="22"/>
          <w:szCs w:val="22"/>
          <w:lang w:eastAsia="zh-CN"/>
        </w:rPr>
        <w:t xml:space="preserve"> </w:t>
      </w:r>
      <w:r w:rsidR="00473CE0" w:rsidRPr="003C3254">
        <w:rPr>
          <w:rFonts w:ascii="Arial" w:eastAsiaTheme="minorEastAsia" w:hAnsi="Arial" w:cs="Arial"/>
          <w:i/>
          <w:iCs/>
          <w:sz w:val="22"/>
          <w:szCs w:val="22"/>
          <w:lang w:eastAsia="zh-CN"/>
        </w:rPr>
        <w:t>ca.</w:t>
      </w:r>
      <w:r w:rsidR="00473CE0" w:rsidRPr="003C3254">
        <w:rPr>
          <w:rFonts w:ascii="Arial" w:eastAsiaTheme="minorEastAsia" w:hAnsi="Arial" w:cs="Arial"/>
          <w:sz w:val="22"/>
          <w:szCs w:val="22"/>
          <w:lang w:eastAsia="zh-CN"/>
        </w:rPr>
        <w:t xml:space="preserve"> </w:t>
      </w:r>
      <w:r w:rsidR="00AD30EF" w:rsidRPr="003C3254">
        <w:rPr>
          <w:rFonts w:ascii="Arial" w:eastAsiaTheme="minorEastAsia" w:hAnsi="Arial" w:cs="Arial"/>
          <w:sz w:val="22"/>
          <w:szCs w:val="22"/>
          <w:lang w:eastAsia="zh-CN"/>
        </w:rPr>
        <w:t xml:space="preserve">14% </w:t>
      </w:r>
      <w:r w:rsidR="009C4292" w:rsidRPr="003C3254">
        <w:rPr>
          <w:rFonts w:ascii="Arial" w:eastAsiaTheme="minorEastAsia" w:hAnsi="Arial" w:cs="Arial"/>
          <w:sz w:val="22"/>
          <w:szCs w:val="22"/>
          <w:lang w:eastAsia="zh-CN"/>
        </w:rPr>
        <w:t>CH</w:t>
      </w:r>
      <w:r w:rsidR="009C4292" w:rsidRPr="003C3254">
        <w:rPr>
          <w:rFonts w:ascii="Arial" w:eastAsiaTheme="minorEastAsia" w:hAnsi="Arial" w:cs="Arial"/>
          <w:sz w:val="22"/>
          <w:szCs w:val="22"/>
          <w:vertAlign w:val="subscript"/>
          <w:lang w:eastAsia="zh-CN"/>
        </w:rPr>
        <w:t>4</w:t>
      </w:r>
      <w:r w:rsidR="009C4292" w:rsidRPr="003C3254">
        <w:rPr>
          <w:rFonts w:ascii="Arial" w:eastAsiaTheme="minorEastAsia" w:hAnsi="Arial" w:cs="Arial"/>
          <w:sz w:val="22"/>
          <w:szCs w:val="22"/>
          <w:lang w:eastAsia="zh-CN"/>
        </w:rPr>
        <w:t xml:space="preserve"> conversion</w:t>
      </w:r>
      <w:r w:rsidR="003B442C" w:rsidRPr="003C3254">
        <w:rPr>
          <w:rFonts w:ascii="Arial" w:eastAsiaTheme="minorEastAsia" w:hAnsi="Arial" w:cs="Arial"/>
          <w:sz w:val="22"/>
          <w:szCs w:val="22"/>
          <w:lang w:eastAsia="zh-CN"/>
        </w:rPr>
        <w:t xml:space="preserve"> </w:t>
      </w:r>
      <w:r w:rsidR="009C4292" w:rsidRPr="003C3254">
        <w:rPr>
          <w:rFonts w:ascii="Arial" w:eastAsiaTheme="minorEastAsia" w:hAnsi="Arial" w:cs="Arial"/>
          <w:sz w:val="22"/>
          <w:szCs w:val="22"/>
          <w:lang w:eastAsia="zh-CN"/>
        </w:rPr>
        <w:t>at 975</w:t>
      </w:r>
      <w:r w:rsidR="006D7EE7" w:rsidRPr="003C3254">
        <w:rPr>
          <w:rFonts w:ascii="Arial" w:eastAsiaTheme="minorEastAsia" w:hAnsi="Arial" w:cs="Arial"/>
          <w:sz w:val="22"/>
          <w:szCs w:val="22"/>
          <w:lang w:eastAsia="zh-CN"/>
        </w:rPr>
        <w:t> </w:t>
      </w:r>
      <w:r w:rsidR="009C4292" w:rsidRPr="003C3254">
        <w:rPr>
          <w:rFonts w:ascii="Arial" w:eastAsiaTheme="minorEastAsia" w:hAnsi="Arial" w:cs="Arial"/>
          <w:sz w:val="22"/>
          <w:szCs w:val="22"/>
          <w:lang w:eastAsia="zh-CN"/>
        </w:rPr>
        <w:t xml:space="preserve">°C </w:t>
      </w:r>
      <w:r w:rsidR="00980808" w:rsidRPr="003C3254">
        <w:rPr>
          <w:rFonts w:ascii="Arial" w:eastAsiaTheme="minorEastAsia" w:hAnsi="Arial" w:cs="Arial"/>
          <w:sz w:val="22"/>
          <w:szCs w:val="22"/>
          <w:lang w:eastAsia="zh-CN"/>
        </w:rPr>
        <w:t>on</w:t>
      </w:r>
      <w:ins w:id="616" w:author="Nabera  Abhinandan" w:date="2024-08-15T19:52:00Z">
        <w:r w:rsidR="00BC70E6">
          <w:rPr>
            <w:rFonts w:ascii="Arial" w:eastAsiaTheme="minorEastAsia" w:hAnsi="Arial" w:cs="Arial"/>
            <w:sz w:val="22"/>
            <w:szCs w:val="22"/>
            <w:lang w:eastAsia="zh-CN"/>
          </w:rPr>
          <w:t xml:space="preserve"> a</w:t>
        </w:r>
      </w:ins>
      <w:r w:rsidR="009C4292" w:rsidRPr="003C3254">
        <w:rPr>
          <w:rFonts w:ascii="Arial" w:eastAsiaTheme="minorEastAsia" w:hAnsi="Arial" w:cs="Arial"/>
          <w:sz w:val="22"/>
          <w:szCs w:val="22"/>
          <w:lang w:eastAsia="zh-CN"/>
        </w:rPr>
        <w:t xml:space="preserve"> Pt</w:t>
      </w:r>
      <w:r w:rsidR="00980808" w:rsidRPr="003C3254">
        <w:rPr>
          <w:rFonts w:ascii="Arial" w:eastAsiaTheme="minorEastAsia" w:hAnsi="Arial" w:cs="Arial"/>
          <w:sz w:val="22"/>
          <w:szCs w:val="22"/>
          <w:vertAlign w:val="subscript"/>
          <w:lang w:eastAsia="zh-CN"/>
        </w:rPr>
        <w:t>1</w:t>
      </w:r>
      <w:r w:rsidR="009C4292" w:rsidRPr="003C3254">
        <w:rPr>
          <w:rFonts w:ascii="Arial" w:eastAsiaTheme="minorEastAsia" w:hAnsi="Arial" w:cs="Arial"/>
          <w:sz w:val="22"/>
          <w:szCs w:val="22"/>
          <w:lang w:eastAsia="zh-CN"/>
        </w:rPr>
        <w:t>/CeO</w:t>
      </w:r>
      <w:r w:rsidR="009C4292" w:rsidRPr="003C3254">
        <w:rPr>
          <w:rFonts w:ascii="Arial" w:eastAsiaTheme="minorEastAsia" w:hAnsi="Arial" w:cs="Arial"/>
          <w:sz w:val="22"/>
          <w:szCs w:val="22"/>
          <w:vertAlign w:val="subscript"/>
          <w:lang w:eastAsia="zh-CN"/>
        </w:rPr>
        <w:t>2</w:t>
      </w:r>
      <w:r w:rsidR="009C4292" w:rsidRPr="003C3254">
        <w:rPr>
          <w:rFonts w:ascii="Arial" w:eastAsiaTheme="minorEastAsia" w:hAnsi="Arial" w:cs="Arial"/>
          <w:sz w:val="22"/>
          <w:szCs w:val="22"/>
          <w:lang w:eastAsia="zh-CN"/>
        </w:rPr>
        <w:t xml:space="preserve"> </w:t>
      </w:r>
      <w:ins w:id="617" w:author="Zhang  Zihao" w:date="2024-08-13T20:18:00Z">
        <w:r w:rsidR="001A7D2A">
          <w:rPr>
            <w:rFonts w:ascii="Arial" w:eastAsiaTheme="minorEastAsia" w:hAnsi="Arial" w:cs="Arial" w:hint="eastAsia"/>
            <w:sz w:val="22"/>
            <w:szCs w:val="22"/>
            <w:lang w:eastAsia="zh-CN"/>
          </w:rPr>
          <w:t>(Pt</w:t>
        </w:r>
        <w:r w:rsidR="001A7D2A">
          <w:rPr>
            <w:rFonts w:ascii="Arial" w:eastAsiaTheme="minorEastAsia" w:hAnsi="Arial" w:cs="Arial" w:hint="eastAsia"/>
            <w:sz w:val="22"/>
            <w:szCs w:val="22"/>
            <w:vertAlign w:val="subscript"/>
            <w:lang w:eastAsia="zh-CN"/>
          </w:rPr>
          <w:t>1</w:t>
        </w:r>
        <w:r w:rsidR="001A7D2A">
          <w:rPr>
            <w:rFonts w:ascii="Arial" w:eastAsiaTheme="minorEastAsia" w:hAnsi="Arial" w:cs="Arial" w:hint="eastAsia"/>
            <w:sz w:val="22"/>
            <w:szCs w:val="22"/>
            <w:lang w:eastAsia="zh-CN"/>
          </w:rPr>
          <w:t>: Pt single atom)</w:t>
        </w:r>
      </w:ins>
      <w:ins w:id="618" w:author="Zhang  Zihao" w:date="2024-08-13T20:19:00Z">
        <w:r w:rsidR="001A7D2A">
          <w:rPr>
            <w:rFonts w:ascii="Arial" w:eastAsiaTheme="minorEastAsia" w:hAnsi="Arial" w:cs="Arial" w:hint="eastAsia"/>
            <w:sz w:val="22"/>
            <w:szCs w:val="22"/>
            <w:lang w:eastAsia="zh-CN"/>
          </w:rPr>
          <w:t xml:space="preserve"> </w:t>
        </w:r>
      </w:ins>
      <w:r w:rsidR="009C4292" w:rsidRPr="003C3254">
        <w:rPr>
          <w:rFonts w:ascii="Arial" w:eastAsiaTheme="minorEastAsia" w:hAnsi="Arial" w:cs="Arial"/>
          <w:sz w:val="22"/>
          <w:szCs w:val="22"/>
          <w:lang w:eastAsia="zh-CN"/>
        </w:rPr>
        <w:t>catalyst</w:t>
      </w:r>
      <w:r w:rsidR="002B5896" w:rsidRPr="003C3254">
        <w:rPr>
          <w:rFonts w:ascii="Arial" w:eastAsiaTheme="minorEastAsia" w:hAnsi="Arial" w:cs="Arial"/>
          <w:sz w:val="22"/>
          <w:szCs w:val="22"/>
          <w:lang w:eastAsia="zh-CN"/>
        </w:rPr>
        <w:t>,</w:t>
      </w:r>
      <w:r w:rsidR="001A4196" w:rsidRPr="001A4196">
        <w:rPr>
          <w:rFonts w:ascii="Arial" w:hAnsi="Arial" w:cs="Arial"/>
          <w:sz w:val="22"/>
          <w:vertAlign w:val="superscript"/>
        </w:rPr>
        <w:t>75</w:t>
      </w:r>
      <w:r w:rsidR="00B24CA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out</w:t>
      </w:r>
      <w:r w:rsidR="00B24CAD" w:rsidRPr="00CF7E03">
        <w:rPr>
          <w:rFonts w:ascii="Arial" w:eastAsiaTheme="minorEastAsia" w:hAnsi="Arial" w:cs="Arial"/>
          <w:sz w:val="22"/>
          <w:szCs w:val="22"/>
          <w:lang w:eastAsia="zh-CN"/>
        </w:rPr>
        <w:t>perform</w:t>
      </w:r>
      <w:r w:rsidR="00AD30EF" w:rsidRPr="00CF7E03">
        <w:rPr>
          <w:rFonts w:ascii="Arial" w:eastAsiaTheme="minorEastAsia" w:hAnsi="Arial" w:cs="Arial"/>
          <w:sz w:val="22"/>
          <w:szCs w:val="22"/>
          <w:lang w:eastAsia="zh-CN"/>
        </w:rPr>
        <w:t xml:space="preserve">ing </w:t>
      </w:r>
      <w:r w:rsidR="00B24CAD" w:rsidRPr="00CF7E03">
        <w:rPr>
          <w:rFonts w:ascii="Arial" w:eastAsiaTheme="minorEastAsia" w:hAnsi="Arial" w:cs="Arial"/>
          <w:sz w:val="22"/>
          <w:szCs w:val="22"/>
          <w:lang w:eastAsia="zh-CN"/>
        </w:rPr>
        <w:t>pristine CeO</w:t>
      </w:r>
      <w:r w:rsidR="00B24CAD" w:rsidRPr="00CF7E03">
        <w:rPr>
          <w:rFonts w:ascii="Arial" w:eastAsiaTheme="minorEastAsia" w:hAnsi="Arial" w:cs="Arial"/>
          <w:sz w:val="22"/>
          <w:szCs w:val="22"/>
          <w:vertAlign w:val="subscript"/>
          <w:lang w:eastAsia="zh-CN"/>
        </w:rPr>
        <w:t>2</w:t>
      </w:r>
      <w:r w:rsidR="00B24CAD" w:rsidRPr="00CF7E03">
        <w:rPr>
          <w:rFonts w:ascii="Arial" w:eastAsiaTheme="minorEastAsia" w:hAnsi="Arial" w:cs="Arial"/>
          <w:sz w:val="22"/>
          <w:szCs w:val="22"/>
          <w:lang w:eastAsia="zh-CN"/>
        </w:rPr>
        <w:t xml:space="preserve">, </w:t>
      </w:r>
      <w:commentRangeStart w:id="619"/>
      <w:commentRangeStart w:id="620"/>
      <w:proofErr w:type="spellStart"/>
      <w:r w:rsidR="00980808" w:rsidRPr="00CF7E03">
        <w:rPr>
          <w:rFonts w:ascii="Arial" w:eastAsiaTheme="minorEastAsia" w:hAnsi="Arial" w:cs="Arial"/>
          <w:sz w:val="22"/>
          <w:szCs w:val="22"/>
          <w:lang w:eastAsia="zh-CN"/>
        </w:rPr>
        <w:t>Pt</w:t>
      </w:r>
      <w:r w:rsidR="00980808" w:rsidRPr="00CF7E03">
        <w:rPr>
          <w:rFonts w:ascii="Arial" w:eastAsiaTheme="minorEastAsia" w:hAnsi="Arial" w:cs="Arial"/>
          <w:sz w:val="22"/>
          <w:szCs w:val="22"/>
          <w:vertAlign w:val="subscript"/>
          <w:lang w:eastAsia="zh-CN"/>
        </w:rPr>
        <w:t>n</w:t>
      </w:r>
      <w:commentRangeEnd w:id="619"/>
      <w:proofErr w:type="spellEnd"/>
      <w:r w:rsidR="00473CE0">
        <w:rPr>
          <w:rStyle w:val="CommentReference"/>
        </w:rPr>
        <w:commentReference w:id="619"/>
      </w:r>
      <w:commentRangeEnd w:id="620"/>
      <w:r w:rsidR="00945943">
        <w:rPr>
          <w:rStyle w:val="CommentReference"/>
        </w:rPr>
        <w:commentReference w:id="620"/>
      </w:r>
      <w:r w:rsidR="00980808" w:rsidRPr="00CF7E03">
        <w:rPr>
          <w:rFonts w:ascii="Arial" w:eastAsiaTheme="minorEastAsia" w:hAnsi="Arial" w:cs="Arial"/>
          <w:sz w:val="22"/>
          <w:szCs w:val="22"/>
          <w:lang w:eastAsia="zh-CN"/>
        </w:rPr>
        <w:t>/CeO</w:t>
      </w:r>
      <w:r w:rsidR="00980808" w:rsidRPr="00CF7E03">
        <w:rPr>
          <w:rFonts w:ascii="Arial" w:eastAsiaTheme="minorEastAsia" w:hAnsi="Arial" w:cs="Arial"/>
          <w:sz w:val="22"/>
          <w:szCs w:val="22"/>
          <w:vertAlign w:val="subscript"/>
          <w:lang w:eastAsia="zh-CN"/>
        </w:rPr>
        <w:t>2</w:t>
      </w:r>
      <w:ins w:id="621" w:author="Zhang  Zihao" w:date="2024-08-09T14:45:00Z">
        <w:r w:rsidR="00945943">
          <w:rPr>
            <w:rFonts w:ascii="Arial" w:eastAsiaTheme="minorEastAsia" w:hAnsi="Arial" w:cs="Arial" w:hint="eastAsia"/>
            <w:sz w:val="22"/>
            <w:szCs w:val="22"/>
            <w:lang w:eastAsia="zh-CN"/>
          </w:rPr>
          <w:t xml:space="preserve"> (</w:t>
        </w:r>
        <w:proofErr w:type="spellStart"/>
        <w:r w:rsidR="00945943">
          <w:rPr>
            <w:rFonts w:ascii="Arial" w:eastAsiaTheme="minorEastAsia" w:hAnsi="Arial" w:cs="Arial" w:hint="eastAsia"/>
            <w:sz w:val="22"/>
            <w:szCs w:val="22"/>
            <w:lang w:eastAsia="zh-CN"/>
          </w:rPr>
          <w:t>Pt</w:t>
        </w:r>
        <w:r w:rsidR="00945943" w:rsidRPr="00945943">
          <w:rPr>
            <w:rFonts w:ascii="Arial" w:eastAsiaTheme="minorEastAsia" w:hAnsi="Arial" w:cs="Arial" w:hint="eastAsia"/>
            <w:sz w:val="22"/>
            <w:szCs w:val="22"/>
            <w:vertAlign w:val="subscript"/>
            <w:lang w:eastAsia="zh-CN"/>
          </w:rPr>
          <w:t>n</w:t>
        </w:r>
        <w:proofErr w:type="spellEnd"/>
        <w:r w:rsidR="00945943">
          <w:rPr>
            <w:rFonts w:ascii="Arial" w:eastAsiaTheme="minorEastAsia" w:hAnsi="Arial" w:cs="Arial" w:hint="eastAsia"/>
            <w:sz w:val="22"/>
            <w:szCs w:val="22"/>
            <w:lang w:eastAsia="zh-CN"/>
          </w:rPr>
          <w:t>: Pt nanoparticles</w:t>
        </w:r>
      </w:ins>
      <w:del w:id="622" w:author="Zhang  Zihao" w:date="2024-08-16T10:01:00Z" w16du:dateUtc="2024-08-16T08:01:00Z">
        <w:r w:rsidR="00980808" w:rsidRPr="00CF7E03" w:rsidDel="008D49D4">
          <w:rPr>
            <w:rFonts w:ascii="Arial" w:eastAsiaTheme="minorEastAsia" w:hAnsi="Arial" w:cs="Arial"/>
            <w:sz w:val="22"/>
            <w:szCs w:val="22"/>
            <w:lang w:eastAsia="zh-CN"/>
          </w:rPr>
          <w:delText xml:space="preserve">, </w:delText>
        </w:r>
      </w:del>
      <w:ins w:id="623" w:author="Zhang  Zihao" w:date="2024-08-16T10:01:00Z" w16du:dateUtc="2024-08-16T08:01:00Z">
        <w:r w:rsidR="008D49D4">
          <w:rPr>
            <w:rFonts w:ascii="Arial" w:eastAsiaTheme="minorEastAsia" w:hAnsi="Arial" w:cs="Arial" w:hint="eastAsia"/>
            <w:sz w:val="22"/>
            <w:szCs w:val="22"/>
            <w:lang w:eastAsia="zh-CN"/>
          </w:rPr>
          <w:t>).</w:t>
        </w:r>
        <w:r w:rsidR="008D49D4" w:rsidRPr="00CF7E03">
          <w:rPr>
            <w:rFonts w:ascii="Arial" w:eastAsiaTheme="minorEastAsia" w:hAnsi="Arial" w:cs="Arial"/>
            <w:sz w:val="22"/>
            <w:szCs w:val="22"/>
            <w:lang w:eastAsia="zh-CN"/>
          </w:rPr>
          <w:t xml:space="preserve"> </w:t>
        </w:r>
      </w:ins>
      <w:del w:id="624" w:author="Zhang  Zihao" w:date="2024-08-16T10:01:00Z" w16du:dateUtc="2024-08-16T08:01:00Z">
        <w:r w:rsidR="00B24CAD" w:rsidRPr="00CF7E03" w:rsidDel="008D49D4">
          <w:rPr>
            <w:rFonts w:ascii="Arial" w:eastAsiaTheme="minorEastAsia" w:hAnsi="Arial" w:cs="Arial"/>
            <w:sz w:val="22"/>
            <w:szCs w:val="22"/>
            <w:lang w:eastAsia="zh-CN"/>
          </w:rPr>
          <w:delText xml:space="preserve">metal </w:delText>
        </w:r>
      </w:del>
      <w:del w:id="625" w:author="Zhang  Zihao" w:date="2024-08-16T13:59:00Z" w16du:dateUtc="2024-08-16T11:59:00Z">
        <w:r w:rsidR="00B24CAD" w:rsidRPr="00CF7E03" w:rsidDel="001A4196">
          <w:rPr>
            <w:rFonts w:ascii="Arial" w:eastAsiaTheme="minorEastAsia" w:hAnsi="Arial" w:cs="Arial"/>
            <w:sz w:val="22"/>
            <w:szCs w:val="22"/>
            <w:lang w:eastAsia="zh-CN"/>
          </w:rPr>
          <w:delText xml:space="preserve">carbides, </w:delText>
        </w:r>
      </w:del>
      <w:del w:id="626" w:author="Zhang  Zihao" w:date="2024-08-16T10:01:00Z" w16du:dateUtc="2024-08-16T08:01:00Z">
        <w:r w:rsidR="00B24CAD" w:rsidRPr="00CF7E03" w:rsidDel="008D49D4">
          <w:rPr>
            <w:rFonts w:ascii="Arial" w:eastAsiaTheme="minorEastAsia" w:hAnsi="Arial" w:cs="Arial"/>
            <w:sz w:val="22"/>
            <w:szCs w:val="22"/>
            <w:lang w:eastAsia="zh-CN"/>
          </w:rPr>
          <w:delText xml:space="preserve">and </w:delText>
        </w:r>
      </w:del>
      <w:commentRangeStart w:id="627"/>
      <w:commentRangeStart w:id="628"/>
      <w:del w:id="629" w:author="Zhang  Zihao" w:date="2024-08-16T10:00:00Z" w16du:dateUtc="2024-08-16T08:00:00Z">
        <w:r w:rsidR="00B24CAD" w:rsidRPr="00CF7E03" w:rsidDel="001C297B">
          <w:rPr>
            <w:rFonts w:ascii="Arial" w:eastAsiaTheme="minorEastAsia" w:hAnsi="Arial" w:cs="Arial"/>
            <w:sz w:val="22"/>
            <w:szCs w:val="22"/>
            <w:lang w:eastAsia="zh-CN"/>
          </w:rPr>
          <w:delText>Fe-</w:delText>
        </w:r>
        <w:commentRangeEnd w:id="627"/>
        <w:r w:rsidR="00473CE0" w:rsidDel="001C297B">
          <w:rPr>
            <w:rStyle w:val="CommentReference"/>
          </w:rPr>
          <w:commentReference w:id="627"/>
        </w:r>
        <w:commentRangeEnd w:id="628"/>
        <w:r w:rsidR="00DD5048" w:rsidDel="001C297B">
          <w:rPr>
            <w:rStyle w:val="CommentReference"/>
          </w:rPr>
          <w:commentReference w:id="628"/>
        </w:r>
        <w:r w:rsidR="00B24CAD" w:rsidRPr="00CF7E03" w:rsidDel="001C297B">
          <w:rPr>
            <w:rFonts w:ascii="Arial" w:eastAsiaTheme="minorEastAsia" w:hAnsi="Arial" w:cs="Arial"/>
            <w:sz w:val="22"/>
            <w:szCs w:val="22"/>
            <w:lang w:eastAsia="zh-CN"/>
          </w:rPr>
          <w:delText>based</w:delText>
        </w:r>
      </w:del>
      <w:del w:id="630" w:author="Zhang  Zihao" w:date="2024-08-16T13:59:00Z" w16du:dateUtc="2024-08-16T11:59:00Z">
        <w:r w:rsidR="00B24CAD" w:rsidRPr="00CF7E03" w:rsidDel="001A4196">
          <w:rPr>
            <w:rFonts w:ascii="Arial" w:eastAsiaTheme="minorEastAsia" w:hAnsi="Arial" w:cs="Arial"/>
            <w:sz w:val="22"/>
            <w:szCs w:val="22"/>
            <w:lang w:eastAsia="zh-CN"/>
          </w:rPr>
          <w:delText xml:space="preserve"> catalysts (</w:delText>
        </w:r>
        <w:r w:rsidR="00B24CAD" w:rsidRPr="00CF7E03" w:rsidDel="001A4196">
          <w:rPr>
            <w:rFonts w:ascii="Arial" w:eastAsiaTheme="minorEastAsia" w:hAnsi="Arial" w:cs="Arial"/>
            <w:b/>
            <w:bCs/>
            <w:sz w:val="22"/>
            <w:szCs w:val="22"/>
            <w:lang w:eastAsia="zh-CN"/>
          </w:rPr>
          <w:delText>Fig</w:delText>
        </w:r>
        <w:r w:rsidR="00913D64" w:rsidRPr="00CF7E03" w:rsidDel="001A4196">
          <w:rPr>
            <w:rFonts w:ascii="Arial" w:eastAsiaTheme="minorEastAsia" w:hAnsi="Arial" w:cs="Arial"/>
            <w:b/>
            <w:bCs/>
            <w:sz w:val="22"/>
            <w:szCs w:val="22"/>
            <w:lang w:eastAsia="zh-CN"/>
          </w:rPr>
          <w:delText>. </w:delText>
        </w:r>
        <w:r w:rsidR="006E4105" w:rsidRPr="00CF7E03" w:rsidDel="001A4196">
          <w:rPr>
            <w:rFonts w:ascii="Arial" w:eastAsiaTheme="minorEastAsia" w:hAnsi="Arial" w:cs="Arial"/>
            <w:b/>
            <w:bCs/>
            <w:sz w:val="22"/>
            <w:szCs w:val="22"/>
            <w:lang w:eastAsia="zh-CN"/>
          </w:rPr>
          <w:delText>5</w:delText>
        </w:r>
        <w:r w:rsidR="006E4105" w:rsidDel="001A4196">
          <w:rPr>
            <w:rFonts w:ascii="Arial" w:eastAsiaTheme="minorEastAsia" w:hAnsi="Arial" w:cs="Arial" w:hint="eastAsia"/>
            <w:b/>
            <w:bCs/>
            <w:sz w:val="22"/>
            <w:szCs w:val="22"/>
            <w:lang w:eastAsia="zh-CN"/>
          </w:rPr>
          <w:delText>e</w:delText>
        </w:r>
        <w:r w:rsidR="00B24CAD" w:rsidRPr="00CF7E03" w:rsidDel="001A4196">
          <w:rPr>
            <w:rFonts w:ascii="Arial" w:eastAsiaTheme="minorEastAsia" w:hAnsi="Arial" w:cs="Arial"/>
            <w:sz w:val="22"/>
            <w:szCs w:val="22"/>
            <w:lang w:eastAsia="zh-CN"/>
          </w:rPr>
          <w:delText>)</w:delText>
        </w:r>
        <w:r w:rsidR="00C03091" w:rsidRPr="00CF7E03" w:rsidDel="001A4196">
          <w:rPr>
            <w:rFonts w:ascii="Arial" w:eastAsiaTheme="minorEastAsia" w:hAnsi="Arial" w:cs="Arial"/>
            <w:sz w:val="22"/>
            <w:szCs w:val="22"/>
            <w:lang w:eastAsia="zh-CN"/>
          </w:rPr>
          <w:delText>,</w:delText>
        </w:r>
        <w:r w:rsidR="00B24CAD" w:rsidRPr="00CF7E03" w:rsidDel="001A4196">
          <w:rPr>
            <w:rFonts w:ascii="Arial" w:eastAsiaTheme="minorEastAsia" w:hAnsi="Arial" w:cs="Arial"/>
            <w:sz w:val="22"/>
            <w:szCs w:val="22"/>
            <w:lang w:eastAsia="zh-CN"/>
          </w:rPr>
          <w:fldChar w:fldCharType="begin"/>
        </w:r>
        <w:r w:rsidR="00BA3524" w:rsidDel="001A4196">
          <w:rPr>
            <w:rFonts w:ascii="Arial" w:eastAsiaTheme="minorEastAsia" w:hAnsi="Arial" w:cs="Arial"/>
            <w:sz w:val="22"/>
            <w:szCs w:val="22"/>
            <w:lang w:eastAsia="zh-CN"/>
          </w:rPr>
          <w:delInstrText xml:space="preserve"> ADDIN ZOTERO_ITEM CSL_CITATION {"citationID":"ni8zIxr5","properties":{"formattedCitation":"\\super 74\\uc0\\u8211{}76\\nosupersub{}","plainCitation":"74–76","noteIndex":0},"citationItems":[{"id":61,"uris":["http://zotero.org/users/local/cJGf2fHk/items/R9PUVUBG"],"itemData":{"id":61,"type":"article-journal","container-title":"Chemical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w:delInstrText>
        </w:r>
        <w:r w:rsidR="00BA3524" w:rsidDel="001A4196">
          <w:rPr>
            <w:rFonts w:ascii="Arial" w:eastAsiaTheme="minorEastAsia" w:hAnsi="Arial" w:cs="Arial" w:hint="eastAsia"/>
            <w:sz w:val="22"/>
            <w:szCs w:val="22"/>
            <w:lang w:eastAsia="zh-CN"/>
          </w:rPr>
          <w:delInstrText xml:space="preserve">% C6H6 into the methane feed. Isotope experiments further indicate the involvement of H radicals in the reaction, which could activate methane homogeneously according to the reaction: </w:delInstrText>
        </w:r>
        <w:r w:rsidR="00BA3524" w:rsidDel="001A4196">
          <w:rPr>
            <w:rFonts w:ascii="Arial" w:eastAsiaTheme="minorEastAsia" w:hAnsi="Arial" w:cs="Arial" w:hint="eastAsia"/>
            <w:sz w:val="22"/>
            <w:szCs w:val="22"/>
            <w:lang w:eastAsia="zh-CN"/>
          </w:rPr>
          <w:delInstrText>·</w:delInstrText>
        </w:r>
        <w:r w:rsidR="00BA3524" w:rsidDel="001A4196">
          <w:rPr>
            <w:rFonts w:ascii="Arial" w:eastAsiaTheme="minorEastAsia" w:hAnsi="Arial" w:cs="Arial" w:hint="eastAsia"/>
            <w:sz w:val="22"/>
            <w:szCs w:val="22"/>
            <w:lang w:eastAsia="zh-CN"/>
          </w:rPr>
          <w:delInstrText xml:space="preserve">H + CH4 </w:delInstrText>
        </w:r>
        <w:r w:rsidR="00BA3524" w:rsidDel="001A4196">
          <w:rPr>
            <w:rFonts w:ascii="Arial" w:eastAsiaTheme="minorEastAsia" w:hAnsi="Arial" w:cs="Arial" w:hint="eastAsia"/>
            <w:sz w:val="22"/>
            <w:szCs w:val="22"/>
            <w:lang w:eastAsia="zh-CN"/>
          </w:rPr>
          <w:delInstrText>→</w:delInstrText>
        </w:r>
        <w:r w:rsidR="00BA3524" w:rsidDel="001A4196">
          <w:rPr>
            <w:rFonts w:ascii="Arial" w:eastAsiaTheme="minorEastAsia" w:hAnsi="Arial" w:cs="Arial" w:hint="eastAsia"/>
            <w:sz w:val="22"/>
            <w:szCs w:val="22"/>
            <w:lang w:eastAsia="zh-CN"/>
          </w:rPr>
          <w:delInstrText xml:space="preserve"> H2 + </w:delInstrText>
        </w:r>
        <w:r w:rsidR="00BA3524" w:rsidDel="001A4196">
          <w:rPr>
            <w:rFonts w:ascii="Arial" w:eastAsiaTheme="minorEastAsia" w:hAnsi="Arial" w:cs="Arial" w:hint="eastAsia"/>
            <w:sz w:val="22"/>
            <w:szCs w:val="22"/>
            <w:lang w:eastAsia="zh-CN"/>
          </w:rPr>
          <w:delInstrText>·</w:delInstrText>
        </w:r>
        <w:r w:rsidR="00BA3524" w:rsidDel="001A4196">
          <w:rPr>
            <w:rFonts w:ascii="Arial" w:eastAsiaTheme="minorEastAsia" w:hAnsi="Arial" w:cs="Arial" w:hint="eastAsia"/>
            <w:sz w:val="22"/>
            <w:szCs w:val="22"/>
            <w:lang w:eastAsia="zh-CN"/>
          </w:rPr>
          <w:delInstrText>CH3; this occurs in addition to the heterogeneous acti</w:delInstrText>
        </w:r>
        <w:r w:rsidR="00BA3524" w:rsidDel="001A4196">
          <w:rPr>
            <w:rFonts w:ascii="Arial" w:eastAsiaTheme="minorEastAsia" w:hAnsi="Arial" w:cs="Arial"/>
            <w:sz w:val="22"/>
            <w:szCs w:val="22"/>
            <w:lang w:eastAsia="zh-CN"/>
          </w:rPr>
          <w:delInstrText xml:space="preserve">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delInstrText>
        </w:r>
        <w:r w:rsidR="00B24CAD" w:rsidRPr="00CF7E03" w:rsidDel="001A4196">
          <w:rPr>
            <w:rFonts w:ascii="Arial" w:eastAsiaTheme="minorEastAsia" w:hAnsi="Arial" w:cs="Arial"/>
            <w:sz w:val="22"/>
            <w:szCs w:val="22"/>
            <w:lang w:eastAsia="zh-CN"/>
          </w:rPr>
          <w:fldChar w:fldCharType="separate"/>
        </w:r>
        <w:r w:rsidR="00BA3524" w:rsidRPr="00BA3524" w:rsidDel="001A4196">
          <w:rPr>
            <w:rFonts w:ascii="Arial" w:hAnsi="Arial" w:cs="Arial"/>
            <w:sz w:val="22"/>
            <w:vertAlign w:val="superscript"/>
          </w:rPr>
          <w:delText>74–76</w:delText>
        </w:r>
        <w:r w:rsidR="00B24CAD" w:rsidRPr="00CF7E03" w:rsidDel="001A4196">
          <w:rPr>
            <w:rFonts w:ascii="Arial" w:eastAsiaTheme="minorEastAsia" w:hAnsi="Arial" w:cs="Arial"/>
            <w:sz w:val="22"/>
            <w:szCs w:val="22"/>
            <w:lang w:eastAsia="zh-CN"/>
          </w:rPr>
          <w:fldChar w:fldCharType="end"/>
        </w:r>
        <w:r w:rsidR="00E46561" w:rsidRPr="00CF7E03" w:rsidDel="001A4196">
          <w:rPr>
            <w:rFonts w:ascii="Arial" w:eastAsiaTheme="minorEastAsia" w:hAnsi="Arial" w:cs="Arial"/>
            <w:sz w:val="22"/>
            <w:szCs w:val="22"/>
            <w:lang w:eastAsia="zh-CN"/>
          </w:rPr>
          <w:delText xml:space="preserve"> </w:delText>
        </w:r>
        <w:r w:rsidR="00AD30EF" w:rsidRPr="00CF7E03" w:rsidDel="001A4196">
          <w:rPr>
            <w:rFonts w:ascii="Arial" w:eastAsiaTheme="minorEastAsia" w:hAnsi="Arial" w:cs="Arial"/>
            <w:sz w:val="22"/>
            <w:szCs w:val="22"/>
            <w:lang w:eastAsia="zh-CN"/>
          </w:rPr>
          <w:delText xml:space="preserve">though </w:delText>
        </w:r>
        <w:r w:rsidR="00C03091" w:rsidRPr="00CF7E03" w:rsidDel="001A4196">
          <w:rPr>
            <w:rFonts w:ascii="Arial" w:eastAsiaTheme="minorEastAsia" w:hAnsi="Arial" w:cs="Arial"/>
            <w:sz w:val="22"/>
            <w:szCs w:val="22"/>
            <w:lang w:eastAsia="zh-CN"/>
          </w:rPr>
          <w:delText>CH</w:delText>
        </w:r>
        <w:r w:rsidR="00C03091" w:rsidRPr="00CF7E03" w:rsidDel="001A4196">
          <w:rPr>
            <w:rFonts w:ascii="Arial" w:eastAsiaTheme="minorEastAsia" w:hAnsi="Arial" w:cs="Arial"/>
            <w:sz w:val="22"/>
            <w:szCs w:val="22"/>
            <w:vertAlign w:val="subscript"/>
            <w:lang w:eastAsia="zh-CN"/>
          </w:rPr>
          <w:delText>4</w:delText>
        </w:r>
        <w:r w:rsidR="00C03091" w:rsidRPr="00CF7E03" w:rsidDel="001A4196">
          <w:rPr>
            <w:rFonts w:ascii="Arial" w:eastAsiaTheme="minorEastAsia" w:hAnsi="Arial" w:cs="Arial"/>
            <w:sz w:val="22"/>
            <w:szCs w:val="22"/>
            <w:lang w:eastAsia="zh-CN"/>
          </w:rPr>
          <w:delText xml:space="preserve"> conversion is </w:delText>
        </w:r>
        <w:r w:rsidR="003B442C" w:rsidRPr="00CF7E03" w:rsidDel="001A4196">
          <w:rPr>
            <w:rFonts w:ascii="Arial" w:eastAsiaTheme="minorEastAsia" w:hAnsi="Arial" w:cs="Arial"/>
            <w:sz w:val="22"/>
            <w:szCs w:val="22"/>
            <w:lang w:eastAsia="zh-CN"/>
          </w:rPr>
          <w:delText xml:space="preserve">typically </w:delText>
        </w:r>
        <w:r w:rsidR="00AD30EF" w:rsidRPr="00CF7E03" w:rsidDel="001A4196">
          <w:rPr>
            <w:rFonts w:ascii="Arial" w:eastAsiaTheme="minorEastAsia" w:hAnsi="Arial" w:cs="Arial"/>
            <w:sz w:val="22"/>
            <w:szCs w:val="22"/>
            <w:lang w:eastAsia="zh-CN"/>
          </w:rPr>
          <w:delText>below</w:delText>
        </w:r>
        <w:r w:rsidR="00C03091" w:rsidRPr="00CF7E03" w:rsidDel="001A4196">
          <w:rPr>
            <w:rFonts w:ascii="Arial" w:eastAsiaTheme="minorEastAsia" w:hAnsi="Arial" w:cs="Arial"/>
            <w:sz w:val="22"/>
            <w:szCs w:val="22"/>
            <w:lang w:eastAsia="zh-CN"/>
          </w:rPr>
          <w:delText xml:space="preserve"> 30%</w:delText>
        </w:r>
        <w:r w:rsidR="00696999" w:rsidRPr="00CF7E03" w:rsidDel="001A4196">
          <w:rPr>
            <w:rFonts w:ascii="Arial" w:eastAsiaTheme="minorEastAsia" w:hAnsi="Arial" w:cs="Arial"/>
            <w:sz w:val="22"/>
            <w:szCs w:val="22"/>
            <w:lang w:eastAsia="zh-CN"/>
          </w:rPr>
          <w:delText xml:space="preserve"> at temperature</w:delText>
        </w:r>
        <w:r w:rsidR="00BE22A8" w:rsidRPr="00CF7E03" w:rsidDel="001A4196">
          <w:rPr>
            <w:rFonts w:ascii="Arial" w:eastAsiaTheme="minorEastAsia" w:hAnsi="Arial" w:cs="Arial"/>
            <w:sz w:val="22"/>
            <w:szCs w:val="22"/>
            <w:lang w:eastAsia="zh-CN"/>
          </w:rPr>
          <w:delText>s</w:delText>
        </w:r>
        <w:r w:rsidR="00696999" w:rsidRPr="00CF7E03" w:rsidDel="001A4196">
          <w:rPr>
            <w:rFonts w:ascii="Arial" w:eastAsiaTheme="minorEastAsia" w:hAnsi="Arial" w:cs="Arial"/>
            <w:sz w:val="22"/>
            <w:szCs w:val="22"/>
            <w:lang w:eastAsia="zh-CN"/>
          </w:rPr>
          <w:delText xml:space="preserve"> </w:delText>
        </w:r>
        <w:r w:rsidR="001831BA" w:rsidRPr="00CF7E03" w:rsidDel="001A4196">
          <w:rPr>
            <w:rFonts w:ascii="Arial" w:eastAsiaTheme="minorEastAsia" w:hAnsi="Arial" w:cs="Arial"/>
            <w:sz w:val="22"/>
            <w:szCs w:val="22"/>
            <w:lang w:eastAsia="zh-CN"/>
          </w:rPr>
          <w:delText>&lt;</w:delText>
        </w:r>
        <w:r w:rsidR="00696999" w:rsidRPr="00CF7E03" w:rsidDel="001A4196">
          <w:rPr>
            <w:rFonts w:ascii="Arial" w:eastAsiaTheme="minorEastAsia" w:hAnsi="Arial" w:cs="Arial"/>
            <w:sz w:val="22"/>
            <w:szCs w:val="22"/>
            <w:lang w:eastAsia="zh-CN"/>
          </w:rPr>
          <w:delText>1100</w:delText>
        </w:r>
        <w:r w:rsidR="006F02CB" w:rsidRPr="00CF7E03" w:rsidDel="001A4196">
          <w:rPr>
            <w:rFonts w:ascii="Arial" w:eastAsiaTheme="minorEastAsia" w:hAnsi="Arial" w:cs="Arial"/>
            <w:sz w:val="22"/>
            <w:szCs w:val="22"/>
            <w:lang w:eastAsia="zh-CN"/>
          </w:rPr>
          <w:delText> </w:delText>
        </w:r>
        <w:r w:rsidR="00696999" w:rsidRPr="00CF7E03" w:rsidDel="001A4196">
          <w:rPr>
            <w:rFonts w:ascii="Arial" w:eastAsiaTheme="minorEastAsia" w:hAnsi="Arial" w:cs="Arial"/>
            <w:sz w:val="22"/>
            <w:szCs w:val="22"/>
            <w:lang w:eastAsia="zh-CN"/>
          </w:rPr>
          <w:delText>°C</w:delText>
        </w:r>
        <w:r w:rsidR="00C03091" w:rsidRPr="00CF7E03" w:rsidDel="001A4196">
          <w:rPr>
            <w:rFonts w:ascii="Arial" w:eastAsiaTheme="minorEastAsia" w:hAnsi="Arial" w:cs="Arial"/>
            <w:sz w:val="22"/>
            <w:szCs w:val="22"/>
            <w:lang w:eastAsia="zh-CN"/>
          </w:rPr>
          <w:delText xml:space="preserve">. </w:delText>
        </w:r>
      </w:del>
      <w:ins w:id="631" w:author="Zhang  Zihao" w:date="2024-08-09T15:06:00Z">
        <w:r w:rsidR="009674B1">
          <w:rPr>
            <w:rFonts w:ascii="Arial" w:eastAsiaTheme="minorEastAsia" w:hAnsi="Arial" w:cs="Arial" w:hint="eastAsia"/>
            <w:sz w:val="22"/>
            <w:szCs w:val="22"/>
            <w:lang w:eastAsia="zh-CN"/>
          </w:rPr>
          <w:t>However</w:t>
        </w:r>
      </w:ins>
      <w:ins w:id="632" w:author="Zhang  Zihao" w:date="2024-08-09T14:45:00Z">
        <w:r w:rsidR="00945943">
          <w:rPr>
            <w:rFonts w:ascii="Arial" w:eastAsiaTheme="minorEastAsia" w:hAnsi="Arial" w:cs="Arial" w:hint="eastAsia"/>
            <w:sz w:val="22"/>
            <w:szCs w:val="22"/>
            <w:lang w:eastAsia="zh-CN"/>
          </w:rPr>
          <w:t xml:space="preserve">, </w:t>
        </w:r>
      </w:ins>
      <w:ins w:id="633" w:author="Zhang  Zihao" w:date="2024-08-09T14:46:00Z">
        <w:r w:rsidR="00945943">
          <w:rPr>
            <w:rFonts w:ascii="Arial" w:eastAsiaTheme="minorEastAsia" w:hAnsi="Arial" w:cs="Arial" w:hint="eastAsia"/>
            <w:sz w:val="22"/>
            <w:szCs w:val="22"/>
            <w:lang w:eastAsia="zh-CN"/>
          </w:rPr>
          <w:t xml:space="preserve">recent </w:t>
        </w:r>
      </w:ins>
      <w:ins w:id="634" w:author="Zhang  Zihao" w:date="2024-08-09T14:47:00Z">
        <w:r w:rsidR="00945943">
          <w:rPr>
            <w:rFonts w:ascii="Arial" w:eastAsiaTheme="minorEastAsia" w:hAnsi="Arial" w:cs="Arial" w:hint="eastAsia"/>
            <w:sz w:val="22"/>
            <w:szCs w:val="22"/>
            <w:lang w:eastAsia="zh-CN"/>
          </w:rPr>
          <w:t xml:space="preserve">studies </w:t>
        </w:r>
      </w:ins>
      <w:ins w:id="635" w:author="Zhang  Zihao" w:date="2024-08-13T23:26:00Z">
        <w:r w:rsidR="009870FD">
          <w:rPr>
            <w:rFonts w:ascii="Arial" w:eastAsiaTheme="minorEastAsia" w:hAnsi="Arial" w:cs="Arial" w:hint="eastAsia"/>
            <w:sz w:val="22"/>
            <w:szCs w:val="22"/>
            <w:lang w:eastAsia="zh-CN"/>
          </w:rPr>
          <w:t xml:space="preserve">have </w:t>
        </w:r>
      </w:ins>
      <w:ins w:id="636" w:author="Zhang  Zihao" w:date="2024-08-09T14:47:00Z">
        <w:r w:rsidR="00945943">
          <w:rPr>
            <w:rFonts w:ascii="Arial" w:eastAsiaTheme="minorEastAsia" w:hAnsi="Arial" w:cs="Arial"/>
            <w:sz w:val="22"/>
            <w:szCs w:val="22"/>
            <w:lang w:eastAsia="zh-CN"/>
          </w:rPr>
          <w:t>revealed</w:t>
        </w:r>
        <w:r w:rsidR="00945943">
          <w:rPr>
            <w:rFonts w:ascii="Arial" w:eastAsiaTheme="minorEastAsia" w:hAnsi="Arial" w:cs="Arial" w:hint="eastAsia"/>
            <w:sz w:val="22"/>
            <w:szCs w:val="22"/>
            <w:lang w:eastAsia="zh-CN"/>
          </w:rPr>
          <w:t xml:space="preserve"> that </w:t>
        </w:r>
      </w:ins>
      <w:ins w:id="637" w:author="Zhang  Zihao" w:date="2024-08-09T15:01:00Z">
        <w:r w:rsidR="00B33FFB">
          <w:rPr>
            <w:rFonts w:ascii="Arial" w:eastAsiaTheme="minorEastAsia" w:hAnsi="Arial" w:cs="Arial" w:hint="eastAsia"/>
            <w:sz w:val="22"/>
            <w:szCs w:val="22"/>
            <w:lang w:eastAsia="zh-CN"/>
          </w:rPr>
          <w:t>Pt</w:t>
        </w:r>
        <w:r w:rsidR="00B33FFB" w:rsidRPr="00B33FFB">
          <w:rPr>
            <w:rFonts w:ascii="Arial" w:eastAsiaTheme="minorEastAsia" w:hAnsi="Arial" w:cs="Arial" w:hint="eastAsia"/>
            <w:sz w:val="22"/>
            <w:szCs w:val="22"/>
            <w:vertAlign w:val="subscript"/>
            <w:lang w:eastAsia="zh-CN"/>
          </w:rPr>
          <w:t>1</w:t>
        </w:r>
        <w:r w:rsidR="00B33FFB">
          <w:rPr>
            <w:rFonts w:ascii="Arial" w:eastAsiaTheme="minorEastAsia" w:hAnsi="Arial" w:cs="Arial" w:hint="eastAsia"/>
            <w:sz w:val="22"/>
            <w:szCs w:val="22"/>
            <w:lang w:eastAsia="zh-CN"/>
          </w:rPr>
          <w:t xml:space="preserve"> in</w:t>
        </w:r>
        <w:r w:rsidR="00B33FFB" w:rsidRPr="00B33FFB">
          <w:rPr>
            <w:rFonts w:ascii="Arial" w:eastAsiaTheme="minorEastAsia" w:hAnsi="Arial" w:cs="Arial"/>
            <w:sz w:val="22"/>
            <w:szCs w:val="22"/>
            <w:lang w:eastAsia="zh-CN"/>
          </w:rPr>
          <w:t xml:space="preserve"> Pt</w:t>
        </w:r>
        <w:r w:rsidR="00B33FFB" w:rsidRPr="00B33FFB">
          <w:rPr>
            <w:rFonts w:ascii="Arial" w:eastAsiaTheme="minorEastAsia" w:hAnsi="Arial" w:cs="Arial"/>
            <w:sz w:val="22"/>
            <w:szCs w:val="22"/>
            <w:vertAlign w:val="subscript"/>
            <w:lang w:eastAsia="zh-CN"/>
          </w:rPr>
          <w:t>1</w:t>
        </w:r>
        <w:r w:rsidR="00B33FFB" w:rsidRPr="00B33FFB">
          <w:rPr>
            <w:rFonts w:ascii="Arial" w:eastAsiaTheme="minorEastAsia" w:hAnsi="Arial" w:cs="Arial"/>
            <w:sz w:val="22"/>
            <w:szCs w:val="22"/>
            <w:lang w:eastAsia="zh-CN"/>
          </w:rPr>
          <w:t>/CeO</w:t>
        </w:r>
        <w:r w:rsidR="00B33FFB" w:rsidRPr="00B33FFB">
          <w:rPr>
            <w:rFonts w:ascii="Arial" w:eastAsiaTheme="minorEastAsia" w:hAnsi="Arial" w:cs="Arial"/>
            <w:sz w:val="22"/>
            <w:szCs w:val="22"/>
            <w:vertAlign w:val="subscript"/>
            <w:lang w:eastAsia="zh-CN"/>
          </w:rPr>
          <w:t>2</w:t>
        </w:r>
        <w:r w:rsidR="00B33FFB">
          <w:rPr>
            <w:rFonts w:ascii="Arial" w:eastAsiaTheme="minorEastAsia" w:hAnsi="Arial" w:cs="Arial" w:hint="eastAsia"/>
            <w:sz w:val="22"/>
            <w:szCs w:val="22"/>
            <w:lang w:eastAsia="zh-CN"/>
          </w:rPr>
          <w:t xml:space="preserve"> </w:t>
        </w:r>
      </w:ins>
      <w:ins w:id="638" w:author="Zhang  Zihao" w:date="2024-08-13T23:26:00Z">
        <w:r w:rsidR="009870FD">
          <w:rPr>
            <w:rFonts w:ascii="Arial" w:eastAsiaTheme="minorEastAsia" w:hAnsi="Arial" w:cs="Arial" w:hint="eastAsia"/>
            <w:sz w:val="22"/>
            <w:szCs w:val="22"/>
            <w:lang w:eastAsia="zh-CN"/>
          </w:rPr>
          <w:t>tends to</w:t>
        </w:r>
      </w:ins>
      <w:ins w:id="639" w:author="Zhang  Zihao" w:date="2024-08-09T15:01:00Z">
        <w:r w:rsidR="00B33FFB">
          <w:rPr>
            <w:rFonts w:ascii="Arial" w:eastAsiaTheme="minorEastAsia" w:hAnsi="Arial" w:cs="Arial" w:hint="eastAsia"/>
            <w:sz w:val="22"/>
            <w:szCs w:val="22"/>
            <w:lang w:eastAsia="zh-CN"/>
          </w:rPr>
          <w:t xml:space="preserve"> </w:t>
        </w:r>
      </w:ins>
      <w:ins w:id="640" w:author="Zhang  Zihao" w:date="2024-08-09T15:02:00Z">
        <w:r w:rsidR="00B33FFB">
          <w:rPr>
            <w:rFonts w:ascii="Arial" w:eastAsiaTheme="minorEastAsia" w:hAnsi="Arial" w:cs="Arial" w:hint="eastAsia"/>
            <w:sz w:val="22"/>
            <w:szCs w:val="22"/>
            <w:lang w:eastAsia="zh-CN"/>
          </w:rPr>
          <w:t>sinter</w:t>
        </w:r>
      </w:ins>
      <w:ins w:id="641" w:author="Zhang  Zihao" w:date="2024-08-09T15:03:00Z">
        <w:r w:rsidR="00B33FFB">
          <w:rPr>
            <w:rFonts w:ascii="Arial" w:eastAsiaTheme="minorEastAsia" w:hAnsi="Arial" w:cs="Arial" w:hint="eastAsia"/>
            <w:sz w:val="22"/>
            <w:szCs w:val="22"/>
            <w:lang w:eastAsia="zh-CN"/>
          </w:rPr>
          <w:t xml:space="preserve"> </w:t>
        </w:r>
      </w:ins>
      <w:ins w:id="642" w:author="Zhang  Zihao" w:date="2024-08-09T15:08:00Z">
        <w:r w:rsidR="00D92E18">
          <w:rPr>
            <w:rFonts w:ascii="Arial" w:eastAsiaTheme="minorEastAsia" w:hAnsi="Arial" w:cs="Arial" w:hint="eastAsia"/>
            <w:sz w:val="22"/>
            <w:szCs w:val="22"/>
            <w:lang w:eastAsia="zh-CN"/>
          </w:rPr>
          <w:t>under reaction condition</w:t>
        </w:r>
      </w:ins>
      <w:ins w:id="643" w:author="Nabera  Abhinandan" w:date="2024-08-15T19:53:00Z">
        <w:r w:rsidR="00BC70E6">
          <w:rPr>
            <w:rFonts w:ascii="Arial" w:eastAsiaTheme="minorEastAsia" w:hAnsi="Arial" w:cs="Arial"/>
            <w:sz w:val="22"/>
            <w:szCs w:val="22"/>
            <w:lang w:eastAsia="zh-CN"/>
          </w:rPr>
          <w:t>s</w:t>
        </w:r>
      </w:ins>
      <w:ins w:id="644" w:author="Zhang  Zihao" w:date="2024-08-09T15:08:00Z">
        <w:r w:rsidR="00D92E18">
          <w:rPr>
            <w:rFonts w:ascii="Arial" w:eastAsiaTheme="minorEastAsia" w:hAnsi="Arial" w:cs="Arial" w:hint="eastAsia"/>
            <w:sz w:val="22"/>
            <w:szCs w:val="22"/>
            <w:lang w:eastAsia="zh-CN"/>
          </w:rPr>
          <w:t xml:space="preserve">, </w:t>
        </w:r>
      </w:ins>
      <w:ins w:id="645" w:author="Zhang  Zihao" w:date="2024-08-13T23:26:00Z">
        <w:r w:rsidR="009870FD">
          <w:rPr>
            <w:rFonts w:ascii="Arial" w:eastAsiaTheme="minorEastAsia" w:hAnsi="Arial" w:cs="Arial" w:hint="eastAsia"/>
            <w:sz w:val="22"/>
            <w:szCs w:val="22"/>
            <w:lang w:eastAsia="zh-CN"/>
          </w:rPr>
          <w:t xml:space="preserve">leading to the proposal of </w:t>
        </w:r>
      </w:ins>
      <w:ins w:id="646" w:author="Nabera  Abhinandan" w:date="2024-08-15T19:53:00Z">
        <w:r w:rsidR="00BC70E6">
          <w:rPr>
            <w:rFonts w:ascii="Arial" w:eastAsiaTheme="minorEastAsia" w:hAnsi="Arial" w:cs="Arial"/>
            <w:sz w:val="22"/>
            <w:szCs w:val="22"/>
            <w:lang w:eastAsia="zh-CN"/>
          </w:rPr>
          <w:t xml:space="preserve">a </w:t>
        </w:r>
      </w:ins>
      <w:ins w:id="647" w:author="Zhang  Zihao" w:date="2024-08-09T20:31:00Z">
        <w:r w:rsidR="008005DB">
          <w:rPr>
            <w:rFonts w:ascii="Arial" w:eastAsiaTheme="minorEastAsia" w:hAnsi="Arial" w:cs="Arial" w:hint="eastAsia"/>
            <w:sz w:val="22"/>
            <w:szCs w:val="22"/>
            <w:lang w:eastAsia="zh-CN"/>
          </w:rPr>
          <w:t>Ce</w:t>
        </w:r>
        <w:r w:rsidR="008005DB" w:rsidRPr="00CF7E03">
          <w:rPr>
            <w:rFonts w:ascii="Arial" w:eastAsiaTheme="minorEastAsia" w:hAnsi="Arial" w:cs="Arial"/>
            <w:sz w:val="22"/>
            <w:szCs w:val="22"/>
            <w:lang w:eastAsia="zh-CN"/>
          </w:rPr>
          <w:t>-</w:t>
        </w:r>
        <w:r w:rsidR="008005DB">
          <w:rPr>
            <w:rFonts w:ascii="Arial" w:eastAsiaTheme="minorEastAsia" w:hAnsi="Arial" w:cs="Arial" w:hint="eastAsia"/>
            <w:sz w:val="22"/>
            <w:szCs w:val="22"/>
            <w:lang w:eastAsia="zh-CN"/>
          </w:rPr>
          <w:t xml:space="preserve">Pt alloy or </w:t>
        </w:r>
        <w:proofErr w:type="spellStart"/>
        <w:r w:rsidR="008005DB">
          <w:rPr>
            <w:rFonts w:ascii="Arial" w:eastAsiaTheme="minorEastAsia" w:hAnsi="Arial" w:cs="Arial" w:hint="eastAsia"/>
            <w:sz w:val="22"/>
            <w:szCs w:val="22"/>
            <w:lang w:eastAsia="zh-CN"/>
          </w:rPr>
          <w:t>Pt</w:t>
        </w:r>
      </w:ins>
      <w:ins w:id="648" w:author="Zhang  Zihao" w:date="2024-08-14T10:32:00Z">
        <w:r w:rsidR="00606B83" w:rsidRPr="00945943">
          <w:rPr>
            <w:rFonts w:ascii="Arial" w:eastAsiaTheme="minorEastAsia" w:hAnsi="Arial" w:cs="Arial" w:hint="eastAsia"/>
            <w:sz w:val="22"/>
            <w:szCs w:val="22"/>
            <w:vertAlign w:val="subscript"/>
            <w:lang w:eastAsia="zh-CN"/>
          </w:rPr>
          <w:t>n</w:t>
        </w:r>
      </w:ins>
      <w:proofErr w:type="spellEnd"/>
      <w:ins w:id="649" w:author="Zhang  Zihao" w:date="2024-08-09T20:31:00Z">
        <w:r w:rsidR="008005DB">
          <w:rPr>
            <w:rFonts w:ascii="Arial" w:eastAsiaTheme="minorEastAsia" w:hAnsi="Arial" w:cs="Arial" w:hint="eastAsia"/>
            <w:sz w:val="22"/>
            <w:szCs w:val="22"/>
            <w:lang w:eastAsia="zh-CN"/>
          </w:rPr>
          <w:t xml:space="preserve"> </w:t>
        </w:r>
      </w:ins>
      <w:ins w:id="650" w:author="Zhang  Zihao" w:date="2024-08-09T15:10:00Z">
        <w:r w:rsidR="00D92E18">
          <w:rPr>
            <w:rFonts w:ascii="Arial" w:eastAsiaTheme="minorEastAsia" w:hAnsi="Arial" w:cs="Arial" w:hint="eastAsia"/>
            <w:sz w:val="22"/>
            <w:szCs w:val="22"/>
            <w:lang w:eastAsia="zh-CN"/>
          </w:rPr>
          <w:t xml:space="preserve">as </w:t>
        </w:r>
      </w:ins>
      <w:ins w:id="651" w:author="Zhang  Zihao" w:date="2024-08-09T15:08:00Z">
        <w:r w:rsidR="00D92E18">
          <w:rPr>
            <w:rFonts w:ascii="Arial" w:eastAsiaTheme="minorEastAsia" w:hAnsi="Arial" w:cs="Arial" w:hint="eastAsia"/>
            <w:sz w:val="22"/>
            <w:szCs w:val="22"/>
            <w:lang w:eastAsia="zh-CN"/>
          </w:rPr>
          <w:t>the</w:t>
        </w:r>
      </w:ins>
      <w:ins w:id="652" w:author="Zhang  Zihao" w:date="2024-08-14T10:32:00Z">
        <w:r w:rsidR="004E2D3E">
          <w:rPr>
            <w:rFonts w:ascii="Arial" w:eastAsiaTheme="minorEastAsia" w:hAnsi="Arial" w:cs="Arial" w:hint="eastAsia"/>
            <w:sz w:val="22"/>
            <w:szCs w:val="22"/>
            <w:lang w:eastAsia="zh-CN"/>
          </w:rPr>
          <w:t xml:space="preserve"> potential</w:t>
        </w:r>
      </w:ins>
      <w:ins w:id="653" w:author="Zhang  Zihao" w:date="2024-08-09T15:08:00Z">
        <w:r w:rsidR="00D92E18">
          <w:rPr>
            <w:rFonts w:ascii="Arial" w:eastAsiaTheme="minorEastAsia" w:hAnsi="Arial" w:cs="Arial" w:hint="eastAsia"/>
            <w:sz w:val="22"/>
            <w:szCs w:val="22"/>
            <w:lang w:eastAsia="zh-CN"/>
          </w:rPr>
          <w:t xml:space="preserve"> active site</w:t>
        </w:r>
      </w:ins>
      <w:ins w:id="654" w:author="Zhang  Zihao" w:date="2024-08-09T14:45:00Z">
        <w:r w:rsidR="00945943">
          <w:rPr>
            <w:rFonts w:ascii="Arial" w:eastAsiaTheme="minorEastAsia" w:hAnsi="Arial" w:cs="Arial" w:hint="eastAsia"/>
            <w:sz w:val="22"/>
            <w:szCs w:val="22"/>
            <w:lang w:eastAsia="zh-CN"/>
          </w:rPr>
          <w:t>.</w:t>
        </w:r>
      </w:ins>
      <w:r w:rsidR="001A4196" w:rsidRPr="001A4196">
        <w:rPr>
          <w:rFonts w:ascii="Arial" w:hAnsi="Arial" w:cs="Arial"/>
          <w:sz w:val="22"/>
          <w:vertAlign w:val="superscript"/>
        </w:rPr>
        <w:t>76–78</w:t>
      </w:r>
      <w:ins w:id="655" w:author="Zhang  Zihao" w:date="2024-08-09T14:45:00Z">
        <w:r w:rsidR="00945943">
          <w:rPr>
            <w:rFonts w:ascii="Arial" w:eastAsiaTheme="minorEastAsia" w:hAnsi="Arial" w:cs="Arial" w:hint="eastAsia"/>
            <w:sz w:val="22"/>
            <w:szCs w:val="22"/>
            <w:lang w:eastAsia="zh-CN"/>
          </w:rPr>
          <w:t xml:space="preserve"> </w:t>
        </w:r>
      </w:ins>
      <w:ins w:id="656" w:author="Zhang  Zihao" w:date="2024-08-16T13:59:00Z" w16du:dateUtc="2024-08-16T11:59:00Z">
        <w:r w:rsidR="001A4196">
          <w:rPr>
            <w:rFonts w:ascii="Arial" w:eastAsiaTheme="minorEastAsia" w:hAnsi="Arial" w:cs="Arial" w:hint="eastAsia"/>
            <w:sz w:val="22"/>
            <w:szCs w:val="22"/>
            <w:lang w:eastAsia="zh-CN"/>
          </w:rPr>
          <w:t>M</w:t>
        </w:r>
        <w:r w:rsidR="001A4196" w:rsidRPr="00CF7E03">
          <w:rPr>
            <w:rFonts w:ascii="Arial" w:eastAsiaTheme="minorEastAsia" w:hAnsi="Arial" w:cs="Arial"/>
            <w:sz w:val="22"/>
            <w:szCs w:val="22"/>
            <w:lang w:eastAsia="zh-CN"/>
          </w:rPr>
          <w:t xml:space="preserve">etal carbides, </w:t>
        </w:r>
        <w:r w:rsidR="001A4196">
          <w:rPr>
            <w:rFonts w:ascii="Arial" w:eastAsiaTheme="minorEastAsia" w:hAnsi="Arial" w:cs="Arial" w:hint="eastAsia"/>
            <w:sz w:val="22"/>
            <w:szCs w:val="22"/>
            <w:lang w:eastAsia="zh-CN"/>
          </w:rPr>
          <w:t>Fe</w:t>
        </w:r>
        <w:r w:rsidR="001A4196" w:rsidRPr="003C3254">
          <w:rPr>
            <w:rFonts w:ascii="Arial" w:eastAsiaTheme="minorEastAsia" w:hAnsi="Arial" w:cs="Arial"/>
            <w:sz w:val="22"/>
            <w:szCs w:val="22"/>
            <w:vertAlign w:val="subscript"/>
            <w:lang w:eastAsia="zh-CN"/>
          </w:rPr>
          <w:t>1</w:t>
        </w:r>
        <w:r w:rsidR="001A4196">
          <w:rPr>
            <w:rFonts w:ascii="Arial" w:eastAsiaTheme="minorEastAsia" w:hAnsi="Arial" w:cs="Arial" w:hint="eastAsia"/>
            <w:sz w:val="22"/>
            <w:szCs w:val="22"/>
            <w:lang w:eastAsia="zh-CN"/>
          </w:rPr>
          <w:t xml:space="preserve"> and Fe nanoparticle</w:t>
        </w:r>
        <w:r w:rsidR="001A4196" w:rsidRPr="00CF7E03">
          <w:rPr>
            <w:rFonts w:ascii="Arial" w:eastAsiaTheme="minorEastAsia" w:hAnsi="Arial" w:cs="Arial"/>
            <w:sz w:val="22"/>
            <w:szCs w:val="22"/>
            <w:lang w:eastAsia="zh-CN"/>
          </w:rPr>
          <w:t xml:space="preserve"> catalysts (</w:t>
        </w:r>
        <w:r w:rsidR="001A4196" w:rsidRPr="00CF7E03">
          <w:rPr>
            <w:rFonts w:ascii="Arial" w:eastAsiaTheme="minorEastAsia" w:hAnsi="Arial" w:cs="Arial"/>
            <w:b/>
            <w:bCs/>
            <w:sz w:val="22"/>
            <w:szCs w:val="22"/>
            <w:lang w:eastAsia="zh-CN"/>
          </w:rPr>
          <w:t>Fig. 5</w:t>
        </w:r>
        <w:r w:rsidR="001A4196">
          <w:rPr>
            <w:rFonts w:ascii="Arial" w:eastAsiaTheme="minorEastAsia" w:hAnsi="Arial" w:cs="Arial" w:hint="eastAsia"/>
            <w:b/>
            <w:bCs/>
            <w:sz w:val="22"/>
            <w:szCs w:val="22"/>
            <w:lang w:eastAsia="zh-CN"/>
          </w:rPr>
          <w:t>e</w:t>
        </w:r>
        <w:r w:rsidR="001A4196" w:rsidRPr="00CF7E03">
          <w:rPr>
            <w:rFonts w:ascii="Arial" w:eastAsiaTheme="minorEastAsia" w:hAnsi="Arial" w:cs="Arial"/>
            <w:sz w:val="22"/>
            <w:szCs w:val="22"/>
            <w:lang w:eastAsia="zh-CN"/>
          </w:rPr>
          <w:t>)</w:t>
        </w:r>
        <w:r w:rsidR="001A4196">
          <w:rPr>
            <w:rFonts w:ascii="Arial" w:eastAsiaTheme="minorEastAsia" w:hAnsi="Arial" w:cs="Arial" w:hint="eastAsia"/>
            <w:sz w:val="22"/>
            <w:szCs w:val="22"/>
            <w:lang w:eastAsia="zh-CN"/>
          </w:rPr>
          <w:t xml:space="preserve"> also show good promise</w:t>
        </w:r>
        <w:r w:rsidR="001A4196" w:rsidRPr="00CF7E03">
          <w:rPr>
            <w:rFonts w:ascii="Arial" w:eastAsiaTheme="minorEastAsia" w:hAnsi="Arial" w:cs="Arial"/>
            <w:sz w:val="22"/>
            <w:szCs w:val="22"/>
            <w:lang w:eastAsia="zh-CN"/>
          </w:rPr>
          <w:t>,</w:t>
        </w:r>
      </w:ins>
      <w:r w:rsidR="001A4196" w:rsidRPr="001A4196">
        <w:rPr>
          <w:rFonts w:ascii="Arial" w:hAnsi="Arial" w:cs="Arial"/>
          <w:sz w:val="22"/>
          <w:vertAlign w:val="superscript"/>
        </w:rPr>
        <w:t>79–81</w:t>
      </w:r>
      <w:ins w:id="657" w:author="Zhang  Zihao" w:date="2024-08-16T13:59:00Z" w16du:dateUtc="2024-08-16T11:59:00Z">
        <w:r w:rsidR="001A4196" w:rsidRPr="00CF7E03">
          <w:rPr>
            <w:rFonts w:ascii="Arial" w:eastAsiaTheme="minorEastAsia" w:hAnsi="Arial" w:cs="Arial"/>
            <w:sz w:val="22"/>
            <w:szCs w:val="22"/>
            <w:lang w:eastAsia="zh-CN"/>
          </w:rPr>
          <w:t xml:space="preserve"> though CH</w:t>
        </w:r>
        <w:r w:rsidR="001A4196" w:rsidRPr="00CF7E03">
          <w:rPr>
            <w:rFonts w:ascii="Arial" w:eastAsiaTheme="minorEastAsia" w:hAnsi="Arial" w:cs="Arial"/>
            <w:sz w:val="22"/>
            <w:szCs w:val="22"/>
            <w:vertAlign w:val="subscript"/>
            <w:lang w:eastAsia="zh-CN"/>
          </w:rPr>
          <w:t>4</w:t>
        </w:r>
        <w:r w:rsidR="001A4196" w:rsidRPr="00CF7E03">
          <w:rPr>
            <w:rFonts w:ascii="Arial" w:eastAsiaTheme="minorEastAsia" w:hAnsi="Arial" w:cs="Arial"/>
            <w:sz w:val="22"/>
            <w:szCs w:val="22"/>
            <w:lang w:eastAsia="zh-CN"/>
          </w:rPr>
          <w:t xml:space="preserve"> conversion is typically below 30% at temperatures &lt;1100 °C. </w:t>
        </w:r>
      </w:ins>
      <w:r w:rsidR="009E595D" w:rsidRPr="00CF7E03">
        <w:rPr>
          <w:rFonts w:ascii="Arial" w:eastAsiaTheme="minorEastAsia" w:hAnsi="Arial" w:cs="Arial"/>
          <w:sz w:val="22"/>
          <w:szCs w:val="22"/>
          <w:lang w:eastAsia="zh-CN"/>
        </w:rPr>
        <w:t xml:space="preserve">A </w:t>
      </w:r>
      <w:r w:rsidR="00980808" w:rsidRPr="00CF7E03">
        <w:rPr>
          <w:rFonts w:ascii="Arial" w:eastAsiaTheme="minorEastAsia" w:hAnsi="Arial" w:cs="Arial"/>
          <w:sz w:val="22"/>
          <w:szCs w:val="22"/>
          <w:lang w:eastAsia="zh-CN"/>
        </w:rPr>
        <w:t>CH</w:t>
      </w:r>
      <w:r w:rsidR="00980808" w:rsidRPr="00CF7E03">
        <w:rPr>
          <w:rFonts w:ascii="Arial" w:eastAsiaTheme="minorEastAsia" w:hAnsi="Arial" w:cs="Arial"/>
          <w:sz w:val="22"/>
          <w:szCs w:val="22"/>
          <w:vertAlign w:val="subscript"/>
          <w:lang w:eastAsia="zh-CN"/>
        </w:rPr>
        <w:t>4</w:t>
      </w:r>
      <w:r w:rsidR="00980808" w:rsidRPr="00CF7E03">
        <w:rPr>
          <w:rFonts w:ascii="Arial" w:eastAsiaTheme="minorEastAsia" w:hAnsi="Arial" w:cs="Arial"/>
          <w:sz w:val="22"/>
          <w:szCs w:val="22"/>
          <w:lang w:eastAsia="zh-CN"/>
        </w:rPr>
        <w:t xml:space="preserve"> conversion of 63% is obtained on</w:t>
      </w:r>
      <w:r w:rsidR="00980808" w:rsidRPr="00CF7E03">
        <w:rPr>
          <w:rFonts w:ascii="Times New Roman" w:eastAsia="SimSun" w:hAnsi="Times New Roman" w:cs="Times New Roman"/>
          <w:sz w:val="20"/>
          <w:szCs w:val="20"/>
          <w:lang w:eastAsia="zh-CN"/>
        </w:rPr>
        <w:t xml:space="preserve"> </w:t>
      </w:r>
      <w:r w:rsidR="0043527A" w:rsidRPr="00CF7E03">
        <w:rPr>
          <w:rFonts w:ascii="Arial" w:eastAsiaTheme="minorEastAsia" w:hAnsi="Arial" w:cs="Arial"/>
          <w:sz w:val="22"/>
          <w:szCs w:val="22"/>
          <w:lang w:eastAsia="zh-CN"/>
        </w:rPr>
        <w:t xml:space="preserve">Pt on </w:t>
      </w:r>
      <w:r w:rsidR="001367D9" w:rsidRPr="00DD5048">
        <w:rPr>
          <w:rFonts w:ascii="Symbol" w:eastAsiaTheme="minorEastAsia" w:hAnsi="Symbol" w:cs="Arial"/>
          <w:i/>
          <w:iCs/>
          <w:sz w:val="22"/>
          <w:szCs w:val="22"/>
          <w:lang w:eastAsia="zh-CN"/>
        </w:rPr>
        <w:t></w:t>
      </w:r>
      <w:r w:rsidR="001367D9"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Al</w:t>
      </w:r>
      <w:r w:rsidR="0043527A" w:rsidRPr="00CF7E03">
        <w:rPr>
          <w:rFonts w:ascii="Arial" w:eastAsiaTheme="minorEastAsia" w:hAnsi="Arial" w:cs="Arial"/>
          <w:sz w:val="22"/>
          <w:szCs w:val="22"/>
          <w:vertAlign w:val="subscript"/>
          <w:lang w:eastAsia="zh-CN"/>
        </w:rPr>
        <w:t>2</w:t>
      </w:r>
      <w:r w:rsidR="0043527A" w:rsidRPr="00CF7E03">
        <w:rPr>
          <w:rFonts w:ascii="Arial" w:eastAsiaTheme="minorEastAsia" w:hAnsi="Arial" w:cs="Arial"/>
          <w:sz w:val="22"/>
          <w:szCs w:val="22"/>
          <w:lang w:eastAsia="zh-CN"/>
        </w:rPr>
        <w:t>O</w:t>
      </w:r>
      <w:r w:rsidR="0043527A" w:rsidRPr="00CF7E03">
        <w:rPr>
          <w:rFonts w:ascii="Arial" w:eastAsiaTheme="minorEastAsia" w:hAnsi="Arial" w:cs="Arial"/>
          <w:sz w:val="22"/>
          <w:szCs w:val="22"/>
          <w:vertAlign w:val="subscript"/>
          <w:lang w:eastAsia="zh-CN"/>
        </w:rPr>
        <w:t>3</w:t>
      </w:r>
      <w:r w:rsidR="0043527A" w:rsidRPr="00CF7E03">
        <w:rPr>
          <w:rFonts w:ascii="Arial" w:eastAsiaTheme="minorEastAsia" w:hAnsi="Arial" w:cs="Arial"/>
          <w:sz w:val="22"/>
          <w:szCs w:val="22"/>
          <w:lang w:eastAsia="zh-CN"/>
        </w:rPr>
        <w:t xml:space="preserve"> monolith</w:t>
      </w:r>
      <w:r w:rsidR="00F14C2C">
        <w:rPr>
          <w:rFonts w:ascii="Arial" w:eastAsiaTheme="minorEastAsia" w:hAnsi="Arial" w:cs="Arial" w:hint="eastAsia"/>
          <w:sz w:val="22"/>
          <w:szCs w:val="22"/>
          <w:lang w:eastAsia="zh-CN"/>
        </w:rPr>
        <w:t xml:space="preserve"> </w:t>
      </w:r>
      <w:r w:rsidR="00F14C2C" w:rsidRPr="00CF7E03">
        <w:rPr>
          <w:rFonts w:ascii="Arial" w:eastAsiaTheme="minorEastAsia" w:hAnsi="Arial" w:cs="Arial"/>
          <w:sz w:val="22"/>
          <w:szCs w:val="22"/>
          <w:lang w:eastAsia="zh-CN"/>
        </w:rPr>
        <w:t>(</w:t>
      </w:r>
      <w:r w:rsidR="00F14C2C" w:rsidRPr="00CF7E03">
        <w:rPr>
          <w:rFonts w:ascii="Arial" w:eastAsiaTheme="minorEastAsia" w:hAnsi="Arial" w:cs="Arial"/>
          <w:b/>
          <w:bCs/>
          <w:sz w:val="22"/>
          <w:szCs w:val="22"/>
          <w:lang w:eastAsia="zh-CN"/>
        </w:rPr>
        <w:t>Fig. </w:t>
      </w:r>
      <w:r w:rsidR="006E4105" w:rsidRPr="00CF7E03">
        <w:rPr>
          <w:rFonts w:ascii="Arial" w:eastAsiaTheme="minorEastAsia" w:hAnsi="Arial" w:cs="Arial"/>
          <w:b/>
          <w:bCs/>
          <w:sz w:val="22"/>
          <w:szCs w:val="22"/>
          <w:lang w:eastAsia="zh-CN"/>
        </w:rPr>
        <w:t>5</w:t>
      </w:r>
      <w:r w:rsidR="006E4105">
        <w:rPr>
          <w:rFonts w:ascii="Arial" w:eastAsiaTheme="minorEastAsia" w:hAnsi="Arial" w:cs="Arial" w:hint="eastAsia"/>
          <w:b/>
          <w:bCs/>
          <w:sz w:val="22"/>
          <w:szCs w:val="22"/>
          <w:lang w:eastAsia="zh-CN"/>
        </w:rPr>
        <w:t>c</w:t>
      </w:r>
      <w:r w:rsidR="00F14C2C"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 xml:space="preserve">, but a </w:t>
      </w:r>
      <w:r w:rsidR="003A65EB" w:rsidRPr="00CF7E03">
        <w:rPr>
          <w:rFonts w:ascii="Arial" w:eastAsiaTheme="minorEastAsia" w:hAnsi="Arial" w:cs="Arial"/>
          <w:sz w:val="22"/>
          <w:szCs w:val="22"/>
          <w:lang w:eastAsia="zh-CN"/>
        </w:rPr>
        <w:t xml:space="preserve">significant </w:t>
      </w:r>
      <w:r w:rsidR="0043527A" w:rsidRPr="00CF7E03">
        <w:rPr>
          <w:rFonts w:ascii="Arial" w:eastAsiaTheme="minorEastAsia" w:hAnsi="Arial" w:cs="Arial"/>
          <w:sz w:val="22"/>
          <w:szCs w:val="22"/>
          <w:lang w:eastAsia="zh-CN"/>
        </w:rPr>
        <w:t xml:space="preserve">temperature gradient in </w:t>
      </w:r>
      <w:r w:rsidR="00EB2F86" w:rsidRPr="00CF7E03">
        <w:rPr>
          <w:rFonts w:ascii="Arial" w:eastAsiaTheme="minorEastAsia" w:hAnsi="Arial" w:cs="Arial"/>
          <w:sz w:val="22"/>
          <w:szCs w:val="22"/>
          <w:lang w:eastAsia="zh-CN"/>
        </w:rPr>
        <w:t xml:space="preserve">the </w:t>
      </w:r>
      <w:r w:rsidR="0043527A" w:rsidRPr="00CF7E03">
        <w:rPr>
          <w:rFonts w:ascii="Arial" w:eastAsiaTheme="minorEastAsia" w:hAnsi="Arial" w:cs="Arial"/>
          <w:sz w:val="22"/>
          <w:szCs w:val="22"/>
          <w:lang w:eastAsia="zh-CN"/>
        </w:rPr>
        <w:t>monolith from 200</w:t>
      </w:r>
      <w:r w:rsidR="00980808"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to 1500</w:t>
      </w:r>
      <w:r w:rsidR="006F02CB" w:rsidRPr="00CF7E03">
        <w:rPr>
          <w:rFonts w:ascii="Arial" w:eastAsiaTheme="minorEastAsia" w:hAnsi="Arial" w:cs="Arial"/>
          <w:sz w:val="22"/>
          <w:szCs w:val="22"/>
          <w:lang w:eastAsia="zh-CN"/>
        </w:rPr>
        <w:t> </w:t>
      </w:r>
      <w:r w:rsidR="00C03091" w:rsidRPr="00CF7E03">
        <w:rPr>
          <w:rFonts w:ascii="Arial" w:eastAsiaTheme="minorEastAsia" w:hAnsi="Arial" w:cs="Arial"/>
          <w:sz w:val="22"/>
          <w:szCs w:val="22"/>
          <w:lang w:eastAsia="zh-CN"/>
        </w:rPr>
        <w:t xml:space="preserve">°C </w:t>
      </w:r>
      <w:r w:rsidR="0043527A" w:rsidRPr="00CF7E03">
        <w:rPr>
          <w:rFonts w:ascii="Arial" w:eastAsiaTheme="minorEastAsia" w:hAnsi="Arial" w:cs="Arial"/>
          <w:sz w:val="22"/>
          <w:szCs w:val="22"/>
          <w:lang w:eastAsia="zh-CN"/>
        </w:rPr>
        <w:t xml:space="preserve">is observed, </w:t>
      </w:r>
      <w:r w:rsidR="00690162" w:rsidRPr="00CF7E03">
        <w:rPr>
          <w:rFonts w:ascii="Arial" w:eastAsiaTheme="minorEastAsia" w:hAnsi="Arial" w:cs="Arial"/>
          <w:sz w:val="22"/>
          <w:szCs w:val="22"/>
          <w:lang w:eastAsia="zh-CN"/>
        </w:rPr>
        <w:t xml:space="preserve">which is </w:t>
      </w:r>
      <w:r w:rsidR="0043527A" w:rsidRPr="00CF7E03">
        <w:rPr>
          <w:rFonts w:ascii="Arial" w:eastAsiaTheme="minorEastAsia" w:hAnsi="Arial" w:cs="Arial"/>
          <w:sz w:val="22"/>
          <w:szCs w:val="22"/>
          <w:lang w:eastAsia="zh-CN"/>
        </w:rPr>
        <w:t xml:space="preserve">already close to the temperature in </w:t>
      </w:r>
      <w:r w:rsidR="00763B49">
        <w:rPr>
          <w:rFonts w:ascii="Arial" w:eastAsiaTheme="minorEastAsia" w:hAnsi="Arial" w:cs="Arial"/>
          <w:sz w:val="22"/>
          <w:szCs w:val="22"/>
          <w:lang w:eastAsia="zh-CN"/>
        </w:rPr>
        <w:t>PC</w:t>
      </w:r>
      <w:r w:rsidR="00C03091" w:rsidRPr="00CF7E03">
        <w:rPr>
          <w:rFonts w:ascii="Arial" w:eastAsiaTheme="minorEastAsia" w:hAnsi="Arial" w:cs="Arial"/>
          <w:sz w:val="22"/>
          <w:szCs w:val="22"/>
          <w:lang w:eastAsia="zh-CN"/>
        </w:rPr>
        <w:t>.</w:t>
      </w:r>
      <w:r w:rsidR="001A4196" w:rsidRPr="001A4196">
        <w:rPr>
          <w:rFonts w:ascii="Arial" w:hAnsi="Arial" w:cs="Arial"/>
          <w:sz w:val="22"/>
          <w:vertAlign w:val="superscript"/>
        </w:rPr>
        <w:t>82</w:t>
      </w:r>
      <w:r w:rsidR="00E643D0" w:rsidRPr="00CF7E03">
        <w:rPr>
          <w:rFonts w:ascii="Arial" w:eastAsiaTheme="minorEastAsia" w:hAnsi="Arial" w:cs="Arial"/>
          <w:sz w:val="22"/>
          <w:szCs w:val="22"/>
          <w:lang w:eastAsia="zh-CN"/>
        </w:rPr>
        <w:t xml:space="preserve"> Additionally, </w:t>
      </w:r>
      <w:commentRangeStart w:id="658"/>
      <w:commentRangeStart w:id="659"/>
      <w:r w:rsidR="00E643D0" w:rsidRPr="00CF7E03">
        <w:rPr>
          <w:rFonts w:ascii="Arial" w:eastAsiaTheme="minorEastAsia" w:hAnsi="Arial" w:cs="Arial"/>
          <w:sz w:val="22"/>
          <w:szCs w:val="22"/>
          <w:lang w:eastAsia="zh-CN"/>
        </w:rPr>
        <w:t>coke</w:t>
      </w:r>
      <w:ins w:id="660" w:author="Zhang  Zihao" w:date="2024-08-14T10:32:00Z">
        <w:r w:rsidR="001648A4">
          <w:rPr>
            <w:rFonts w:ascii="Arial" w:eastAsiaTheme="minorEastAsia" w:hAnsi="Arial" w:cs="Arial" w:hint="eastAsia"/>
            <w:sz w:val="22"/>
            <w:szCs w:val="22"/>
            <w:lang w:eastAsia="zh-CN"/>
          </w:rPr>
          <w:t xml:space="preserve"> deposition</w:t>
        </w:r>
      </w:ins>
      <w:ins w:id="661" w:author="Zhang  Zihao" w:date="2024-08-10T14:21:00Z">
        <w:r w:rsidR="00E655BA">
          <w:rPr>
            <w:rFonts w:ascii="Arial" w:eastAsiaTheme="minorEastAsia" w:hAnsi="Arial" w:cs="Arial" w:hint="eastAsia"/>
            <w:sz w:val="22"/>
            <w:szCs w:val="22"/>
            <w:lang w:eastAsia="zh-CN"/>
          </w:rPr>
          <w:t xml:space="preserve"> and soot</w:t>
        </w:r>
      </w:ins>
      <w:r w:rsidR="00E643D0" w:rsidRPr="00CF7E03">
        <w:rPr>
          <w:rFonts w:ascii="Arial" w:eastAsiaTheme="minorEastAsia" w:hAnsi="Arial" w:cs="Arial"/>
          <w:sz w:val="22"/>
          <w:szCs w:val="22"/>
          <w:lang w:eastAsia="zh-CN"/>
        </w:rPr>
        <w:t xml:space="preserve"> </w:t>
      </w:r>
      <w:commentRangeEnd w:id="658"/>
      <w:r w:rsidR="001367D9">
        <w:rPr>
          <w:rStyle w:val="CommentReference"/>
        </w:rPr>
        <w:commentReference w:id="658"/>
      </w:r>
      <w:commentRangeEnd w:id="659"/>
      <w:r w:rsidR="00E655BA">
        <w:rPr>
          <w:rStyle w:val="CommentReference"/>
        </w:rPr>
        <w:commentReference w:id="659"/>
      </w:r>
      <w:del w:id="662" w:author="Zhang  Zihao" w:date="2024-08-10T14:21:00Z">
        <w:r w:rsidR="00E643D0" w:rsidRPr="00CF7E03" w:rsidDel="00E655BA">
          <w:rPr>
            <w:rFonts w:ascii="Arial" w:eastAsiaTheme="minorEastAsia" w:hAnsi="Arial" w:cs="Arial"/>
            <w:sz w:val="22"/>
            <w:szCs w:val="22"/>
            <w:lang w:eastAsia="zh-CN"/>
          </w:rPr>
          <w:delText xml:space="preserve">deposition </w:delText>
        </w:r>
      </w:del>
      <w:ins w:id="663" w:author="Zhang  Zihao" w:date="2024-08-10T14:21:00Z">
        <w:r w:rsidR="00E655BA">
          <w:rPr>
            <w:rFonts w:ascii="Arial" w:eastAsiaTheme="minorEastAsia" w:hAnsi="Arial" w:cs="Arial" w:hint="eastAsia"/>
            <w:sz w:val="22"/>
            <w:szCs w:val="22"/>
            <w:lang w:eastAsia="zh-CN"/>
          </w:rPr>
          <w:t>formation</w:t>
        </w:r>
        <w:r w:rsidR="00E655BA" w:rsidRPr="00CF7E03">
          <w:rPr>
            <w:rFonts w:ascii="Arial" w:eastAsiaTheme="minorEastAsia" w:hAnsi="Arial" w:cs="Arial"/>
            <w:sz w:val="22"/>
            <w:szCs w:val="22"/>
            <w:lang w:eastAsia="zh-CN"/>
          </w:rPr>
          <w:t xml:space="preserve"> </w:t>
        </w:r>
      </w:ins>
      <w:del w:id="664" w:author="Zhang  Zihao" w:date="2024-08-10T14:21:00Z">
        <w:r w:rsidR="00E643D0" w:rsidRPr="00CF7E03" w:rsidDel="00E655BA">
          <w:rPr>
            <w:rFonts w:ascii="Arial" w:eastAsiaTheme="minorEastAsia" w:hAnsi="Arial" w:cs="Arial"/>
            <w:sz w:val="22"/>
            <w:szCs w:val="22"/>
            <w:lang w:eastAsia="zh-CN"/>
          </w:rPr>
          <w:delText xml:space="preserve">is </w:delText>
        </w:r>
      </w:del>
      <w:ins w:id="665" w:author="Zhang  Zihao" w:date="2024-08-10T14:21:00Z">
        <w:r w:rsidR="00E655BA">
          <w:rPr>
            <w:rFonts w:ascii="Arial" w:eastAsiaTheme="minorEastAsia" w:hAnsi="Arial" w:cs="Arial" w:hint="eastAsia"/>
            <w:sz w:val="22"/>
            <w:szCs w:val="22"/>
            <w:lang w:eastAsia="zh-CN"/>
          </w:rPr>
          <w:t>are</w:t>
        </w:r>
        <w:r w:rsidR="00E655BA" w:rsidRPr="00CF7E03">
          <w:rPr>
            <w:rFonts w:ascii="Arial" w:eastAsiaTheme="minorEastAsia" w:hAnsi="Arial" w:cs="Arial"/>
            <w:sz w:val="22"/>
            <w:szCs w:val="22"/>
            <w:lang w:eastAsia="zh-CN"/>
          </w:rPr>
          <w:t xml:space="preserve"> </w:t>
        </w:r>
      </w:ins>
      <w:r w:rsidR="003C0F1D" w:rsidRPr="00CF7E03">
        <w:rPr>
          <w:rFonts w:ascii="Arial" w:eastAsiaTheme="minorEastAsia" w:hAnsi="Arial" w:cs="Arial"/>
          <w:sz w:val="22"/>
          <w:szCs w:val="22"/>
          <w:lang w:eastAsia="zh-CN"/>
        </w:rPr>
        <w:t>significant</w:t>
      </w:r>
      <w:r w:rsidR="00E643D0" w:rsidRPr="00CF7E03">
        <w:rPr>
          <w:rFonts w:ascii="Arial" w:eastAsiaTheme="minorEastAsia" w:hAnsi="Arial" w:cs="Arial"/>
          <w:sz w:val="22"/>
          <w:szCs w:val="22"/>
          <w:lang w:eastAsia="zh-CN"/>
        </w:rPr>
        <w:t xml:space="preserve"> </w:t>
      </w:r>
      <w:r w:rsidR="00754C18">
        <w:rPr>
          <w:rFonts w:ascii="Arial" w:eastAsiaTheme="minorEastAsia" w:hAnsi="Arial" w:cs="Arial" w:hint="eastAsia"/>
          <w:sz w:val="22"/>
          <w:szCs w:val="22"/>
          <w:lang w:eastAsia="zh-CN"/>
        </w:rPr>
        <w:t xml:space="preserve">in </w:t>
      </w:r>
      <w:del w:id="666" w:author="Nabera  Abhinandan" w:date="2024-08-15T19:53:00Z">
        <w:r w:rsidR="00754C18" w:rsidDel="00BC70E6">
          <w:rPr>
            <w:rFonts w:ascii="Arial" w:eastAsiaTheme="minorEastAsia" w:hAnsi="Arial" w:cs="Arial" w:hint="eastAsia"/>
            <w:sz w:val="22"/>
            <w:szCs w:val="22"/>
            <w:lang w:eastAsia="zh-CN"/>
          </w:rPr>
          <w:delText xml:space="preserve">the </w:delText>
        </w:r>
      </w:del>
      <w:r w:rsidR="00754C18">
        <w:rPr>
          <w:rFonts w:ascii="Arial" w:eastAsiaTheme="minorEastAsia" w:hAnsi="Arial" w:cs="Arial" w:hint="eastAsia"/>
          <w:sz w:val="22"/>
          <w:szCs w:val="22"/>
          <w:lang w:eastAsia="zh-CN"/>
        </w:rPr>
        <w:t>catalytic NCM</w:t>
      </w:r>
      <w:ins w:id="667" w:author="Zhang  Zihao" w:date="2024-08-13T20:23:00Z">
        <w:r w:rsidR="00754C18">
          <w:rPr>
            <w:rFonts w:ascii="Arial" w:eastAsiaTheme="minorEastAsia" w:hAnsi="Arial" w:cs="Arial" w:hint="eastAsia"/>
            <w:sz w:val="22"/>
            <w:szCs w:val="22"/>
            <w:lang w:eastAsia="zh-CN"/>
          </w:rPr>
          <w:t xml:space="preserve">, </w:t>
        </w:r>
      </w:ins>
      <w:ins w:id="668" w:author="Zhang  Zihao" w:date="2024-08-13T23:27:00Z">
        <w:r w:rsidR="009870FD">
          <w:rPr>
            <w:rFonts w:ascii="Arial" w:eastAsiaTheme="minorEastAsia" w:hAnsi="Arial" w:cs="Arial" w:hint="eastAsia"/>
            <w:sz w:val="22"/>
            <w:szCs w:val="22"/>
            <w:lang w:eastAsia="zh-CN"/>
          </w:rPr>
          <w:t>though</w:t>
        </w:r>
      </w:ins>
      <w:ins w:id="669" w:author="Zhang  Zihao" w:date="2024-08-13T20:23:00Z">
        <w:r w:rsidR="00754C18">
          <w:rPr>
            <w:rFonts w:ascii="Arial" w:eastAsiaTheme="minorEastAsia" w:hAnsi="Arial" w:cs="Arial" w:hint="eastAsia"/>
            <w:sz w:val="22"/>
            <w:szCs w:val="22"/>
            <w:lang w:eastAsia="zh-CN"/>
          </w:rPr>
          <w:t xml:space="preserve"> millisecond reactor</w:t>
        </w:r>
      </w:ins>
      <w:ins w:id="670" w:author="Zhang  Zihao" w:date="2024-08-14T10:32:00Z">
        <w:r w:rsidR="004E2091">
          <w:rPr>
            <w:rFonts w:ascii="Arial" w:eastAsiaTheme="minorEastAsia" w:hAnsi="Arial" w:cs="Arial" w:hint="eastAsia"/>
            <w:sz w:val="22"/>
            <w:szCs w:val="22"/>
            <w:lang w:eastAsia="zh-CN"/>
          </w:rPr>
          <w:t xml:space="preserve"> designs</w:t>
        </w:r>
      </w:ins>
      <w:ins w:id="671" w:author="Zhang  Zihao" w:date="2024-08-13T20:23:00Z">
        <w:r w:rsidR="00754C18">
          <w:rPr>
            <w:rFonts w:ascii="Arial" w:eastAsiaTheme="minorEastAsia" w:hAnsi="Arial" w:cs="Arial" w:hint="eastAsia"/>
            <w:sz w:val="22"/>
            <w:szCs w:val="22"/>
            <w:lang w:eastAsia="zh-CN"/>
          </w:rPr>
          <w:t xml:space="preserve"> can partially </w:t>
        </w:r>
      </w:ins>
      <w:ins w:id="672" w:author="Zhang  Zihao" w:date="2024-08-13T23:27:00Z">
        <w:r w:rsidR="009870FD">
          <w:rPr>
            <w:rFonts w:ascii="Arial" w:eastAsiaTheme="minorEastAsia" w:hAnsi="Arial" w:cs="Arial" w:hint="eastAsia"/>
            <w:sz w:val="22"/>
            <w:szCs w:val="22"/>
            <w:lang w:eastAsia="zh-CN"/>
          </w:rPr>
          <w:t>address</w:t>
        </w:r>
      </w:ins>
      <w:ins w:id="673" w:author="Zhang  Zihao" w:date="2024-08-13T20:23:00Z">
        <w:r w:rsidR="00754C18">
          <w:rPr>
            <w:rFonts w:ascii="Arial" w:eastAsiaTheme="minorEastAsia" w:hAnsi="Arial" w:cs="Arial" w:hint="eastAsia"/>
            <w:sz w:val="22"/>
            <w:szCs w:val="22"/>
            <w:lang w:eastAsia="zh-CN"/>
          </w:rPr>
          <w:t xml:space="preserve"> this issue.</w:t>
        </w:r>
      </w:ins>
      <w:r w:rsidR="00754C18" w:rsidRPr="00754C18">
        <w:rPr>
          <w:rFonts w:ascii="Arial" w:hAnsi="Arial" w:cs="Arial"/>
          <w:sz w:val="22"/>
          <w:vertAlign w:val="superscript"/>
        </w:rPr>
        <w:t>66</w:t>
      </w:r>
      <w:del w:id="674" w:author="Zhang  Zihao" w:date="2024-08-13T20:22:00Z">
        <w:r w:rsidR="00E643D0" w:rsidRPr="00CF7E03" w:rsidDel="00754C18">
          <w:rPr>
            <w:rFonts w:ascii="Arial" w:eastAsiaTheme="minorEastAsia" w:hAnsi="Arial" w:cs="Arial"/>
            <w:sz w:val="22"/>
            <w:szCs w:val="22"/>
            <w:lang w:eastAsia="zh-CN"/>
          </w:rPr>
          <w:delText xml:space="preserve"> (</w:delText>
        </w:r>
        <w:r w:rsidR="00E643D0" w:rsidRPr="00CF7E03" w:rsidDel="00754C18">
          <w:rPr>
            <w:rFonts w:ascii="Arial" w:eastAsiaTheme="minorEastAsia" w:hAnsi="Arial" w:cs="Arial"/>
            <w:b/>
            <w:bCs/>
            <w:sz w:val="22"/>
            <w:szCs w:val="22"/>
            <w:lang w:eastAsia="zh-CN"/>
          </w:rPr>
          <w:delText>Fig</w:delText>
        </w:r>
        <w:r w:rsidR="006F02CB" w:rsidRPr="00CF7E03" w:rsidDel="00754C18">
          <w:rPr>
            <w:rFonts w:ascii="Arial" w:eastAsiaTheme="minorEastAsia" w:hAnsi="Arial" w:cs="Arial"/>
            <w:b/>
            <w:bCs/>
            <w:sz w:val="22"/>
            <w:szCs w:val="22"/>
            <w:lang w:eastAsia="zh-CN"/>
          </w:rPr>
          <w:delText>. </w:delText>
        </w:r>
        <w:r w:rsidR="00E643D0" w:rsidRPr="00CF7E03" w:rsidDel="00754C18">
          <w:rPr>
            <w:rFonts w:ascii="Arial" w:eastAsiaTheme="minorEastAsia" w:hAnsi="Arial" w:cs="Arial"/>
            <w:b/>
            <w:bCs/>
            <w:sz w:val="22"/>
            <w:szCs w:val="22"/>
            <w:lang w:eastAsia="zh-CN"/>
          </w:rPr>
          <w:delText>4a</w:delText>
        </w:r>
        <w:r w:rsidR="00E643D0" w:rsidRPr="00CF7E03" w:rsidDel="00754C18">
          <w:rPr>
            <w:rFonts w:ascii="Arial" w:eastAsiaTheme="minorEastAsia" w:hAnsi="Arial" w:cs="Arial"/>
            <w:sz w:val="22"/>
            <w:szCs w:val="22"/>
            <w:lang w:eastAsia="zh-CN"/>
          </w:rPr>
          <w:delText>)</w:delText>
        </w:r>
      </w:del>
      <w:r w:rsidR="00E643D0" w:rsidRPr="00CF7E03">
        <w:rPr>
          <w:rFonts w:ascii="Arial" w:eastAsiaTheme="minorEastAsia" w:hAnsi="Arial" w:cs="Arial"/>
          <w:sz w:val="22"/>
          <w:szCs w:val="22"/>
          <w:lang w:eastAsia="zh-CN"/>
        </w:rPr>
        <w:t xml:space="preserve">. </w:t>
      </w:r>
      <w:del w:id="675" w:author="Zhang  Zihao" w:date="2024-08-13T19:12:00Z">
        <w:r w:rsidR="003C0F1D" w:rsidRPr="00CF7E03" w:rsidDel="00D332BE">
          <w:rPr>
            <w:rFonts w:ascii="Arial" w:eastAsiaTheme="minorEastAsia" w:hAnsi="Arial" w:cs="Arial"/>
            <w:sz w:val="22"/>
            <w:szCs w:val="22"/>
            <w:lang w:eastAsia="zh-CN"/>
          </w:rPr>
          <w:delText>Advanced</w:delText>
        </w:r>
        <w:r w:rsidR="00E666A3" w:rsidRPr="00CF7E03" w:rsidDel="00D332BE">
          <w:rPr>
            <w:rFonts w:ascii="Arial" w:eastAsiaTheme="minorEastAsia" w:hAnsi="Arial" w:cs="Arial"/>
            <w:sz w:val="22"/>
            <w:szCs w:val="22"/>
            <w:lang w:eastAsia="zh-CN"/>
          </w:rPr>
          <w:delText xml:space="preserve"> reactor design</w:delText>
        </w:r>
        <w:r w:rsidR="003C0F1D" w:rsidRPr="00CF7E03" w:rsidDel="00D332BE">
          <w:rPr>
            <w:rFonts w:ascii="Arial" w:eastAsiaTheme="minorEastAsia" w:hAnsi="Arial" w:cs="Arial"/>
            <w:sz w:val="22"/>
            <w:szCs w:val="22"/>
            <w:lang w:eastAsia="zh-CN"/>
          </w:rPr>
          <w:delText>s</w:delText>
        </w:r>
        <w:r w:rsidR="00E666A3" w:rsidRPr="00CF7E03" w:rsidDel="00D332BE">
          <w:rPr>
            <w:rFonts w:ascii="Arial" w:eastAsiaTheme="minorEastAsia" w:hAnsi="Arial" w:cs="Arial"/>
            <w:sz w:val="22"/>
            <w:szCs w:val="22"/>
            <w:lang w:eastAsia="zh-CN"/>
          </w:rPr>
          <w:delText>, including membrane or millisecond reactors, have been explored</w:delText>
        </w:r>
        <w:r w:rsidR="008E1084" w:rsidRPr="00CF7E03" w:rsidDel="00D332BE">
          <w:rPr>
            <w:rFonts w:ascii="Arial" w:eastAsiaTheme="minorEastAsia" w:hAnsi="Arial" w:cs="Arial"/>
            <w:sz w:val="22"/>
            <w:szCs w:val="22"/>
            <w:lang w:eastAsia="zh-CN"/>
          </w:rPr>
          <w:delText xml:space="preserve"> for enhanced</w:delText>
        </w:r>
        <w:r w:rsidR="00E643D0" w:rsidRPr="00CF7E03" w:rsidDel="00D332BE">
          <w:rPr>
            <w:rFonts w:ascii="Arial" w:eastAsiaTheme="minorEastAsia" w:hAnsi="Arial" w:cs="Arial"/>
            <w:sz w:val="22"/>
            <w:szCs w:val="22"/>
            <w:lang w:eastAsia="zh-CN"/>
          </w:rPr>
          <w:delText xml:space="preserve"> CH</w:delText>
        </w:r>
        <w:r w:rsidR="00E643D0" w:rsidRPr="00CF7E03" w:rsidDel="00D332BE">
          <w:rPr>
            <w:rFonts w:ascii="Arial" w:eastAsiaTheme="minorEastAsia" w:hAnsi="Arial" w:cs="Arial"/>
            <w:sz w:val="22"/>
            <w:szCs w:val="22"/>
            <w:vertAlign w:val="subscript"/>
            <w:lang w:eastAsia="zh-CN"/>
          </w:rPr>
          <w:delText>4</w:delText>
        </w:r>
        <w:r w:rsidR="008E1084" w:rsidRPr="00CF7E03" w:rsidDel="00D332BE">
          <w:rPr>
            <w:rFonts w:ascii="Arial" w:eastAsiaTheme="minorEastAsia" w:hAnsi="Arial" w:cs="Arial"/>
            <w:sz w:val="22"/>
            <w:szCs w:val="22"/>
            <w:lang w:eastAsia="zh-CN"/>
          </w:rPr>
          <w:delText xml:space="preserve"> </w:delText>
        </w:r>
        <w:r w:rsidR="00E643D0" w:rsidRPr="00CF7E03" w:rsidDel="00D332BE">
          <w:rPr>
            <w:rFonts w:ascii="Arial" w:eastAsiaTheme="minorEastAsia" w:hAnsi="Arial" w:cs="Arial"/>
            <w:sz w:val="22"/>
            <w:szCs w:val="22"/>
            <w:lang w:eastAsia="zh-CN"/>
          </w:rPr>
          <w:delText>conversion</w:delText>
        </w:r>
        <w:r w:rsidR="008E1084" w:rsidRPr="00CF7E03" w:rsidDel="00D332BE">
          <w:rPr>
            <w:rFonts w:ascii="Arial" w:eastAsiaTheme="minorEastAsia" w:hAnsi="Arial" w:cs="Arial"/>
            <w:sz w:val="22"/>
            <w:szCs w:val="22"/>
            <w:lang w:eastAsia="zh-CN"/>
          </w:rPr>
          <w:delText xml:space="preserve"> </w:delText>
        </w:r>
        <w:r w:rsidR="0043527A" w:rsidRPr="00CF7E03" w:rsidDel="00D332BE">
          <w:rPr>
            <w:rFonts w:ascii="Arial" w:eastAsiaTheme="minorEastAsia" w:hAnsi="Arial" w:cs="Arial"/>
            <w:sz w:val="22"/>
            <w:szCs w:val="22"/>
            <w:lang w:eastAsia="zh-CN"/>
          </w:rPr>
          <w:delText xml:space="preserve">due to the shift of reaction equilibrium </w:delText>
        </w:r>
        <w:r w:rsidR="003E1B5B" w:rsidRPr="00CF7E03" w:rsidDel="00D332BE">
          <w:rPr>
            <w:rFonts w:ascii="Arial" w:eastAsiaTheme="minorEastAsia" w:hAnsi="Arial" w:cs="Arial"/>
            <w:sz w:val="22"/>
            <w:szCs w:val="22"/>
            <w:lang w:eastAsia="zh-CN"/>
          </w:rPr>
          <w:delText xml:space="preserve">to </w:delText>
        </w:r>
        <w:r w:rsidR="005F7E16" w:rsidRPr="00CF7E03" w:rsidDel="00D332BE">
          <w:rPr>
            <w:rFonts w:ascii="Arial" w:eastAsiaTheme="minorEastAsia" w:hAnsi="Arial" w:cs="Arial"/>
            <w:sz w:val="22"/>
            <w:szCs w:val="22"/>
            <w:lang w:eastAsia="zh-CN"/>
          </w:rPr>
          <w:delText xml:space="preserve">the </w:delText>
        </w:r>
        <w:r w:rsidR="003E1B5B" w:rsidRPr="00CF7E03" w:rsidDel="00D332BE">
          <w:rPr>
            <w:rFonts w:ascii="Arial" w:eastAsiaTheme="minorEastAsia" w:hAnsi="Arial" w:cs="Arial"/>
            <w:sz w:val="22"/>
            <w:szCs w:val="22"/>
            <w:lang w:eastAsia="zh-CN"/>
          </w:rPr>
          <w:delText xml:space="preserve">product side </w:delText>
        </w:r>
        <w:r w:rsidR="008E1084" w:rsidRPr="00CF7E03" w:rsidDel="00D332BE">
          <w:rPr>
            <w:rFonts w:ascii="Arial" w:eastAsiaTheme="minorEastAsia" w:hAnsi="Arial" w:cs="Arial"/>
            <w:sz w:val="22"/>
            <w:szCs w:val="22"/>
            <w:lang w:eastAsia="zh-CN"/>
          </w:rPr>
          <w:delText xml:space="preserve">and </w:delText>
        </w:r>
        <w:r w:rsidR="0043527A" w:rsidRPr="00CF7E03" w:rsidDel="00D332BE">
          <w:rPr>
            <w:rFonts w:ascii="Arial" w:eastAsiaTheme="minorEastAsia" w:hAnsi="Arial" w:cs="Arial"/>
            <w:sz w:val="22"/>
            <w:szCs w:val="22"/>
            <w:lang w:eastAsia="zh-CN"/>
          </w:rPr>
          <w:delText xml:space="preserve">improved </w:delText>
        </w:r>
        <w:r w:rsidR="008E1084" w:rsidRPr="00CF7E03" w:rsidDel="00D332BE">
          <w:rPr>
            <w:rFonts w:ascii="Arial" w:eastAsiaTheme="minorEastAsia" w:hAnsi="Arial" w:cs="Arial"/>
            <w:sz w:val="22"/>
            <w:szCs w:val="22"/>
            <w:lang w:eastAsia="zh-CN"/>
          </w:rPr>
          <w:delText>stability</w:delText>
        </w:r>
        <w:r w:rsidR="003E1B5B" w:rsidRPr="00CF7E03" w:rsidDel="00D332BE">
          <w:rPr>
            <w:rFonts w:ascii="Arial" w:eastAsiaTheme="minorEastAsia" w:hAnsi="Arial" w:cs="Arial"/>
            <w:sz w:val="22"/>
            <w:szCs w:val="22"/>
            <w:lang w:eastAsia="zh-CN"/>
          </w:rPr>
          <w:delText xml:space="preserve"> due to shortened contact time</w:delText>
        </w:r>
        <w:r w:rsidR="00E666A3" w:rsidRPr="00CF7E03" w:rsidDel="00D332BE">
          <w:rPr>
            <w:rFonts w:ascii="Arial" w:eastAsiaTheme="minorEastAsia" w:hAnsi="Arial" w:cs="Arial"/>
            <w:sz w:val="22"/>
            <w:szCs w:val="22"/>
            <w:lang w:eastAsia="zh-CN"/>
          </w:rPr>
          <w:delText>.</w:delText>
        </w:r>
        <w:r w:rsidR="008E1084" w:rsidRPr="00CF7E03" w:rsidDel="00D332BE">
          <w:rPr>
            <w:rFonts w:ascii="Arial" w:eastAsiaTheme="minorEastAsia" w:hAnsi="Arial" w:cs="Arial"/>
            <w:sz w:val="22"/>
            <w:szCs w:val="22"/>
            <w:lang w:eastAsia="zh-CN"/>
          </w:rPr>
          <w:fldChar w:fldCharType="begin"/>
        </w:r>
        <w:r w:rsidR="00BA3524" w:rsidDel="00D332BE">
          <w:rPr>
            <w:rFonts w:ascii="Arial" w:eastAsiaTheme="minorEastAsia" w:hAnsi="Arial" w:cs="Arial"/>
            <w:sz w:val="22"/>
            <w:szCs w:val="22"/>
            <w:lang w:eastAsia="zh-CN"/>
          </w:rPr>
          <w:delInstrText xml:space="preserve"> ADDIN ZOTERO_ITEM CSL_CITATION {"citationID":"9SwTbUXk","properties":{"formattedCitation":"\\super 81,82\\nosupersub{}","plainCitation":"81,82","noteIndex":0},"citationItems":[{"id":58,"uris":["http://zotero.org/users/local/cJGf2fHk/items/J96EX5VN"],"itemData":{"id":58,"type":"article-journal","abstract":"Non-oxidative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w:delInstrText>
        </w:r>
        <w:r w:rsidR="00BA3524" w:rsidDel="00D332BE">
          <w:rPr>
            <w:rFonts w:ascii="Arial" w:eastAsiaTheme="minorEastAsia" w:hAnsi="Arial" w:cs="Arial" w:hint="eastAsia"/>
            <w:sz w:val="22"/>
            <w:szCs w:val="22"/>
            <w:lang w:eastAsia="zh-CN"/>
          </w:rPr>
          <w:delInstrText>≈</w:delInstrText>
        </w:r>
        <w:r w:rsidR="00BA3524" w:rsidDel="00D332BE">
          <w:rPr>
            <w:rFonts w:ascii="Arial" w:eastAsiaTheme="minorEastAsia" w:hAnsi="Arial" w:cs="Arial"/>
            <w:sz w:val="22"/>
            <w:szCs w:val="22"/>
            <w:lang w:eastAsia="zh-CN"/>
          </w:rPr>
          <w:delInstrText>20 μm) supported on the outer surface of a one-end capped porous SrCe0.8Zr0.2O3−δ tube. Significant improvement in CH4 conversion was achieved upon H2 removal from the membrane reactor compared to that in a fixed-bed reac</w:delInstrText>
        </w:r>
        <w:r w:rsidR="00BA3524" w:rsidDel="00D332BE">
          <w:rPr>
            <w:rFonts w:ascii="Arial" w:eastAsiaTheme="minorEastAsia" w:hAnsi="Arial" w:cs="Arial" w:hint="eastAsia"/>
            <w:sz w:val="22"/>
            <w:szCs w:val="22"/>
            <w:lang w:eastAsia="zh-CN"/>
          </w:rPr>
          <w:delInstrText xml:space="preserve">tor. The Fe©SiO2 catalyst in the H2 permeable membrane reactor demonstrated a stable </w:delInstrText>
        </w:r>
        <w:r w:rsidR="00BA3524" w:rsidDel="00D332BE">
          <w:rPr>
            <w:rFonts w:ascii="Arial" w:eastAsiaTheme="minorEastAsia" w:hAnsi="Arial" w:cs="Arial" w:hint="eastAsia"/>
            <w:sz w:val="22"/>
            <w:szCs w:val="22"/>
            <w:lang w:eastAsia="zh-CN"/>
          </w:rPr>
          <w:delInstrText>≈</w:delInstrText>
        </w:r>
        <w:r w:rsidR="00BA3524" w:rsidDel="00D332BE">
          <w:rPr>
            <w:rFonts w:ascii="Arial" w:eastAsiaTheme="minorEastAsia" w:hAnsi="Arial" w:cs="Arial" w:hint="eastAsia"/>
            <w:sz w:val="22"/>
            <w:szCs w:val="22"/>
            <w:lang w:eastAsia="zh-CN"/>
          </w:rPr>
          <w:delInstrText>30 % C2+ single-pass yield, with up to 30 % CH4 conversion and 99 % selectivity to C2 (ethylene and acetylene) and aromatic (benzene and naphthalene) products, at the te</w:delInstrText>
        </w:r>
        <w:r w:rsidR="00BA3524" w:rsidDel="00D332BE">
          <w:rPr>
            <w:rFonts w:ascii="Arial" w:eastAsiaTheme="minorEastAsia" w:hAnsi="Arial" w:cs="Arial"/>
            <w:sz w:val="22"/>
            <w:szCs w:val="22"/>
            <w:lang w:eastAsia="zh-CN"/>
          </w:rPr>
          <w:delInstrText xml:space="preserv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delInstrText>
        </w:r>
        <w:r w:rsidR="008E1084" w:rsidRPr="00CF7E03" w:rsidDel="00D332BE">
          <w:rPr>
            <w:rFonts w:ascii="Arial" w:eastAsiaTheme="minorEastAsia" w:hAnsi="Arial" w:cs="Arial"/>
            <w:sz w:val="22"/>
            <w:szCs w:val="22"/>
            <w:lang w:eastAsia="zh-CN"/>
          </w:rPr>
          <w:fldChar w:fldCharType="separate"/>
        </w:r>
        <w:r w:rsidR="00BA3524" w:rsidRPr="00BA3524" w:rsidDel="00D332BE">
          <w:rPr>
            <w:rFonts w:ascii="Arial" w:hAnsi="Arial" w:cs="Arial"/>
            <w:sz w:val="22"/>
            <w:vertAlign w:val="superscript"/>
          </w:rPr>
          <w:delText>81,82</w:delText>
        </w:r>
        <w:r w:rsidR="008E1084" w:rsidRPr="00CF7E03" w:rsidDel="00D332BE">
          <w:rPr>
            <w:rFonts w:ascii="Arial" w:eastAsiaTheme="minorEastAsia" w:hAnsi="Arial" w:cs="Arial"/>
            <w:sz w:val="22"/>
            <w:szCs w:val="22"/>
            <w:lang w:eastAsia="zh-CN"/>
          </w:rPr>
          <w:fldChar w:fldCharType="end"/>
        </w:r>
        <w:r w:rsidR="00E666A3" w:rsidRPr="00CF7E03" w:rsidDel="00D332BE">
          <w:rPr>
            <w:rFonts w:ascii="Arial" w:eastAsiaTheme="minorEastAsia" w:hAnsi="Arial" w:cs="Arial"/>
            <w:sz w:val="22"/>
            <w:szCs w:val="22"/>
            <w:lang w:eastAsia="zh-CN"/>
          </w:rPr>
          <w:delText xml:space="preserve"> </w:delText>
        </w:r>
      </w:del>
      <w:del w:id="676" w:author="Zhang  Zihao" w:date="2024-08-16T14:01:00Z" w16du:dateUtc="2024-08-16T12:01:00Z">
        <w:r w:rsidR="00E643D0" w:rsidRPr="00CF7E03" w:rsidDel="00C62010">
          <w:rPr>
            <w:rFonts w:ascii="Arial" w:eastAsiaTheme="minorEastAsia" w:hAnsi="Arial" w:cs="Arial"/>
            <w:sz w:val="22"/>
            <w:szCs w:val="22"/>
            <w:lang w:eastAsia="zh-CN"/>
          </w:rPr>
          <w:delText>However</w:delText>
        </w:r>
      </w:del>
      <w:ins w:id="677" w:author="Zhang  Zihao" w:date="2024-08-16T14:01:00Z" w16du:dateUtc="2024-08-16T12:01:00Z">
        <w:r w:rsidR="00C62010">
          <w:rPr>
            <w:rFonts w:ascii="Arial" w:eastAsiaTheme="minorEastAsia" w:hAnsi="Arial" w:cs="Arial" w:hint="eastAsia"/>
            <w:sz w:val="22"/>
            <w:szCs w:val="22"/>
            <w:lang w:eastAsia="zh-CN"/>
          </w:rPr>
          <w:t>Up to date</w:t>
        </w:r>
      </w:ins>
      <w:r w:rsidR="00E643D0"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 xml:space="preserve">achieving </w:t>
      </w:r>
      <w:r w:rsidR="00E643D0" w:rsidRPr="00CF7E03">
        <w:rPr>
          <w:rFonts w:ascii="Arial" w:eastAsiaTheme="minorEastAsia" w:hAnsi="Arial" w:cs="Arial"/>
          <w:sz w:val="22"/>
          <w:szCs w:val="22"/>
          <w:lang w:eastAsia="zh-CN"/>
        </w:rPr>
        <w:t>high 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conversion and high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H</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selectivity </w:t>
      </w:r>
      <w:r w:rsidR="003C0F1D" w:rsidRPr="00CF7E03">
        <w:rPr>
          <w:rFonts w:ascii="Arial" w:eastAsiaTheme="minorEastAsia" w:hAnsi="Arial" w:cs="Arial"/>
          <w:sz w:val="22"/>
          <w:szCs w:val="22"/>
          <w:lang w:eastAsia="zh-CN"/>
        </w:rPr>
        <w:t xml:space="preserve">simultaneously </w:t>
      </w:r>
      <w:r w:rsidR="003E1B5B" w:rsidRPr="00685B8B">
        <w:rPr>
          <w:rFonts w:ascii="Arial" w:eastAsiaTheme="minorEastAsia" w:hAnsi="Arial" w:cs="Arial"/>
          <w:i/>
          <w:sz w:val="22"/>
          <w:szCs w:val="22"/>
          <w:lang w:eastAsia="zh-CN"/>
        </w:rPr>
        <w:t>via</w:t>
      </w:r>
      <w:r w:rsidR="003E1B5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3E1B5B"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remains challenging</w:t>
      </w:r>
      <w:r w:rsidR="00E643D0" w:rsidRPr="00CF7E03">
        <w:rPr>
          <w:rFonts w:ascii="Arial" w:eastAsiaTheme="minorEastAsia" w:hAnsi="Arial" w:cs="Arial"/>
          <w:sz w:val="22"/>
          <w:szCs w:val="22"/>
          <w:lang w:eastAsia="zh-CN"/>
        </w:rPr>
        <w:t xml:space="preserve">. </w:t>
      </w:r>
      <w:del w:id="678" w:author="Zhang  Zihao" w:date="2024-08-16T14:02:00Z" w16du:dateUtc="2024-08-16T12:02:00Z">
        <w:r w:rsidR="00E66CD5" w:rsidRPr="00CF7E03" w:rsidDel="003E7603">
          <w:rPr>
            <w:rFonts w:ascii="Arial" w:eastAsiaTheme="minorEastAsia" w:hAnsi="Arial" w:cs="Arial"/>
            <w:sz w:val="22"/>
            <w:szCs w:val="22"/>
            <w:lang w:eastAsia="zh-CN"/>
          </w:rPr>
          <w:delText xml:space="preserve">As seen in </w:delText>
        </w:r>
        <w:r w:rsidR="00E66CD5" w:rsidRPr="00CF7E03" w:rsidDel="003E7603">
          <w:rPr>
            <w:rFonts w:ascii="Arial" w:eastAsiaTheme="minorEastAsia" w:hAnsi="Arial" w:cs="Arial"/>
            <w:b/>
            <w:bCs/>
            <w:sz w:val="22"/>
            <w:szCs w:val="22"/>
            <w:lang w:eastAsia="zh-CN"/>
          </w:rPr>
          <w:delText>Fi</w:delText>
        </w:r>
        <w:r w:rsidR="00DB1E5F" w:rsidRPr="00CF7E03" w:rsidDel="003E7603">
          <w:rPr>
            <w:rFonts w:ascii="Arial" w:eastAsiaTheme="minorEastAsia" w:hAnsi="Arial" w:cs="Arial"/>
            <w:b/>
            <w:bCs/>
            <w:sz w:val="22"/>
            <w:szCs w:val="22"/>
            <w:lang w:eastAsia="zh-CN"/>
          </w:rPr>
          <w:delText>g. </w:delText>
        </w:r>
        <w:r w:rsidR="006E4105" w:rsidRPr="00CF7E03" w:rsidDel="003E7603">
          <w:rPr>
            <w:rFonts w:ascii="Arial" w:eastAsiaTheme="minorEastAsia" w:hAnsi="Arial" w:cs="Arial"/>
            <w:b/>
            <w:bCs/>
            <w:sz w:val="22"/>
            <w:szCs w:val="22"/>
            <w:lang w:eastAsia="zh-CN"/>
          </w:rPr>
          <w:delText>5</w:delText>
        </w:r>
        <w:r w:rsidR="006E4105" w:rsidDel="003E7603">
          <w:rPr>
            <w:rFonts w:ascii="Arial" w:eastAsiaTheme="minorEastAsia" w:hAnsi="Arial" w:cs="Arial" w:hint="eastAsia"/>
            <w:b/>
            <w:bCs/>
            <w:sz w:val="22"/>
            <w:szCs w:val="22"/>
            <w:lang w:eastAsia="zh-CN"/>
          </w:rPr>
          <w:delText>e</w:delText>
        </w:r>
        <w:r w:rsidR="00E66CD5" w:rsidRPr="00CF7E03" w:rsidDel="003E7603">
          <w:rPr>
            <w:rFonts w:ascii="Arial" w:eastAsiaTheme="minorEastAsia" w:hAnsi="Arial" w:cs="Arial"/>
            <w:sz w:val="22"/>
            <w:szCs w:val="22"/>
            <w:lang w:eastAsia="zh-CN"/>
          </w:rPr>
          <w:delText>, o</w:delText>
        </w:r>
        <w:r w:rsidR="00E66CD5" w:rsidRPr="00CF7E03" w:rsidDel="00100313">
          <w:rPr>
            <w:rFonts w:ascii="Arial" w:eastAsiaTheme="minorEastAsia" w:hAnsi="Arial" w:cs="Arial"/>
            <w:sz w:val="22"/>
            <w:szCs w:val="22"/>
            <w:lang w:eastAsia="zh-CN"/>
          </w:rPr>
          <w:delText xml:space="preserve">ther </w:delText>
        </w:r>
      </w:del>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products, especially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4</w:t>
      </w:r>
      <w:r w:rsidR="00AC5B22">
        <w:rPr>
          <w:rFonts w:ascii="Arial" w:eastAsiaTheme="minorEastAsia" w:hAnsi="Arial" w:cs="Arial" w:hint="eastAsia"/>
          <w:sz w:val="22"/>
          <w:szCs w:val="22"/>
          <w:lang w:eastAsia="zh-CN"/>
        </w:rPr>
        <w:t xml:space="preserve"> </w:t>
      </w:r>
      <w:r w:rsidR="00AC5B22" w:rsidRPr="00CF7E03">
        <w:rPr>
          <w:rFonts w:ascii="Arial" w:eastAsiaTheme="minorEastAsia" w:hAnsi="Arial" w:cs="Arial"/>
          <w:sz w:val="22"/>
          <w:szCs w:val="22"/>
          <w:lang w:eastAsia="zh-CN"/>
        </w:rPr>
        <w:t>(</w:t>
      </w:r>
      <w:ins w:id="679" w:author="Zhang  Zihao" w:date="2024-08-16T14:02:00Z" w16du:dateUtc="2024-08-16T12:02:00Z">
        <w:r w:rsidR="003E7603" w:rsidRPr="00CF7E03">
          <w:rPr>
            <w:rFonts w:ascii="Arial" w:eastAsiaTheme="minorEastAsia" w:hAnsi="Arial" w:cs="Arial"/>
            <w:b/>
            <w:bCs/>
            <w:sz w:val="22"/>
            <w:szCs w:val="22"/>
            <w:lang w:eastAsia="zh-CN"/>
          </w:rPr>
          <w:t>Fig. 5</w:t>
        </w:r>
        <w:r w:rsidR="003E7603">
          <w:rPr>
            <w:rFonts w:ascii="Arial" w:eastAsiaTheme="minorEastAsia" w:hAnsi="Arial" w:cs="Arial" w:hint="eastAsia"/>
            <w:b/>
            <w:bCs/>
            <w:sz w:val="22"/>
            <w:szCs w:val="22"/>
            <w:lang w:eastAsia="zh-CN"/>
          </w:rPr>
          <w:t>e</w:t>
        </w:r>
        <w:r w:rsidR="003E7603" w:rsidRPr="00CF7E03">
          <w:rPr>
            <w:rFonts w:ascii="Arial" w:eastAsiaTheme="minorEastAsia" w:hAnsi="Arial" w:cs="Arial"/>
            <w:sz w:val="22"/>
            <w:szCs w:val="22"/>
            <w:lang w:eastAsia="zh-CN"/>
          </w:rPr>
          <w:t xml:space="preserve">, </w:t>
        </w:r>
      </w:ins>
      <w:r w:rsidR="00AC5B22" w:rsidRPr="00CF7E03">
        <w:rPr>
          <w:rFonts w:ascii="Arial" w:eastAsiaTheme="minorEastAsia" w:hAnsi="Arial" w:cs="Arial"/>
          <w:b/>
          <w:bCs/>
          <w:sz w:val="22"/>
          <w:szCs w:val="22"/>
          <w:lang w:eastAsia="zh-CN"/>
        </w:rPr>
        <w:t>Supplementary Table </w:t>
      </w:r>
      <w:del w:id="680" w:author="Zhang  Zihao" w:date="2024-08-13T21:08:00Z">
        <w:r w:rsidR="00AC5B22" w:rsidRPr="00CF7E03" w:rsidDel="00F37072">
          <w:rPr>
            <w:rFonts w:ascii="Arial" w:eastAsiaTheme="minorEastAsia" w:hAnsi="Arial" w:cs="Arial"/>
            <w:b/>
            <w:bCs/>
            <w:sz w:val="22"/>
            <w:szCs w:val="22"/>
            <w:lang w:eastAsia="zh-CN"/>
          </w:rPr>
          <w:delText>S</w:delText>
        </w:r>
      </w:del>
      <w:r w:rsidR="00AC5B22" w:rsidRPr="00CF7E03">
        <w:rPr>
          <w:rFonts w:ascii="Arial" w:eastAsiaTheme="minorEastAsia" w:hAnsi="Arial" w:cs="Arial"/>
          <w:b/>
          <w:bCs/>
          <w:sz w:val="22"/>
          <w:szCs w:val="22"/>
          <w:lang w:eastAsia="zh-CN"/>
        </w:rPr>
        <w:t>2</w:t>
      </w:r>
      <w:r w:rsidR="00AC5B22" w:rsidRPr="00CF7E03">
        <w:rPr>
          <w:rFonts w:ascii="Arial" w:eastAsiaTheme="minorEastAsia" w:hAnsi="Arial" w:cs="Arial"/>
          <w:sz w:val="22"/>
          <w:szCs w:val="22"/>
          <w:lang w:eastAsia="zh-CN"/>
        </w:rPr>
        <w:t>)</w:t>
      </w:r>
      <w:r w:rsidR="00E66CD5" w:rsidRPr="00CF7E03">
        <w:rPr>
          <w:rFonts w:ascii="Arial" w:eastAsiaTheme="minorEastAsia" w:hAnsi="Arial" w:cs="Arial"/>
          <w:sz w:val="22"/>
          <w:szCs w:val="22"/>
          <w:lang w:eastAsia="zh-CN"/>
        </w:rPr>
        <w:t>, are always present in large amount</w:t>
      </w:r>
      <w:r w:rsidR="00610BCC" w:rsidRPr="00CF7E03">
        <w:rPr>
          <w:rFonts w:ascii="Arial" w:eastAsiaTheme="minorEastAsia" w:hAnsi="Arial" w:cs="Arial"/>
          <w:sz w:val="22"/>
          <w:szCs w:val="22"/>
          <w:lang w:eastAsia="zh-CN"/>
        </w:rPr>
        <w:t>s</w:t>
      </w:r>
      <w:r w:rsidR="00E66CD5" w:rsidRPr="00CF7E03">
        <w:rPr>
          <w:rFonts w:ascii="Arial" w:eastAsiaTheme="minorEastAsia" w:hAnsi="Arial" w:cs="Arial"/>
          <w:sz w:val="22"/>
          <w:szCs w:val="22"/>
          <w:lang w:eastAsia="zh-CN"/>
        </w:rPr>
        <w:t xml:space="preserve">, significantly </w:t>
      </w:r>
      <w:r w:rsidR="00610BCC" w:rsidRPr="00CF7E03">
        <w:rPr>
          <w:rFonts w:ascii="Arial" w:eastAsiaTheme="minorEastAsia" w:hAnsi="Arial" w:cs="Arial"/>
          <w:sz w:val="22"/>
          <w:szCs w:val="22"/>
          <w:lang w:eastAsia="zh-CN"/>
        </w:rPr>
        <w:t xml:space="preserve">affecting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selectivity. </w:t>
      </w:r>
      <w:r w:rsidR="00CD6A86">
        <w:rPr>
          <w:rFonts w:ascii="Arial" w:eastAsiaTheme="minorEastAsia" w:hAnsi="Arial" w:cs="Arial" w:hint="eastAsia"/>
          <w:sz w:val="22"/>
          <w:szCs w:val="22"/>
          <w:lang w:eastAsia="zh-CN"/>
        </w:rPr>
        <w:t>T</w:t>
      </w:r>
      <w:r w:rsidR="00FA78EF" w:rsidRPr="00CF7E03">
        <w:rPr>
          <w:rFonts w:ascii="Arial" w:eastAsiaTheme="minorEastAsia" w:hAnsi="Arial" w:cs="Arial"/>
          <w:sz w:val="22"/>
          <w:szCs w:val="22"/>
          <w:lang w:eastAsia="zh-CN"/>
        </w:rPr>
        <w:t xml:space="preserve">he presence of </w:t>
      </w:r>
      <w:del w:id="681" w:author="Zhang  Zihao" w:date="2024-08-16T14:02:00Z" w16du:dateUtc="2024-08-16T12:02:00Z">
        <w:r w:rsidR="00E66CD5" w:rsidRPr="00CF7E03" w:rsidDel="00725D85">
          <w:rPr>
            <w:rFonts w:ascii="Arial" w:eastAsiaTheme="minorEastAsia" w:hAnsi="Arial" w:cs="Arial"/>
            <w:sz w:val="22"/>
            <w:szCs w:val="22"/>
            <w:lang w:eastAsia="zh-CN"/>
          </w:rPr>
          <w:delText xml:space="preserve">other </w:delText>
        </w:r>
      </w:del>
      <w:r w:rsidR="00E643D0" w:rsidRPr="00CF7E03">
        <w:rPr>
          <w:rFonts w:ascii="Arial" w:eastAsiaTheme="minorEastAsia" w:hAnsi="Arial" w:cs="Arial"/>
          <w:sz w:val="22"/>
          <w:szCs w:val="22"/>
          <w:lang w:eastAsia="zh-CN"/>
        </w:rPr>
        <w:t xml:space="preserve">byproducts </w:t>
      </w:r>
      <w:r w:rsidR="00E66CD5" w:rsidRPr="00CF7E03">
        <w:rPr>
          <w:rFonts w:ascii="Arial" w:eastAsiaTheme="minorEastAsia" w:hAnsi="Arial" w:cs="Arial"/>
          <w:sz w:val="22"/>
          <w:szCs w:val="22"/>
          <w:lang w:eastAsia="zh-CN"/>
        </w:rPr>
        <w:t>such as</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3</w:t>
      </w:r>
      <w:r w:rsidR="00A02F6F">
        <w:rPr>
          <w:rFonts w:ascii="Arial" w:eastAsiaTheme="minorEastAsia" w:hAnsi="Arial" w:cs="Arial"/>
          <w:sz w:val="22"/>
          <w:szCs w:val="22"/>
          <w:lang w:eastAsia="zh-CN"/>
        </w:rPr>
        <w:noBreakHyphen/>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5</w:t>
      </w:r>
      <w:r w:rsidR="00E643D0" w:rsidRPr="00CF7E03">
        <w:rPr>
          <w:rFonts w:ascii="Arial" w:eastAsiaTheme="minorEastAsia" w:hAnsi="Arial" w:cs="Arial"/>
          <w:sz w:val="22"/>
          <w:szCs w:val="22"/>
          <w:lang w:eastAsia="zh-CN"/>
        </w:rPr>
        <w:t xml:space="preserve"> hydrocarbons, aromatics</w:t>
      </w:r>
      <w:r w:rsidR="00671922" w:rsidRPr="00CF7E03">
        <w:rPr>
          <w:rFonts w:ascii="Arial" w:eastAsiaTheme="minorEastAsia" w:hAnsi="Arial" w:cs="Arial"/>
          <w:sz w:val="22"/>
          <w:szCs w:val="22"/>
          <w:lang w:eastAsia="zh-CN"/>
        </w:rPr>
        <w:t>, and</w:t>
      </w:r>
      <w:r w:rsidR="003C0F1D" w:rsidRPr="00CF7E03">
        <w:rPr>
          <w:rFonts w:ascii="Arial" w:eastAsiaTheme="minorEastAsia" w:hAnsi="Arial" w:cs="Arial"/>
          <w:sz w:val="22"/>
          <w:szCs w:val="22"/>
          <w:lang w:eastAsia="zh-CN"/>
        </w:rPr>
        <w:t xml:space="preserve"> coke</w:t>
      </w:r>
      <w:ins w:id="682" w:author="Zhang  Zihao" w:date="2024-08-13T20:28:00Z">
        <w:r w:rsidR="00754C18">
          <w:rPr>
            <w:rFonts w:ascii="Arial" w:eastAsiaTheme="minorEastAsia" w:hAnsi="Arial" w:cs="Arial" w:hint="eastAsia"/>
            <w:sz w:val="22"/>
            <w:szCs w:val="22"/>
            <w:lang w:eastAsia="zh-CN"/>
          </w:rPr>
          <w:t>/soot</w:t>
        </w:r>
      </w:ins>
      <w:r w:rsidR="00FA78EF" w:rsidRPr="00CF7E03">
        <w:rPr>
          <w:rFonts w:ascii="Arial" w:eastAsiaTheme="minorEastAsia" w:hAnsi="Arial" w:cs="Arial"/>
          <w:sz w:val="22"/>
          <w:szCs w:val="22"/>
          <w:lang w:eastAsia="zh-CN"/>
        </w:rPr>
        <w:t xml:space="preserve"> further limits C</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H</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w:t>
      </w:r>
      <w:r w:rsidR="001A4196" w:rsidRPr="001A4196">
        <w:rPr>
          <w:rFonts w:ascii="Arial" w:hAnsi="Arial" w:cs="Arial"/>
          <w:sz w:val="22"/>
          <w:vertAlign w:val="superscript"/>
        </w:rPr>
        <w:t>80,83</w:t>
      </w:r>
      <w:r w:rsidR="00E643D0" w:rsidRPr="00CF7E03">
        <w:rPr>
          <w:rFonts w:ascii="Arial" w:eastAsiaTheme="minorEastAsia" w:hAnsi="Arial" w:cs="Arial"/>
          <w:sz w:val="22"/>
          <w:szCs w:val="22"/>
          <w:lang w:eastAsia="zh-CN"/>
        </w:rPr>
        <w:t xml:space="preserve"> </w:t>
      </w:r>
      <w:r w:rsidR="0019697B" w:rsidRPr="00CF7E03">
        <w:rPr>
          <w:rFonts w:ascii="Arial" w:eastAsiaTheme="minorEastAsia" w:hAnsi="Arial" w:cs="Arial"/>
          <w:sz w:val="22"/>
          <w:szCs w:val="22"/>
          <w:lang w:eastAsia="zh-CN"/>
        </w:rPr>
        <w:t xml:space="preserve">Therefore, </w:t>
      </w:r>
      <w:r w:rsidR="00FD64D8" w:rsidRPr="00CF7E03">
        <w:rPr>
          <w:rFonts w:ascii="Arial" w:eastAsiaTheme="minorEastAsia" w:hAnsi="Arial" w:cs="Arial"/>
          <w:sz w:val="22"/>
          <w:szCs w:val="22"/>
          <w:lang w:eastAsia="zh-CN"/>
        </w:rPr>
        <w:t xml:space="preserve">converting </w:t>
      </w:r>
      <w:r w:rsidR="00E643D0" w:rsidRPr="00CF7E03">
        <w:rPr>
          <w:rFonts w:ascii="Arial" w:eastAsiaTheme="minorEastAsia" w:hAnsi="Arial" w:cs="Arial"/>
          <w:sz w:val="22"/>
          <w:szCs w:val="22"/>
          <w:lang w:eastAsia="zh-CN"/>
        </w:rPr>
        <w:t>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to </w:t>
      </w:r>
      <w:r w:rsidR="00E66CD5" w:rsidRPr="00CF7E03">
        <w:rPr>
          <w:rFonts w:ascii="Arial" w:eastAsiaTheme="minorEastAsia" w:hAnsi="Arial" w:cs="Arial"/>
          <w:sz w:val="22"/>
          <w:szCs w:val="22"/>
          <w:lang w:eastAsia="zh-CN"/>
        </w:rPr>
        <w:t xml:space="preserve">a broader product distribution, such as </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2</w:t>
      </w:r>
      <w:del w:id="683" w:author="Zhang  Zihao" w:date="2024-08-16T14:03:00Z" w16du:dateUtc="2024-08-16T12:03:00Z">
        <w:r w:rsidR="00E643D0" w:rsidRPr="00CF7E03" w:rsidDel="00725D85">
          <w:rPr>
            <w:rFonts w:ascii="Arial" w:eastAsiaTheme="minorEastAsia" w:hAnsi="Arial" w:cs="Arial"/>
            <w:sz w:val="22"/>
            <w:szCs w:val="22"/>
            <w:lang w:eastAsia="zh-CN"/>
          </w:rPr>
          <w:delText xml:space="preserve"> </w:delText>
        </w:r>
        <w:r w:rsidR="00671922" w:rsidRPr="00CF7E03" w:rsidDel="00725D85">
          <w:rPr>
            <w:rFonts w:ascii="Arial" w:eastAsiaTheme="minorEastAsia" w:hAnsi="Arial" w:cs="Arial"/>
            <w:sz w:val="22"/>
            <w:szCs w:val="22"/>
            <w:lang w:eastAsia="zh-CN"/>
          </w:rPr>
          <w:delText>(C</w:delText>
        </w:r>
        <w:r w:rsidR="00671922" w:rsidRPr="00CF7E03" w:rsidDel="00725D85">
          <w:rPr>
            <w:rFonts w:ascii="Arial" w:eastAsiaTheme="minorEastAsia" w:hAnsi="Arial" w:cs="Arial"/>
            <w:sz w:val="22"/>
            <w:szCs w:val="22"/>
            <w:vertAlign w:val="subscript"/>
            <w:lang w:eastAsia="zh-CN"/>
          </w:rPr>
          <w:delText>2</w:delText>
        </w:r>
        <w:r w:rsidR="00671922" w:rsidRPr="00CF7E03" w:rsidDel="00725D85">
          <w:rPr>
            <w:rFonts w:ascii="Arial" w:eastAsiaTheme="minorEastAsia" w:hAnsi="Arial" w:cs="Arial"/>
            <w:sz w:val="22"/>
            <w:szCs w:val="22"/>
            <w:lang w:eastAsia="zh-CN"/>
          </w:rPr>
          <w:delText>H</w:delText>
        </w:r>
        <w:r w:rsidR="00671922" w:rsidRPr="00CF7E03" w:rsidDel="00725D85">
          <w:rPr>
            <w:rFonts w:ascii="Arial" w:eastAsiaTheme="minorEastAsia" w:hAnsi="Arial" w:cs="Arial"/>
            <w:sz w:val="22"/>
            <w:szCs w:val="22"/>
            <w:vertAlign w:val="subscript"/>
            <w:lang w:eastAsia="zh-CN"/>
          </w:rPr>
          <w:delText>2</w:delText>
        </w:r>
        <w:r w:rsidR="00671922" w:rsidRPr="00CF7E03" w:rsidDel="00725D85">
          <w:rPr>
            <w:rFonts w:ascii="Arial" w:eastAsiaTheme="minorEastAsia" w:hAnsi="Arial" w:cs="Arial"/>
            <w:sz w:val="22"/>
            <w:szCs w:val="22"/>
            <w:lang w:eastAsia="zh-CN"/>
          </w:rPr>
          <w:delText>, C</w:delText>
        </w:r>
        <w:r w:rsidR="00671922" w:rsidRPr="00CF7E03" w:rsidDel="00725D85">
          <w:rPr>
            <w:rFonts w:ascii="Arial" w:eastAsiaTheme="minorEastAsia" w:hAnsi="Arial" w:cs="Arial"/>
            <w:sz w:val="22"/>
            <w:szCs w:val="22"/>
            <w:vertAlign w:val="subscript"/>
            <w:lang w:eastAsia="zh-CN"/>
          </w:rPr>
          <w:delText>2</w:delText>
        </w:r>
        <w:r w:rsidR="00671922" w:rsidRPr="00CF7E03" w:rsidDel="00725D85">
          <w:rPr>
            <w:rFonts w:ascii="Arial" w:eastAsiaTheme="minorEastAsia" w:hAnsi="Arial" w:cs="Arial"/>
            <w:sz w:val="22"/>
            <w:szCs w:val="22"/>
            <w:lang w:eastAsia="zh-CN"/>
          </w:rPr>
          <w:delText>H</w:delText>
        </w:r>
        <w:r w:rsidR="00671922" w:rsidRPr="00CF7E03" w:rsidDel="00725D85">
          <w:rPr>
            <w:rFonts w:ascii="Arial" w:eastAsiaTheme="minorEastAsia" w:hAnsi="Arial" w:cs="Arial"/>
            <w:sz w:val="22"/>
            <w:szCs w:val="22"/>
            <w:vertAlign w:val="subscript"/>
            <w:lang w:eastAsia="zh-CN"/>
          </w:rPr>
          <w:delText>4</w:delText>
        </w:r>
        <w:r w:rsidR="00671922" w:rsidRPr="00CF7E03" w:rsidDel="00725D85">
          <w:rPr>
            <w:rFonts w:ascii="Arial" w:eastAsiaTheme="minorEastAsia" w:hAnsi="Arial" w:cs="Arial"/>
            <w:sz w:val="22"/>
            <w:szCs w:val="22"/>
            <w:lang w:eastAsia="zh-CN"/>
          </w:rPr>
          <w:delText>, C</w:delText>
        </w:r>
        <w:r w:rsidR="00671922" w:rsidRPr="00CF7E03" w:rsidDel="00725D85">
          <w:rPr>
            <w:rFonts w:ascii="Arial" w:eastAsiaTheme="minorEastAsia" w:hAnsi="Arial" w:cs="Arial"/>
            <w:sz w:val="22"/>
            <w:szCs w:val="22"/>
            <w:vertAlign w:val="subscript"/>
            <w:lang w:eastAsia="zh-CN"/>
          </w:rPr>
          <w:delText>2</w:delText>
        </w:r>
        <w:r w:rsidR="00671922" w:rsidRPr="00CF7E03" w:rsidDel="00725D85">
          <w:rPr>
            <w:rFonts w:ascii="Arial" w:eastAsiaTheme="minorEastAsia" w:hAnsi="Arial" w:cs="Arial"/>
            <w:sz w:val="22"/>
            <w:szCs w:val="22"/>
            <w:lang w:eastAsia="zh-CN"/>
          </w:rPr>
          <w:delText>H</w:delText>
        </w:r>
        <w:r w:rsidR="00671922" w:rsidRPr="00CF7E03" w:rsidDel="00725D85">
          <w:rPr>
            <w:rFonts w:ascii="Arial" w:eastAsiaTheme="minorEastAsia" w:hAnsi="Arial" w:cs="Arial"/>
            <w:sz w:val="22"/>
            <w:szCs w:val="22"/>
            <w:vertAlign w:val="subscript"/>
            <w:lang w:eastAsia="zh-CN"/>
          </w:rPr>
          <w:delText>6</w:delText>
        </w:r>
        <w:r w:rsidR="00671922" w:rsidRPr="00CF7E03" w:rsidDel="00725D85">
          <w:rPr>
            <w:rFonts w:ascii="Arial" w:eastAsiaTheme="minorEastAsia" w:hAnsi="Arial" w:cs="Arial"/>
            <w:sz w:val="22"/>
            <w:szCs w:val="22"/>
            <w:lang w:eastAsia="zh-CN"/>
          </w:rPr>
          <w:delText>)</w:delText>
        </w:r>
      </w:del>
      <w:r w:rsidR="00671922"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or</w:t>
      </w:r>
      <w:r w:rsidR="00671922" w:rsidRPr="00CF7E03">
        <w:rPr>
          <w:rFonts w:ascii="Arial" w:eastAsiaTheme="minorEastAsia" w:hAnsi="Arial" w:cs="Arial"/>
          <w:sz w:val="22"/>
          <w:szCs w:val="22"/>
          <w:lang w:eastAsia="zh-CN"/>
        </w:rPr>
        <w:t xml:space="preserve"> even</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hydrocarbons</w:t>
      </w:r>
      <w:r w:rsidR="00671922" w:rsidRPr="00CF7E03">
        <w:rPr>
          <w:rFonts w:ascii="Arial" w:eastAsiaTheme="minorEastAsia" w:hAnsi="Arial" w:cs="Arial"/>
          <w:sz w:val="22"/>
          <w:szCs w:val="22"/>
          <w:lang w:eastAsia="zh-CN"/>
        </w:rPr>
        <w:t xml:space="preserve"> mixture</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should</w:t>
      </w:r>
      <w:r w:rsidR="00FD64D8" w:rsidRPr="00CF7E03">
        <w:rPr>
          <w:rFonts w:ascii="Arial" w:eastAsiaTheme="minorEastAsia" w:hAnsi="Arial" w:cs="Arial"/>
          <w:sz w:val="22"/>
          <w:szCs w:val="22"/>
          <w:lang w:eastAsia="zh-CN"/>
        </w:rPr>
        <w:t xml:space="preserve"> be </w:t>
      </w:r>
      <w:r w:rsidR="0057211B" w:rsidRPr="00CF7E03">
        <w:rPr>
          <w:rFonts w:ascii="Arial" w:eastAsiaTheme="minorEastAsia" w:hAnsi="Arial" w:cs="Arial"/>
          <w:sz w:val="22"/>
          <w:szCs w:val="22"/>
          <w:lang w:eastAsia="zh-CN"/>
        </w:rPr>
        <w:t xml:space="preserve">a </w:t>
      </w:r>
      <w:r w:rsidR="00E643D0" w:rsidRPr="00CF7E03">
        <w:rPr>
          <w:rFonts w:ascii="Arial" w:eastAsiaTheme="minorEastAsia" w:hAnsi="Arial" w:cs="Arial"/>
          <w:sz w:val="22"/>
          <w:szCs w:val="22"/>
          <w:lang w:eastAsia="zh-CN"/>
        </w:rPr>
        <w:t>more practical</w:t>
      </w:r>
      <w:r w:rsidR="00E66CD5" w:rsidRPr="00CF7E03">
        <w:rPr>
          <w:rFonts w:ascii="Arial" w:eastAsiaTheme="minorEastAsia" w:hAnsi="Arial" w:cs="Arial"/>
          <w:sz w:val="22"/>
          <w:szCs w:val="22"/>
          <w:lang w:eastAsia="zh-CN"/>
        </w:rPr>
        <w:t xml:space="preserve"> route</w:t>
      </w:r>
      <w:r w:rsidR="00E643D0"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for</w:t>
      </w:r>
      <w:r w:rsidR="00671922" w:rsidRPr="00CF7E03">
        <w:rPr>
          <w:rFonts w:ascii="Arial" w:eastAsiaTheme="minorEastAsia" w:hAnsi="Arial" w:cs="Arial"/>
          <w:sz w:val="22"/>
          <w:szCs w:val="22"/>
          <w:lang w:eastAsia="zh-CN"/>
        </w:rPr>
        <w:t xml:space="preserve"> future</w:t>
      </w:r>
      <w:r w:rsidR="00FD64D8"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CH</w:t>
      </w:r>
      <w:r w:rsidR="00E66CD5" w:rsidRPr="00CF7E03">
        <w:rPr>
          <w:rFonts w:ascii="Arial" w:eastAsiaTheme="minorEastAsia" w:hAnsi="Arial" w:cs="Arial"/>
          <w:sz w:val="22"/>
          <w:szCs w:val="22"/>
          <w:vertAlign w:val="subscript"/>
          <w:lang w:eastAsia="zh-CN"/>
        </w:rPr>
        <w:t>4</w:t>
      </w:r>
      <w:r w:rsidR="00E66CD5" w:rsidRPr="00CF7E03">
        <w:rPr>
          <w:rFonts w:ascii="Arial" w:eastAsiaTheme="minorEastAsia" w:hAnsi="Arial" w:cs="Arial"/>
          <w:sz w:val="22"/>
          <w:szCs w:val="22"/>
          <w:lang w:eastAsia="zh-CN"/>
        </w:rPr>
        <w:t xml:space="preserve"> utilization </w:t>
      </w:r>
      <w:r w:rsidR="0040481F" w:rsidRPr="006F3396">
        <w:rPr>
          <w:rFonts w:ascii="Arial" w:eastAsiaTheme="minorEastAsia" w:hAnsi="Arial" w:cs="Arial"/>
          <w:i/>
          <w:sz w:val="22"/>
          <w:szCs w:val="22"/>
          <w:lang w:eastAsia="zh-CN"/>
        </w:rPr>
        <w:t>via</w:t>
      </w:r>
      <w:r w:rsidR="0040481F"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 xml:space="preserve">catalytic </w:t>
      </w:r>
      <w:r w:rsidR="00763B49">
        <w:rPr>
          <w:rFonts w:ascii="Arial" w:eastAsiaTheme="minorEastAsia" w:hAnsi="Arial" w:cs="Arial"/>
          <w:sz w:val="22"/>
          <w:szCs w:val="22"/>
          <w:lang w:eastAsia="zh-CN"/>
        </w:rPr>
        <w:t>TP</w:t>
      </w:r>
      <w:r w:rsidR="00E643D0" w:rsidRPr="00CF7E03">
        <w:rPr>
          <w:rFonts w:ascii="Arial" w:eastAsiaTheme="minorEastAsia" w:hAnsi="Arial" w:cs="Arial"/>
          <w:sz w:val="22"/>
          <w:szCs w:val="22"/>
          <w:lang w:eastAsia="zh-CN"/>
        </w:rPr>
        <w:t>.</w:t>
      </w:r>
      <w:ins w:id="684" w:author="Zhang  Zihao" w:date="2024-08-13T20:43:00Z">
        <w:r w:rsidR="00514D23">
          <w:rPr>
            <w:rFonts w:ascii="Arial" w:eastAsiaTheme="minorEastAsia" w:hAnsi="Arial" w:cs="Arial" w:hint="eastAsia"/>
            <w:sz w:val="22"/>
            <w:szCs w:val="22"/>
            <w:lang w:eastAsia="zh-CN"/>
          </w:rPr>
          <w:t xml:space="preserve"> </w:t>
        </w:r>
      </w:ins>
      <w:ins w:id="685" w:author="Zhang  Zihao" w:date="2024-08-13T20:46:00Z">
        <w:r w:rsidR="00514D23">
          <w:rPr>
            <w:rFonts w:ascii="Arial" w:eastAsiaTheme="minorEastAsia" w:hAnsi="Arial" w:cs="Arial" w:hint="eastAsia"/>
            <w:sz w:val="22"/>
            <w:szCs w:val="22"/>
            <w:lang w:eastAsia="zh-CN"/>
          </w:rPr>
          <w:t>Overall</w:t>
        </w:r>
      </w:ins>
      <w:ins w:id="686" w:author="Zhang  Zihao" w:date="2024-08-13T20:43:00Z">
        <w:r w:rsidR="00514D23">
          <w:rPr>
            <w:rFonts w:ascii="Arial" w:eastAsiaTheme="minorEastAsia" w:hAnsi="Arial" w:cs="Arial" w:hint="eastAsia"/>
            <w:sz w:val="22"/>
            <w:szCs w:val="22"/>
            <w:lang w:eastAsia="zh-CN"/>
          </w:rPr>
          <w:t xml:space="preserve">, </w:t>
        </w:r>
      </w:ins>
      <w:ins w:id="687" w:author="Zhang  Zihao" w:date="2024-08-14T10:35:00Z">
        <w:r w:rsidR="006A2F1F">
          <w:rPr>
            <w:rFonts w:ascii="Arial" w:eastAsiaTheme="minorEastAsia" w:hAnsi="Arial" w:cs="Arial" w:hint="eastAsia"/>
            <w:sz w:val="22"/>
            <w:szCs w:val="22"/>
            <w:lang w:eastAsia="zh-CN"/>
          </w:rPr>
          <w:t xml:space="preserve">advancing emerging </w:t>
        </w:r>
        <w:r w:rsidR="006A2F1F">
          <w:rPr>
            <w:rFonts w:ascii="Arial" w:eastAsiaTheme="minorEastAsia" w:hAnsi="Arial" w:cs="Arial"/>
            <w:sz w:val="22"/>
            <w:szCs w:val="22"/>
            <w:lang w:eastAsia="zh-CN"/>
          </w:rPr>
          <w:t>acetylene</w:t>
        </w:r>
        <w:r w:rsidR="006A2F1F">
          <w:rPr>
            <w:rFonts w:ascii="Arial" w:eastAsiaTheme="minorEastAsia" w:hAnsi="Arial" w:cs="Arial" w:hint="eastAsia"/>
            <w:sz w:val="22"/>
            <w:szCs w:val="22"/>
            <w:lang w:eastAsia="zh-CN"/>
          </w:rPr>
          <w:t xml:space="preserve"> </w:t>
        </w:r>
        <w:r w:rsidR="006A2F1F">
          <w:rPr>
            <w:rFonts w:ascii="Arial" w:eastAsiaTheme="minorEastAsia" w:hAnsi="Arial" w:cs="Arial"/>
            <w:sz w:val="22"/>
            <w:szCs w:val="22"/>
            <w:lang w:eastAsia="zh-CN"/>
          </w:rPr>
          <w:t>synthesis</w:t>
        </w:r>
        <w:r w:rsidR="006A2F1F">
          <w:rPr>
            <w:rFonts w:ascii="Arial" w:eastAsiaTheme="minorEastAsia" w:hAnsi="Arial" w:cs="Arial" w:hint="eastAsia"/>
            <w:sz w:val="22"/>
            <w:szCs w:val="22"/>
            <w:lang w:eastAsia="zh-CN"/>
          </w:rPr>
          <w:t xml:space="preserve"> methods will require a focus </w:t>
        </w:r>
      </w:ins>
      <w:ins w:id="688" w:author="Zhang  Zihao" w:date="2024-08-13T23:27:00Z">
        <w:r w:rsidR="009870FD">
          <w:rPr>
            <w:rFonts w:ascii="Arial" w:eastAsiaTheme="minorEastAsia" w:hAnsi="Arial" w:cs="Arial" w:hint="eastAsia"/>
            <w:sz w:val="22"/>
            <w:szCs w:val="22"/>
            <w:lang w:eastAsia="zh-CN"/>
          </w:rPr>
          <w:t xml:space="preserve">on </w:t>
        </w:r>
      </w:ins>
      <w:ins w:id="689" w:author="Zhang  Zihao" w:date="2024-08-13T20:43:00Z">
        <w:r w:rsidR="00514D23">
          <w:rPr>
            <w:rFonts w:ascii="Arial" w:eastAsiaTheme="minorEastAsia" w:hAnsi="Arial" w:cs="Arial" w:hint="eastAsia"/>
            <w:sz w:val="22"/>
            <w:szCs w:val="22"/>
            <w:lang w:eastAsia="zh-CN"/>
          </w:rPr>
          <w:t>reactor design</w:t>
        </w:r>
      </w:ins>
      <w:ins w:id="690" w:author="Zhang  Zihao" w:date="2024-08-13T20:44:00Z">
        <w:r w:rsidR="00514D23">
          <w:rPr>
            <w:rFonts w:ascii="Arial" w:eastAsiaTheme="minorEastAsia" w:hAnsi="Arial" w:cs="Arial" w:hint="eastAsia"/>
            <w:sz w:val="22"/>
            <w:szCs w:val="22"/>
            <w:lang w:eastAsia="zh-CN"/>
          </w:rPr>
          <w:t xml:space="preserve">, </w:t>
        </w:r>
      </w:ins>
      <w:ins w:id="691" w:author="Zhang  Zihao" w:date="2024-08-13T20:43:00Z">
        <w:r w:rsidR="00514D23">
          <w:rPr>
            <w:rFonts w:ascii="Arial" w:eastAsiaTheme="minorEastAsia" w:hAnsi="Arial" w:cs="Arial" w:hint="eastAsia"/>
            <w:sz w:val="22"/>
            <w:szCs w:val="22"/>
            <w:lang w:eastAsia="zh-CN"/>
          </w:rPr>
          <w:t>catalyst development</w:t>
        </w:r>
      </w:ins>
      <w:ins w:id="692" w:author="Zhang  Zihao" w:date="2024-08-13T20:44:00Z">
        <w:r w:rsidR="00514D23">
          <w:rPr>
            <w:rFonts w:ascii="Arial" w:eastAsiaTheme="minorEastAsia" w:hAnsi="Arial" w:cs="Arial" w:hint="eastAsia"/>
            <w:sz w:val="22"/>
            <w:szCs w:val="22"/>
            <w:lang w:eastAsia="zh-CN"/>
          </w:rPr>
          <w:t xml:space="preserve">, and </w:t>
        </w:r>
      </w:ins>
      <w:ins w:id="693" w:author="Zhang  Zihao" w:date="2024-08-14T10:35:00Z">
        <w:r w:rsidR="006A2F1F">
          <w:rPr>
            <w:rFonts w:ascii="Arial" w:eastAsiaTheme="minorEastAsia" w:hAnsi="Arial" w:cs="Arial"/>
            <w:sz w:val="22"/>
            <w:szCs w:val="22"/>
            <w:lang w:eastAsia="zh-CN"/>
          </w:rPr>
          <w:t>understanding</w:t>
        </w:r>
        <w:r w:rsidR="006A2F1F">
          <w:rPr>
            <w:rFonts w:ascii="Arial" w:eastAsiaTheme="minorEastAsia" w:hAnsi="Arial" w:cs="Arial" w:hint="eastAsia"/>
            <w:sz w:val="22"/>
            <w:szCs w:val="22"/>
            <w:lang w:eastAsia="zh-CN"/>
          </w:rPr>
          <w:t xml:space="preserve"> </w:t>
        </w:r>
      </w:ins>
      <w:ins w:id="694" w:author="Zhang  Zihao" w:date="2024-08-13T20:44:00Z">
        <w:r w:rsidR="00514D23">
          <w:rPr>
            <w:rFonts w:ascii="Arial" w:eastAsiaTheme="minorEastAsia" w:hAnsi="Arial" w:cs="Arial" w:hint="eastAsia"/>
            <w:sz w:val="22"/>
            <w:szCs w:val="22"/>
            <w:lang w:eastAsia="zh-CN"/>
          </w:rPr>
          <w:t>reaction mechanism</w:t>
        </w:r>
      </w:ins>
      <w:ins w:id="695" w:author="Zhang  Zihao" w:date="2024-08-14T10:35:00Z">
        <w:r w:rsidR="006A2F1F">
          <w:rPr>
            <w:rFonts w:ascii="Arial" w:eastAsiaTheme="minorEastAsia" w:hAnsi="Arial" w:cs="Arial" w:hint="eastAsia"/>
            <w:sz w:val="22"/>
            <w:szCs w:val="22"/>
            <w:lang w:eastAsia="zh-CN"/>
          </w:rPr>
          <w:t>s</w:t>
        </w:r>
      </w:ins>
      <w:ins w:id="696" w:author="Zhang  Zihao" w:date="2024-08-13T20:46:00Z">
        <w:r w:rsidR="00514D23">
          <w:rPr>
            <w:rFonts w:ascii="Arial" w:eastAsiaTheme="minorEastAsia" w:hAnsi="Arial" w:cs="Arial" w:hint="eastAsia"/>
            <w:sz w:val="22"/>
            <w:szCs w:val="22"/>
            <w:lang w:eastAsia="zh-CN"/>
          </w:rPr>
          <w:t>.</w:t>
        </w:r>
      </w:ins>
    </w:p>
    <w:p w14:paraId="27D615B6" w14:textId="1485B28E" w:rsidR="0064013E" w:rsidDel="00F45D07" w:rsidRDefault="00CD6026" w:rsidP="0064013E">
      <w:pPr>
        <w:spacing w:line="360" w:lineRule="auto"/>
        <w:jc w:val="center"/>
        <w:rPr>
          <w:ins w:id="697" w:author="Zhang  Zihao" w:date="2024-08-13T09:28:00Z"/>
          <w:del w:id="698" w:author="Nabera  Abhinandan" w:date="2024-08-15T19:20:00Z"/>
          <w:rFonts w:ascii="Arial" w:eastAsiaTheme="minorEastAsia" w:hAnsi="Arial" w:cs="Arial"/>
          <w:sz w:val="22"/>
          <w:szCs w:val="22"/>
          <w:highlight w:val="yellow"/>
          <w:lang w:eastAsia="zh-CN"/>
        </w:rPr>
      </w:pPr>
      <w:del w:id="699" w:author="Nabera  Abhinandan" w:date="2024-08-15T19:20:00Z">
        <w:r w:rsidDel="00F45D07">
          <w:rPr>
            <w:rFonts w:ascii="Arial" w:eastAsiaTheme="minorEastAsia" w:hAnsi="Arial" w:cs="Arial"/>
            <w:noProof/>
            <w:sz w:val="22"/>
            <w:szCs w:val="22"/>
            <w:lang w:eastAsia="zh-CN"/>
          </w:rPr>
          <w:lastRenderedPageBreak/>
          <w:drawing>
            <wp:inline distT="0" distB="0" distL="0" distR="0" wp14:anchorId="221FC541" wp14:editId="4972D607">
              <wp:extent cx="3506659" cy="2659216"/>
              <wp:effectExtent l="0" t="0" r="0" b="8255"/>
              <wp:docPr id="47032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17556" t="1406" r="2444" b="2636"/>
                      <a:stretch/>
                    </pic:blipFill>
                    <pic:spPr bwMode="auto">
                      <a:xfrm>
                        <a:off x="0" y="0"/>
                        <a:ext cx="3513697" cy="2664553"/>
                      </a:xfrm>
                      <a:prstGeom prst="rect">
                        <a:avLst/>
                      </a:prstGeom>
                      <a:noFill/>
                      <a:ln>
                        <a:noFill/>
                      </a:ln>
                      <a:extLst>
                        <a:ext uri="{53640926-AAD7-44D8-BBD7-CCE9431645EC}">
                          <a14:shadowObscured xmlns:a14="http://schemas.microsoft.com/office/drawing/2010/main"/>
                        </a:ext>
                      </a:extLst>
                    </pic:spPr>
                  </pic:pic>
                </a:graphicData>
              </a:graphic>
            </wp:inline>
          </w:drawing>
        </w:r>
      </w:del>
    </w:p>
    <w:p w14:paraId="558B6A1E" w14:textId="33453B36" w:rsidR="0088382B" w:rsidRPr="00CF7E03" w:rsidRDefault="00C43417" w:rsidP="001017A8">
      <w:pPr>
        <w:spacing w:before="240" w:line="360" w:lineRule="auto"/>
        <w:jc w:val="center"/>
        <w:rPr>
          <w:rFonts w:ascii="Arial" w:eastAsiaTheme="minorEastAsia" w:hAnsi="Arial" w:cs="Arial"/>
          <w:sz w:val="22"/>
          <w:szCs w:val="22"/>
          <w:highlight w:val="yellow"/>
          <w:lang w:eastAsia="zh-CN"/>
        </w:rPr>
      </w:pPr>
      <w:r w:rsidRPr="00390D50">
        <w:rPr>
          <w:rFonts w:ascii="Arial" w:eastAsiaTheme="minorEastAsia" w:hAnsi="Arial" w:cs="Arial"/>
          <w:noProof/>
          <w:sz w:val="22"/>
          <w:szCs w:val="22"/>
          <w:lang w:eastAsia="zh-CN"/>
        </w:rPr>
        <w:drawing>
          <wp:inline distT="0" distB="0" distL="0" distR="0" wp14:anchorId="420E0261" wp14:editId="0DBD3B6D">
            <wp:extent cx="4711700" cy="5378159"/>
            <wp:effectExtent l="0" t="0" r="0" b="0"/>
            <wp:docPr id="1672702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9">
                      <a:extLst>
                        <a:ext uri="{28A0092B-C50C-407E-A947-70E740481C1C}">
                          <a14:useLocalDpi xmlns:a14="http://schemas.microsoft.com/office/drawing/2010/main" val="0"/>
                        </a:ext>
                      </a:extLst>
                    </a:blip>
                    <a:srcRect l="10826" t="5088" r="9427" b="3885"/>
                    <a:stretch/>
                  </pic:blipFill>
                  <pic:spPr bwMode="auto">
                    <a:xfrm>
                      <a:off x="0" y="0"/>
                      <a:ext cx="4714803" cy="5381701"/>
                    </a:xfrm>
                    <a:prstGeom prst="rect">
                      <a:avLst/>
                    </a:prstGeom>
                    <a:noFill/>
                    <a:ln>
                      <a:noFill/>
                    </a:ln>
                    <a:extLst>
                      <a:ext uri="{53640926-AAD7-44D8-BBD7-CCE9431645EC}">
                        <a14:shadowObscured xmlns:a14="http://schemas.microsoft.com/office/drawing/2010/main"/>
                      </a:ext>
                    </a:extLst>
                  </pic:spPr>
                </pic:pic>
              </a:graphicData>
            </a:graphic>
          </wp:inline>
        </w:drawing>
      </w:r>
    </w:p>
    <w:p w14:paraId="5B0BA070" w14:textId="6C6B58A6" w:rsidR="0064013E" w:rsidRPr="00F45D07" w:rsidDel="00992C1E" w:rsidRDefault="0064013E" w:rsidP="0064013E">
      <w:pPr>
        <w:spacing w:line="360" w:lineRule="auto"/>
        <w:jc w:val="both"/>
        <w:rPr>
          <w:del w:id="700" w:author="Zhang  Zihao" w:date="2024-08-13T20:53:00Z"/>
          <w:rFonts w:ascii="Arial" w:eastAsiaTheme="minorEastAsia" w:hAnsi="Arial" w:cs="Arial"/>
          <w:sz w:val="22"/>
          <w:szCs w:val="22"/>
          <w:lang w:eastAsia="zh-CN"/>
          <w:rPrChange w:id="701" w:author="Nabera  Abhinandan" w:date="2024-08-15T19:20:00Z">
            <w:rPr>
              <w:del w:id="702" w:author="Zhang  Zihao" w:date="2024-08-13T20:53:00Z"/>
              <w:rFonts w:ascii="Arial" w:eastAsiaTheme="minorEastAsia" w:hAnsi="Arial" w:cs="Arial"/>
              <w:i/>
              <w:sz w:val="22"/>
              <w:szCs w:val="22"/>
              <w:lang w:eastAsia="zh-CN"/>
            </w:rPr>
          </w:rPrChange>
        </w:rPr>
      </w:pPr>
      <w:bookmarkStart w:id="703" w:name="_Hlk167814534"/>
      <w:r w:rsidRPr="001017A8">
        <w:rPr>
          <w:rFonts w:ascii="Arial" w:hAnsi="Arial" w:cs="Arial"/>
          <w:b/>
          <w:sz w:val="22"/>
          <w:szCs w:val="22"/>
        </w:rPr>
        <w:t>Fig. </w:t>
      </w:r>
      <w:r w:rsidRPr="001017A8">
        <w:rPr>
          <w:rFonts w:ascii="Arial" w:eastAsiaTheme="minorEastAsia" w:hAnsi="Arial" w:cs="Arial"/>
          <w:b/>
          <w:sz w:val="22"/>
          <w:szCs w:val="22"/>
          <w:lang w:eastAsia="zh-CN"/>
        </w:rPr>
        <w:t>5</w:t>
      </w:r>
      <w:ins w:id="704" w:author="Nabera  Abhinandan" w:date="2024-08-15T19:55:00Z">
        <w:r w:rsidR="002D6BFD">
          <w:rPr>
            <w:rFonts w:ascii="Arial" w:hAnsi="Arial" w:cs="Arial"/>
            <w:b/>
            <w:iCs/>
            <w:sz w:val="22"/>
            <w:szCs w:val="22"/>
          </w:rPr>
          <w:t> </w:t>
        </w:r>
      </w:ins>
      <w:del w:id="705" w:author="Nabera  Abhinandan" w:date="2024-08-15T19:55:00Z">
        <w:r w:rsidR="0017065B" w:rsidRPr="00F45D07" w:rsidDel="002D6BFD">
          <w:rPr>
            <w:rFonts w:ascii="Arial" w:hAnsi="Arial" w:cs="Arial"/>
            <w:b/>
            <w:iCs/>
            <w:sz w:val="22"/>
            <w:szCs w:val="22"/>
          </w:rPr>
          <w:delText xml:space="preserve"> </w:delText>
        </w:r>
      </w:del>
      <w:r w:rsidR="0017065B" w:rsidRPr="00F45D07">
        <w:rPr>
          <w:rFonts w:ascii="Arial" w:hAnsi="Arial" w:cs="Arial"/>
          <w:b/>
          <w:iCs/>
          <w:sz w:val="22"/>
          <w:szCs w:val="22"/>
        </w:rPr>
        <w:t>| </w:t>
      </w:r>
      <w:r w:rsidRPr="001017A8">
        <w:rPr>
          <w:rFonts w:ascii="Arial" w:eastAsiaTheme="minorEastAsia" w:hAnsi="Arial" w:cs="Arial"/>
          <w:b/>
          <w:sz w:val="22"/>
          <w:szCs w:val="22"/>
          <w:lang w:eastAsia="zh-CN"/>
        </w:rPr>
        <w:t>Emerging acetylene synthesis routes</w:t>
      </w:r>
      <w:r w:rsidRPr="001017A8">
        <w:rPr>
          <w:rFonts w:ascii="Arial" w:hAnsi="Arial" w:cs="Arial"/>
          <w:b/>
          <w:sz w:val="22"/>
          <w:szCs w:val="22"/>
        </w:rPr>
        <w:t xml:space="preserve">. </w:t>
      </w:r>
      <w:r w:rsidRPr="001017A8">
        <w:rPr>
          <w:rFonts w:ascii="Arial" w:eastAsiaTheme="minorEastAsia" w:hAnsi="Arial" w:cs="Arial"/>
          <w:b/>
          <w:sz w:val="22"/>
          <w:szCs w:val="22"/>
          <w:lang w:eastAsia="zh-CN"/>
        </w:rPr>
        <w:t>a.</w:t>
      </w:r>
      <w:r w:rsidRPr="001017A8">
        <w:rPr>
          <w:rFonts w:ascii="Arial" w:eastAsiaTheme="minorEastAsia" w:hAnsi="Arial" w:cs="Arial"/>
          <w:sz w:val="22"/>
          <w:szCs w:val="22"/>
          <w:lang w:eastAsia="zh-CN"/>
        </w:rPr>
        <w:t> Structure of electrode- and electrodeless</w:t>
      </w:r>
      <w:r w:rsidR="004823CA" w:rsidRPr="001017A8">
        <w:rPr>
          <w:rFonts w:ascii="Arial" w:eastAsiaTheme="minorEastAsia" w:hAnsi="Arial" w:cs="Arial"/>
          <w:sz w:val="22"/>
          <w:szCs w:val="22"/>
          <w:lang w:eastAsia="zh-CN"/>
        </w:rPr>
        <w:t>-based</w:t>
      </w:r>
      <w:r w:rsidRPr="001017A8">
        <w:rPr>
          <w:rFonts w:ascii="Arial" w:eastAsiaTheme="minorEastAsia" w:hAnsi="Arial" w:cs="Arial"/>
          <w:sz w:val="22"/>
          <w:szCs w:val="22"/>
          <w:lang w:eastAsia="zh-CN"/>
        </w:rPr>
        <w:t xml:space="preserve"> </w:t>
      </w:r>
      <w:ins w:id="706" w:author="Zhang  Zihao" w:date="2024-08-16T14:04:00Z" w16du:dateUtc="2024-08-16T12:04:00Z">
        <w:r w:rsidR="00AF780A" w:rsidRPr="001017A8">
          <w:rPr>
            <w:rFonts w:ascii="Arial" w:eastAsiaTheme="minorEastAsia" w:hAnsi="Arial" w:cs="Arial"/>
            <w:sz w:val="22"/>
            <w:szCs w:val="22"/>
            <w:lang w:eastAsia="zh-CN"/>
          </w:rPr>
          <w:t xml:space="preserve">non-thermal </w:t>
        </w:r>
      </w:ins>
      <w:r w:rsidRPr="001017A8">
        <w:rPr>
          <w:rFonts w:ascii="Arial" w:eastAsiaTheme="minorEastAsia" w:hAnsi="Arial" w:cs="Arial"/>
          <w:sz w:val="22"/>
          <w:szCs w:val="22"/>
          <w:lang w:eastAsia="zh-CN"/>
        </w:rPr>
        <w:t>plasma reactors</w:t>
      </w:r>
      <w:del w:id="707" w:author="Zhang  Zihao" w:date="2024-08-16T14:04:00Z" w16du:dateUtc="2024-08-16T12:04:00Z">
        <w:r w:rsidRPr="001017A8" w:rsidDel="00AF780A">
          <w:rPr>
            <w:rFonts w:ascii="Arial" w:eastAsiaTheme="minorEastAsia" w:hAnsi="Arial" w:cs="Arial"/>
            <w:sz w:val="22"/>
            <w:szCs w:val="22"/>
            <w:lang w:eastAsia="zh-CN"/>
          </w:rPr>
          <w:delText xml:space="preserve"> among non-thermal plasma</w:delText>
        </w:r>
      </w:del>
      <w:r w:rsidRPr="001017A8">
        <w:rPr>
          <w:rFonts w:ascii="Arial" w:eastAsiaTheme="minorEastAsia" w:hAnsi="Arial" w:cs="Arial"/>
          <w:sz w:val="22"/>
          <w:szCs w:val="22"/>
          <w:lang w:eastAsia="zh-CN"/>
        </w:rPr>
        <w:t>.</w:t>
      </w:r>
      <w:r w:rsidR="001A4196" w:rsidRPr="001A4196">
        <w:rPr>
          <w:rFonts w:ascii="Arial" w:hAnsi="Arial" w:cs="Arial"/>
          <w:sz w:val="22"/>
          <w:vertAlign w:val="superscript"/>
        </w:rPr>
        <w:t>5,69</w:t>
      </w:r>
      <w:r w:rsidRPr="001017A8">
        <w:rPr>
          <w:rFonts w:ascii="Arial" w:eastAsiaTheme="minorEastAsia" w:hAnsi="Arial" w:cs="Arial"/>
          <w:b/>
          <w:sz w:val="22"/>
          <w:szCs w:val="22"/>
          <w:lang w:eastAsia="zh-CN"/>
        </w:rPr>
        <w:t xml:space="preserve"> </w:t>
      </w:r>
      <w:ins w:id="708" w:author="Zhang  Zihao" w:date="2024-08-13T18:44:00Z">
        <w:r w:rsidR="00C43417" w:rsidRPr="001017A8">
          <w:rPr>
            <w:rFonts w:ascii="Arial" w:eastAsiaTheme="minorEastAsia" w:hAnsi="Arial" w:cs="Arial"/>
            <w:b/>
            <w:sz w:val="22"/>
            <w:szCs w:val="22"/>
            <w:lang w:eastAsia="zh-CN"/>
          </w:rPr>
          <w:t>b.</w:t>
        </w:r>
        <w:r w:rsidR="00C43417" w:rsidRPr="001017A8">
          <w:rPr>
            <w:rFonts w:ascii="Arial" w:eastAsiaTheme="minorEastAsia" w:hAnsi="Arial" w:cs="Arial"/>
            <w:sz w:val="22"/>
            <w:szCs w:val="22"/>
            <w:lang w:eastAsia="zh-CN"/>
          </w:rPr>
          <w:t xml:space="preserve"> Structure of membrane </w:t>
        </w:r>
        <w:r w:rsidR="00C43417" w:rsidRPr="001017A8">
          <w:rPr>
            <w:rFonts w:ascii="Arial" w:eastAsiaTheme="minorEastAsia" w:hAnsi="Arial" w:cs="Arial"/>
            <w:sz w:val="22"/>
            <w:szCs w:val="22"/>
            <w:lang w:eastAsia="zh-CN"/>
          </w:rPr>
          <w:lastRenderedPageBreak/>
          <w:t xml:space="preserve">reactor in </w:t>
        </w:r>
      </w:ins>
      <w:ins w:id="709" w:author="Zhang  Zihao" w:date="2024-08-16T14:04:00Z" w16du:dateUtc="2024-08-16T12:04:00Z">
        <w:r w:rsidR="00297377">
          <w:rPr>
            <w:rFonts w:ascii="Arial" w:eastAsiaTheme="minorEastAsia" w:hAnsi="Arial" w:cs="Arial" w:hint="eastAsia"/>
            <w:sz w:val="22"/>
            <w:szCs w:val="22"/>
            <w:lang w:eastAsia="zh-CN"/>
          </w:rPr>
          <w:t>TP</w:t>
        </w:r>
      </w:ins>
      <w:ins w:id="710" w:author="Zhang  Zihao" w:date="2024-08-13T18:44:00Z">
        <w:r w:rsidR="00242B54" w:rsidRPr="001017A8">
          <w:rPr>
            <w:rFonts w:ascii="Arial" w:eastAsiaTheme="minorEastAsia" w:hAnsi="Arial" w:cs="Arial"/>
            <w:sz w:val="22"/>
            <w:szCs w:val="22"/>
            <w:lang w:eastAsia="zh-CN"/>
          </w:rPr>
          <w:t>.</w:t>
        </w:r>
      </w:ins>
      <w:r w:rsidR="000B1B10" w:rsidRPr="00F45D07">
        <w:rPr>
          <w:rFonts w:ascii="Arial" w:hAnsi="Arial" w:cs="Arial"/>
          <w:sz w:val="22"/>
          <w:vertAlign w:val="superscript"/>
        </w:rPr>
        <w:t>65</w:t>
      </w:r>
      <w:ins w:id="711" w:author="Zhang  Zihao" w:date="2024-08-13T18:44:00Z">
        <w:r w:rsidR="00C43417" w:rsidRPr="001017A8">
          <w:rPr>
            <w:rFonts w:ascii="Arial" w:eastAsiaTheme="minorEastAsia" w:hAnsi="Arial" w:cs="Arial"/>
            <w:sz w:val="22"/>
            <w:szCs w:val="22"/>
            <w:lang w:eastAsia="zh-CN"/>
          </w:rPr>
          <w:t xml:space="preserve"> </w:t>
        </w:r>
      </w:ins>
      <w:del w:id="712" w:author="Zhang  Zihao" w:date="2024-08-13T18:43:00Z">
        <w:r w:rsidRPr="001017A8" w:rsidDel="00C43417">
          <w:rPr>
            <w:rFonts w:ascii="Arial" w:eastAsiaTheme="minorEastAsia" w:hAnsi="Arial" w:cs="Arial"/>
            <w:b/>
            <w:sz w:val="22"/>
            <w:szCs w:val="22"/>
            <w:lang w:eastAsia="zh-CN"/>
          </w:rPr>
          <w:delText>b</w:delText>
        </w:r>
      </w:del>
      <w:ins w:id="713" w:author="Zhang  Zihao" w:date="2024-08-13T18:43:00Z">
        <w:r w:rsidR="00C43417" w:rsidRPr="001017A8">
          <w:rPr>
            <w:rFonts w:ascii="Arial" w:eastAsiaTheme="minorEastAsia" w:hAnsi="Arial" w:cs="Arial"/>
            <w:b/>
            <w:sz w:val="22"/>
            <w:szCs w:val="22"/>
            <w:lang w:eastAsia="zh-CN"/>
          </w:rPr>
          <w:t>c</w:t>
        </w:r>
      </w:ins>
      <w:r w:rsidRPr="001017A8">
        <w:rPr>
          <w:rFonts w:ascii="Arial" w:eastAsiaTheme="minorEastAsia" w:hAnsi="Arial" w:cs="Arial"/>
          <w:b/>
          <w:sz w:val="22"/>
          <w:szCs w:val="22"/>
          <w:lang w:eastAsia="zh-CN"/>
        </w:rPr>
        <w:t>.</w:t>
      </w:r>
      <w:r w:rsidRPr="001017A8">
        <w:rPr>
          <w:rFonts w:ascii="Arial" w:eastAsiaTheme="minorEastAsia" w:hAnsi="Arial" w:cs="Arial"/>
          <w:sz w:val="22"/>
          <w:szCs w:val="22"/>
          <w:lang w:eastAsia="zh-CN"/>
        </w:rPr>
        <w:t> Conversion</w:t>
      </w:r>
      <w:r w:rsidRPr="001017A8">
        <w:rPr>
          <w:rFonts w:ascii="Arial" w:eastAsiaTheme="minorEastAsia" w:hAnsi="Arial" w:cs="Arial"/>
          <w:sz w:val="22"/>
          <w:szCs w:val="22"/>
          <w:lang w:eastAsia="zh-CN"/>
        </w:rPr>
        <w:noBreakHyphen/>
        <w:t xml:space="preserve">selectivity trend </w:t>
      </w:r>
      <w:del w:id="714" w:author="Nabera  Abhinandan" w:date="2024-08-15T19:54:00Z">
        <w:r w:rsidRPr="001017A8" w:rsidDel="00F10B6F">
          <w:rPr>
            <w:rFonts w:ascii="Arial" w:eastAsiaTheme="minorEastAsia" w:hAnsi="Arial" w:cs="Arial"/>
            <w:sz w:val="22"/>
            <w:szCs w:val="22"/>
            <w:lang w:eastAsia="zh-CN"/>
          </w:rPr>
          <w:delText xml:space="preserve">from </w:delText>
        </w:r>
      </w:del>
      <w:ins w:id="715" w:author="Nabera  Abhinandan" w:date="2024-08-15T19:54:00Z">
        <w:r w:rsidR="00F10B6F">
          <w:rPr>
            <w:rFonts w:ascii="Arial" w:eastAsiaTheme="minorEastAsia" w:hAnsi="Arial" w:cs="Arial"/>
            <w:sz w:val="22"/>
            <w:szCs w:val="22"/>
            <w:lang w:eastAsia="zh-CN"/>
          </w:rPr>
          <w:t>in</w:t>
        </w:r>
        <w:r w:rsidR="00F10B6F" w:rsidRPr="001017A8">
          <w:rPr>
            <w:rFonts w:ascii="Arial" w:eastAsiaTheme="minorEastAsia" w:hAnsi="Arial" w:cs="Arial"/>
            <w:sz w:val="22"/>
            <w:szCs w:val="22"/>
            <w:lang w:eastAsia="zh-CN"/>
          </w:rPr>
          <w:t xml:space="preserve"> </w:t>
        </w:r>
      </w:ins>
      <w:del w:id="716" w:author="Zhang  Zihao" w:date="2024-08-16T14:05:00Z" w16du:dateUtc="2024-08-16T12:05:00Z">
        <w:r w:rsidRPr="001017A8" w:rsidDel="00297377">
          <w:rPr>
            <w:rFonts w:ascii="Arial" w:eastAsiaTheme="minorEastAsia" w:hAnsi="Arial" w:cs="Arial"/>
            <w:sz w:val="22"/>
            <w:szCs w:val="22"/>
            <w:lang w:eastAsia="zh-CN"/>
          </w:rPr>
          <w:delText>thermal pyrolysis</w:delText>
        </w:r>
      </w:del>
      <w:ins w:id="717" w:author="Zhang  Zihao" w:date="2024-08-16T14:05:00Z" w16du:dateUtc="2024-08-16T12:05:00Z">
        <w:r w:rsidR="00297377">
          <w:rPr>
            <w:rFonts w:ascii="Arial" w:eastAsiaTheme="minorEastAsia" w:hAnsi="Arial" w:cs="Arial" w:hint="eastAsia"/>
            <w:sz w:val="22"/>
            <w:szCs w:val="22"/>
            <w:lang w:eastAsia="zh-CN"/>
          </w:rPr>
          <w:t>TP</w:t>
        </w:r>
      </w:ins>
      <w:r w:rsidRPr="001017A8">
        <w:rPr>
          <w:rFonts w:ascii="Arial" w:eastAsiaTheme="minorEastAsia" w:hAnsi="Arial" w:cs="Arial"/>
          <w:sz w:val="22"/>
          <w:szCs w:val="22"/>
          <w:lang w:eastAsia="zh-CN"/>
        </w:rPr>
        <w:t xml:space="preserve">, non-thermal and thermal plasma. </w:t>
      </w:r>
      <w:del w:id="718" w:author="Zhang  Zihao" w:date="2024-08-13T18:43:00Z">
        <w:r w:rsidRPr="001017A8" w:rsidDel="00C43417">
          <w:rPr>
            <w:rFonts w:ascii="Arial" w:eastAsiaTheme="minorEastAsia" w:hAnsi="Arial" w:cs="Arial"/>
            <w:b/>
            <w:sz w:val="22"/>
            <w:szCs w:val="22"/>
            <w:lang w:eastAsia="zh-CN"/>
          </w:rPr>
          <w:delText>c</w:delText>
        </w:r>
      </w:del>
      <w:ins w:id="719" w:author="Zhang  Zihao" w:date="2024-08-13T18:43:00Z">
        <w:r w:rsidR="00C43417" w:rsidRPr="001017A8">
          <w:rPr>
            <w:rFonts w:ascii="Arial" w:eastAsiaTheme="minorEastAsia" w:hAnsi="Arial" w:cs="Arial"/>
            <w:b/>
            <w:sz w:val="22"/>
            <w:szCs w:val="22"/>
            <w:lang w:eastAsia="zh-CN"/>
          </w:rPr>
          <w:t>d</w:t>
        </w:r>
      </w:ins>
      <w:r w:rsidRPr="001017A8">
        <w:rPr>
          <w:rFonts w:ascii="Arial" w:hAnsi="Arial" w:cs="Arial"/>
          <w:b/>
          <w:sz w:val="22"/>
          <w:szCs w:val="22"/>
        </w:rPr>
        <w:t>. </w:t>
      </w:r>
      <w:r w:rsidRPr="001017A8">
        <w:rPr>
          <w:rFonts w:ascii="Arial" w:eastAsiaTheme="minorEastAsia" w:hAnsi="Arial" w:cs="Arial"/>
          <w:sz w:val="22"/>
          <w:szCs w:val="22"/>
          <w:lang w:eastAsia="zh-CN"/>
        </w:rPr>
        <w:t>Conversion</w:t>
      </w:r>
      <w:r w:rsidRPr="001017A8">
        <w:rPr>
          <w:rFonts w:ascii="Arial" w:eastAsiaTheme="minorEastAsia" w:hAnsi="Arial" w:cs="Arial"/>
          <w:sz w:val="22"/>
          <w:szCs w:val="22"/>
          <w:lang w:eastAsia="zh-CN"/>
        </w:rPr>
        <w:noBreakHyphen/>
        <w:t>selectivity</w:t>
      </w:r>
      <w:r w:rsidRPr="001017A8">
        <w:rPr>
          <w:rFonts w:ascii="Arial" w:hAnsi="Arial" w:cs="Arial"/>
          <w:b/>
          <w:sz w:val="22"/>
          <w:szCs w:val="22"/>
        </w:rPr>
        <w:t xml:space="preserve"> </w:t>
      </w:r>
      <w:r w:rsidRPr="001017A8">
        <w:rPr>
          <w:rFonts w:ascii="Arial" w:eastAsiaTheme="minorEastAsia" w:hAnsi="Arial" w:cs="Arial"/>
          <w:bCs/>
          <w:sz w:val="22"/>
          <w:szCs w:val="22"/>
          <w:lang w:eastAsia="zh-CN"/>
        </w:rPr>
        <w:t xml:space="preserve">trend and energy </w:t>
      </w:r>
      <w:bookmarkStart w:id="720" w:name="_Hlk172709744"/>
      <w:r w:rsidRPr="001017A8">
        <w:rPr>
          <w:rFonts w:ascii="Arial" w:eastAsiaTheme="minorEastAsia" w:hAnsi="Arial" w:cs="Arial"/>
          <w:bCs/>
          <w:sz w:val="22"/>
          <w:szCs w:val="22"/>
          <w:lang w:eastAsia="zh-CN"/>
        </w:rPr>
        <w:t xml:space="preserve">requirement </w:t>
      </w:r>
      <w:bookmarkEnd w:id="720"/>
      <w:r w:rsidRPr="001017A8">
        <w:rPr>
          <w:rFonts w:ascii="Arial" w:eastAsiaTheme="minorEastAsia" w:hAnsi="Arial" w:cs="Arial"/>
          <w:bCs/>
          <w:sz w:val="22"/>
          <w:szCs w:val="22"/>
          <w:lang w:eastAsia="zh-CN"/>
        </w:rPr>
        <w:t>(kWh kg</w:t>
      </w:r>
      <w:r w:rsidRPr="001017A8">
        <w:rPr>
          <w:rFonts w:ascii="Arial" w:eastAsiaTheme="minorEastAsia" w:hAnsi="Arial" w:cs="Arial"/>
          <w:bCs/>
          <w:sz w:val="22"/>
          <w:szCs w:val="22"/>
          <w:vertAlign w:val="superscript"/>
          <w:lang w:eastAsia="zh-CN"/>
        </w:rPr>
        <w:t>–1</w:t>
      </w:r>
      <w:r w:rsidRPr="001017A8">
        <w:rPr>
          <w:rFonts w:ascii="Arial" w:eastAsiaTheme="minorEastAsia" w:hAnsi="Arial" w:cs="Arial"/>
          <w:bCs/>
          <w:sz w:val="22"/>
          <w:szCs w:val="22"/>
          <w:lang w:eastAsia="zh-CN"/>
        </w:rPr>
        <w:t> C</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H</w:t>
      </w:r>
      <w:r w:rsidRPr="001017A8">
        <w:rPr>
          <w:rFonts w:ascii="Arial" w:eastAsiaTheme="minorEastAsia" w:hAnsi="Arial" w:cs="Arial"/>
          <w:bCs/>
          <w:sz w:val="22"/>
          <w:szCs w:val="22"/>
          <w:vertAlign w:val="subscript"/>
          <w:lang w:eastAsia="zh-CN"/>
        </w:rPr>
        <w:t>2</w:t>
      </w:r>
      <w:r w:rsidRPr="001017A8">
        <w:rPr>
          <w:rFonts w:ascii="Arial" w:eastAsiaTheme="minorEastAsia" w:hAnsi="Arial" w:cs="Arial"/>
          <w:bCs/>
          <w:sz w:val="22"/>
          <w:szCs w:val="22"/>
          <w:lang w:eastAsia="zh-CN"/>
        </w:rPr>
        <w:t xml:space="preserve">) for representative non-thermal </w:t>
      </w:r>
      <w:r w:rsidR="005C1B0F" w:rsidRPr="001017A8">
        <w:rPr>
          <w:rFonts w:ascii="Arial" w:eastAsiaTheme="minorEastAsia" w:hAnsi="Arial" w:cs="Arial"/>
          <w:sz w:val="22"/>
          <w:szCs w:val="22"/>
          <w:lang w:eastAsia="zh-CN"/>
        </w:rPr>
        <w:t xml:space="preserve">(cold and warm) </w:t>
      </w:r>
      <w:r w:rsidRPr="001017A8">
        <w:rPr>
          <w:rFonts w:ascii="Arial" w:eastAsiaTheme="minorEastAsia" w:hAnsi="Arial" w:cs="Arial"/>
          <w:bCs/>
          <w:sz w:val="22"/>
          <w:szCs w:val="22"/>
          <w:lang w:eastAsia="zh-CN"/>
        </w:rPr>
        <w:t xml:space="preserve">and </w:t>
      </w:r>
      <w:r w:rsidR="005C1B0F" w:rsidRPr="001017A8">
        <w:rPr>
          <w:rFonts w:ascii="Arial" w:eastAsiaTheme="minorEastAsia" w:hAnsi="Arial" w:cs="Arial"/>
          <w:bCs/>
          <w:sz w:val="22"/>
          <w:szCs w:val="22"/>
          <w:lang w:eastAsia="zh-CN"/>
        </w:rPr>
        <w:t>thermal plasma</w:t>
      </w:r>
      <w:r w:rsidRPr="001017A8">
        <w:rPr>
          <w:rFonts w:ascii="Arial" w:eastAsiaTheme="minorEastAsia" w:hAnsi="Arial" w:cs="Arial"/>
          <w:bCs/>
          <w:sz w:val="22"/>
          <w:szCs w:val="22"/>
          <w:lang w:eastAsia="zh-CN"/>
        </w:rPr>
        <w:t xml:space="preserve"> routes.</w:t>
      </w:r>
      <w:r w:rsidRPr="001017A8">
        <w:rPr>
          <w:rFonts w:ascii="Arial" w:eastAsiaTheme="minorEastAsia" w:hAnsi="Arial" w:cs="Arial"/>
          <w:sz w:val="22"/>
          <w:szCs w:val="22"/>
          <w:lang w:eastAsia="zh-CN"/>
        </w:rPr>
        <w:t xml:space="preserve"> </w:t>
      </w:r>
      <w:del w:id="721" w:author="Zhang  Zihao" w:date="2024-08-13T18:43:00Z">
        <w:r w:rsidRPr="001017A8" w:rsidDel="00C43417">
          <w:rPr>
            <w:rFonts w:ascii="Arial" w:eastAsiaTheme="minorEastAsia" w:hAnsi="Arial" w:cs="Arial"/>
            <w:b/>
            <w:sz w:val="22"/>
            <w:szCs w:val="22"/>
            <w:lang w:eastAsia="zh-CN"/>
          </w:rPr>
          <w:delText>d</w:delText>
        </w:r>
      </w:del>
      <w:ins w:id="722" w:author="Zhang  Zihao" w:date="2024-08-13T18:43:00Z">
        <w:r w:rsidR="00C43417" w:rsidRPr="001017A8">
          <w:rPr>
            <w:rFonts w:ascii="Arial" w:eastAsiaTheme="minorEastAsia" w:hAnsi="Arial" w:cs="Arial"/>
            <w:b/>
            <w:sz w:val="22"/>
            <w:szCs w:val="22"/>
            <w:lang w:eastAsia="zh-CN"/>
          </w:rPr>
          <w:t>e</w:t>
        </w:r>
      </w:ins>
      <w:r w:rsidRPr="001017A8">
        <w:rPr>
          <w:rFonts w:ascii="Arial" w:hAnsi="Arial" w:cs="Arial"/>
          <w:b/>
          <w:sz w:val="22"/>
          <w:szCs w:val="22"/>
        </w:rPr>
        <w:t>.</w:t>
      </w:r>
      <w:r w:rsidRPr="001017A8">
        <w:rPr>
          <w:rFonts w:ascii="Arial" w:hAnsi="Arial" w:cs="Arial"/>
          <w:sz w:val="22"/>
          <w:szCs w:val="22"/>
        </w:rPr>
        <w:t> </w:t>
      </w:r>
      <w:r w:rsidRPr="001017A8">
        <w:rPr>
          <w:rFonts w:ascii="Arial" w:eastAsiaTheme="minorEastAsia" w:hAnsi="Arial" w:cs="Arial"/>
          <w:sz w:val="22"/>
          <w:szCs w:val="22"/>
          <w:lang w:eastAsia="zh-CN"/>
        </w:rPr>
        <w:t>Representative c</w:t>
      </w:r>
      <w:r w:rsidRPr="001017A8">
        <w:rPr>
          <w:rFonts w:ascii="Arial" w:hAnsi="Arial" w:cs="Arial"/>
          <w:sz w:val="22"/>
          <w:szCs w:val="22"/>
        </w:rPr>
        <w:t>atalyst type, reaction temperature, CH</w:t>
      </w:r>
      <w:r w:rsidRPr="001017A8">
        <w:rPr>
          <w:rFonts w:ascii="Arial" w:hAnsi="Arial" w:cs="Arial"/>
          <w:sz w:val="22"/>
          <w:szCs w:val="22"/>
          <w:vertAlign w:val="subscript"/>
        </w:rPr>
        <w:t>4</w:t>
      </w:r>
      <w:r w:rsidRPr="001017A8">
        <w:rPr>
          <w:rFonts w:ascii="Arial" w:hAnsi="Arial" w:cs="Arial"/>
          <w:sz w:val="22"/>
          <w:szCs w:val="22"/>
        </w:rPr>
        <w:t xml:space="preserve"> conversion, </w:t>
      </w:r>
      <w:ins w:id="723" w:author="Nabera  Abhinandan" w:date="2024-08-15T19:54:00Z">
        <w:r w:rsidR="00F10B6F">
          <w:rPr>
            <w:rFonts w:ascii="Arial" w:hAnsi="Arial" w:cs="Arial"/>
            <w:sz w:val="22"/>
            <w:szCs w:val="22"/>
          </w:rPr>
          <w:t xml:space="preserve">and </w:t>
        </w:r>
      </w:ins>
      <w:r w:rsidRPr="001017A8">
        <w:rPr>
          <w:rFonts w:ascii="Arial" w:eastAsiaTheme="minorEastAsia" w:hAnsi="Arial" w:cs="Arial"/>
          <w:sz w:val="22"/>
          <w:szCs w:val="22"/>
          <w:lang w:eastAsia="zh-CN"/>
        </w:rPr>
        <w:t>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H</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and C</w:t>
      </w:r>
      <w:r w:rsidRPr="001017A8">
        <w:rPr>
          <w:rFonts w:ascii="Arial" w:eastAsiaTheme="minorEastAsia" w:hAnsi="Arial" w:cs="Arial"/>
          <w:sz w:val="22"/>
          <w:szCs w:val="22"/>
          <w:vertAlign w:val="subscript"/>
          <w:lang w:eastAsia="zh-CN"/>
        </w:rPr>
        <w:t>2</w:t>
      </w:r>
      <w:r w:rsidRPr="001017A8">
        <w:rPr>
          <w:rFonts w:ascii="Arial" w:eastAsiaTheme="minorEastAsia" w:hAnsi="Arial" w:cs="Arial"/>
          <w:sz w:val="22"/>
          <w:szCs w:val="22"/>
          <w:lang w:eastAsia="zh-CN"/>
        </w:rPr>
        <w:t xml:space="preserve"> selectivity in non</w:t>
      </w:r>
      <w:ins w:id="724" w:author="Nabera  Abhinandan" w:date="2024-08-15T19:54:00Z">
        <w:r w:rsidR="0012445B">
          <w:rPr>
            <w:rFonts w:ascii="Arial" w:eastAsiaTheme="minorEastAsia" w:hAnsi="Arial" w:cs="Arial"/>
            <w:sz w:val="22"/>
            <w:szCs w:val="22"/>
            <w:lang w:eastAsia="zh-CN"/>
          </w:rPr>
          <w:noBreakHyphen/>
        </w:r>
      </w:ins>
      <w:del w:id="725" w:author="Nabera  Abhinandan" w:date="2024-08-15T19:54:00Z">
        <w:r w:rsidRPr="00F45D07" w:rsidDel="0012445B">
          <w:rPr>
            <w:rFonts w:ascii="Arial" w:eastAsiaTheme="minorEastAsia" w:hAnsi="Arial" w:cs="Arial"/>
            <w:sz w:val="22"/>
            <w:szCs w:val="22"/>
            <w:lang w:eastAsia="zh-CN"/>
            <w:rPrChange w:id="726" w:author="Nabera  Abhinandan" w:date="2024-08-15T19:20:00Z">
              <w:rPr>
                <w:rFonts w:ascii="Arial" w:eastAsiaTheme="minorEastAsia" w:hAnsi="Arial" w:cs="Arial"/>
                <w:i/>
                <w:sz w:val="22"/>
                <w:szCs w:val="22"/>
                <w:lang w:eastAsia="zh-CN"/>
              </w:rPr>
            </w:rPrChange>
          </w:rPr>
          <w:delText>-</w:delText>
        </w:r>
      </w:del>
      <w:r w:rsidRPr="00F45D07">
        <w:rPr>
          <w:rFonts w:ascii="Arial" w:eastAsiaTheme="minorEastAsia" w:hAnsi="Arial" w:cs="Arial"/>
          <w:sz w:val="22"/>
          <w:szCs w:val="22"/>
          <w:lang w:eastAsia="zh-CN"/>
          <w:rPrChange w:id="727" w:author="Nabera  Abhinandan" w:date="2024-08-15T19:20:00Z">
            <w:rPr>
              <w:rFonts w:ascii="Arial" w:eastAsiaTheme="minorEastAsia" w:hAnsi="Arial" w:cs="Arial"/>
              <w:i/>
              <w:sz w:val="22"/>
              <w:szCs w:val="22"/>
              <w:lang w:eastAsia="zh-CN"/>
            </w:rPr>
          </w:rPrChange>
        </w:rPr>
        <w:t>oxidative CH</w:t>
      </w:r>
      <w:r w:rsidRPr="00F45D07">
        <w:rPr>
          <w:rFonts w:ascii="Arial" w:eastAsiaTheme="minorEastAsia" w:hAnsi="Arial" w:cs="Arial"/>
          <w:sz w:val="22"/>
          <w:szCs w:val="22"/>
          <w:vertAlign w:val="subscript"/>
          <w:lang w:eastAsia="zh-CN"/>
          <w:rPrChange w:id="728" w:author="Nabera  Abhinandan" w:date="2024-08-15T19:20:00Z">
            <w:rPr>
              <w:rFonts w:ascii="Arial" w:eastAsiaTheme="minorEastAsia" w:hAnsi="Arial" w:cs="Arial"/>
              <w:i/>
              <w:sz w:val="22"/>
              <w:szCs w:val="22"/>
              <w:vertAlign w:val="subscript"/>
              <w:lang w:eastAsia="zh-CN"/>
            </w:rPr>
          </w:rPrChange>
        </w:rPr>
        <w:t>4</w:t>
      </w:r>
      <w:r w:rsidRPr="00F45D07">
        <w:rPr>
          <w:rFonts w:ascii="Arial" w:eastAsiaTheme="minorEastAsia" w:hAnsi="Arial" w:cs="Arial"/>
          <w:sz w:val="22"/>
          <w:szCs w:val="22"/>
          <w:lang w:eastAsia="zh-CN"/>
          <w:rPrChange w:id="729" w:author="Nabera  Abhinandan" w:date="2024-08-15T19:20:00Z">
            <w:rPr>
              <w:rFonts w:ascii="Arial" w:eastAsiaTheme="minorEastAsia" w:hAnsi="Arial" w:cs="Arial"/>
              <w:i/>
              <w:sz w:val="22"/>
              <w:szCs w:val="22"/>
              <w:lang w:eastAsia="zh-CN"/>
            </w:rPr>
          </w:rPrChange>
        </w:rPr>
        <w:t xml:space="preserve"> conversion.</w:t>
      </w:r>
      <w:bookmarkEnd w:id="703"/>
    </w:p>
    <w:p w14:paraId="67521659" w14:textId="2ABFD7A5" w:rsidR="00002576" w:rsidRPr="00992C1E" w:rsidDel="00D831B9" w:rsidRDefault="00002576" w:rsidP="003741E8">
      <w:pPr>
        <w:spacing w:before="240" w:line="360" w:lineRule="auto"/>
        <w:jc w:val="both"/>
        <w:rPr>
          <w:ins w:id="730" w:author="Pérez-Ramirez  Javier" w:date="2024-08-05T11:05:00Z"/>
          <w:del w:id="731" w:author="Zhang  Zihao" w:date="2024-08-13T20:28:00Z"/>
          <w:rFonts w:ascii="Arial" w:hAnsi="Arial" w:cs="Arial"/>
          <w:sz w:val="22"/>
          <w:szCs w:val="22"/>
          <w:rPrChange w:id="732" w:author="Zhang  Zihao" w:date="2024-08-13T20:53:00Z">
            <w:rPr>
              <w:ins w:id="733" w:author="Pérez-Ramirez  Javier" w:date="2024-08-05T11:05:00Z"/>
              <w:del w:id="734" w:author="Zhang  Zihao" w:date="2024-08-13T20:28:00Z"/>
            </w:rPr>
          </w:rPrChange>
        </w:rPr>
      </w:pPr>
      <w:bookmarkStart w:id="735" w:name="_Hlk167874643"/>
      <w:commentRangeStart w:id="736"/>
      <w:ins w:id="737" w:author="Pérez-Ramirez  Javier" w:date="2024-08-05T11:05:00Z">
        <w:del w:id="738" w:author="Zhang  Zihao" w:date="2024-08-13T20:28:00Z">
          <w:r w:rsidRPr="003741E8" w:rsidDel="00D831B9">
            <w:rPr>
              <w:rFonts w:ascii="Arial" w:hAnsi="Arial" w:cs="Arial"/>
              <w:sz w:val="22"/>
              <w:szCs w:val="22"/>
              <w:highlight w:val="yellow"/>
            </w:rPr>
            <w:delText>DO WE HAVE A SIN</w:delText>
          </w:r>
        </w:del>
      </w:ins>
      <w:ins w:id="739" w:author="Pérez-Ramirez  Javier" w:date="2024-08-05T11:06:00Z">
        <w:del w:id="740" w:author="Zhang  Zihao" w:date="2024-08-13T20:28:00Z">
          <w:r w:rsidRPr="003741E8" w:rsidDel="00D831B9">
            <w:rPr>
              <w:rFonts w:ascii="Arial" w:hAnsi="Arial" w:cs="Arial"/>
              <w:sz w:val="22"/>
              <w:szCs w:val="22"/>
              <w:highlight w:val="yellow"/>
            </w:rPr>
            <w:delText>GLE FIGURE BENCHMARKING ALL TECHNOLOGIES?</w:delText>
          </w:r>
        </w:del>
      </w:ins>
      <w:commentRangeEnd w:id="736"/>
      <w:r w:rsidR="00D831B9">
        <w:rPr>
          <w:rStyle w:val="CommentReference"/>
        </w:rPr>
        <w:commentReference w:id="736"/>
      </w:r>
    </w:p>
    <w:p w14:paraId="213D81F9" w14:textId="77777777" w:rsidR="00002576" w:rsidRPr="001C4C40" w:rsidRDefault="00002576" w:rsidP="003741E8">
      <w:pPr>
        <w:spacing w:line="360" w:lineRule="auto"/>
        <w:jc w:val="both"/>
        <w:rPr>
          <w:ins w:id="741" w:author="Pérez-Ramirez  Javier" w:date="2024-08-05T11:05:00Z"/>
          <w:b/>
          <w:bCs/>
        </w:rPr>
      </w:pPr>
    </w:p>
    <w:p w14:paraId="02F38116" w14:textId="04149197" w:rsidR="005B36E0" w:rsidRPr="00736557" w:rsidRDefault="005B36E0" w:rsidP="00736557">
      <w:pPr>
        <w:pStyle w:val="ListParagraph"/>
        <w:numPr>
          <w:ilvl w:val="0"/>
          <w:numId w:val="43"/>
        </w:numPr>
        <w:spacing w:before="240" w:line="360" w:lineRule="auto"/>
        <w:ind w:left="360"/>
        <w:jc w:val="both"/>
        <w:rPr>
          <w:rFonts w:ascii="Arial" w:hAnsi="Arial" w:cs="Arial"/>
          <w:b/>
          <w:sz w:val="22"/>
          <w:szCs w:val="22"/>
        </w:rPr>
      </w:pPr>
      <w:r w:rsidRPr="00736557">
        <w:rPr>
          <w:rFonts w:ascii="Arial" w:hAnsi="Arial" w:cs="Arial"/>
          <w:b/>
          <w:sz w:val="22"/>
          <w:szCs w:val="22"/>
        </w:rPr>
        <w:t>Sustainable carbon resources</w:t>
      </w:r>
      <w:r w:rsidR="004F2441" w:rsidRPr="00736557">
        <w:rPr>
          <w:rFonts w:ascii="Arial" w:hAnsi="Arial" w:cs="Arial"/>
          <w:b/>
          <w:sz w:val="22"/>
          <w:szCs w:val="22"/>
        </w:rPr>
        <w:t xml:space="preserve"> for </w:t>
      </w:r>
      <w:r w:rsidR="00632442" w:rsidRPr="00736557">
        <w:rPr>
          <w:rFonts w:ascii="Arial" w:hAnsi="Arial" w:cs="Arial"/>
          <w:b/>
          <w:sz w:val="22"/>
          <w:szCs w:val="22"/>
        </w:rPr>
        <w:t xml:space="preserve">acetylene </w:t>
      </w:r>
      <w:r w:rsidR="004F2441" w:rsidRPr="00736557">
        <w:rPr>
          <w:rFonts w:ascii="Arial" w:hAnsi="Arial" w:cs="Arial"/>
          <w:b/>
          <w:sz w:val="22"/>
          <w:szCs w:val="22"/>
        </w:rPr>
        <w:t>synthesis</w:t>
      </w:r>
      <w:bookmarkEnd w:id="735"/>
    </w:p>
    <w:p w14:paraId="7B47657C" w14:textId="643CFB23" w:rsidR="00115474" w:rsidRDefault="00ED2872" w:rsidP="006F3396">
      <w:pPr>
        <w:pStyle w:val="ListParagraph"/>
        <w:spacing w:line="360" w:lineRule="auto"/>
        <w:ind w:left="0"/>
        <w:jc w:val="both"/>
        <w:rPr>
          <w:ins w:id="742" w:author="Nabera  Abhinandan" w:date="2024-08-15T20:18:00Z"/>
          <w:rFonts w:ascii="Arial" w:eastAsiaTheme="minorEastAsia" w:hAnsi="Arial" w:cs="Arial"/>
          <w:sz w:val="22"/>
          <w:szCs w:val="22"/>
          <w:lang w:eastAsia="zh-CN"/>
        </w:rPr>
      </w:pPr>
      <w:ins w:id="743" w:author="Zhang  Zihao" w:date="2024-08-13T20:41:00Z">
        <w:r>
          <w:rPr>
            <w:rFonts w:ascii="Arial" w:eastAsiaTheme="minorEastAsia" w:hAnsi="Arial" w:cs="Arial" w:hint="eastAsia"/>
            <w:sz w:val="22"/>
            <w:szCs w:val="22"/>
            <w:lang w:eastAsia="zh-CN"/>
          </w:rPr>
          <w:t>Among f</w:t>
        </w:r>
      </w:ins>
      <w:del w:id="744" w:author="Zhang  Zihao" w:date="2024-08-13T20:41:00Z">
        <w:r w:rsidR="00F84881" w:rsidRPr="00CF7E03" w:rsidDel="00ED2872">
          <w:rPr>
            <w:rFonts w:ascii="Arial" w:eastAsiaTheme="minorEastAsia" w:hAnsi="Arial" w:cs="Arial"/>
            <w:sz w:val="22"/>
            <w:szCs w:val="22"/>
            <w:lang w:eastAsia="zh-CN"/>
          </w:rPr>
          <w:delText>F</w:delText>
        </w:r>
      </w:del>
      <w:r w:rsidR="00F84881" w:rsidRPr="00CF7E03">
        <w:rPr>
          <w:rFonts w:ascii="Arial" w:eastAsiaTheme="minorEastAsia" w:hAnsi="Arial" w:cs="Arial"/>
          <w:sz w:val="22"/>
          <w:szCs w:val="22"/>
          <w:lang w:eastAsia="zh-CN"/>
        </w:rPr>
        <w:t>ossil fuel-based</w:t>
      </w:r>
      <w:r w:rsidR="00F84881" w:rsidRPr="00CF7E03">
        <w:rPr>
          <w:rFonts w:ascii="Arial" w:hAnsi="Arial" w:cs="Arial"/>
          <w:sz w:val="22"/>
          <w:szCs w:val="22"/>
        </w:rPr>
        <w:t xml:space="preserve"> C</w:t>
      </w:r>
      <w:r w:rsidR="00F84881" w:rsidRPr="00CF7E03">
        <w:rPr>
          <w:rFonts w:ascii="Arial" w:hAnsi="Arial" w:cs="Arial"/>
          <w:sz w:val="22"/>
          <w:szCs w:val="22"/>
          <w:vertAlign w:val="subscript"/>
        </w:rPr>
        <w:t>2</w:t>
      </w:r>
      <w:r w:rsidR="00F84881" w:rsidRPr="00CF7E03">
        <w:rPr>
          <w:rFonts w:ascii="Arial" w:hAnsi="Arial" w:cs="Arial"/>
          <w:sz w:val="22"/>
          <w:szCs w:val="22"/>
        </w:rPr>
        <w:t>H</w:t>
      </w:r>
      <w:r w:rsidR="00F84881" w:rsidRPr="00CF7E03">
        <w:rPr>
          <w:rFonts w:ascii="Arial" w:hAnsi="Arial" w:cs="Arial"/>
          <w:sz w:val="22"/>
          <w:szCs w:val="22"/>
          <w:vertAlign w:val="subscript"/>
        </w:rPr>
        <w:t>2</w:t>
      </w:r>
      <w:r w:rsidR="00F84881" w:rsidRPr="00CF7E03">
        <w:rPr>
          <w:rFonts w:ascii="Arial" w:eastAsiaTheme="minorEastAsia" w:hAnsi="Arial" w:cs="Arial"/>
          <w:sz w:val="22"/>
          <w:szCs w:val="22"/>
          <w:lang w:eastAsia="zh-CN"/>
        </w:rPr>
        <w:t xml:space="preserve"> </w:t>
      </w:r>
      <w:r w:rsidR="0021234A">
        <w:rPr>
          <w:rFonts w:ascii="Arial" w:eastAsiaTheme="minorEastAsia" w:hAnsi="Arial" w:cs="Arial" w:hint="eastAsia"/>
          <w:sz w:val="22"/>
          <w:szCs w:val="22"/>
          <w:lang w:eastAsia="zh-CN"/>
        </w:rPr>
        <w:t>production</w:t>
      </w:r>
      <w:ins w:id="745" w:author="Zhang  Zihao" w:date="2024-08-13T20:41:00Z">
        <w:r>
          <w:rPr>
            <w:rFonts w:ascii="Arial" w:eastAsiaTheme="minorEastAsia" w:hAnsi="Arial" w:cs="Arial" w:hint="eastAsia"/>
            <w:sz w:val="22"/>
            <w:szCs w:val="22"/>
            <w:lang w:eastAsia="zh-CN"/>
          </w:rPr>
          <w:t xml:space="preserve"> routes</w:t>
        </w:r>
      </w:ins>
      <w:del w:id="746" w:author="Zhang  Zihao" w:date="2024-08-13T20:41:00Z">
        <w:r w:rsidR="00F84881" w:rsidRPr="00CF7E03" w:rsidDel="00ED2872">
          <w:rPr>
            <w:rFonts w:ascii="Arial" w:eastAsiaTheme="minorEastAsia" w:hAnsi="Arial" w:cs="Arial"/>
            <w:sz w:val="22"/>
            <w:szCs w:val="22"/>
            <w:lang w:eastAsia="zh-CN"/>
          </w:rPr>
          <w:delText xml:space="preserve"> relies on four </w:delText>
        </w:r>
        <w:r w:rsidR="00366BBF" w:rsidRPr="00CF7E03" w:rsidDel="00ED2872">
          <w:rPr>
            <w:rFonts w:ascii="Arial" w:eastAsiaTheme="minorEastAsia" w:hAnsi="Arial" w:cs="Arial"/>
            <w:sz w:val="22"/>
            <w:szCs w:val="22"/>
            <w:lang w:eastAsia="zh-CN"/>
          </w:rPr>
          <w:delText>primary</w:delText>
        </w:r>
        <w:r w:rsidR="003C35CB" w:rsidRPr="00CF7E03" w:rsidDel="00ED2872">
          <w:rPr>
            <w:rFonts w:ascii="Arial" w:eastAsiaTheme="minorEastAsia" w:hAnsi="Arial" w:cs="Arial"/>
            <w:sz w:val="22"/>
            <w:szCs w:val="22"/>
            <w:lang w:eastAsia="zh-CN"/>
          </w:rPr>
          <w:delText xml:space="preserve"> </w:delText>
        </w:r>
        <w:r w:rsidR="00F84881" w:rsidRPr="00CF7E03" w:rsidDel="00ED2872">
          <w:rPr>
            <w:rFonts w:ascii="Arial" w:eastAsiaTheme="minorEastAsia" w:hAnsi="Arial" w:cs="Arial"/>
            <w:sz w:val="22"/>
            <w:szCs w:val="22"/>
            <w:lang w:eastAsia="zh-CN"/>
          </w:rPr>
          <w:delText>technologies</w:delText>
        </w:r>
        <w:r w:rsidR="00366BBF" w:rsidRPr="00CF7E03" w:rsidDel="00ED2872">
          <w:rPr>
            <w:rFonts w:ascii="Arial" w:eastAsiaTheme="minorEastAsia" w:hAnsi="Arial" w:cs="Arial"/>
            <w:sz w:val="22"/>
            <w:szCs w:val="22"/>
            <w:lang w:eastAsia="zh-CN"/>
          </w:rPr>
          <w:delText>:</w:delText>
        </w:r>
        <w:r w:rsidR="00F84881" w:rsidRPr="00CF7E03" w:rsidDel="00ED2872">
          <w:rPr>
            <w:rFonts w:ascii="Arial" w:eastAsiaTheme="minorEastAsia" w:hAnsi="Arial" w:cs="Arial"/>
            <w:sz w:val="22"/>
            <w:szCs w:val="22"/>
            <w:lang w:eastAsia="zh-CN"/>
          </w:rPr>
          <w:delText xml:space="preserve"> </w:delText>
        </w:r>
        <w:commentRangeStart w:id="747"/>
        <w:commentRangeStart w:id="748"/>
        <w:r w:rsidR="00F84881" w:rsidRPr="00CF7E03" w:rsidDel="00ED2872">
          <w:rPr>
            <w:rFonts w:ascii="Arial" w:eastAsiaTheme="minorEastAsia" w:hAnsi="Arial" w:cs="Arial"/>
            <w:sz w:val="22"/>
            <w:szCs w:val="22"/>
            <w:lang w:eastAsia="zh-CN"/>
          </w:rPr>
          <w:delText>CaC</w:delText>
        </w:r>
        <w:r w:rsidR="00F84881" w:rsidRPr="00CF7E03" w:rsidDel="00ED2872">
          <w:rPr>
            <w:rFonts w:ascii="Arial" w:eastAsiaTheme="minorEastAsia" w:hAnsi="Arial" w:cs="Arial"/>
            <w:sz w:val="22"/>
            <w:szCs w:val="22"/>
            <w:vertAlign w:val="subscript"/>
            <w:lang w:eastAsia="zh-CN"/>
          </w:rPr>
          <w:delText>2</w:delText>
        </w:r>
        <w:r w:rsidR="00F84881" w:rsidRPr="00CF7E03" w:rsidDel="00ED2872">
          <w:rPr>
            <w:rFonts w:ascii="Arial" w:eastAsiaTheme="minorEastAsia" w:hAnsi="Arial" w:cs="Arial"/>
            <w:sz w:val="22"/>
            <w:szCs w:val="22"/>
            <w:lang w:eastAsia="zh-CN"/>
          </w:rPr>
          <w:delText xml:space="preserve">, PC, </w:delText>
        </w:r>
        <w:r w:rsidR="00763B49" w:rsidDel="00ED2872">
          <w:rPr>
            <w:rFonts w:ascii="Arial" w:eastAsiaTheme="minorEastAsia" w:hAnsi="Arial" w:cs="Arial"/>
            <w:sz w:val="22"/>
            <w:szCs w:val="22"/>
            <w:lang w:eastAsia="zh-CN"/>
          </w:rPr>
          <w:delText>TP</w:delText>
        </w:r>
        <w:r w:rsidR="00F84881" w:rsidRPr="00CF7E03" w:rsidDel="00ED2872">
          <w:rPr>
            <w:rFonts w:ascii="Arial" w:hAnsi="Arial" w:cs="Arial"/>
            <w:sz w:val="22"/>
            <w:szCs w:val="22"/>
          </w:rPr>
          <w:delText>,</w:delText>
        </w:r>
        <w:r w:rsidR="00F84881" w:rsidRPr="00CF7E03" w:rsidDel="00ED2872">
          <w:rPr>
            <w:rFonts w:ascii="Arial" w:eastAsiaTheme="minorEastAsia" w:hAnsi="Arial" w:cs="Arial"/>
            <w:sz w:val="22"/>
            <w:szCs w:val="22"/>
            <w:lang w:eastAsia="zh-CN"/>
          </w:rPr>
          <w:delText xml:space="preserve"> and plasma</w:delText>
        </w:r>
        <w:commentRangeEnd w:id="747"/>
        <w:r w:rsidR="00C251DD" w:rsidDel="00ED2872">
          <w:rPr>
            <w:rStyle w:val="CommentReference"/>
          </w:rPr>
          <w:commentReference w:id="747"/>
        </w:r>
      </w:del>
      <w:commentRangeEnd w:id="748"/>
      <w:r>
        <w:rPr>
          <w:rStyle w:val="CommentReference"/>
        </w:rPr>
        <w:commentReference w:id="748"/>
      </w:r>
      <w:del w:id="749" w:author="Zhang  Zihao" w:date="2024-08-13T20:41:00Z">
        <w:r w:rsidR="00F84881" w:rsidRPr="00CF7E03" w:rsidDel="00ED2872">
          <w:rPr>
            <w:rFonts w:ascii="Arial" w:eastAsiaTheme="minorEastAsia" w:hAnsi="Arial" w:cs="Arial"/>
            <w:sz w:val="22"/>
            <w:szCs w:val="22"/>
            <w:lang w:eastAsia="zh-CN"/>
          </w:rPr>
          <w:delText xml:space="preserve"> </w:delText>
        </w:r>
      </w:del>
      <w:del w:id="750" w:author="Nabera  Abhinandan" w:date="2024-08-15T20:05:00Z">
        <w:r w:rsidR="00F84881" w:rsidRPr="00CF7E03" w:rsidDel="00307CBF">
          <w:rPr>
            <w:rFonts w:ascii="Arial" w:eastAsiaTheme="minorEastAsia" w:hAnsi="Arial" w:cs="Arial"/>
            <w:sz w:val="22"/>
            <w:szCs w:val="22"/>
            <w:lang w:eastAsia="zh-CN"/>
          </w:rPr>
          <w:delText>(</w:delText>
        </w:r>
        <w:r w:rsidR="00F84881" w:rsidRPr="00CF7E03" w:rsidDel="00307CBF">
          <w:rPr>
            <w:rFonts w:ascii="Arial" w:eastAsiaTheme="minorEastAsia" w:hAnsi="Arial" w:cs="Arial"/>
            <w:b/>
            <w:bCs/>
            <w:sz w:val="22"/>
            <w:szCs w:val="22"/>
            <w:lang w:eastAsia="zh-CN"/>
          </w:rPr>
          <w:delText>Fig</w:delText>
        </w:r>
        <w:r w:rsidR="00BA0762" w:rsidRPr="00CF7E03" w:rsidDel="00307CBF">
          <w:rPr>
            <w:rFonts w:ascii="Arial" w:eastAsiaTheme="minorEastAsia" w:hAnsi="Arial" w:cs="Arial"/>
            <w:b/>
            <w:bCs/>
            <w:sz w:val="22"/>
            <w:szCs w:val="22"/>
            <w:lang w:eastAsia="zh-CN"/>
          </w:rPr>
          <w:delText>. </w:delText>
        </w:r>
        <w:r w:rsidR="00F84881" w:rsidRPr="00CF7E03" w:rsidDel="00307CBF">
          <w:rPr>
            <w:rFonts w:ascii="Arial" w:eastAsiaTheme="minorEastAsia" w:hAnsi="Arial" w:cs="Arial"/>
            <w:b/>
            <w:bCs/>
            <w:sz w:val="22"/>
            <w:szCs w:val="22"/>
            <w:lang w:eastAsia="zh-CN"/>
          </w:rPr>
          <w:delText>6a</w:delText>
        </w:r>
        <w:r w:rsidR="00F84881" w:rsidRPr="00CF7E03" w:rsidDel="00307CBF">
          <w:rPr>
            <w:rFonts w:ascii="Arial" w:eastAsiaTheme="minorEastAsia" w:hAnsi="Arial" w:cs="Arial"/>
            <w:sz w:val="22"/>
            <w:szCs w:val="22"/>
            <w:lang w:eastAsia="zh-CN"/>
          </w:rPr>
          <w:delText>)</w:delText>
        </w:r>
      </w:del>
      <w:del w:id="751" w:author="Zhang  Zihao" w:date="2024-08-13T20:41:00Z">
        <w:r w:rsidR="00F84881" w:rsidRPr="00CF7E03" w:rsidDel="00ED2872">
          <w:rPr>
            <w:rFonts w:ascii="Arial" w:eastAsiaTheme="minorEastAsia" w:hAnsi="Arial" w:cs="Arial"/>
            <w:sz w:val="22"/>
            <w:szCs w:val="22"/>
            <w:lang w:eastAsia="zh-CN"/>
          </w:rPr>
          <w:delText xml:space="preserve">. </w:delText>
        </w:r>
        <w:r w:rsidR="00366BBF" w:rsidRPr="00CF7E03" w:rsidDel="00ED2872">
          <w:rPr>
            <w:rFonts w:ascii="Arial" w:eastAsiaTheme="minorEastAsia" w:hAnsi="Arial" w:cs="Arial"/>
            <w:sz w:val="22"/>
            <w:szCs w:val="22"/>
            <w:lang w:eastAsia="zh-CN"/>
          </w:rPr>
          <w:delText>Currently</w:delText>
        </w:r>
      </w:del>
      <w:r w:rsidR="001C7F36" w:rsidRPr="00CF7E03">
        <w:rPr>
          <w:rFonts w:ascii="Arial" w:eastAsiaTheme="minorEastAsia" w:hAnsi="Arial" w:cs="Arial"/>
          <w:sz w:val="22"/>
          <w:szCs w:val="22"/>
          <w:lang w:eastAsia="zh-CN"/>
        </w:rPr>
        <w:t>, coal-based CaC</w:t>
      </w:r>
      <w:r w:rsidR="001C7F36" w:rsidRPr="00CF7E03">
        <w:rPr>
          <w:rFonts w:ascii="Arial" w:eastAsiaTheme="minorEastAsia" w:hAnsi="Arial" w:cs="Arial"/>
          <w:sz w:val="22"/>
          <w:szCs w:val="22"/>
          <w:vertAlign w:val="subscript"/>
          <w:lang w:eastAsia="zh-CN"/>
        </w:rPr>
        <w:t>2</w:t>
      </w:r>
      <w:ins w:id="752" w:author="Nabera  Abhinandan" w:date="2024-08-15T20:41:00Z">
        <w:r w:rsidR="00193A32">
          <w:rPr>
            <w:rFonts w:ascii="Arial" w:eastAsiaTheme="minorEastAsia" w:hAnsi="Arial" w:cs="Arial"/>
            <w:sz w:val="22"/>
            <w:szCs w:val="22"/>
            <w:lang w:eastAsia="zh-CN"/>
          </w:rPr>
          <w:t xml:space="preserve"> </w:t>
        </w:r>
        <w:del w:id="753" w:author="Zhang  Zihao" w:date="2024-08-16T14:07:00Z" w16du:dateUtc="2024-08-16T12:07:00Z">
          <w:r w:rsidR="00193A32" w:rsidDel="00833827">
            <w:rPr>
              <w:rFonts w:ascii="Arial" w:eastAsiaTheme="minorEastAsia" w:hAnsi="Arial" w:cs="Arial"/>
              <w:sz w:val="22"/>
              <w:szCs w:val="22"/>
              <w:lang w:eastAsia="zh-CN"/>
            </w:rPr>
            <w:delText>(</w:delText>
          </w:r>
        </w:del>
      </w:ins>
      <w:del w:id="754" w:author="Zhang  Zihao" w:date="2024-08-16T14:07:00Z" w16du:dateUtc="2024-08-16T12:07:00Z">
        <w:r w:rsidR="001C7F36" w:rsidRPr="00CF7E03" w:rsidDel="00833827">
          <w:rPr>
            <w:rFonts w:ascii="Arial" w:eastAsiaTheme="minorEastAsia" w:hAnsi="Arial" w:cs="Arial"/>
            <w:sz w:val="22"/>
            <w:szCs w:val="22"/>
            <w:lang w:eastAsia="zh-CN"/>
          </w:rPr>
          <w:delText xml:space="preserve">, </w:delText>
        </w:r>
        <w:r w:rsidR="003C35CB" w:rsidRPr="00CF7E03" w:rsidDel="00833827">
          <w:rPr>
            <w:rFonts w:ascii="Arial" w:eastAsiaTheme="minorEastAsia" w:hAnsi="Arial" w:cs="Arial"/>
            <w:sz w:val="22"/>
            <w:szCs w:val="22"/>
            <w:lang w:eastAsia="zh-CN"/>
          </w:rPr>
          <w:delText>particularly</w:delText>
        </w:r>
        <w:r w:rsidR="001C7F36" w:rsidRPr="00CF7E03" w:rsidDel="00833827">
          <w:rPr>
            <w:rFonts w:ascii="Arial" w:eastAsiaTheme="minorEastAsia" w:hAnsi="Arial" w:cs="Arial"/>
            <w:sz w:val="22"/>
            <w:szCs w:val="22"/>
            <w:lang w:eastAsia="zh-CN"/>
          </w:rPr>
          <w:delText xml:space="preserve"> </w:delText>
        </w:r>
        <w:r w:rsidR="00366BBF" w:rsidRPr="00CF7E03" w:rsidDel="00833827">
          <w:rPr>
            <w:rFonts w:ascii="Arial" w:eastAsiaTheme="minorEastAsia" w:hAnsi="Arial" w:cs="Arial"/>
            <w:sz w:val="22"/>
            <w:szCs w:val="22"/>
            <w:lang w:eastAsia="zh-CN"/>
          </w:rPr>
          <w:delText xml:space="preserve">prevalent </w:delText>
        </w:r>
        <w:r w:rsidR="001C7F36" w:rsidRPr="00CF7E03" w:rsidDel="00833827">
          <w:rPr>
            <w:rFonts w:ascii="Arial" w:eastAsiaTheme="minorEastAsia" w:hAnsi="Arial" w:cs="Arial"/>
            <w:sz w:val="22"/>
            <w:szCs w:val="22"/>
            <w:lang w:eastAsia="zh-CN"/>
          </w:rPr>
          <w:delText>in China</w:delText>
        </w:r>
      </w:del>
      <w:ins w:id="755" w:author="Nabera  Abhinandan" w:date="2024-08-15T20:41:00Z">
        <w:del w:id="756" w:author="Zhang  Zihao" w:date="2024-08-16T14:07:00Z" w16du:dateUtc="2024-08-16T12:07:00Z">
          <w:r w:rsidR="00193A32" w:rsidDel="00833827">
            <w:rPr>
              <w:rFonts w:ascii="Arial" w:eastAsiaTheme="minorEastAsia" w:hAnsi="Arial" w:cs="Arial"/>
              <w:sz w:val="22"/>
              <w:szCs w:val="22"/>
              <w:lang w:eastAsia="zh-CN"/>
            </w:rPr>
            <w:delText>)</w:delText>
          </w:r>
        </w:del>
      </w:ins>
      <w:del w:id="757" w:author="Zhang  Zihao" w:date="2024-08-16T14:07:00Z" w16du:dateUtc="2024-08-16T12:07:00Z">
        <w:r w:rsidR="001C7F36" w:rsidRPr="00CF7E03" w:rsidDel="00833827">
          <w:rPr>
            <w:rFonts w:ascii="Arial" w:eastAsiaTheme="minorEastAsia" w:hAnsi="Arial" w:cs="Arial"/>
            <w:sz w:val="22"/>
            <w:szCs w:val="22"/>
            <w:lang w:eastAsia="zh-CN"/>
          </w:rPr>
          <w:delText xml:space="preserve">, </w:delText>
        </w:r>
      </w:del>
      <w:r w:rsidR="001C7F36" w:rsidRPr="00CF7E03">
        <w:rPr>
          <w:rFonts w:ascii="Arial" w:eastAsiaTheme="minorEastAsia" w:hAnsi="Arial" w:cs="Arial"/>
          <w:sz w:val="22"/>
          <w:szCs w:val="22"/>
          <w:lang w:eastAsia="zh-CN"/>
        </w:rPr>
        <w:t xml:space="preserve">and natural gas-based PC </w:t>
      </w:r>
      <w:r w:rsidR="00BA2C86" w:rsidRPr="00CF7E03">
        <w:rPr>
          <w:rFonts w:ascii="Arial" w:eastAsiaTheme="minorEastAsia" w:hAnsi="Arial" w:cs="Arial"/>
          <w:sz w:val="22"/>
          <w:szCs w:val="22"/>
          <w:lang w:eastAsia="zh-CN"/>
        </w:rPr>
        <w:t>dominate</w:t>
      </w:r>
      <w:del w:id="758" w:author="Zhang  Zihao" w:date="2024-08-13T20:42:00Z">
        <w:r w:rsidR="00BA2C86" w:rsidRPr="00CF7E03" w:rsidDel="00CE3285">
          <w:rPr>
            <w:rFonts w:ascii="Arial" w:eastAsiaTheme="minorEastAsia" w:hAnsi="Arial" w:cs="Arial"/>
            <w:sz w:val="22"/>
            <w:szCs w:val="22"/>
            <w:lang w:eastAsia="zh-CN"/>
          </w:rPr>
          <w:delText xml:space="preserve"> </w:delText>
        </w:r>
        <w:r w:rsidR="00366BBF" w:rsidRPr="00CF7E03" w:rsidDel="00CE3285">
          <w:rPr>
            <w:rFonts w:ascii="Arial" w:eastAsiaTheme="minorEastAsia" w:hAnsi="Arial" w:cs="Arial"/>
            <w:sz w:val="22"/>
            <w:szCs w:val="22"/>
            <w:lang w:eastAsia="zh-CN"/>
          </w:rPr>
          <w:delText>the market</w:delText>
        </w:r>
      </w:del>
      <w:del w:id="759" w:author="Zhang  Zihao" w:date="2024-08-13T20:41:00Z">
        <w:r w:rsidR="001C7F36" w:rsidRPr="00CF7E03" w:rsidDel="00CE3285">
          <w:rPr>
            <w:rFonts w:ascii="Arial" w:eastAsiaTheme="minorEastAsia" w:hAnsi="Arial" w:cs="Arial"/>
            <w:sz w:val="22"/>
            <w:szCs w:val="22"/>
            <w:lang w:eastAsia="zh-CN"/>
          </w:rPr>
          <w:delText xml:space="preserve"> for C</w:delText>
        </w:r>
        <w:r w:rsidR="001C7F36" w:rsidRPr="00CF7E03" w:rsidDel="00CE3285">
          <w:rPr>
            <w:rFonts w:ascii="Arial" w:eastAsiaTheme="minorEastAsia" w:hAnsi="Arial" w:cs="Arial"/>
            <w:sz w:val="22"/>
            <w:szCs w:val="22"/>
            <w:vertAlign w:val="subscript"/>
            <w:lang w:eastAsia="zh-CN"/>
          </w:rPr>
          <w:delText>2</w:delText>
        </w:r>
        <w:r w:rsidR="00BA2C86" w:rsidRPr="00CF7E03" w:rsidDel="00CE3285">
          <w:rPr>
            <w:rFonts w:ascii="Arial" w:eastAsiaTheme="minorEastAsia" w:hAnsi="Arial" w:cs="Arial"/>
            <w:sz w:val="22"/>
            <w:szCs w:val="22"/>
            <w:lang w:eastAsia="zh-CN"/>
          </w:rPr>
          <w:delText>H</w:delText>
        </w:r>
        <w:r w:rsidR="00BA2C86" w:rsidRPr="006F3396" w:rsidDel="00CE3285">
          <w:rPr>
            <w:rFonts w:ascii="Arial" w:eastAsiaTheme="minorEastAsia" w:hAnsi="Arial" w:cs="Arial"/>
            <w:sz w:val="22"/>
            <w:szCs w:val="22"/>
            <w:vertAlign w:val="subscript"/>
            <w:lang w:eastAsia="zh-CN"/>
          </w:rPr>
          <w:delText>2</w:delText>
        </w:r>
        <w:r w:rsidR="001C7F36" w:rsidRPr="00CF7E03" w:rsidDel="00CE3285">
          <w:rPr>
            <w:rFonts w:ascii="Arial" w:eastAsiaTheme="minorEastAsia" w:hAnsi="Arial" w:cs="Arial"/>
            <w:sz w:val="22"/>
            <w:szCs w:val="22"/>
            <w:lang w:eastAsia="zh-CN"/>
          </w:rPr>
          <w:delText xml:space="preserve"> production</w:delText>
        </w:r>
      </w:del>
      <w:r w:rsidR="001C7F36" w:rsidRPr="00CF7E03">
        <w:rPr>
          <w:rFonts w:ascii="Arial" w:eastAsiaTheme="minorEastAsia" w:hAnsi="Arial" w:cs="Arial"/>
          <w:sz w:val="22"/>
          <w:szCs w:val="22"/>
          <w:lang w:eastAsia="zh-CN"/>
        </w:rPr>
        <w:t xml:space="preserve">. </w:t>
      </w:r>
      <w:del w:id="760" w:author="Nabera  Abhinandan" w:date="2024-08-15T20:41:00Z">
        <w:r w:rsidR="00366BBF" w:rsidRPr="00CF7E03" w:rsidDel="00193A32">
          <w:rPr>
            <w:rFonts w:ascii="Arial" w:eastAsiaTheme="minorEastAsia" w:hAnsi="Arial" w:cs="Arial"/>
            <w:sz w:val="22"/>
            <w:szCs w:val="22"/>
            <w:lang w:eastAsia="zh-CN"/>
          </w:rPr>
          <w:delText xml:space="preserve">While </w:delText>
        </w:r>
      </w:del>
      <w:ins w:id="761" w:author="Nabera  Abhinandan" w:date="2024-08-15T20:41:00Z">
        <w:r w:rsidR="00193A32">
          <w:rPr>
            <w:rFonts w:ascii="Arial" w:eastAsiaTheme="minorEastAsia" w:hAnsi="Arial" w:cs="Arial"/>
            <w:sz w:val="22"/>
            <w:szCs w:val="22"/>
            <w:lang w:eastAsia="zh-CN"/>
          </w:rPr>
          <w:t>Although</w:t>
        </w:r>
        <w:r w:rsidR="00193A32" w:rsidRPr="00CF7E03">
          <w:rPr>
            <w:rFonts w:ascii="Arial" w:eastAsiaTheme="minorEastAsia" w:hAnsi="Arial" w:cs="Arial"/>
            <w:sz w:val="22"/>
            <w:szCs w:val="22"/>
            <w:lang w:eastAsia="zh-CN"/>
          </w:rPr>
          <w:t xml:space="preserve"> </w:t>
        </w:r>
      </w:ins>
      <w:r w:rsidR="00366BBF" w:rsidRPr="00CF7E03">
        <w:rPr>
          <w:rFonts w:ascii="Arial" w:eastAsiaTheme="minorEastAsia" w:hAnsi="Arial" w:cs="Arial"/>
          <w:sz w:val="22"/>
          <w:szCs w:val="22"/>
          <w:lang w:eastAsia="zh-CN"/>
        </w:rPr>
        <w:t xml:space="preserve">these methods </w:t>
      </w:r>
      <w:r w:rsidR="007D58D3" w:rsidRPr="00CF7E03">
        <w:rPr>
          <w:rFonts w:ascii="Arial" w:eastAsiaTheme="minorEastAsia" w:hAnsi="Arial" w:cs="Arial"/>
          <w:sz w:val="22"/>
          <w:szCs w:val="22"/>
          <w:lang w:eastAsia="zh-CN"/>
        </w:rPr>
        <w:t xml:space="preserve">require </w:t>
      </w:r>
      <w:r w:rsidR="001B7BF6" w:rsidRPr="00CF7E03">
        <w:rPr>
          <w:rFonts w:ascii="Arial" w:eastAsiaTheme="minorEastAsia" w:hAnsi="Arial" w:cs="Arial"/>
          <w:sz w:val="22"/>
          <w:szCs w:val="22"/>
          <w:lang w:eastAsia="zh-CN"/>
        </w:rPr>
        <w:t xml:space="preserve">relatively </w:t>
      </w:r>
      <w:r w:rsidR="007D58D3" w:rsidRPr="00CF7E03">
        <w:rPr>
          <w:rFonts w:ascii="Arial" w:eastAsiaTheme="minorEastAsia" w:hAnsi="Arial" w:cs="Arial"/>
          <w:sz w:val="22"/>
          <w:szCs w:val="22"/>
          <w:lang w:eastAsia="zh-CN"/>
        </w:rPr>
        <w:t>lower energy input</w:t>
      </w:r>
      <w:ins w:id="762" w:author="Nabera  Abhinandan" w:date="2024-08-15T20:41:00Z">
        <w:r w:rsidR="00193A32">
          <w:rPr>
            <w:rFonts w:ascii="Arial" w:eastAsiaTheme="minorEastAsia" w:hAnsi="Arial" w:cs="Arial"/>
            <w:sz w:val="22"/>
            <w:szCs w:val="22"/>
            <w:lang w:eastAsia="zh-CN"/>
          </w:rPr>
          <w:t>s</w:t>
        </w:r>
      </w:ins>
      <w:r w:rsidR="00366BBF" w:rsidRPr="00CF7E03">
        <w:rPr>
          <w:rFonts w:ascii="Arial" w:eastAsiaTheme="minorEastAsia" w:hAnsi="Arial" w:cs="Arial"/>
          <w:sz w:val="22"/>
          <w:szCs w:val="22"/>
          <w:lang w:eastAsia="zh-CN"/>
        </w:rPr>
        <w:t xml:space="preserve"> compared to </w:t>
      </w:r>
      <w:r w:rsidR="00530018" w:rsidRPr="00CF7E03">
        <w:rPr>
          <w:rFonts w:ascii="Arial" w:eastAsiaTheme="minorEastAsia" w:hAnsi="Arial" w:cs="Arial"/>
          <w:sz w:val="22"/>
          <w:szCs w:val="22"/>
          <w:lang w:eastAsia="zh-CN"/>
        </w:rPr>
        <w:t xml:space="preserve">the </w:t>
      </w:r>
      <w:r w:rsidR="00366BBF" w:rsidRPr="00CF7E03">
        <w:rPr>
          <w:rFonts w:ascii="Arial" w:eastAsiaTheme="minorEastAsia" w:hAnsi="Arial" w:cs="Arial"/>
          <w:sz w:val="22"/>
          <w:szCs w:val="22"/>
          <w:lang w:eastAsia="zh-CN"/>
        </w:rPr>
        <w:t>thermal plasma route</w:t>
      </w:r>
      <w:r w:rsidR="007D58D3" w:rsidRPr="00CF7E03">
        <w:rPr>
          <w:rFonts w:ascii="Arial" w:eastAsiaTheme="minorEastAsia" w:hAnsi="Arial" w:cs="Arial"/>
          <w:sz w:val="22"/>
          <w:szCs w:val="22"/>
          <w:lang w:eastAsia="zh-CN"/>
        </w:rPr>
        <w:t>,</w:t>
      </w:r>
      <w:r w:rsidR="001B7BF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they demand significant </w:t>
      </w:r>
      <w:r w:rsidR="005A737A" w:rsidRPr="00CF7E03">
        <w:rPr>
          <w:rFonts w:ascii="Arial" w:eastAsiaTheme="minorEastAsia" w:hAnsi="Arial" w:cs="Arial"/>
          <w:sz w:val="22"/>
          <w:szCs w:val="22"/>
          <w:lang w:eastAsia="zh-CN"/>
        </w:rPr>
        <w:t>coal or natural gas input</w:t>
      </w:r>
      <w:ins w:id="763" w:author="Nabera  Abhinandan" w:date="2024-08-15T20:41:00Z">
        <w:r w:rsidR="00193A32">
          <w:rPr>
            <w:rFonts w:ascii="Arial" w:eastAsiaTheme="minorEastAsia" w:hAnsi="Arial" w:cs="Arial"/>
            <w:sz w:val="22"/>
            <w:szCs w:val="22"/>
            <w:lang w:eastAsia="zh-CN"/>
          </w:rPr>
          <w:t>s</w:t>
        </w:r>
      </w:ins>
      <w:r w:rsidR="005A737A" w:rsidRPr="00CF7E03">
        <w:rPr>
          <w:rFonts w:ascii="Arial" w:eastAsiaTheme="minorEastAsia" w:hAnsi="Arial" w:cs="Arial"/>
          <w:sz w:val="22"/>
          <w:szCs w:val="22"/>
          <w:lang w:eastAsia="zh-CN"/>
        </w:rPr>
        <w:t xml:space="preserve"> and </w:t>
      </w:r>
      <w:r w:rsidR="00366BBF" w:rsidRPr="00CF7E03">
        <w:rPr>
          <w:rFonts w:ascii="Arial" w:eastAsiaTheme="minorEastAsia" w:hAnsi="Arial" w:cs="Arial"/>
          <w:sz w:val="22"/>
          <w:szCs w:val="22"/>
          <w:lang w:eastAsia="zh-CN"/>
        </w:rPr>
        <w:t xml:space="preserve">have substantial </w:t>
      </w:r>
      <w:r w:rsidR="00D20DDF" w:rsidRPr="00CF7E03">
        <w:rPr>
          <w:rFonts w:ascii="Arial" w:eastAsiaTheme="minorEastAsia" w:hAnsi="Arial" w:cs="Arial"/>
          <w:sz w:val="22"/>
          <w:szCs w:val="22"/>
          <w:lang w:eastAsia="zh-CN"/>
        </w:rPr>
        <w:t>environmental impact</w:t>
      </w:r>
      <w:r w:rsidR="00366BBF" w:rsidRPr="00CF7E03">
        <w:rPr>
          <w:rFonts w:ascii="Arial" w:eastAsiaTheme="minorEastAsia" w:hAnsi="Arial" w:cs="Arial"/>
          <w:sz w:val="22"/>
          <w:szCs w:val="22"/>
          <w:lang w:eastAsia="zh-CN"/>
        </w:rPr>
        <w:t>s</w:t>
      </w:r>
      <w:ins w:id="764" w:author="Zhang  Zihao" w:date="2024-08-13T20:42:00Z">
        <w:r w:rsidR="00514D23">
          <w:rPr>
            <w:rFonts w:ascii="Arial" w:eastAsiaTheme="minorEastAsia" w:hAnsi="Arial" w:cs="Arial" w:hint="eastAsia"/>
            <w:sz w:val="22"/>
            <w:szCs w:val="22"/>
            <w:lang w:eastAsia="zh-CN"/>
          </w:rPr>
          <w:t xml:space="preserve">, </w:t>
        </w:r>
        <w:del w:id="765" w:author="Nabera  Abhinandan" w:date="2024-08-15T20:41:00Z">
          <w:r w:rsidR="00514D23" w:rsidDel="00193A32">
            <w:rPr>
              <w:rFonts w:ascii="Arial" w:eastAsiaTheme="minorEastAsia" w:hAnsi="Arial" w:cs="Arial" w:hint="eastAsia"/>
              <w:sz w:val="22"/>
              <w:szCs w:val="22"/>
              <w:lang w:eastAsia="zh-CN"/>
            </w:rPr>
            <w:delText>especially</w:delText>
          </w:r>
        </w:del>
      </w:ins>
      <w:ins w:id="766" w:author="Nabera  Abhinandan" w:date="2024-08-15T20:41:00Z">
        <w:r w:rsidR="00193A32">
          <w:rPr>
            <w:rFonts w:ascii="Arial" w:eastAsiaTheme="minorEastAsia" w:hAnsi="Arial" w:cs="Arial"/>
            <w:sz w:val="22"/>
            <w:szCs w:val="22"/>
            <w:lang w:eastAsia="zh-CN"/>
          </w:rPr>
          <w:t>particularly</w:t>
        </w:r>
      </w:ins>
      <w:ins w:id="767" w:author="Zhang  Zihao" w:date="2024-08-13T20:42:00Z">
        <w:r w:rsidR="00514D23">
          <w:rPr>
            <w:rFonts w:ascii="Arial" w:eastAsiaTheme="minorEastAsia" w:hAnsi="Arial" w:cs="Arial" w:hint="eastAsia"/>
            <w:sz w:val="22"/>
            <w:szCs w:val="22"/>
            <w:lang w:eastAsia="zh-CN"/>
          </w:rPr>
          <w:t xml:space="preserve"> for</w:t>
        </w:r>
        <w:r w:rsidR="00514D23" w:rsidRPr="00514D23">
          <w:rPr>
            <w:rFonts w:ascii="Arial" w:eastAsiaTheme="minorEastAsia" w:hAnsi="Arial" w:cs="Arial"/>
            <w:sz w:val="22"/>
            <w:szCs w:val="22"/>
            <w:lang w:eastAsia="zh-CN"/>
          </w:rPr>
          <w:t xml:space="preserve"> </w:t>
        </w:r>
      </w:ins>
      <w:ins w:id="768" w:author="Nabera  Abhinandan" w:date="2024-08-15T20:41:00Z">
        <w:r w:rsidR="00193A32">
          <w:rPr>
            <w:rFonts w:ascii="Arial" w:eastAsiaTheme="minorEastAsia" w:hAnsi="Arial" w:cs="Arial"/>
            <w:sz w:val="22"/>
            <w:szCs w:val="22"/>
            <w:lang w:eastAsia="zh-CN"/>
          </w:rPr>
          <w:t xml:space="preserve">the </w:t>
        </w:r>
      </w:ins>
      <w:ins w:id="769" w:author="Zhang  Zihao" w:date="2024-08-13T20:42:00Z">
        <w:r w:rsidR="00514D23" w:rsidRPr="00CF7E03">
          <w:rPr>
            <w:rFonts w:ascii="Arial" w:eastAsiaTheme="minorEastAsia" w:hAnsi="Arial" w:cs="Arial"/>
            <w:sz w:val="22"/>
            <w:szCs w:val="22"/>
            <w:lang w:eastAsia="zh-CN"/>
          </w:rPr>
          <w:t>CaC</w:t>
        </w:r>
        <w:r w:rsidR="00514D23" w:rsidRPr="00CF7E03">
          <w:rPr>
            <w:rFonts w:ascii="Arial" w:eastAsiaTheme="minorEastAsia" w:hAnsi="Arial" w:cs="Arial"/>
            <w:sz w:val="22"/>
            <w:szCs w:val="22"/>
            <w:vertAlign w:val="subscript"/>
            <w:lang w:eastAsia="zh-CN"/>
          </w:rPr>
          <w:t>2</w:t>
        </w:r>
        <w:r w:rsidR="00514D23">
          <w:rPr>
            <w:rFonts w:ascii="Arial" w:eastAsiaTheme="minorEastAsia" w:hAnsi="Arial" w:cs="Arial" w:hint="eastAsia"/>
            <w:sz w:val="22"/>
            <w:szCs w:val="22"/>
            <w:lang w:eastAsia="zh-CN"/>
          </w:rPr>
          <w:t xml:space="preserve"> route</w:t>
        </w:r>
      </w:ins>
      <w:r w:rsidR="00366BBF" w:rsidRPr="00CF7E03">
        <w:rPr>
          <w:rFonts w:ascii="Arial" w:eastAsiaTheme="minorEastAsia" w:hAnsi="Arial" w:cs="Arial"/>
          <w:sz w:val="22"/>
          <w:szCs w:val="22"/>
          <w:lang w:eastAsia="zh-CN"/>
        </w:rPr>
        <w:t>, making them unsustainable for f</w:t>
      </w:r>
      <w:r w:rsidR="003128DD" w:rsidRPr="00CF7E03">
        <w:rPr>
          <w:rFonts w:ascii="Arial" w:eastAsiaTheme="minorEastAsia" w:hAnsi="Arial" w:cs="Arial"/>
          <w:sz w:val="22"/>
          <w:szCs w:val="22"/>
          <w:lang w:eastAsia="zh-CN"/>
        </w:rPr>
        <w:t xml:space="preserve">uture chemical </w:t>
      </w:r>
      <w:r w:rsidR="00366BBF" w:rsidRPr="00CF7E03">
        <w:rPr>
          <w:rFonts w:ascii="Arial" w:eastAsiaTheme="minorEastAsia" w:hAnsi="Arial" w:cs="Arial"/>
          <w:sz w:val="22"/>
          <w:szCs w:val="22"/>
          <w:lang w:eastAsia="zh-CN"/>
        </w:rPr>
        <w:t>processes</w:t>
      </w:r>
      <w:r w:rsidR="005A737A"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w:t>
      </w:r>
      <w:r w:rsidR="003C35CB"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3C35CB" w:rsidRPr="00CF7E03">
        <w:rPr>
          <w:rFonts w:ascii="Arial" w:eastAsiaTheme="minorEastAsia" w:hAnsi="Arial" w:cs="Arial"/>
          <w:b/>
          <w:bCs/>
          <w:sz w:val="22"/>
          <w:szCs w:val="22"/>
          <w:lang w:eastAsia="zh-CN"/>
        </w:rPr>
        <w:t>3c</w:t>
      </w:r>
      <w:r w:rsidR="003E3CF0" w:rsidRPr="00CF7E03">
        <w:rPr>
          <w:rFonts w:ascii="Arial" w:eastAsiaTheme="minorEastAsia" w:hAnsi="Arial" w:cs="Arial"/>
          <w:b/>
          <w:bCs/>
          <w:sz w:val="22"/>
          <w:szCs w:val="22"/>
          <w:lang w:eastAsia="zh-CN"/>
        </w:rPr>
        <w:t xml:space="preserve">, </w:t>
      </w:r>
      <w:r w:rsidR="003C35CB" w:rsidRPr="00CF7E03">
        <w:rPr>
          <w:rFonts w:ascii="Arial" w:eastAsiaTheme="minorEastAsia" w:hAnsi="Arial" w:cs="Arial"/>
          <w:b/>
          <w:bCs/>
          <w:sz w:val="22"/>
          <w:szCs w:val="22"/>
          <w:lang w:eastAsia="zh-CN"/>
        </w:rPr>
        <w:t>4d</w:t>
      </w:r>
      <w:r w:rsidR="003C35CB" w:rsidRPr="00CF7E03">
        <w:rPr>
          <w:rFonts w:ascii="Arial" w:eastAsiaTheme="minorEastAsia" w:hAnsi="Arial" w:cs="Arial"/>
          <w:sz w:val="22"/>
          <w:szCs w:val="22"/>
          <w:lang w:eastAsia="zh-CN"/>
        </w:rPr>
        <w:t>).</w:t>
      </w:r>
      <w:r w:rsidR="00D20DDF" w:rsidRPr="00CF7E03">
        <w:rPr>
          <w:rFonts w:ascii="Arial" w:eastAsiaTheme="minorEastAsia" w:hAnsi="Arial" w:cs="Arial"/>
          <w:sz w:val="22"/>
          <w:szCs w:val="22"/>
          <w:lang w:eastAsia="zh-CN"/>
        </w:rPr>
        <w:t xml:space="preserve"> </w:t>
      </w:r>
      <w:ins w:id="770" w:author="Nabera  Abhinandan" w:date="2024-08-15T20:20:00Z">
        <w:r w:rsidR="00115474">
          <w:rPr>
            <w:rFonts w:ascii="Arial" w:eastAsiaTheme="minorEastAsia" w:hAnsi="Arial" w:cs="Arial"/>
            <w:sz w:val="22"/>
            <w:szCs w:val="22"/>
            <w:lang w:eastAsia="zh-CN"/>
          </w:rPr>
          <w:t>For</w:t>
        </w:r>
      </w:ins>
      <w:ins w:id="771" w:author="Nabera  Abhinandan" w:date="2024-08-15T20:42:00Z">
        <w:r w:rsidR="00193A32">
          <w:rPr>
            <w:rFonts w:ascii="Arial" w:eastAsiaTheme="minorEastAsia" w:hAnsi="Arial" w:cs="Arial"/>
            <w:sz w:val="22"/>
            <w:szCs w:val="22"/>
            <w:lang w:eastAsia="zh-CN"/>
          </w:rPr>
          <w:t xml:space="preserve"> instance</w:t>
        </w:r>
      </w:ins>
      <w:ins w:id="772" w:author="Nabera  Abhinandan" w:date="2024-08-15T20:20:00Z">
        <w:r w:rsidR="00115474">
          <w:rPr>
            <w:rFonts w:ascii="Arial" w:eastAsiaTheme="minorEastAsia" w:hAnsi="Arial" w:cs="Arial"/>
            <w:sz w:val="22"/>
            <w:szCs w:val="22"/>
            <w:lang w:eastAsia="zh-CN"/>
          </w:rPr>
          <w:t xml:space="preserve">, </w:t>
        </w:r>
      </w:ins>
      <w:ins w:id="773" w:author="Nabera  Abhinandan" w:date="2024-08-15T20:42:00Z">
        <w:r w:rsidR="00193A32">
          <w:rPr>
            <w:rFonts w:ascii="Arial" w:eastAsiaTheme="minorEastAsia" w:hAnsi="Arial" w:cs="Arial"/>
            <w:sz w:val="22"/>
            <w:szCs w:val="22"/>
            <w:lang w:eastAsia="zh-CN"/>
          </w:rPr>
          <w:t xml:space="preserve">while </w:t>
        </w:r>
      </w:ins>
      <w:ins w:id="774" w:author="Nabera  Abhinandan" w:date="2024-08-15T20:20:00Z">
        <w:r w:rsidR="00115474">
          <w:rPr>
            <w:rFonts w:ascii="Arial" w:eastAsiaTheme="minorEastAsia" w:hAnsi="Arial" w:cs="Arial"/>
            <w:sz w:val="22"/>
            <w:szCs w:val="22"/>
            <w:lang w:eastAsia="zh-CN"/>
          </w:rPr>
          <w:t>VCM production from C</w:t>
        </w:r>
        <w:r w:rsidR="00115474" w:rsidRPr="001017A8">
          <w:rPr>
            <w:rFonts w:ascii="Arial" w:eastAsiaTheme="minorEastAsia" w:hAnsi="Arial" w:cs="Arial"/>
            <w:sz w:val="22"/>
            <w:szCs w:val="22"/>
            <w:vertAlign w:val="subscript"/>
            <w:lang w:eastAsia="zh-CN"/>
          </w:rPr>
          <w:t>2</w:t>
        </w:r>
        <w:r w:rsidR="00115474">
          <w:rPr>
            <w:rFonts w:ascii="Arial" w:eastAsiaTheme="minorEastAsia" w:hAnsi="Arial" w:cs="Arial"/>
            <w:sz w:val="22"/>
            <w:szCs w:val="22"/>
            <w:lang w:eastAsia="zh-CN"/>
          </w:rPr>
          <w:t>H</w:t>
        </w:r>
        <w:r w:rsidR="00115474" w:rsidRPr="001017A8">
          <w:rPr>
            <w:rFonts w:ascii="Arial" w:eastAsiaTheme="minorEastAsia" w:hAnsi="Arial" w:cs="Arial"/>
            <w:sz w:val="22"/>
            <w:szCs w:val="22"/>
            <w:vertAlign w:val="subscript"/>
            <w:lang w:eastAsia="zh-CN"/>
          </w:rPr>
          <w:t>2</w:t>
        </w:r>
        <w:r w:rsidR="00115474">
          <w:rPr>
            <w:rFonts w:ascii="Arial" w:eastAsiaTheme="minorEastAsia" w:hAnsi="Arial" w:cs="Arial"/>
            <w:sz w:val="22"/>
            <w:szCs w:val="22"/>
            <w:lang w:eastAsia="zh-CN"/>
          </w:rPr>
          <w:t xml:space="preserve"> can compete with the C</w:t>
        </w:r>
        <w:r w:rsidR="00115474" w:rsidRPr="001017A8">
          <w:rPr>
            <w:rFonts w:ascii="Arial" w:eastAsiaTheme="minorEastAsia" w:hAnsi="Arial" w:cs="Arial"/>
            <w:sz w:val="22"/>
            <w:szCs w:val="22"/>
            <w:vertAlign w:val="subscript"/>
            <w:lang w:eastAsia="zh-CN"/>
          </w:rPr>
          <w:t>2</w:t>
        </w:r>
        <w:r w:rsidR="00115474">
          <w:rPr>
            <w:rFonts w:ascii="Arial" w:eastAsiaTheme="minorEastAsia" w:hAnsi="Arial" w:cs="Arial"/>
            <w:sz w:val="22"/>
            <w:szCs w:val="22"/>
            <w:lang w:eastAsia="zh-CN"/>
          </w:rPr>
          <w:t>H</w:t>
        </w:r>
        <w:r w:rsidR="00115474" w:rsidRPr="001017A8">
          <w:rPr>
            <w:rFonts w:ascii="Arial" w:eastAsiaTheme="minorEastAsia" w:hAnsi="Arial" w:cs="Arial"/>
            <w:sz w:val="22"/>
            <w:szCs w:val="22"/>
            <w:vertAlign w:val="subscript"/>
            <w:lang w:eastAsia="zh-CN"/>
          </w:rPr>
          <w:t>4</w:t>
        </w:r>
        <w:r w:rsidR="00115474">
          <w:rPr>
            <w:rFonts w:ascii="Arial" w:eastAsiaTheme="minorEastAsia" w:hAnsi="Arial" w:cs="Arial"/>
            <w:sz w:val="22"/>
            <w:szCs w:val="22"/>
            <w:lang w:eastAsia="zh-CN"/>
          </w:rPr>
          <w:t xml:space="preserve"> route in terms of costs, the environmental impact as</w:t>
        </w:r>
      </w:ins>
      <w:ins w:id="775" w:author="Nabera  Abhinandan" w:date="2024-08-15T20:21:00Z">
        <w:r w:rsidR="00115474">
          <w:rPr>
            <w:rFonts w:ascii="Arial" w:eastAsiaTheme="minorEastAsia" w:hAnsi="Arial" w:cs="Arial"/>
            <w:sz w:val="22"/>
            <w:szCs w:val="22"/>
            <w:lang w:eastAsia="zh-CN"/>
          </w:rPr>
          <w:t>sociated with C</w:t>
        </w:r>
        <w:r w:rsidR="00115474" w:rsidRPr="001017A8">
          <w:rPr>
            <w:rFonts w:ascii="Arial" w:eastAsiaTheme="minorEastAsia" w:hAnsi="Arial" w:cs="Arial"/>
            <w:sz w:val="22"/>
            <w:szCs w:val="22"/>
            <w:vertAlign w:val="subscript"/>
            <w:lang w:eastAsia="zh-CN"/>
          </w:rPr>
          <w:t>2</w:t>
        </w:r>
        <w:r w:rsidR="00115474">
          <w:rPr>
            <w:rFonts w:ascii="Arial" w:eastAsiaTheme="minorEastAsia" w:hAnsi="Arial" w:cs="Arial"/>
            <w:sz w:val="22"/>
            <w:szCs w:val="22"/>
            <w:lang w:eastAsia="zh-CN"/>
          </w:rPr>
          <w:t>H</w:t>
        </w:r>
        <w:r w:rsidR="00115474" w:rsidRPr="001017A8">
          <w:rPr>
            <w:rFonts w:ascii="Arial" w:eastAsiaTheme="minorEastAsia" w:hAnsi="Arial" w:cs="Arial"/>
            <w:sz w:val="22"/>
            <w:szCs w:val="22"/>
            <w:vertAlign w:val="subscript"/>
            <w:lang w:eastAsia="zh-CN"/>
          </w:rPr>
          <w:t>2</w:t>
        </w:r>
        <w:r w:rsidR="00115474">
          <w:rPr>
            <w:rFonts w:ascii="Arial" w:eastAsiaTheme="minorEastAsia" w:hAnsi="Arial" w:cs="Arial"/>
            <w:sz w:val="22"/>
            <w:szCs w:val="22"/>
            <w:lang w:eastAsia="zh-CN"/>
          </w:rPr>
          <w:t xml:space="preserve"> production is significant. </w:t>
        </w:r>
      </w:ins>
      <w:ins w:id="776" w:author="Nabera  Abhinandan" w:date="2024-08-15T20:42:00Z">
        <w:r w:rsidR="00193A32">
          <w:rPr>
            <w:rFonts w:ascii="Arial" w:eastAsiaTheme="minorEastAsia" w:hAnsi="Arial" w:cs="Arial"/>
            <w:sz w:val="22"/>
            <w:szCs w:val="22"/>
            <w:lang w:eastAsia="zh-CN"/>
          </w:rPr>
          <w:t>P</w:t>
        </w:r>
      </w:ins>
      <w:ins w:id="777" w:author="Nabera  Abhinandan" w:date="2024-08-15T20:21:00Z">
        <w:r w:rsidR="00115474">
          <w:rPr>
            <w:rFonts w:ascii="Arial" w:eastAsiaTheme="minorEastAsia" w:hAnsi="Arial" w:cs="Arial"/>
            <w:sz w:val="22"/>
            <w:szCs w:val="22"/>
            <w:lang w:eastAsia="zh-CN"/>
          </w:rPr>
          <w:t>roduction cost analysis (</w:t>
        </w:r>
        <w:r w:rsidR="00115474" w:rsidRPr="001017A8">
          <w:rPr>
            <w:rFonts w:ascii="Arial" w:eastAsiaTheme="minorEastAsia" w:hAnsi="Arial" w:cs="Arial"/>
            <w:b/>
            <w:sz w:val="22"/>
            <w:szCs w:val="22"/>
            <w:lang w:eastAsia="zh-CN"/>
          </w:rPr>
          <w:t>Fig. 6a</w:t>
        </w:r>
        <w:r w:rsidR="00115474">
          <w:rPr>
            <w:rFonts w:ascii="Arial" w:eastAsiaTheme="minorEastAsia" w:hAnsi="Arial" w:cs="Arial"/>
            <w:sz w:val="22"/>
            <w:szCs w:val="22"/>
            <w:lang w:eastAsia="zh-CN"/>
          </w:rPr>
          <w:t xml:space="preserve">) </w:t>
        </w:r>
      </w:ins>
      <w:ins w:id="778" w:author="Nabera  Abhinandan" w:date="2024-08-15T20:42:00Z">
        <w:r w:rsidR="00193A32">
          <w:rPr>
            <w:rFonts w:ascii="Arial" w:eastAsiaTheme="minorEastAsia" w:hAnsi="Arial" w:cs="Arial"/>
            <w:sz w:val="22"/>
            <w:szCs w:val="22"/>
            <w:lang w:eastAsia="zh-CN"/>
          </w:rPr>
          <w:t>indicates</w:t>
        </w:r>
      </w:ins>
      <w:ins w:id="779" w:author="Nabera  Abhinandan" w:date="2024-08-15T20:21:00Z">
        <w:r w:rsidR="00115474">
          <w:rPr>
            <w:rFonts w:ascii="Arial" w:eastAsiaTheme="minorEastAsia" w:hAnsi="Arial" w:cs="Arial"/>
            <w:sz w:val="22"/>
            <w:szCs w:val="22"/>
            <w:lang w:eastAsia="zh-CN"/>
          </w:rPr>
          <w:t xml:space="preserve"> that the coal</w:t>
        </w:r>
        <w:r w:rsidR="00115474">
          <w:rPr>
            <w:rFonts w:ascii="Arial" w:eastAsiaTheme="minorEastAsia" w:hAnsi="Arial" w:cs="Arial"/>
            <w:sz w:val="22"/>
            <w:szCs w:val="22"/>
            <w:lang w:eastAsia="zh-CN"/>
          </w:rPr>
          <w:noBreakHyphen/>
          <w:t xml:space="preserve">based </w:t>
        </w:r>
      </w:ins>
      <w:ins w:id="780" w:author="Nabera  Abhinandan" w:date="2024-08-15T20:25:00Z">
        <w:r w:rsidR="00973E53">
          <w:rPr>
            <w:rFonts w:ascii="Arial" w:eastAsiaTheme="minorEastAsia" w:hAnsi="Arial" w:cs="Arial"/>
            <w:sz w:val="22"/>
            <w:szCs w:val="22"/>
            <w:lang w:eastAsia="zh-CN"/>
          </w:rPr>
          <w:t>acetylene</w:t>
        </w:r>
      </w:ins>
      <w:r w:rsidR="00973E53">
        <w:rPr>
          <w:rFonts w:ascii="Arial" w:eastAsiaTheme="minorEastAsia" w:hAnsi="Arial" w:cs="Arial"/>
          <w:sz w:val="22"/>
          <w:szCs w:val="22"/>
          <w:lang w:eastAsia="zh-CN"/>
        </w:rPr>
        <w:t xml:space="preserve"> </w:t>
      </w:r>
      <w:ins w:id="781" w:author="Nabera  Abhinandan" w:date="2024-08-15T20:21:00Z">
        <w:r w:rsidR="00115474">
          <w:rPr>
            <w:rFonts w:ascii="Arial" w:eastAsiaTheme="minorEastAsia" w:hAnsi="Arial" w:cs="Arial"/>
            <w:sz w:val="22"/>
            <w:szCs w:val="22"/>
            <w:lang w:eastAsia="zh-CN"/>
          </w:rPr>
          <w:t>to VCM (ATV) scenario has a total cost of 0.6 USD kg</w:t>
        </w:r>
        <w:r w:rsidR="00115474" w:rsidRPr="001017A8">
          <w:rPr>
            <w:rFonts w:ascii="Arial" w:eastAsiaTheme="minorEastAsia" w:hAnsi="Arial" w:cs="Arial"/>
            <w:sz w:val="22"/>
            <w:szCs w:val="22"/>
            <w:vertAlign w:val="superscript"/>
            <w:lang w:eastAsia="zh-CN"/>
          </w:rPr>
          <w:t>–1</w:t>
        </w:r>
      </w:ins>
      <w:ins w:id="782" w:author="Nabera  Abhinandan" w:date="2024-08-15T20:37:00Z">
        <w:r w:rsidR="002D7A0E">
          <w:rPr>
            <w:rFonts w:ascii="Arial" w:eastAsiaTheme="minorEastAsia" w:hAnsi="Arial" w:cs="Arial"/>
            <w:sz w:val="22"/>
            <w:szCs w:val="22"/>
            <w:lang w:eastAsia="zh-CN"/>
          </w:rPr>
          <w:t xml:space="preserve"> of VCM</w:t>
        </w:r>
      </w:ins>
      <w:ins w:id="783" w:author="Nabera  Abhinandan" w:date="2024-08-15T20:21:00Z">
        <w:r w:rsidR="002D14F3">
          <w:rPr>
            <w:rFonts w:ascii="Arial" w:eastAsiaTheme="minorEastAsia" w:hAnsi="Arial" w:cs="Arial"/>
            <w:sz w:val="22"/>
            <w:szCs w:val="22"/>
            <w:lang w:eastAsia="zh-CN"/>
          </w:rPr>
          <w:t xml:space="preserve">, making it more economical </w:t>
        </w:r>
      </w:ins>
      <w:ins w:id="784" w:author="Nabera  Abhinandan" w:date="2024-08-15T20:42:00Z">
        <w:r w:rsidR="00193A32">
          <w:rPr>
            <w:rFonts w:ascii="Arial" w:eastAsiaTheme="minorEastAsia" w:hAnsi="Arial" w:cs="Arial"/>
            <w:sz w:val="22"/>
            <w:szCs w:val="22"/>
            <w:lang w:eastAsia="zh-CN"/>
          </w:rPr>
          <w:t>than</w:t>
        </w:r>
      </w:ins>
      <w:ins w:id="785" w:author="Nabera  Abhinandan" w:date="2024-08-15T20:22:00Z">
        <w:r w:rsidR="002D14F3">
          <w:rPr>
            <w:rFonts w:ascii="Arial" w:eastAsiaTheme="minorEastAsia" w:hAnsi="Arial" w:cs="Arial"/>
            <w:sz w:val="22"/>
            <w:szCs w:val="22"/>
            <w:lang w:eastAsia="zh-CN"/>
          </w:rPr>
          <w:t xml:space="preserve"> the fossil ethylene balanced process (EBP</w:t>
        </w:r>
      </w:ins>
      <w:ins w:id="786" w:author="Nabera  Abhinandan" w:date="2024-08-15T20:23:00Z">
        <w:r w:rsidR="002D14F3">
          <w:rPr>
            <w:rFonts w:ascii="Arial" w:eastAsiaTheme="minorEastAsia" w:hAnsi="Arial" w:cs="Arial"/>
            <w:sz w:val="22"/>
            <w:szCs w:val="22"/>
            <w:lang w:eastAsia="zh-CN"/>
          </w:rPr>
          <w:t>), which uses naphtha</w:t>
        </w:r>
        <w:r w:rsidR="002D14F3">
          <w:rPr>
            <w:rFonts w:ascii="Arial" w:eastAsiaTheme="minorEastAsia" w:hAnsi="Arial" w:cs="Arial"/>
            <w:sz w:val="22"/>
            <w:szCs w:val="22"/>
            <w:lang w:eastAsia="zh-CN"/>
          </w:rPr>
          <w:noBreakHyphen/>
          <w:t>based ethylene with a total cost of 1.1 USD kg</w:t>
        </w:r>
        <w:r w:rsidR="002D14F3" w:rsidRPr="001017A8">
          <w:rPr>
            <w:rFonts w:ascii="Arial" w:eastAsiaTheme="minorEastAsia" w:hAnsi="Arial" w:cs="Arial"/>
            <w:sz w:val="22"/>
            <w:szCs w:val="22"/>
            <w:vertAlign w:val="superscript"/>
            <w:lang w:eastAsia="zh-CN"/>
          </w:rPr>
          <w:t>–1</w:t>
        </w:r>
        <w:r w:rsidR="002D14F3">
          <w:rPr>
            <w:rFonts w:ascii="Arial" w:eastAsiaTheme="minorEastAsia" w:hAnsi="Arial" w:cs="Arial"/>
            <w:sz w:val="22"/>
            <w:szCs w:val="22"/>
            <w:lang w:eastAsia="zh-CN"/>
          </w:rPr>
          <w:t>. Similarly, in the green scenario, the biochar</w:t>
        </w:r>
        <w:r w:rsidR="002D14F3">
          <w:rPr>
            <w:rFonts w:ascii="Arial" w:eastAsiaTheme="minorEastAsia" w:hAnsi="Arial" w:cs="Arial"/>
            <w:sz w:val="22"/>
            <w:szCs w:val="22"/>
            <w:lang w:eastAsia="zh-CN"/>
          </w:rPr>
          <w:noBreakHyphen/>
          <w:t>based ATV route has a cost of 0.8 USD kg</w:t>
        </w:r>
        <w:r w:rsidR="002D14F3" w:rsidRPr="001017A8">
          <w:rPr>
            <w:rFonts w:ascii="Arial" w:eastAsiaTheme="minorEastAsia" w:hAnsi="Arial" w:cs="Arial"/>
            <w:sz w:val="22"/>
            <w:szCs w:val="22"/>
            <w:vertAlign w:val="superscript"/>
            <w:lang w:eastAsia="zh-CN"/>
          </w:rPr>
          <w:t>–1</w:t>
        </w:r>
        <w:r w:rsidR="002D14F3">
          <w:rPr>
            <w:rFonts w:ascii="Arial" w:eastAsiaTheme="minorEastAsia" w:hAnsi="Arial" w:cs="Arial"/>
            <w:sz w:val="22"/>
            <w:szCs w:val="22"/>
            <w:lang w:eastAsia="zh-CN"/>
          </w:rPr>
          <w:t>, compared to 2.3 USD kg</w:t>
        </w:r>
        <w:r w:rsidR="002D14F3" w:rsidRPr="001017A8">
          <w:rPr>
            <w:rFonts w:ascii="Arial" w:eastAsiaTheme="minorEastAsia" w:hAnsi="Arial" w:cs="Arial"/>
            <w:sz w:val="22"/>
            <w:szCs w:val="22"/>
            <w:vertAlign w:val="superscript"/>
            <w:lang w:eastAsia="zh-CN"/>
          </w:rPr>
          <w:t>–1</w:t>
        </w:r>
        <w:r w:rsidR="002D14F3">
          <w:rPr>
            <w:rFonts w:ascii="Arial" w:eastAsiaTheme="minorEastAsia" w:hAnsi="Arial" w:cs="Arial"/>
            <w:sz w:val="22"/>
            <w:szCs w:val="22"/>
            <w:lang w:eastAsia="zh-CN"/>
          </w:rPr>
          <w:t xml:space="preserve"> for the bioethanol</w:t>
        </w:r>
      </w:ins>
      <w:ins w:id="787" w:author="Nabera  Abhinandan" w:date="2024-08-15T20:24:00Z">
        <w:r w:rsidR="002D14F3">
          <w:rPr>
            <w:rFonts w:ascii="Arial" w:eastAsiaTheme="minorEastAsia" w:hAnsi="Arial" w:cs="Arial"/>
            <w:sz w:val="22"/>
            <w:szCs w:val="22"/>
            <w:lang w:eastAsia="zh-CN"/>
          </w:rPr>
          <w:noBreakHyphen/>
          <w:t xml:space="preserve">based EBP process. In contrast, the climate change impacts </w:t>
        </w:r>
      </w:ins>
      <w:ins w:id="788" w:author="Nabera  Abhinandan" w:date="2024-08-15T20:35:00Z">
        <w:r w:rsidR="007B0959">
          <w:rPr>
            <w:rFonts w:ascii="Arial" w:eastAsiaTheme="minorEastAsia" w:hAnsi="Arial" w:cs="Arial"/>
            <w:sz w:val="22"/>
            <w:szCs w:val="22"/>
            <w:lang w:eastAsia="zh-CN"/>
          </w:rPr>
          <w:t>(</w:t>
        </w:r>
        <w:r w:rsidR="007B0959" w:rsidRPr="006C5002">
          <w:rPr>
            <w:rFonts w:ascii="Arial" w:eastAsiaTheme="minorEastAsia" w:hAnsi="Arial" w:cs="Arial"/>
            <w:b/>
            <w:sz w:val="22"/>
            <w:szCs w:val="22"/>
            <w:lang w:eastAsia="zh-CN"/>
          </w:rPr>
          <w:t>Fig. 6</w:t>
        </w:r>
        <w:r w:rsidR="007B0959">
          <w:rPr>
            <w:rFonts w:ascii="Arial" w:eastAsiaTheme="minorEastAsia" w:hAnsi="Arial" w:cs="Arial"/>
            <w:b/>
            <w:sz w:val="22"/>
            <w:szCs w:val="22"/>
            <w:lang w:eastAsia="zh-CN"/>
          </w:rPr>
          <w:t>b</w:t>
        </w:r>
        <w:r w:rsidR="007B0959">
          <w:rPr>
            <w:rFonts w:ascii="Arial" w:eastAsiaTheme="minorEastAsia" w:hAnsi="Arial" w:cs="Arial"/>
            <w:sz w:val="22"/>
            <w:szCs w:val="22"/>
            <w:lang w:eastAsia="zh-CN"/>
          </w:rPr>
          <w:t xml:space="preserve">) </w:t>
        </w:r>
      </w:ins>
      <w:ins w:id="789" w:author="Nabera  Abhinandan" w:date="2024-08-15T20:24:00Z">
        <w:r w:rsidR="002D14F3">
          <w:rPr>
            <w:rFonts w:ascii="Arial" w:eastAsiaTheme="minorEastAsia" w:hAnsi="Arial" w:cs="Arial"/>
            <w:sz w:val="22"/>
            <w:szCs w:val="22"/>
            <w:lang w:eastAsia="zh-CN"/>
          </w:rPr>
          <w:t xml:space="preserve">associated with ATV </w:t>
        </w:r>
      </w:ins>
      <w:ins w:id="790" w:author="Nabera  Abhinandan" w:date="2024-08-15T20:43:00Z">
        <w:r w:rsidR="00193A32">
          <w:rPr>
            <w:rFonts w:ascii="Arial" w:eastAsiaTheme="minorEastAsia" w:hAnsi="Arial" w:cs="Arial"/>
            <w:sz w:val="22"/>
            <w:szCs w:val="22"/>
            <w:lang w:eastAsia="zh-CN"/>
          </w:rPr>
          <w:t>are</w:t>
        </w:r>
      </w:ins>
      <w:ins w:id="791" w:author="Nabera  Abhinandan" w:date="2024-08-15T20:24:00Z">
        <w:r w:rsidR="002D14F3">
          <w:rPr>
            <w:rFonts w:ascii="Arial" w:eastAsiaTheme="minorEastAsia" w:hAnsi="Arial" w:cs="Arial"/>
            <w:sz w:val="22"/>
            <w:szCs w:val="22"/>
            <w:lang w:eastAsia="zh-CN"/>
          </w:rPr>
          <w:t xml:space="preserve"> notably higher compared to the EBP route (5.7 </w:t>
        </w:r>
        <w:r w:rsidR="002D14F3" w:rsidRPr="001017A8">
          <w:rPr>
            <w:rFonts w:ascii="Arial" w:eastAsiaTheme="minorEastAsia" w:hAnsi="Arial" w:cs="Arial"/>
            <w:i/>
            <w:sz w:val="22"/>
            <w:szCs w:val="22"/>
            <w:lang w:eastAsia="zh-CN"/>
          </w:rPr>
          <w:t>vs</w:t>
        </w:r>
        <w:r w:rsidR="002D14F3">
          <w:rPr>
            <w:rFonts w:ascii="Arial" w:eastAsiaTheme="minorEastAsia" w:hAnsi="Arial" w:cs="Arial"/>
            <w:sz w:val="22"/>
            <w:szCs w:val="22"/>
            <w:lang w:eastAsia="zh-CN"/>
          </w:rPr>
          <w:t>. 2.4 </w:t>
        </w:r>
      </w:ins>
      <w:ins w:id="792" w:author="Nabera  Abhinandan" w:date="2024-08-15T20:43:00Z">
        <w:r w:rsidR="001442A0">
          <w:rPr>
            <w:rFonts w:ascii="Arial" w:eastAsiaTheme="minorEastAsia" w:hAnsi="Arial" w:cs="Arial"/>
            <w:sz w:val="22"/>
            <w:szCs w:val="22"/>
            <w:lang w:eastAsia="zh-CN"/>
          </w:rPr>
          <w:t>kg </w:t>
        </w:r>
      </w:ins>
      <w:ins w:id="793" w:author="Nabera  Abhinandan" w:date="2024-08-15T20:24:00Z">
        <w:r w:rsidR="002D14F3">
          <w:rPr>
            <w:rFonts w:ascii="Arial" w:eastAsiaTheme="minorEastAsia" w:hAnsi="Arial" w:cs="Arial"/>
            <w:sz w:val="22"/>
            <w:szCs w:val="22"/>
            <w:lang w:eastAsia="zh-CN"/>
          </w:rPr>
          <w:t>CO</w:t>
        </w:r>
        <w:r w:rsidR="002D14F3" w:rsidRPr="001017A8">
          <w:rPr>
            <w:rFonts w:ascii="Arial" w:eastAsiaTheme="minorEastAsia" w:hAnsi="Arial" w:cs="Arial"/>
            <w:sz w:val="22"/>
            <w:szCs w:val="22"/>
            <w:vertAlign w:val="subscript"/>
            <w:lang w:eastAsia="zh-CN"/>
          </w:rPr>
          <w:t>2</w:t>
        </w:r>
        <w:r w:rsidR="002D14F3">
          <w:rPr>
            <w:rFonts w:ascii="Arial" w:eastAsiaTheme="minorEastAsia" w:hAnsi="Arial" w:cs="Arial"/>
            <w:sz w:val="22"/>
            <w:szCs w:val="22"/>
            <w:lang w:eastAsia="zh-CN"/>
          </w:rPr>
          <w:noBreakHyphen/>
          <w:t>eq kg</w:t>
        </w:r>
        <w:r w:rsidR="002D14F3" w:rsidRPr="001017A8">
          <w:rPr>
            <w:rFonts w:ascii="Arial" w:eastAsiaTheme="minorEastAsia" w:hAnsi="Arial" w:cs="Arial"/>
            <w:sz w:val="22"/>
            <w:szCs w:val="22"/>
            <w:vertAlign w:val="superscript"/>
            <w:lang w:eastAsia="zh-CN"/>
          </w:rPr>
          <w:t>–1</w:t>
        </w:r>
        <w:r w:rsidR="002D14F3">
          <w:rPr>
            <w:rFonts w:ascii="Arial" w:eastAsiaTheme="minorEastAsia" w:hAnsi="Arial" w:cs="Arial"/>
            <w:sz w:val="22"/>
            <w:szCs w:val="22"/>
            <w:lang w:eastAsia="zh-CN"/>
          </w:rPr>
          <w:t xml:space="preserve"> in the fossil scenario and 1.7</w:t>
        </w:r>
      </w:ins>
      <w:ins w:id="794" w:author="Nabera  Abhinandan" w:date="2024-08-15T20:25:00Z">
        <w:r w:rsidR="002D14F3">
          <w:rPr>
            <w:rFonts w:ascii="Arial" w:eastAsiaTheme="minorEastAsia" w:hAnsi="Arial" w:cs="Arial"/>
            <w:sz w:val="22"/>
            <w:szCs w:val="22"/>
            <w:lang w:eastAsia="zh-CN"/>
          </w:rPr>
          <w:t xml:space="preserve"> </w:t>
        </w:r>
        <w:r w:rsidR="002D14F3" w:rsidRPr="001017A8">
          <w:rPr>
            <w:rFonts w:ascii="Arial" w:eastAsiaTheme="minorEastAsia" w:hAnsi="Arial" w:cs="Arial"/>
            <w:i/>
            <w:sz w:val="22"/>
            <w:szCs w:val="22"/>
            <w:lang w:eastAsia="zh-CN"/>
          </w:rPr>
          <w:t>vs</w:t>
        </w:r>
        <w:r w:rsidR="002D14F3">
          <w:rPr>
            <w:rFonts w:ascii="Arial" w:eastAsiaTheme="minorEastAsia" w:hAnsi="Arial" w:cs="Arial"/>
            <w:sz w:val="22"/>
            <w:szCs w:val="22"/>
            <w:lang w:eastAsia="zh-CN"/>
          </w:rPr>
          <w:t>. 0.8</w:t>
        </w:r>
      </w:ins>
      <w:ins w:id="795" w:author="Nabera  Abhinandan" w:date="2024-08-15T20:24:00Z">
        <w:r w:rsidR="002D14F3">
          <w:rPr>
            <w:rFonts w:ascii="Arial" w:eastAsiaTheme="minorEastAsia" w:hAnsi="Arial" w:cs="Arial"/>
            <w:sz w:val="22"/>
            <w:szCs w:val="22"/>
            <w:lang w:eastAsia="zh-CN"/>
          </w:rPr>
          <w:t> kg CO</w:t>
        </w:r>
        <w:r w:rsidR="002D14F3" w:rsidRPr="001017A8">
          <w:rPr>
            <w:rFonts w:ascii="Arial" w:eastAsiaTheme="minorEastAsia" w:hAnsi="Arial" w:cs="Arial"/>
            <w:sz w:val="22"/>
            <w:szCs w:val="22"/>
            <w:vertAlign w:val="subscript"/>
            <w:lang w:eastAsia="zh-CN"/>
          </w:rPr>
          <w:t>2</w:t>
        </w:r>
        <w:r w:rsidR="002D14F3">
          <w:rPr>
            <w:rFonts w:ascii="Arial" w:eastAsiaTheme="minorEastAsia" w:hAnsi="Arial" w:cs="Arial"/>
            <w:sz w:val="22"/>
            <w:szCs w:val="22"/>
            <w:lang w:eastAsia="zh-CN"/>
          </w:rPr>
          <w:noBreakHyphen/>
          <w:t>eq kg</w:t>
        </w:r>
        <w:r w:rsidR="002D14F3" w:rsidRPr="001017A8">
          <w:rPr>
            <w:rFonts w:ascii="Arial" w:eastAsiaTheme="minorEastAsia" w:hAnsi="Arial" w:cs="Arial"/>
            <w:sz w:val="22"/>
            <w:szCs w:val="22"/>
            <w:vertAlign w:val="superscript"/>
            <w:lang w:eastAsia="zh-CN"/>
          </w:rPr>
          <w:t>–1</w:t>
        </w:r>
        <w:r w:rsidR="002D14F3">
          <w:rPr>
            <w:rFonts w:ascii="Arial" w:eastAsiaTheme="minorEastAsia" w:hAnsi="Arial" w:cs="Arial"/>
            <w:sz w:val="22"/>
            <w:szCs w:val="22"/>
            <w:lang w:eastAsia="zh-CN"/>
          </w:rPr>
          <w:t xml:space="preserve"> in the green scena</w:t>
        </w:r>
      </w:ins>
      <w:ins w:id="796" w:author="Nabera  Abhinandan" w:date="2024-08-15T20:25:00Z">
        <w:r w:rsidR="002D14F3">
          <w:rPr>
            <w:rFonts w:ascii="Arial" w:eastAsiaTheme="minorEastAsia" w:hAnsi="Arial" w:cs="Arial"/>
            <w:sz w:val="22"/>
            <w:szCs w:val="22"/>
            <w:lang w:eastAsia="zh-CN"/>
          </w:rPr>
          <w:t>rio), primarily due to the energy</w:t>
        </w:r>
        <w:r w:rsidR="002D14F3">
          <w:rPr>
            <w:rFonts w:ascii="Arial" w:eastAsiaTheme="minorEastAsia" w:hAnsi="Arial" w:cs="Arial"/>
            <w:sz w:val="22"/>
            <w:szCs w:val="22"/>
            <w:lang w:eastAsia="zh-CN"/>
          </w:rPr>
          <w:noBreakHyphen/>
          <w:t xml:space="preserve">intensive production of </w:t>
        </w:r>
      </w:ins>
      <w:ins w:id="797" w:author="Nabera  Abhinandan" w:date="2024-08-15T20:20:00Z">
        <w:r w:rsidR="00973E53">
          <w:rPr>
            <w:rFonts w:ascii="Arial" w:eastAsiaTheme="minorEastAsia" w:hAnsi="Arial" w:cs="Arial"/>
            <w:sz w:val="22"/>
            <w:szCs w:val="22"/>
            <w:lang w:eastAsia="zh-CN"/>
          </w:rPr>
          <w:t>C</w:t>
        </w:r>
        <w:r w:rsidR="00973E53" w:rsidRPr="001017A8">
          <w:rPr>
            <w:rFonts w:ascii="Arial" w:eastAsiaTheme="minorEastAsia" w:hAnsi="Arial" w:cs="Arial"/>
            <w:sz w:val="22"/>
            <w:szCs w:val="22"/>
            <w:vertAlign w:val="subscript"/>
            <w:lang w:eastAsia="zh-CN"/>
          </w:rPr>
          <w:t>2</w:t>
        </w:r>
        <w:r w:rsidR="00973E53">
          <w:rPr>
            <w:rFonts w:ascii="Arial" w:eastAsiaTheme="minorEastAsia" w:hAnsi="Arial" w:cs="Arial"/>
            <w:sz w:val="22"/>
            <w:szCs w:val="22"/>
            <w:lang w:eastAsia="zh-CN"/>
          </w:rPr>
          <w:t>H</w:t>
        </w:r>
        <w:r w:rsidR="00973E53" w:rsidRPr="001017A8">
          <w:rPr>
            <w:rFonts w:ascii="Arial" w:eastAsiaTheme="minorEastAsia" w:hAnsi="Arial" w:cs="Arial"/>
            <w:sz w:val="22"/>
            <w:szCs w:val="22"/>
            <w:vertAlign w:val="subscript"/>
            <w:lang w:eastAsia="zh-CN"/>
          </w:rPr>
          <w:t>2</w:t>
        </w:r>
      </w:ins>
      <w:ins w:id="798" w:author="Nabera  Abhinandan" w:date="2024-08-15T20:25:00Z">
        <w:r w:rsidR="002D14F3">
          <w:rPr>
            <w:rFonts w:ascii="Arial" w:eastAsiaTheme="minorEastAsia" w:hAnsi="Arial" w:cs="Arial"/>
            <w:sz w:val="22"/>
            <w:szCs w:val="22"/>
            <w:lang w:eastAsia="zh-CN"/>
          </w:rPr>
          <w:t xml:space="preserve">. </w:t>
        </w:r>
      </w:ins>
      <w:ins w:id="799" w:author="Nabera  Abhinandan" w:date="2024-08-15T20:31:00Z">
        <w:r w:rsidR="002D14F3" w:rsidRPr="002D14F3">
          <w:rPr>
            <w:rFonts w:ascii="Arial" w:eastAsiaTheme="minorEastAsia" w:hAnsi="Arial" w:cs="Arial"/>
            <w:b/>
            <w:sz w:val="22"/>
            <w:szCs w:val="22"/>
            <w:lang w:eastAsia="zh-CN"/>
          </w:rPr>
          <w:t>Supplementary Table </w:t>
        </w:r>
        <w:r w:rsidR="002D14F3" w:rsidRPr="002D14F3">
          <w:rPr>
            <w:rFonts w:ascii="Arial" w:eastAsiaTheme="minorEastAsia" w:hAnsi="Arial" w:cs="Arial" w:hint="eastAsia"/>
            <w:b/>
            <w:sz w:val="22"/>
            <w:szCs w:val="22"/>
            <w:lang w:eastAsia="zh-CN"/>
          </w:rPr>
          <w:t>3</w:t>
        </w:r>
        <w:r w:rsidR="002D14F3" w:rsidRPr="002D14F3">
          <w:rPr>
            <w:rFonts w:ascii="Arial" w:eastAsiaTheme="minorEastAsia" w:hAnsi="Arial" w:cs="Arial"/>
            <w:sz w:val="22"/>
            <w:szCs w:val="22"/>
            <w:lang w:eastAsia="zh-CN"/>
          </w:rPr>
          <w:t xml:space="preserve"> </w:t>
        </w:r>
      </w:ins>
      <w:ins w:id="800" w:author="Nabera  Abhinandan" w:date="2024-08-15T20:36:00Z">
        <w:r w:rsidR="009A3659">
          <w:rPr>
            <w:rFonts w:ascii="Arial" w:eastAsiaTheme="minorEastAsia" w:hAnsi="Arial" w:cs="Arial"/>
            <w:sz w:val="22"/>
            <w:szCs w:val="22"/>
            <w:lang w:eastAsia="zh-CN"/>
          </w:rPr>
          <w:t>presents</w:t>
        </w:r>
      </w:ins>
      <w:ins w:id="801" w:author="Nabera  Abhinandan" w:date="2024-08-15T20:31:00Z">
        <w:r w:rsidR="002D14F3" w:rsidRPr="002D14F3">
          <w:rPr>
            <w:rFonts w:ascii="Arial" w:eastAsiaTheme="minorEastAsia" w:hAnsi="Arial" w:cs="Arial"/>
            <w:sz w:val="22"/>
            <w:szCs w:val="22"/>
            <w:lang w:eastAsia="zh-CN"/>
          </w:rPr>
          <w:t xml:space="preserve"> the mass balance, </w:t>
        </w:r>
      </w:ins>
      <w:ins w:id="802" w:author="Nabera  Abhinandan" w:date="2024-08-15T20:32:00Z">
        <w:r w:rsidR="002D14F3" w:rsidRPr="002D14F3">
          <w:rPr>
            <w:rFonts w:ascii="Arial" w:eastAsiaTheme="minorEastAsia" w:hAnsi="Arial" w:cs="Arial"/>
            <w:b/>
            <w:sz w:val="22"/>
            <w:szCs w:val="22"/>
            <w:lang w:eastAsia="zh-CN"/>
          </w:rPr>
          <w:t>Supplementary Table </w:t>
        </w:r>
        <w:r w:rsidR="002D14F3">
          <w:rPr>
            <w:rFonts w:ascii="Arial" w:eastAsiaTheme="minorEastAsia" w:hAnsi="Arial" w:cs="Arial"/>
            <w:b/>
            <w:sz w:val="22"/>
            <w:szCs w:val="22"/>
            <w:lang w:eastAsia="zh-CN"/>
          </w:rPr>
          <w:t>4</w:t>
        </w:r>
        <w:r w:rsidR="002D14F3" w:rsidRPr="002D14F3">
          <w:rPr>
            <w:rFonts w:ascii="Arial" w:eastAsiaTheme="minorEastAsia" w:hAnsi="Arial" w:cs="Arial"/>
            <w:sz w:val="22"/>
            <w:szCs w:val="22"/>
            <w:lang w:eastAsia="zh-CN"/>
          </w:rPr>
          <w:t xml:space="preserve"> </w:t>
        </w:r>
        <w:r w:rsidR="002D14F3">
          <w:rPr>
            <w:rFonts w:ascii="Arial" w:eastAsiaTheme="minorEastAsia" w:hAnsi="Arial" w:cs="Arial"/>
            <w:sz w:val="22"/>
            <w:szCs w:val="22"/>
            <w:lang w:eastAsia="zh-CN"/>
          </w:rPr>
          <w:t xml:space="preserve">displays the life cycle inventories used </w:t>
        </w:r>
      </w:ins>
      <w:ins w:id="803" w:author="Nabera  Abhinandan" w:date="2024-08-15T20:36:00Z">
        <w:r w:rsidR="002D7A0E">
          <w:rPr>
            <w:rFonts w:ascii="Arial" w:eastAsiaTheme="minorEastAsia" w:hAnsi="Arial" w:cs="Arial"/>
            <w:sz w:val="22"/>
            <w:szCs w:val="22"/>
            <w:lang w:eastAsia="zh-CN"/>
          </w:rPr>
          <w:t>for</w:t>
        </w:r>
      </w:ins>
      <w:ins w:id="804" w:author="Nabera  Abhinandan" w:date="2024-08-15T20:32:00Z">
        <w:r w:rsidR="002D14F3">
          <w:rPr>
            <w:rFonts w:ascii="Arial" w:eastAsiaTheme="minorEastAsia" w:hAnsi="Arial" w:cs="Arial"/>
            <w:sz w:val="22"/>
            <w:szCs w:val="22"/>
            <w:lang w:eastAsia="zh-CN"/>
          </w:rPr>
          <w:t xml:space="preserve"> the </w:t>
        </w:r>
      </w:ins>
      <w:ins w:id="805" w:author="Nabera  Abhinandan" w:date="2024-08-15T20:33:00Z">
        <w:r w:rsidR="002D14F3">
          <w:rPr>
            <w:rFonts w:ascii="Arial" w:eastAsiaTheme="minorEastAsia" w:hAnsi="Arial" w:cs="Arial"/>
            <w:sz w:val="22"/>
            <w:szCs w:val="22"/>
            <w:lang w:eastAsia="zh-CN"/>
          </w:rPr>
          <w:t>environmental assessment,</w:t>
        </w:r>
      </w:ins>
      <w:ins w:id="806" w:author="Nabera  Abhinandan" w:date="2024-08-15T20:32:00Z">
        <w:r w:rsidR="002D14F3">
          <w:rPr>
            <w:rFonts w:ascii="Arial" w:eastAsiaTheme="minorEastAsia" w:hAnsi="Arial" w:cs="Arial"/>
            <w:sz w:val="22"/>
            <w:szCs w:val="22"/>
            <w:lang w:eastAsia="zh-CN"/>
          </w:rPr>
          <w:t xml:space="preserve"> a</w:t>
        </w:r>
      </w:ins>
      <w:ins w:id="807" w:author="Nabera  Abhinandan" w:date="2024-08-15T20:31:00Z">
        <w:r w:rsidR="002D14F3" w:rsidRPr="002D14F3">
          <w:rPr>
            <w:rFonts w:ascii="Arial" w:eastAsiaTheme="minorEastAsia" w:hAnsi="Arial" w:cs="Arial"/>
            <w:sz w:val="22"/>
            <w:szCs w:val="22"/>
            <w:lang w:eastAsia="zh-CN"/>
          </w:rPr>
          <w:t xml:space="preserve">nd </w:t>
        </w:r>
        <w:r w:rsidR="002D14F3" w:rsidRPr="002D14F3">
          <w:rPr>
            <w:rFonts w:ascii="Arial" w:eastAsiaTheme="minorEastAsia" w:hAnsi="Arial" w:cs="Arial"/>
            <w:b/>
            <w:sz w:val="22"/>
            <w:szCs w:val="22"/>
            <w:lang w:eastAsia="zh-CN"/>
          </w:rPr>
          <w:t>Supplementary Table </w:t>
        </w:r>
        <w:r w:rsidR="002D14F3" w:rsidRPr="002D14F3">
          <w:rPr>
            <w:rFonts w:ascii="Arial" w:eastAsiaTheme="minorEastAsia" w:hAnsi="Arial" w:cs="Arial" w:hint="eastAsia"/>
            <w:b/>
            <w:sz w:val="22"/>
            <w:szCs w:val="22"/>
            <w:lang w:eastAsia="zh-CN"/>
          </w:rPr>
          <w:t>5</w:t>
        </w:r>
        <w:r w:rsidR="002D14F3" w:rsidRPr="002D14F3">
          <w:rPr>
            <w:rFonts w:ascii="Arial" w:eastAsiaTheme="minorEastAsia" w:hAnsi="Arial" w:cs="Arial"/>
            <w:sz w:val="22"/>
            <w:szCs w:val="22"/>
            <w:lang w:eastAsia="zh-CN"/>
          </w:rPr>
          <w:t xml:space="preserve"> lists the prices of feedstock and utilities used </w:t>
        </w:r>
        <w:r w:rsidR="002D14F3" w:rsidRPr="002D14F3">
          <w:rPr>
            <w:rFonts w:ascii="Arial" w:eastAsiaTheme="minorEastAsia" w:hAnsi="Arial" w:cs="Arial" w:hint="eastAsia"/>
            <w:sz w:val="22"/>
            <w:szCs w:val="22"/>
            <w:lang w:eastAsia="zh-CN"/>
          </w:rPr>
          <w:t>to</w:t>
        </w:r>
        <w:r w:rsidR="002D14F3" w:rsidRPr="002D14F3">
          <w:rPr>
            <w:rFonts w:ascii="Arial" w:eastAsiaTheme="minorEastAsia" w:hAnsi="Arial" w:cs="Arial"/>
            <w:sz w:val="22"/>
            <w:szCs w:val="22"/>
            <w:lang w:eastAsia="zh-CN"/>
          </w:rPr>
          <w:t xml:space="preserve"> estimat</w:t>
        </w:r>
        <w:r w:rsidR="002D14F3" w:rsidRPr="002D14F3">
          <w:rPr>
            <w:rFonts w:ascii="Arial" w:eastAsiaTheme="minorEastAsia" w:hAnsi="Arial" w:cs="Arial" w:hint="eastAsia"/>
            <w:sz w:val="22"/>
            <w:szCs w:val="22"/>
            <w:lang w:eastAsia="zh-CN"/>
          </w:rPr>
          <w:t>e</w:t>
        </w:r>
        <w:r w:rsidR="002D14F3" w:rsidRPr="002D14F3">
          <w:rPr>
            <w:rFonts w:ascii="Arial" w:eastAsiaTheme="minorEastAsia" w:hAnsi="Arial" w:cs="Arial"/>
            <w:sz w:val="22"/>
            <w:szCs w:val="22"/>
            <w:lang w:eastAsia="zh-CN"/>
          </w:rPr>
          <w:t xml:space="preserve"> production costs for </w:t>
        </w:r>
      </w:ins>
      <w:ins w:id="808" w:author="Nabera  Abhinandan" w:date="2024-08-15T20:32:00Z">
        <w:r w:rsidR="002D14F3">
          <w:rPr>
            <w:rFonts w:ascii="Arial" w:eastAsiaTheme="minorEastAsia" w:hAnsi="Arial" w:cs="Arial"/>
            <w:sz w:val="22"/>
            <w:szCs w:val="22"/>
            <w:lang w:eastAsia="zh-CN"/>
          </w:rPr>
          <w:t>both VCM</w:t>
        </w:r>
      </w:ins>
      <w:ins w:id="809" w:author="Nabera  Abhinandan" w:date="2024-08-15T20:31:00Z">
        <w:r w:rsidR="002D14F3" w:rsidRPr="002D14F3">
          <w:rPr>
            <w:rFonts w:ascii="Arial" w:eastAsiaTheme="minorEastAsia" w:hAnsi="Arial" w:cs="Arial"/>
            <w:sz w:val="22"/>
            <w:szCs w:val="22"/>
            <w:lang w:eastAsia="zh-CN"/>
          </w:rPr>
          <w:t xml:space="preserve"> production routes. </w:t>
        </w:r>
      </w:ins>
      <w:ins w:id="810" w:author="Nabera  Abhinandan" w:date="2024-08-15T20:25:00Z">
        <w:r w:rsidR="002D14F3">
          <w:rPr>
            <w:rFonts w:ascii="Arial" w:eastAsiaTheme="minorEastAsia" w:hAnsi="Arial" w:cs="Arial"/>
            <w:sz w:val="22"/>
            <w:szCs w:val="22"/>
            <w:lang w:eastAsia="zh-CN"/>
          </w:rPr>
          <w:t>A more detailed techno</w:t>
        </w:r>
        <w:r w:rsidR="002D14F3">
          <w:rPr>
            <w:rFonts w:ascii="Arial" w:eastAsiaTheme="minorEastAsia" w:hAnsi="Arial" w:cs="Arial"/>
            <w:sz w:val="22"/>
            <w:szCs w:val="22"/>
            <w:lang w:eastAsia="zh-CN"/>
          </w:rPr>
          <w:noBreakHyphen/>
          <w:t xml:space="preserve">economic and environmental assessment of </w:t>
        </w:r>
      </w:ins>
      <w:ins w:id="811" w:author="Nabera  Abhinandan" w:date="2024-08-15T20:37:00Z">
        <w:r w:rsidR="007A6117">
          <w:rPr>
            <w:rFonts w:ascii="Arial" w:eastAsiaTheme="minorEastAsia" w:hAnsi="Arial" w:cs="Arial"/>
            <w:sz w:val="22"/>
            <w:szCs w:val="22"/>
            <w:lang w:eastAsia="zh-CN"/>
          </w:rPr>
          <w:t>various</w:t>
        </w:r>
      </w:ins>
      <w:ins w:id="812" w:author="Nabera  Abhinandan" w:date="2024-08-15T20:25:00Z">
        <w:r w:rsidR="002D14F3">
          <w:rPr>
            <w:rFonts w:ascii="Arial" w:eastAsiaTheme="minorEastAsia" w:hAnsi="Arial" w:cs="Arial"/>
            <w:sz w:val="22"/>
            <w:szCs w:val="22"/>
            <w:lang w:eastAsia="zh-CN"/>
          </w:rPr>
          <w:t xml:space="preserve"> acetylene </w:t>
        </w:r>
      </w:ins>
      <w:ins w:id="813" w:author="Nabera  Abhinandan" w:date="2024-08-15T20:26:00Z">
        <w:r w:rsidR="002D14F3">
          <w:rPr>
            <w:rFonts w:ascii="Arial" w:eastAsiaTheme="minorEastAsia" w:hAnsi="Arial" w:cs="Arial"/>
            <w:sz w:val="22"/>
            <w:szCs w:val="22"/>
            <w:lang w:eastAsia="zh-CN"/>
          </w:rPr>
          <w:t xml:space="preserve">production technologies is </w:t>
        </w:r>
      </w:ins>
      <w:ins w:id="814" w:author="Nabera  Abhinandan" w:date="2024-08-15T20:37:00Z">
        <w:r w:rsidR="0032084E">
          <w:rPr>
            <w:rFonts w:ascii="Arial" w:eastAsiaTheme="minorEastAsia" w:hAnsi="Arial" w:cs="Arial"/>
            <w:sz w:val="22"/>
            <w:szCs w:val="22"/>
            <w:lang w:eastAsia="zh-CN"/>
          </w:rPr>
          <w:t>provided</w:t>
        </w:r>
      </w:ins>
      <w:ins w:id="815" w:author="Nabera  Abhinandan" w:date="2024-08-15T20:26:00Z">
        <w:r w:rsidR="002D14F3">
          <w:rPr>
            <w:rFonts w:ascii="Arial" w:eastAsiaTheme="minorEastAsia" w:hAnsi="Arial" w:cs="Arial"/>
            <w:sz w:val="22"/>
            <w:szCs w:val="22"/>
            <w:lang w:eastAsia="zh-CN"/>
          </w:rPr>
          <w:t xml:space="preserve"> in the next section. </w:t>
        </w:r>
      </w:ins>
      <w:ins w:id="816" w:author="Nabera  Abhinandan" w:date="2024-08-15T20:37:00Z">
        <w:r w:rsidR="00572A19">
          <w:rPr>
            <w:rFonts w:ascii="Arial" w:eastAsiaTheme="minorEastAsia" w:hAnsi="Arial" w:cs="Arial"/>
            <w:sz w:val="22"/>
            <w:szCs w:val="22"/>
            <w:lang w:eastAsia="zh-CN"/>
          </w:rPr>
          <w:t>W</w:t>
        </w:r>
      </w:ins>
      <w:ins w:id="817" w:author="Nabera  Abhinandan" w:date="2024-08-15T20:33:00Z">
        <w:r w:rsidR="00DD48F4">
          <w:rPr>
            <w:rFonts w:ascii="Arial" w:eastAsiaTheme="minorEastAsia" w:hAnsi="Arial" w:cs="Arial"/>
            <w:sz w:val="22"/>
            <w:szCs w:val="22"/>
            <w:lang w:eastAsia="zh-CN"/>
          </w:rPr>
          <w:t>hile C</w:t>
        </w:r>
        <w:r w:rsidR="00DD48F4" w:rsidRPr="001017A8">
          <w:rPr>
            <w:rFonts w:ascii="Arial" w:eastAsiaTheme="minorEastAsia" w:hAnsi="Arial" w:cs="Arial"/>
            <w:sz w:val="22"/>
            <w:szCs w:val="22"/>
            <w:vertAlign w:val="subscript"/>
            <w:lang w:eastAsia="zh-CN"/>
          </w:rPr>
          <w:t>2</w:t>
        </w:r>
        <w:r w:rsidR="00DD48F4">
          <w:rPr>
            <w:rFonts w:ascii="Arial" w:eastAsiaTheme="minorEastAsia" w:hAnsi="Arial" w:cs="Arial"/>
            <w:sz w:val="22"/>
            <w:szCs w:val="22"/>
            <w:lang w:eastAsia="zh-CN"/>
          </w:rPr>
          <w:t>H</w:t>
        </w:r>
        <w:r w:rsidR="00DD48F4" w:rsidRPr="001017A8">
          <w:rPr>
            <w:rFonts w:ascii="Arial" w:eastAsiaTheme="minorEastAsia" w:hAnsi="Arial" w:cs="Arial"/>
            <w:sz w:val="22"/>
            <w:szCs w:val="22"/>
            <w:vertAlign w:val="subscript"/>
            <w:lang w:eastAsia="zh-CN"/>
          </w:rPr>
          <w:t>2</w:t>
        </w:r>
        <w:r w:rsidR="00DD48F4">
          <w:rPr>
            <w:rFonts w:ascii="Arial" w:eastAsiaTheme="minorEastAsia" w:hAnsi="Arial" w:cs="Arial"/>
            <w:sz w:val="22"/>
            <w:szCs w:val="22"/>
            <w:lang w:eastAsia="zh-CN"/>
          </w:rPr>
          <w:noBreakHyphen/>
          <w:t>based routes are more cost</w:t>
        </w:r>
        <w:r w:rsidR="00DD48F4">
          <w:rPr>
            <w:rFonts w:ascii="Arial" w:eastAsiaTheme="minorEastAsia" w:hAnsi="Arial" w:cs="Arial"/>
            <w:sz w:val="22"/>
            <w:szCs w:val="22"/>
            <w:lang w:eastAsia="zh-CN"/>
          </w:rPr>
          <w:noBreakHyphen/>
          <w:t xml:space="preserve">effective, their application could be further expanded if their significant climate change impacts </w:t>
        </w:r>
      </w:ins>
      <w:ins w:id="818" w:author="Nabera  Abhinandan" w:date="2024-08-15T20:38:00Z">
        <w:r w:rsidR="00F415EF">
          <w:rPr>
            <w:rFonts w:ascii="Arial" w:eastAsiaTheme="minorEastAsia" w:hAnsi="Arial" w:cs="Arial"/>
            <w:sz w:val="22"/>
            <w:szCs w:val="22"/>
            <w:lang w:eastAsia="zh-CN"/>
          </w:rPr>
          <w:t>are</w:t>
        </w:r>
      </w:ins>
      <w:ins w:id="819" w:author="Nabera  Abhinandan" w:date="2024-08-15T20:33:00Z">
        <w:r w:rsidR="00DD48F4">
          <w:rPr>
            <w:rFonts w:ascii="Arial" w:eastAsiaTheme="minorEastAsia" w:hAnsi="Arial" w:cs="Arial"/>
            <w:sz w:val="22"/>
            <w:szCs w:val="22"/>
            <w:lang w:eastAsia="zh-CN"/>
          </w:rPr>
          <w:t xml:space="preserve"> mitigated.</w:t>
        </w:r>
      </w:ins>
    </w:p>
    <w:p w14:paraId="2A8E997C" w14:textId="11D928AF" w:rsidR="00290EF5" w:rsidRDefault="00F61DBA" w:rsidP="001017A8">
      <w:pPr>
        <w:pStyle w:val="ListParagraph"/>
        <w:spacing w:line="360" w:lineRule="auto"/>
        <w:ind w:left="0" w:firstLine="504"/>
        <w:jc w:val="both"/>
        <w:rPr>
          <w:rFonts w:ascii="Arial" w:eastAsiaTheme="minorEastAsia" w:hAnsi="Arial" w:cs="Arial"/>
          <w:sz w:val="22"/>
          <w:szCs w:val="22"/>
          <w:lang w:eastAsia="zh-CN"/>
        </w:rPr>
      </w:pPr>
      <w:ins w:id="820" w:author="Nabera  Abhinandan" w:date="2024-08-15T20:17:00Z">
        <w:r>
          <w:rPr>
            <w:rFonts w:ascii="Arial" w:eastAsiaTheme="minorEastAsia" w:hAnsi="Arial" w:cs="Arial"/>
            <w:sz w:val="22"/>
            <w:szCs w:val="22"/>
            <w:lang w:eastAsia="zh-CN"/>
          </w:rPr>
          <w:t>In this context</w:t>
        </w:r>
      </w:ins>
      <w:r w:rsidR="00D20DDF" w:rsidRPr="00CF7E03">
        <w:rPr>
          <w:rFonts w:ascii="Arial" w:eastAsiaTheme="minorEastAsia" w:hAnsi="Arial" w:cs="Arial"/>
          <w:sz w:val="22"/>
          <w:szCs w:val="22"/>
          <w:lang w:eastAsia="zh-CN"/>
        </w:rPr>
        <w:t xml:space="preserve">, </w:t>
      </w:r>
      <w:r w:rsidR="00A32441" w:rsidRPr="00CF7E03">
        <w:rPr>
          <w:rFonts w:ascii="Arial" w:eastAsiaTheme="minorEastAsia" w:hAnsi="Arial" w:cs="Arial"/>
          <w:sz w:val="22"/>
          <w:szCs w:val="22"/>
          <w:lang w:eastAsia="zh-CN"/>
        </w:rPr>
        <w:t>developing C</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H</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 xml:space="preserve"> </w:t>
      </w:r>
      <w:r w:rsidR="003759C2">
        <w:rPr>
          <w:rFonts w:ascii="Arial" w:eastAsiaTheme="minorEastAsia" w:hAnsi="Arial" w:cs="Arial" w:hint="eastAsia"/>
          <w:sz w:val="22"/>
          <w:szCs w:val="22"/>
          <w:lang w:eastAsia="zh-CN"/>
        </w:rPr>
        <w:t>production</w:t>
      </w:r>
      <w:r w:rsidR="003759C2" w:rsidRPr="00CF7E03">
        <w:rPr>
          <w:rFonts w:ascii="Arial" w:eastAsiaTheme="minorEastAsia" w:hAnsi="Arial" w:cs="Arial"/>
          <w:sz w:val="22"/>
          <w:szCs w:val="22"/>
          <w:lang w:eastAsia="zh-CN"/>
        </w:rPr>
        <w:t xml:space="preserve"> </w:t>
      </w:r>
      <w:r w:rsidR="00C737E2" w:rsidRPr="00CF7E03">
        <w:rPr>
          <w:rFonts w:ascii="Arial" w:eastAsiaTheme="minorEastAsia" w:hAnsi="Arial" w:cs="Arial"/>
          <w:sz w:val="22"/>
          <w:szCs w:val="22"/>
          <w:lang w:eastAsia="zh-CN"/>
        </w:rPr>
        <w:t>approaches</w:t>
      </w:r>
      <w:r w:rsidR="00A32441" w:rsidRPr="00CF7E03">
        <w:rPr>
          <w:rFonts w:ascii="Arial" w:eastAsiaTheme="minorEastAsia" w:hAnsi="Arial" w:cs="Arial"/>
          <w:sz w:val="22"/>
          <w:szCs w:val="22"/>
          <w:lang w:eastAsia="zh-CN"/>
        </w:rPr>
        <w:t xml:space="preserve"> </w:t>
      </w:r>
      <w:ins w:id="821" w:author="Zhang  Zihao" w:date="2024-08-16T14:52:00Z" w16du:dateUtc="2024-08-16T12:52:00Z">
        <w:r w:rsidR="003F4698">
          <w:rPr>
            <w:rFonts w:ascii="Arial" w:eastAsiaTheme="minorEastAsia" w:hAnsi="Arial" w:cs="Arial" w:hint="eastAsia"/>
            <w:sz w:val="22"/>
            <w:szCs w:val="22"/>
            <w:lang w:eastAsia="zh-CN"/>
          </w:rPr>
          <w:t xml:space="preserve">to replace the </w:t>
        </w:r>
        <w:r w:rsidR="00610BD9">
          <w:rPr>
            <w:rFonts w:ascii="Arial" w:eastAsiaTheme="minorEastAsia" w:hAnsi="Arial" w:cs="Arial"/>
            <w:sz w:val="22"/>
            <w:szCs w:val="22"/>
            <w:lang w:eastAsia="zh-CN"/>
          </w:rPr>
          <w:t>traditional</w:t>
        </w:r>
        <w:r w:rsidR="003F4698">
          <w:rPr>
            <w:rFonts w:ascii="Arial" w:eastAsiaTheme="minorEastAsia" w:hAnsi="Arial" w:cs="Arial" w:hint="eastAsia"/>
            <w:sz w:val="22"/>
            <w:szCs w:val="22"/>
            <w:lang w:eastAsia="zh-CN"/>
          </w:rPr>
          <w:t xml:space="preserve"> fossil</w:t>
        </w:r>
        <w:r w:rsidR="003F4698">
          <w:rPr>
            <w:rFonts w:ascii="Arial" w:eastAsiaTheme="minorEastAsia" w:hAnsi="Arial" w:cs="Arial"/>
            <w:sz w:val="22"/>
            <w:szCs w:val="22"/>
            <w:lang w:eastAsia="zh-CN"/>
          </w:rPr>
          <w:noBreakHyphen/>
          <w:t xml:space="preserve">based </w:t>
        </w:r>
        <w:r w:rsidR="003F4698">
          <w:rPr>
            <w:rFonts w:ascii="Arial" w:eastAsiaTheme="minorEastAsia" w:hAnsi="Arial" w:cs="Arial" w:hint="eastAsia"/>
            <w:sz w:val="22"/>
            <w:szCs w:val="22"/>
            <w:lang w:eastAsia="zh-CN"/>
          </w:rPr>
          <w:t xml:space="preserve">technologies </w:t>
        </w:r>
        <w:r w:rsidR="00610BD9">
          <w:rPr>
            <w:rFonts w:ascii="Arial" w:eastAsiaTheme="minorEastAsia" w:hAnsi="Arial" w:cs="Arial" w:hint="eastAsia"/>
            <w:sz w:val="22"/>
            <w:szCs w:val="22"/>
            <w:lang w:eastAsia="zh-CN"/>
          </w:rPr>
          <w:t>(</w:t>
        </w:r>
        <w:r w:rsidR="00610BD9" w:rsidRPr="00CF7E03">
          <w:rPr>
            <w:rFonts w:ascii="Arial" w:eastAsiaTheme="minorEastAsia" w:hAnsi="Arial" w:cs="Arial"/>
            <w:b/>
            <w:bCs/>
            <w:sz w:val="22"/>
            <w:szCs w:val="22"/>
            <w:lang w:eastAsia="zh-CN"/>
          </w:rPr>
          <w:t>Fig. 6</w:t>
        </w:r>
        <w:r w:rsidR="00610BD9">
          <w:rPr>
            <w:rFonts w:ascii="Arial" w:eastAsiaTheme="minorEastAsia" w:hAnsi="Arial" w:cs="Arial" w:hint="eastAsia"/>
            <w:b/>
            <w:bCs/>
            <w:sz w:val="22"/>
            <w:szCs w:val="22"/>
            <w:lang w:eastAsia="zh-CN"/>
          </w:rPr>
          <w:t>c</w:t>
        </w:r>
        <w:r w:rsidR="00610BD9">
          <w:rPr>
            <w:rFonts w:ascii="Arial" w:eastAsiaTheme="minorEastAsia" w:hAnsi="Arial" w:cs="Arial" w:hint="eastAsia"/>
            <w:sz w:val="22"/>
            <w:szCs w:val="22"/>
            <w:lang w:eastAsia="zh-CN"/>
          </w:rPr>
          <w:t xml:space="preserve">) </w:t>
        </w:r>
      </w:ins>
      <w:r w:rsidR="00A32441" w:rsidRPr="00CF7E03">
        <w:rPr>
          <w:rFonts w:ascii="Arial" w:eastAsiaTheme="minorEastAsia" w:hAnsi="Arial" w:cs="Arial"/>
          <w:sz w:val="22"/>
          <w:szCs w:val="22"/>
          <w:lang w:eastAsia="zh-CN"/>
        </w:rPr>
        <w:t xml:space="preserve">using sustainable carbon resources </w:t>
      </w:r>
      <w:r w:rsidR="00C17529" w:rsidRPr="00CF7E03">
        <w:rPr>
          <w:rFonts w:ascii="Arial" w:eastAsiaTheme="minorEastAsia" w:hAnsi="Arial" w:cs="Arial"/>
          <w:sz w:val="22"/>
          <w:szCs w:val="22"/>
          <w:lang w:eastAsia="zh-CN"/>
        </w:rPr>
        <w:t>(</w:t>
      </w:r>
      <w:r w:rsidR="00C17529" w:rsidRPr="006F3396">
        <w:rPr>
          <w:rFonts w:ascii="Arial" w:eastAsiaTheme="minorEastAsia" w:hAnsi="Arial" w:cs="Arial"/>
          <w:i/>
          <w:sz w:val="22"/>
          <w:szCs w:val="22"/>
          <w:lang w:eastAsia="zh-CN"/>
        </w:rPr>
        <w:t>e.g.</w:t>
      </w:r>
      <w:r w:rsidR="00C17529" w:rsidRPr="00CF7E03">
        <w:rPr>
          <w:rFonts w:ascii="Arial" w:eastAsiaTheme="minorEastAsia" w:hAnsi="Arial" w:cs="Arial"/>
          <w:sz w:val="22"/>
          <w:szCs w:val="22"/>
          <w:lang w:eastAsia="zh-CN"/>
        </w:rPr>
        <w:t xml:space="preserve">, biochar, </w:t>
      </w:r>
      <w:r w:rsidR="00340441" w:rsidRPr="00CF7E03">
        <w:rPr>
          <w:rFonts w:ascii="Arial" w:eastAsiaTheme="minorEastAsia" w:hAnsi="Arial" w:cs="Arial"/>
          <w:sz w:val="22"/>
          <w:szCs w:val="22"/>
          <w:lang w:eastAsia="zh-CN"/>
        </w:rPr>
        <w:t>bio</w:t>
      </w:r>
      <w:r w:rsidR="00755AB5">
        <w:rPr>
          <w:rFonts w:ascii="Arial" w:eastAsiaTheme="minorEastAsia" w:hAnsi="Arial" w:cs="Arial" w:hint="eastAsia"/>
          <w:sz w:val="22"/>
          <w:szCs w:val="22"/>
          <w:lang w:eastAsia="zh-CN"/>
        </w:rPr>
        <w:t>gas</w:t>
      </w:r>
      <w:r w:rsidR="00C17529" w:rsidRPr="00CF7E03">
        <w:rPr>
          <w:rFonts w:ascii="Arial" w:eastAsiaTheme="minorEastAsia" w:hAnsi="Arial" w:cs="Arial"/>
          <w:sz w:val="22"/>
          <w:szCs w:val="22"/>
          <w:lang w:eastAsia="zh-CN"/>
        </w:rPr>
        <w:t>, CO</w:t>
      </w:r>
      <w:r w:rsidR="00C17529" w:rsidRPr="00CF7E03">
        <w:rPr>
          <w:rFonts w:ascii="Arial" w:eastAsiaTheme="minorEastAsia" w:hAnsi="Arial" w:cs="Arial"/>
          <w:sz w:val="22"/>
          <w:szCs w:val="22"/>
          <w:vertAlign w:val="subscript"/>
          <w:lang w:eastAsia="zh-CN"/>
        </w:rPr>
        <w:t>2</w:t>
      </w:r>
      <w:r w:rsidR="00340441" w:rsidRPr="00CF7E03">
        <w:rPr>
          <w:rFonts w:ascii="Arial" w:eastAsiaTheme="minorEastAsia" w:hAnsi="Arial" w:cs="Arial"/>
          <w:sz w:val="22"/>
          <w:szCs w:val="22"/>
          <w:lang w:eastAsia="zh-CN"/>
        </w:rPr>
        <w:t xml:space="preserve"> from air</w:t>
      </w:r>
      <w:r w:rsidR="002B7702">
        <w:rPr>
          <w:rFonts w:ascii="Arial" w:eastAsiaTheme="minorEastAsia" w:hAnsi="Arial" w:cs="Arial" w:hint="eastAsia"/>
          <w:sz w:val="22"/>
          <w:szCs w:val="22"/>
          <w:lang w:eastAsia="zh-CN"/>
        </w:rPr>
        <w:t xml:space="preserve"> or biogas</w:t>
      </w:r>
      <w:r w:rsidR="00C17529" w:rsidRPr="00CF7E03">
        <w:rPr>
          <w:rFonts w:ascii="Arial" w:eastAsiaTheme="minorEastAsia" w:hAnsi="Arial" w:cs="Arial"/>
          <w:sz w:val="22"/>
          <w:szCs w:val="22"/>
          <w:lang w:eastAsia="zh-CN"/>
        </w:rPr>
        <w:t xml:space="preserve">, plastic) </w:t>
      </w:r>
      <w:r w:rsidR="00A32441" w:rsidRPr="00CF7E03">
        <w:rPr>
          <w:rFonts w:ascii="Arial" w:eastAsiaTheme="minorEastAsia" w:hAnsi="Arial" w:cs="Arial"/>
          <w:sz w:val="22"/>
          <w:szCs w:val="22"/>
          <w:lang w:eastAsia="zh-CN"/>
        </w:rPr>
        <w:t xml:space="preserve">and </w:t>
      </w:r>
      <w:r w:rsidR="00496C37" w:rsidRPr="00CF7E03">
        <w:rPr>
          <w:rFonts w:ascii="Arial" w:eastAsiaTheme="minorEastAsia" w:hAnsi="Arial" w:cs="Arial"/>
          <w:sz w:val="22"/>
          <w:szCs w:val="22"/>
          <w:lang w:eastAsia="zh-CN"/>
        </w:rPr>
        <w:t>renewable electricity (</w:t>
      </w:r>
      <w:r w:rsidR="00496C37" w:rsidRPr="00CF7E03">
        <w:rPr>
          <w:rFonts w:ascii="Arial" w:eastAsiaTheme="minorEastAsia" w:hAnsi="Arial" w:cs="Arial"/>
          <w:i/>
          <w:sz w:val="22"/>
          <w:szCs w:val="22"/>
          <w:lang w:eastAsia="zh-CN"/>
        </w:rPr>
        <w:t>e.g.</w:t>
      </w:r>
      <w:r w:rsidR="00496C37" w:rsidRPr="00CF7E03">
        <w:rPr>
          <w:rFonts w:ascii="Arial" w:eastAsiaTheme="minorEastAsia" w:hAnsi="Arial" w:cs="Arial"/>
          <w:sz w:val="22"/>
          <w:szCs w:val="22"/>
          <w:lang w:eastAsia="zh-CN"/>
        </w:rPr>
        <w:t>, wind and solar)</w:t>
      </w:r>
      <w:r w:rsidR="00A32441"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is </w:t>
      </w:r>
      <w:ins w:id="822" w:author="Nabera  Abhinandan" w:date="2024-08-15T20:44:00Z">
        <w:r w:rsidR="001442A0">
          <w:rPr>
            <w:rFonts w:ascii="Arial" w:eastAsiaTheme="minorEastAsia" w:hAnsi="Arial" w:cs="Arial"/>
            <w:sz w:val="22"/>
            <w:szCs w:val="22"/>
            <w:lang w:eastAsia="zh-CN"/>
          </w:rPr>
          <w:t>cr</w:t>
        </w:r>
        <w:r w:rsidR="00E6508F">
          <w:rPr>
            <w:rFonts w:ascii="Arial" w:eastAsiaTheme="minorEastAsia" w:hAnsi="Arial" w:cs="Arial"/>
            <w:sz w:val="22"/>
            <w:szCs w:val="22"/>
            <w:lang w:eastAsia="zh-CN"/>
          </w:rPr>
          <w:t>u</w:t>
        </w:r>
        <w:r w:rsidR="001442A0">
          <w:rPr>
            <w:rFonts w:ascii="Arial" w:eastAsiaTheme="minorEastAsia" w:hAnsi="Arial" w:cs="Arial"/>
            <w:sz w:val="22"/>
            <w:szCs w:val="22"/>
            <w:lang w:eastAsia="zh-CN"/>
          </w:rPr>
          <w:t>cial</w:t>
        </w:r>
      </w:ins>
      <w:del w:id="823" w:author="Nabera  Abhinandan" w:date="2024-08-15T20:44:00Z">
        <w:r w:rsidR="00A32441" w:rsidRPr="00CF7E03" w:rsidDel="001442A0">
          <w:rPr>
            <w:rFonts w:ascii="Arial" w:eastAsiaTheme="minorEastAsia" w:hAnsi="Arial" w:cs="Arial"/>
            <w:sz w:val="22"/>
            <w:szCs w:val="22"/>
            <w:lang w:eastAsia="zh-CN"/>
          </w:rPr>
          <w:delText>imminent</w:delText>
        </w:r>
      </w:del>
      <w:r w:rsidR="00D20DDF" w:rsidRPr="00CF7E03">
        <w:rPr>
          <w:rFonts w:ascii="Arial" w:eastAsiaTheme="minorEastAsia" w:hAnsi="Arial" w:cs="Arial"/>
          <w:sz w:val="22"/>
          <w:szCs w:val="22"/>
          <w:lang w:eastAsia="zh-CN"/>
        </w:rPr>
        <w:t>.</w:t>
      </w:r>
      <w:r w:rsidR="00FC3BBA" w:rsidRPr="00CF7E03">
        <w:rPr>
          <w:rFonts w:ascii="Arial" w:eastAsiaTheme="minorEastAsia" w:hAnsi="Arial" w:cs="Arial"/>
          <w:sz w:val="22"/>
          <w:szCs w:val="22"/>
          <w:lang w:eastAsia="zh-CN"/>
        </w:rPr>
        <w:t xml:space="preserve"> </w:t>
      </w:r>
      <w:r w:rsidR="00C17529"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del w:id="824" w:author="Nabera  Abhinandan" w:date="2024-08-15T20:05:00Z">
        <w:r w:rsidR="00C17529" w:rsidRPr="00CF7E03" w:rsidDel="00307CBF">
          <w:rPr>
            <w:rFonts w:ascii="Arial" w:eastAsiaTheme="minorEastAsia" w:hAnsi="Arial" w:cs="Arial"/>
            <w:b/>
            <w:bCs/>
            <w:sz w:val="22"/>
            <w:szCs w:val="22"/>
            <w:lang w:eastAsia="zh-CN"/>
          </w:rPr>
          <w:delText>6b</w:delText>
        </w:r>
        <w:r w:rsidR="00C17529" w:rsidRPr="00CF7E03" w:rsidDel="00307CBF">
          <w:rPr>
            <w:rFonts w:ascii="Arial" w:eastAsiaTheme="minorEastAsia" w:hAnsi="Arial" w:cs="Arial"/>
            <w:sz w:val="22"/>
            <w:szCs w:val="22"/>
            <w:lang w:eastAsia="zh-CN"/>
          </w:rPr>
          <w:delText xml:space="preserve"> </w:delText>
        </w:r>
      </w:del>
      <w:ins w:id="825" w:author="Nabera  Abhinandan" w:date="2024-08-15T20:05:00Z">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d</w:t>
        </w:r>
        <w:r w:rsidR="00307CBF" w:rsidRPr="00CF7E03">
          <w:rPr>
            <w:rFonts w:ascii="Arial" w:eastAsiaTheme="minorEastAsia" w:hAnsi="Arial" w:cs="Arial"/>
            <w:sz w:val="22"/>
            <w:szCs w:val="22"/>
            <w:lang w:eastAsia="zh-CN"/>
          </w:rPr>
          <w:t xml:space="preserve"> </w:t>
        </w:r>
      </w:ins>
      <w:r w:rsidR="00366BBF" w:rsidRPr="00CF7E03">
        <w:rPr>
          <w:rFonts w:ascii="Arial" w:eastAsiaTheme="minorEastAsia" w:hAnsi="Arial" w:cs="Arial"/>
          <w:sz w:val="22"/>
          <w:szCs w:val="22"/>
          <w:lang w:eastAsia="zh-CN"/>
        </w:rPr>
        <w:t>illustrates</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potential </w:t>
      </w:r>
      <w:r w:rsidR="00FC3BBA" w:rsidRPr="00CF7E03">
        <w:rPr>
          <w:rFonts w:ascii="Arial" w:eastAsiaTheme="minorEastAsia" w:hAnsi="Arial" w:cs="Arial"/>
          <w:sz w:val="22"/>
          <w:szCs w:val="22"/>
          <w:lang w:eastAsia="zh-CN"/>
        </w:rPr>
        <w:t>combination</w:t>
      </w:r>
      <w:r w:rsidR="00366BBF" w:rsidRPr="00CF7E03">
        <w:rPr>
          <w:rFonts w:ascii="Arial" w:eastAsiaTheme="minorEastAsia" w:hAnsi="Arial" w:cs="Arial"/>
          <w:sz w:val="22"/>
          <w:szCs w:val="22"/>
          <w:lang w:eastAsia="zh-CN"/>
        </w:rPr>
        <w:t>s</w:t>
      </w:r>
      <w:r w:rsidR="00FC3BBA" w:rsidRPr="00CF7E03">
        <w:rPr>
          <w:rFonts w:ascii="Arial" w:eastAsiaTheme="minorEastAsia" w:hAnsi="Arial" w:cs="Arial"/>
          <w:sz w:val="22"/>
          <w:szCs w:val="22"/>
          <w:lang w:eastAsia="zh-CN"/>
        </w:rPr>
        <w:t xml:space="preserve"> of sustainable carbon resources </w:t>
      </w:r>
      <w:r w:rsidR="00FC3BBA" w:rsidRPr="00CF7E03">
        <w:rPr>
          <w:rFonts w:ascii="Arial" w:eastAsiaTheme="minorEastAsia" w:hAnsi="Arial" w:cs="Arial"/>
          <w:sz w:val="22"/>
          <w:szCs w:val="22"/>
          <w:lang w:eastAsia="zh-CN"/>
        </w:rPr>
        <w:lastRenderedPageBreak/>
        <w:t>and relevant technologies for C</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H</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 xml:space="preserve"> synthesis. </w:t>
      </w:r>
      <w:r w:rsidR="00A62333" w:rsidRPr="00CF7E03">
        <w:rPr>
          <w:rFonts w:ascii="Arial" w:eastAsiaTheme="minorEastAsia" w:hAnsi="Arial" w:cs="Arial"/>
          <w:sz w:val="22"/>
          <w:szCs w:val="22"/>
          <w:lang w:eastAsia="zh-CN"/>
        </w:rPr>
        <w:t>B</w:t>
      </w:r>
      <w:r w:rsidR="00293D9C" w:rsidRPr="00CF7E03">
        <w:rPr>
          <w:rFonts w:ascii="Arial" w:eastAsiaTheme="minorEastAsia" w:hAnsi="Arial" w:cs="Arial"/>
          <w:sz w:val="22"/>
          <w:szCs w:val="22"/>
          <w:lang w:eastAsia="zh-CN"/>
        </w:rPr>
        <w:t>iochar</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derived from </w:t>
      </w:r>
      <w:r w:rsidR="00A62333" w:rsidRPr="00CF7E03">
        <w:rPr>
          <w:rFonts w:ascii="Arial" w:eastAsiaTheme="minorEastAsia" w:hAnsi="Arial" w:cs="Arial"/>
          <w:sz w:val="22"/>
          <w:szCs w:val="22"/>
          <w:lang w:eastAsia="zh-CN"/>
        </w:rPr>
        <w:t>biomass pyrolysis,</w:t>
      </w:r>
      <w:r w:rsidR="00293D9C" w:rsidRPr="00CF7E03">
        <w:rPr>
          <w:rFonts w:ascii="Arial" w:eastAsiaTheme="minorEastAsia" w:hAnsi="Arial" w:cs="Arial"/>
          <w:sz w:val="22"/>
          <w:szCs w:val="22"/>
          <w:lang w:eastAsia="zh-CN"/>
        </w:rPr>
        <w:t xml:space="preserve"> </w:t>
      </w:r>
      <w:r w:rsidR="00277B52" w:rsidRPr="00CF7E03">
        <w:rPr>
          <w:rFonts w:ascii="Arial" w:eastAsiaTheme="minorEastAsia" w:hAnsi="Arial" w:cs="Arial"/>
          <w:sz w:val="22"/>
          <w:szCs w:val="22"/>
          <w:lang w:eastAsia="zh-CN"/>
        </w:rPr>
        <w:t>has been proposed for 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H</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synthesis </w:t>
      </w:r>
      <w:r w:rsidR="00277B52" w:rsidRPr="006F3396">
        <w:rPr>
          <w:rFonts w:ascii="Arial" w:eastAsiaTheme="minorEastAsia" w:hAnsi="Arial" w:cs="Arial"/>
          <w:i/>
          <w:sz w:val="22"/>
          <w:szCs w:val="22"/>
          <w:lang w:eastAsia="zh-CN"/>
        </w:rPr>
        <w:t>via</w:t>
      </w:r>
      <w:r w:rsidR="00277B52"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 </w:t>
      </w:r>
      <w:r w:rsidR="00277B52" w:rsidRPr="00CF7E03">
        <w:rPr>
          <w:rFonts w:ascii="Arial" w:eastAsiaTheme="minorEastAsia" w:hAnsi="Arial" w:cs="Arial"/>
          <w:sz w:val="22"/>
          <w:szCs w:val="22"/>
          <w:lang w:eastAsia="zh-CN"/>
        </w:rPr>
        <w:t>CaC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route with </w:t>
      </w:r>
      <w:r w:rsidR="00375056" w:rsidRPr="00CF7E03">
        <w:rPr>
          <w:rFonts w:ascii="Arial" w:eastAsiaTheme="minorEastAsia" w:hAnsi="Arial" w:cs="Arial"/>
          <w:sz w:val="22"/>
          <w:szCs w:val="22"/>
          <w:lang w:eastAsia="zh-CN"/>
        </w:rPr>
        <w:t xml:space="preserve">a </w:t>
      </w:r>
      <w:r w:rsidR="00277B52" w:rsidRPr="00CF7E03">
        <w:rPr>
          <w:rFonts w:ascii="Arial" w:eastAsiaTheme="minorEastAsia" w:hAnsi="Arial" w:cs="Arial"/>
          <w:sz w:val="22"/>
          <w:szCs w:val="22"/>
          <w:lang w:eastAsia="zh-CN"/>
        </w:rPr>
        <w:t xml:space="preserve">lower carbon footprint, </w:t>
      </w:r>
      <w:del w:id="826" w:author="Nabera  Abhinandan" w:date="2024-08-15T20:44:00Z">
        <w:r w:rsidR="00366BBF" w:rsidRPr="00CF7E03" w:rsidDel="00E74BBA">
          <w:rPr>
            <w:rFonts w:ascii="Arial" w:eastAsiaTheme="minorEastAsia" w:hAnsi="Arial" w:cs="Arial"/>
            <w:sz w:val="22"/>
            <w:szCs w:val="22"/>
            <w:lang w:eastAsia="zh-CN"/>
          </w:rPr>
          <w:delText>though</w:delText>
        </w:r>
        <w:r w:rsidR="00277B52" w:rsidRPr="00CF7E03" w:rsidDel="00E74BBA">
          <w:rPr>
            <w:rFonts w:ascii="Arial" w:eastAsiaTheme="minorEastAsia" w:hAnsi="Arial" w:cs="Arial"/>
            <w:sz w:val="22"/>
            <w:szCs w:val="22"/>
            <w:lang w:eastAsia="zh-CN"/>
          </w:rPr>
          <w:delText xml:space="preserve"> </w:delText>
        </w:r>
      </w:del>
      <w:ins w:id="827" w:author="Nabera  Abhinandan" w:date="2024-08-15T20:44:00Z">
        <w:r w:rsidR="00E74BBA">
          <w:rPr>
            <w:rFonts w:ascii="Arial" w:eastAsiaTheme="minorEastAsia" w:hAnsi="Arial" w:cs="Arial"/>
            <w:sz w:val="22"/>
            <w:szCs w:val="22"/>
            <w:lang w:eastAsia="zh-CN"/>
          </w:rPr>
          <w:t>although</w:t>
        </w:r>
        <w:r w:rsidR="00E74BBA" w:rsidRPr="00CF7E03">
          <w:rPr>
            <w:rFonts w:ascii="Arial" w:eastAsiaTheme="minorEastAsia" w:hAnsi="Arial" w:cs="Arial"/>
            <w:sz w:val="22"/>
            <w:szCs w:val="22"/>
            <w:lang w:eastAsia="zh-CN"/>
          </w:rPr>
          <w:t xml:space="preserve"> </w:t>
        </w:r>
      </w:ins>
      <w:r w:rsidR="00375056" w:rsidRPr="00CF7E03">
        <w:rPr>
          <w:rFonts w:ascii="Arial" w:eastAsiaTheme="minorEastAsia" w:hAnsi="Arial" w:cs="Arial"/>
          <w:sz w:val="22"/>
          <w:szCs w:val="22"/>
          <w:lang w:eastAsia="zh-CN"/>
        </w:rPr>
        <w:t xml:space="preserve">it </w:t>
      </w:r>
      <w:r w:rsidR="00A62333" w:rsidRPr="00CF7E03">
        <w:rPr>
          <w:rFonts w:ascii="Arial" w:eastAsiaTheme="minorEastAsia" w:hAnsi="Arial" w:cs="Arial"/>
          <w:sz w:val="22"/>
          <w:szCs w:val="22"/>
          <w:lang w:eastAsia="zh-CN"/>
        </w:rPr>
        <w:t>typically</w:t>
      </w:r>
      <w:r w:rsidR="0037505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exhibits </w:t>
      </w:r>
      <w:r w:rsidR="00277B52" w:rsidRPr="00CF7E03">
        <w:rPr>
          <w:rFonts w:ascii="Arial" w:eastAsiaTheme="minorEastAsia" w:hAnsi="Arial" w:cs="Arial"/>
          <w:sz w:val="22"/>
          <w:szCs w:val="22"/>
          <w:lang w:eastAsia="zh-CN"/>
        </w:rPr>
        <w:t>lower carbon and energy efficiency</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due to the lower energy density of </w:t>
      </w:r>
      <w:r w:rsidR="00A62333" w:rsidRPr="00CF7E03">
        <w:rPr>
          <w:rFonts w:ascii="Arial" w:eastAsiaTheme="minorEastAsia" w:hAnsi="Arial" w:cs="Arial"/>
          <w:sz w:val="22"/>
          <w:szCs w:val="22"/>
          <w:lang w:eastAsia="zh-CN"/>
        </w:rPr>
        <w:t xml:space="preserve">biomass and </w:t>
      </w:r>
      <w:r w:rsidR="00366BBF" w:rsidRPr="00CF7E03">
        <w:rPr>
          <w:rFonts w:ascii="Arial" w:eastAsiaTheme="minorEastAsia" w:hAnsi="Arial" w:cs="Arial"/>
          <w:sz w:val="22"/>
          <w:szCs w:val="22"/>
          <w:lang w:eastAsia="zh-CN"/>
        </w:rPr>
        <w:t xml:space="preserve">the </w:t>
      </w:r>
      <w:r w:rsidR="00A62333" w:rsidRPr="00CF7E03">
        <w:rPr>
          <w:rFonts w:ascii="Arial" w:eastAsiaTheme="minorEastAsia" w:hAnsi="Arial" w:cs="Arial"/>
          <w:sz w:val="22"/>
          <w:szCs w:val="22"/>
          <w:lang w:eastAsia="zh-CN"/>
        </w:rPr>
        <w:t>generat</w:t>
      </w:r>
      <w:r w:rsidR="00366BBF" w:rsidRPr="00CF7E03">
        <w:rPr>
          <w:rFonts w:ascii="Arial" w:eastAsiaTheme="minorEastAsia" w:hAnsi="Arial" w:cs="Arial"/>
          <w:sz w:val="22"/>
          <w:szCs w:val="22"/>
          <w:lang w:eastAsia="zh-CN"/>
        </w:rPr>
        <w:t xml:space="preserve">ion of </w:t>
      </w:r>
      <w:r w:rsidR="00A62333" w:rsidRPr="00CF7E03">
        <w:rPr>
          <w:rFonts w:ascii="Arial" w:eastAsiaTheme="minorEastAsia" w:hAnsi="Arial" w:cs="Arial"/>
          <w:sz w:val="22"/>
          <w:szCs w:val="22"/>
          <w:lang w:eastAsia="zh-CN"/>
        </w:rPr>
        <w:t>volatile components during pyrolysis</w:t>
      </w:r>
      <w:r w:rsidR="00277B52" w:rsidRPr="00CF7E03">
        <w:rPr>
          <w:rFonts w:ascii="Arial" w:eastAsiaTheme="minorEastAsia" w:hAnsi="Arial" w:cs="Arial"/>
          <w:sz w:val="22"/>
          <w:szCs w:val="22"/>
          <w:lang w:eastAsia="zh-CN"/>
        </w:rPr>
        <w:t>.</w:t>
      </w:r>
      <w:r w:rsidR="00BA3524" w:rsidRPr="00BA3524">
        <w:rPr>
          <w:rFonts w:ascii="Arial" w:hAnsi="Arial" w:cs="Arial"/>
          <w:sz w:val="22"/>
          <w:vertAlign w:val="superscript"/>
        </w:rPr>
        <w:t>14,53,55</w:t>
      </w:r>
      <w:r w:rsidR="009678CB" w:rsidRPr="00CF7E03">
        <w:rPr>
          <w:rFonts w:ascii="Arial" w:eastAsiaTheme="minorEastAsia" w:hAnsi="Arial" w:cs="Arial"/>
          <w:sz w:val="22"/>
          <w:szCs w:val="22"/>
          <w:lang w:eastAsia="zh-CN"/>
        </w:rPr>
        <w:t xml:space="preserve"> </w:t>
      </w:r>
      <w:r w:rsidR="00F73FEC" w:rsidRPr="00CF7E03">
        <w:rPr>
          <w:rFonts w:ascii="Arial" w:eastAsiaTheme="minorEastAsia" w:hAnsi="Arial" w:cs="Arial"/>
          <w:sz w:val="22"/>
          <w:szCs w:val="22"/>
          <w:lang w:eastAsia="zh-CN"/>
        </w:rPr>
        <w:t xml:space="preserve">Additionally, direct </w:t>
      </w:r>
      <w:r w:rsidR="00763B49">
        <w:rPr>
          <w:rFonts w:ascii="Arial" w:eastAsiaTheme="minorEastAsia" w:hAnsi="Arial" w:cs="Arial"/>
          <w:sz w:val="22"/>
          <w:szCs w:val="22"/>
          <w:lang w:eastAsia="zh-CN"/>
        </w:rPr>
        <w:t>TP</w:t>
      </w:r>
      <w:r w:rsidR="00F73FEC" w:rsidRPr="00CF7E03">
        <w:rPr>
          <w:rFonts w:ascii="Arial" w:eastAsiaTheme="minorEastAsia" w:hAnsi="Arial" w:cs="Arial"/>
          <w:sz w:val="22"/>
          <w:szCs w:val="22"/>
          <w:lang w:eastAsia="zh-CN"/>
        </w:rPr>
        <w:t xml:space="preserve"> of various biomass feedstocks to 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 xml:space="preserve"> has been widely studied </w:t>
      </w:r>
      <w:r w:rsidR="00366BBF" w:rsidRPr="00CF7E03">
        <w:rPr>
          <w:rFonts w:ascii="Arial" w:eastAsiaTheme="minorEastAsia" w:hAnsi="Arial" w:cs="Arial"/>
          <w:sz w:val="22"/>
          <w:szCs w:val="22"/>
          <w:lang w:eastAsia="zh-CN"/>
        </w:rPr>
        <w:t>but</w:t>
      </w:r>
      <w:r w:rsidR="006D715D" w:rsidRPr="00CF7E03">
        <w:rPr>
          <w:rFonts w:ascii="Arial" w:eastAsiaTheme="minorEastAsia" w:hAnsi="Arial" w:cs="Arial"/>
          <w:sz w:val="22"/>
          <w:szCs w:val="22"/>
          <w:lang w:eastAsia="zh-CN"/>
        </w:rPr>
        <w:t xml:space="preserve"> </w:t>
      </w:r>
      <w:r w:rsidR="003815F3" w:rsidRPr="00CF7E03">
        <w:rPr>
          <w:rFonts w:ascii="Arial" w:eastAsiaTheme="minorEastAsia" w:hAnsi="Arial" w:cs="Arial"/>
          <w:sz w:val="22"/>
          <w:szCs w:val="22"/>
          <w:lang w:eastAsia="zh-CN"/>
        </w:rPr>
        <w:t>is</w:t>
      </w:r>
      <w:r w:rsidR="006D715D" w:rsidRPr="00CF7E03">
        <w:rPr>
          <w:rFonts w:ascii="Arial" w:eastAsiaTheme="minorEastAsia" w:hAnsi="Arial" w:cs="Arial"/>
          <w:sz w:val="22"/>
          <w:szCs w:val="22"/>
          <w:lang w:eastAsia="zh-CN"/>
        </w:rPr>
        <w:t xml:space="preserve"> limited by </w:t>
      </w:r>
      <w:del w:id="828" w:author="Nabera  Abhinandan" w:date="2024-08-15T20:45:00Z">
        <w:r w:rsidR="006D715D" w:rsidRPr="00CF7E03" w:rsidDel="00E74BBA">
          <w:rPr>
            <w:rFonts w:ascii="Arial" w:eastAsiaTheme="minorEastAsia" w:hAnsi="Arial" w:cs="Arial"/>
            <w:sz w:val="22"/>
            <w:szCs w:val="22"/>
            <w:lang w:eastAsia="zh-CN"/>
          </w:rPr>
          <w:delText>the</w:delText>
        </w:r>
        <w:r w:rsidR="00F73FEC" w:rsidRPr="00CF7E03" w:rsidDel="00E74BBA">
          <w:rPr>
            <w:rFonts w:ascii="Arial" w:eastAsiaTheme="minorEastAsia" w:hAnsi="Arial" w:cs="Arial"/>
            <w:sz w:val="22"/>
            <w:szCs w:val="22"/>
            <w:lang w:eastAsia="zh-CN"/>
          </w:rPr>
          <w:delText xml:space="preserve"> </w:delText>
        </w:r>
      </w:del>
      <w:r w:rsidR="006D715D" w:rsidRPr="00CF7E03">
        <w:rPr>
          <w:rFonts w:ascii="Arial" w:eastAsiaTheme="minorEastAsia" w:hAnsi="Arial" w:cs="Arial"/>
          <w:sz w:val="22"/>
          <w:szCs w:val="22"/>
          <w:lang w:eastAsia="zh-CN"/>
        </w:rPr>
        <w:t xml:space="preserve">selectivity towards </w:t>
      </w:r>
      <w:r w:rsidR="00F73FEC" w:rsidRPr="00CF7E03">
        <w:rPr>
          <w:rFonts w:ascii="Arial" w:eastAsiaTheme="minorEastAsia" w:hAnsi="Arial" w:cs="Arial"/>
          <w:sz w:val="22"/>
          <w:szCs w:val="22"/>
          <w:lang w:eastAsia="zh-CN"/>
        </w:rPr>
        <w:t>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w:t>
      </w:r>
      <w:r w:rsidR="00BA3524" w:rsidRPr="00BA3524">
        <w:rPr>
          <w:rFonts w:ascii="Arial" w:hAnsi="Arial" w:cs="Arial"/>
          <w:sz w:val="22"/>
          <w:vertAlign w:val="superscript"/>
        </w:rPr>
        <w:t>61</w:t>
      </w:r>
      <w:r w:rsidR="00F73FEC"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Recently, the c</w:t>
      </w:r>
      <w:r w:rsidR="00EC10BA" w:rsidRPr="00CF7E03">
        <w:rPr>
          <w:rFonts w:ascii="Arial" w:eastAsiaTheme="minorEastAsia" w:hAnsi="Arial" w:cs="Arial"/>
          <w:sz w:val="22"/>
          <w:szCs w:val="22"/>
          <w:lang w:eastAsia="zh-CN"/>
        </w:rPr>
        <w:t xml:space="preserve">oal-based plasma route </w:t>
      </w:r>
      <w:r w:rsidR="00366BBF" w:rsidRPr="00CF7E03">
        <w:rPr>
          <w:rFonts w:ascii="Arial" w:eastAsiaTheme="minorEastAsia" w:hAnsi="Arial" w:cs="Arial"/>
          <w:sz w:val="22"/>
          <w:szCs w:val="22"/>
          <w:lang w:eastAsia="zh-CN"/>
        </w:rPr>
        <w:t xml:space="preserve">has gained </w:t>
      </w:r>
      <w:r w:rsidR="008E43CC" w:rsidRPr="00CF7E03">
        <w:rPr>
          <w:rFonts w:ascii="Arial" w:eastAsiaTheme="minorEastAsia" w:hAnsi="Arial" w:cs="Arial"/>
          <w:sz w:val="22"/>
          <w:szCs w:val="22"/>
          <w:lang w:eastAsia="zh-CN"/>
        </w:rPr>
        <w:t>attention in China</w:t>
      </w:r>
      <w:r w:rsidR="00366BBF" w:rsidRPr="00CF7E03">
        <w:rPr>
          <w:rFonts w:ascii="Arial" w:eastAsiaTheme="minorEastAsia" w:hAnsi="Arial" w:cs="Arial"/>
          <w:sz w:val="22"/>
          <w:szCs w:val="22"/>
          <w:lang w:eastAsia="zh-CN"/>
        </w:rPr>
        <w:t xml:space="preserve"> as a greener alternative to the </w:t>
      </w:r>
      <w:r w:rsidR="001C2D20" w:rsidRPr="00CF7E03">
        <w:rPr>
          <w:rFonts w:ascii="Arial" w:eastAsiaTheme="minorEastAsia" w:hAnsi="Arial" w:cs="Arial"/>
          <w:sz w:val="22"/>
          <w:szCs w:val="22"/>
          <w:lang w:eastAsia="zh-CN"/>
        </w:rPr>
        <w:t>coal</w:t>
      </w:r>
      <w:r w:rsidR="00127D2C">
        <w:rPr>
          <w:rFonts w:ascii="Arial" w:eastAsiaTheme="minorEastAsia" w:hAnsi="Arial" w:cs="Arial"/>
          <w:sz w:val="22"/>
          <w:szCs w:val="22"/>
          <w:lang w:eastAsia="zh-CN"/>
        </w:rPr>
        <w:noBreakHyphen/>
      </w:r>
      <w:r w:rsidR="001C2D20" w:rsidRPr="00CF7E03">
        <w:rPr>
          <w:rFonts w:ascii="Arial" w:eastAsiaTheme="minorEastAsia" w:hAnsi="Arial" w:cs="Arial"/>
          <w:sz w:val="22"/>
          <w:szCs w:val="22"/>
          <w:lang w:eastAsia="zh-CN"/>
        </w:rPr>
        <w:t>based CaC</w:t>
      </w:r>
      <w:r w:rsidR="001C2D20" w:rsidRPr="00CF7E03">
        <w:rPr>
          <w:rFonts w:ascii="Arial" w:eastAsiaTheme="minorEastAsia" w:hAnsi="Arial" w:cs="Arial"/>
          <w:sz w:val="22"/>
          <w:szCs w:val="22"/>
          <w:vertAlign w:val="subscript"/>
          <w:lang w:eastAsia="zh-CN"/>
        </w:rPr>
        <w:t>2</w:t>
      </w:r>
      <w:r w:rsidR="001C2D20" w:rsidRPr="00CF7E03">
        <w:rPr>
          <w:rFonts w:ascii="Arial" w:eastAsiaTheme="minorEastAsia" w:hAnsi="Arial" w:cs="Arial"/>
          <w:sz w:val="22"/>
          <w:szCs w:val="22"/>
          <w:lang w:eastAsia="zh-CN"/>
        </w:rPr>
        <w:t xml:space="preserve"> route.</w:t>
      </w:r>
      <w:r w:rsidR="00BA3524" w:rsidRPr="00BA3524">
        <w:rPr>
          <w:rFonts w:ascii="Arial" w:hAnsi="Arial" w:cs="Arial"/>
          <w:sz w:val="22"/>
          <w:vertAlign w:val="superscript"/>
        </w:rPr>
        <w:t>21</w:t>
      </w:r>
      <w:r w:rsidR="00EC10BA" w:rsidRPr="00CF7E03">
        <w:rPr>
          <w:rFonts w:ascii="Arial" w:eastAsiaTheme="minorEastAsia" w:hAnsi="Arial" w:cs="Arial"/>
          <w:sz w:val="22"/>
          <w:szCs w:val="22"/>
          <w:lang w:eastAsia="zh-CN"/>
        </w:rPr>
        <w:t xml:space="preserve"> </w:t>
      </w:r>
      <w:r w:rsidR="00D329BB" w:rsidRPr="00CF7E03">
        <w:rPr>
          <w:rFonts w:ascii="Arial" w:eastAsiaTheme="minorEastAsia" w:hAnsi="Arial" w:cs="Arial"/>
          <w:sz w:val="22"/>
          <w:szCs w:val="22"/>
          <w:lang w:eastAsia="zh-CN"/>
        </w:rPr>
        <w:t>B</w:t>
      </w:r>
      <w:r w:rsidR="00F73FEC" w:rsidRPr="00CF7E03">
        <w:rPr>
          <w:rFonts w:ascii="Arial" w:eastAsiaTheme="minorEastAsia" w:hAnsi="Arial" w:cs="Arial"/>
          <w:sz w:val="22"/>
          <w:szCs w:val="22"/>
          <w:lang w:eastAsia="zh-CN"/>
        </w:rPr>
        <w:t>iomass</w:t>
      </w:r>
      <w:r w:rsidR="00D329BB" w:rsidRPr="00CF7E03">
        <w:rPr>
          <w:rFonts w:ascii="Arial" w:eastAsiaTheme="minorEastAsia" w:hAnsi="Arial" w:cs="Arial"/>
          <w:sz w:val="22"/>
          <w:szCs w:val="22"/>
          <w:lang w:eastAsia="zh-CN"/>
        </w:rPr>
        <w:t xml:space="preserve"> as a</w:t>
      </w:r>
      <w:r w:rsidR="0008736E" w:rsidRPr="00CF7E03">
        <w:rPr>
          <w:rFonts w:ascii="Arial" w:eastAsiaTheme="minorEastAsia" w:hAnsi="Arial" w:cs="Arial"/>
          <w:sz w:val="22"/>
          <w:szCs w:val="22"/>
          <w:lang w:eastAsia="zh-CN"/>
        </w:rPr>
        <w:t xml:space="preserve"> substitute for </w:t>
      </w:r>
      <w:r w:rsidR="00D329BB" w:rsidRPr="00CF7E03">
        <w:rPr>
          <w:rFonts w:ascii="Arial" w:eastAsiaTheme="minorEastAsia" w:hAnsi="Arial" w:cs="Arial"/>
          <w:sz w:val="22"/>
          <w:szCs w:val="22"/>
          <w:lang w:eastAsia="zh-CN"/>
        </w:rPr>
        <w:t>coal in the plasma route has also been explored</w:t>
      </w:r>
      <w:r w:rsidR="00051F53" w:rsidRPr="00CF7E03">
        <w:rPr>
          <w:rFonts w:ascii="Arial" w:eastAsiaTheme="minorEastAsia" w:hAnsi="Arial" w:cs="Arial"/>
          <w:sz w:val="22"/>
          <w:szCs w:val="22"/>
          <w:lang w:eastAsia="zh-CN"/>
        </w:rPr>
        <w:t>, such as lignin and hemicellulose cracking in a hydrogen plasma</w:t>
      </w:r>
      <w:r w:rsidR="00F229E7" w:rsidRPr="00CF7E03">
        <w:rPr>
          <w:rFonts w:ascii="Arial" w:eastAsiaTheme="minorEastAsia" w:hAnsi="Arial" w:cs="Arial"/>
          <w:sz w:val="22"/>
          <w:szCs w:val="22"/>
          <w:lang w:eastAsia="zh-CN"/>
        </w:rPr>
        <w:t>, further reduc</w:t>
      </w:r>
      <w:r w:rsidR="0008736E" w:rsidRPr="00CF7E03">
        <w:rPr>
          <w:rFonts w:ascii="Arial" w:eastAsiaTheme="minorEastAsia" w:hAnsi="Arial" w:cs="Arial"/>
          <w:sz w:val="22"/>
          <w:szCs w:val="22"/>
          <w:lang w:eastAsia="zh-CN"/>
        </w:rPr>
        <w:t xml:space="preserve">ing </w:t>
      </w:r>
      <w:r w:rsidR="00F229E7" w:rsidRPr="00CF7E03">
        <w:rPr>
          <w:rFonts w:ascii="Arial" w:eastAsiaTheme="minorEastAsia" w:hAnsi="Arial" w:cs="Arial"/>
          <w:sz w:val="22"/>
          <w:szCs w:val="22"/>
          <w:lang w:eastAsia="zh-CN"/>
        </w:rPr>
        <w:t>the carbon footprint</w:t>
      </w:r>
      <w:r w:rsidR="00D329BB" w:rsidRPr="00CF7E03">
        <w:rPr>
          <w:rFonts w:ascii="Arial" w:eastAsiaTheme="minorEastAsia" w:hAnsi="Arial" w:cs="Arial"/>
          <w:sz w:val="22"/>
          <w:szCs w:val="22"/>
          <w:lang w:eastAsia="zh-CN"/>
        </w:rPr>
        <w:t>.</w:t>
      </w:r>
      <w:r w:rsidR="00BA3524" w:rsidRPr="00BA3524">
        <w:rPr>
          <w:rFonts w:ascii="Arial" w:hAnsi="Arial" w:cs="Arial"/>
          <w:sz w:val="22"/>
          <w:vertAlign w:val="superscript"/>
        </w:rPr>
        <w:t>84</w:t>
      </w:r>
    </w:p>
    <w:p w14:paraId="05F71899" w14:textId="01D8D859" w:rsidR="00E17BE0" w:rsidRPr="00CF7E03" w:rsidRDefault="006401EA" w:rsidP="00E17BE0">
      <w:pPr>
        <w:spacing w:before="240" w:line="360" w:lineRule="auto"/>
        <w:jc w:val="center"/>
        <w:rPr>
          <w:rFonts w:ascii="Arial" w:eastAsiaTheme="minorEastAsia" w:hAnsi="Arial" w:cs="Arial"/>
          <w:sz w:val="22"/>
          <w:szCs w:val="22"/>
          <w:lang w:eastAsia="zh-CN"/>
        </w:rPr>
      </w:pPr>
      <w:ins w:id="829" w:author="Zhang  Zihao" w:date="2024-08-16T15:00:00Z" w16du:dateUtc="2024-08-16T13:00:00Z">
        <w:r>
          <w:rPr>
            <w:rFonts w:ascii="Arial" w:eastAsiaTheme="minorEastAsia" w:hAnsi="Arial" w:cs="Arial"/>
            <w:noProof/>
            <w:sz w:val="22"/>
            <w:szCs w:val="22"/>
            <w:lang w:eastAsia="zh-CN"/>
          </w:rPr>
          <w:drawing>
            <wp:inline distT="0" distB="0" distL="0" distR="0" wp14:anchorId="6BA710F7" wp14:editId="29337CF4">
              <wp:extent cx="4502661" cy="5550170"/>
              <wp:effectExtent l="0" t="0" r="0" b="0"/>
              <wp:docPr id="1196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11374" t="7065" r="9830" b="5063"/>
                      <a:stretch/>
                    </pic:blipFill>
                    <pic:spPr bwMode="auto">
                      <a:xfrm>
                        <a:off x="0" y="0"/>
                        <a:ext cx="4504180" cy="5552043"/>
                      </a:xfrm>
                      <a:prstGeom prst="rect">
                        <a:avLst/>
                      </a:prstGeom>
                      <a:noFill/>
                      <a:ln>
                        <a:noFill/>
                      </a:ln>
                      <a:extLst>
                        <a:ext uri="{53640926-AAD7-44D8-BBD7-CCE9431645EC}">
                          <a14:shadowObscured xmlns:a14="http://schemas.microsoft.com/office/drawing/2010/main"/>
                        </a:ext>
                      </a:extLst>
                    </pic:spPr>
                  </pic:pic>
                </a:graphicData>
              </a:graphic>
            </wp:inline>
          </w:drawing>
        </w:r>
      </w:ins>
    </w:p>
    <w:p w14:paraId="4C7BE7C4" w14:textId="6DCFFBAA" w:rsidR="00E17BE0" w:rsidRPr="00E17BE0" w:rsidRDefault="00E17BE0" w:rsidP="00E17BE0">
      <w:pPr>
        <w:spacing w:after="240" w:line="360" w:lineRule="auto"/>
        <w:jc w:val="both"/>
        <w:rPr>
          <w:rFonts w:ascii="Arial" w:eastAsiaTheme="minorEastAsia" w:hAnsi="Arial" w:cs="Arial"/>
          <w:sz w:val="22"/>
          <w:szCs w:val="22"/>
          <w:lang w:eastAsia="zh-CN"/>
        </w:rPr>
      </w:pPr>
      <w:bookmarkStart w:id="830" w:name="_Hlk167963105"/>
      <w:r w:rsidRPr="001017A8">
        <w:rPr>
          <w:rFonts w:ascii="Arial" w:hAnsi="Arial" w:cs="Arial"/>
          <w:b/>
          <w:sz w:val="22"/>
          <w:szCs w:val="22"/>
        </w:rPr>
        <w:t>Fig. </w:t>
      </w:r>
      <w:r w:rsidRPr="001017A8">
        <w:rPr>
          <w:rFonts w:ascii="Arial" w:eastAsiaTheme="minorEastAsia" w:hAnsi="Arial" w:cs="Arial"/>
          <w:b/>
          <w:sz w:val="22"/>
          <w:szCs w:val="22"/>
          <w:lang w:eastAsia="zh-CN"/>
        </w:rPr>
        <w:t>6</w:t>
      </w:r>
      <w:ins w:id="831" w:author="Nabera  Abhinandan" w:date="2024-08-15T19:20:00Z">
        <w:r w:rsidRPr="00A44315">
          <w:rPr>
            <w:rFonts w:ascii="Arial" w:hAnsi="Arial" w:cs="Arial"/>
            <w:b/>
            <w:iCs/>
            <w:sz w:val="22"/>
            <w:szCs w:val="22"/>
          </w:rPr>
          <w:t> </w:t>
        </w:r>
      </w:ins>
      <w:del w:id="832" w:author="Nabera  Abhinandan" w:date="2024-08-15T19:20:00Z">
        <w:r w:rsidRPr="00A44315" w:rsidDel="00A44315">
          <w:rPr>
            <w:rFonts w:ascii="Arial" w:hAnsi="Arial" w:cs="Arial"/>
            <w:b/>
            <w:iCs/>
            <w:sz w:val="22"/>
            <w:szCs w:val="22"/>
          </w:rPr>
          <w:delText xml:space="preserve"> </w:delText>
        </w:r>
      </w:del>
      <w:r w:rsidRPr="00A44315">
        <w:rPr>
          <w:rFonts w:ascii="Arial" w:hAnsi="Arial" w:cs="Arial"/>
          <w:b/>
          <w:iCs/>
          <w:sz w:val="22"/>
          <w:szCs w:val="22"/>
        </w:rPr>
        <w:t>| </w:t>
      </w:r>
      <w:r w:rsidRPr="001017A8">
        <w:rPr>
          <w:rFonts w:ascii="Arial" w:eastAsiaTheme="minorEastAsia" w:hAnsi="Arial" w:cs="Arial"/>
          <w:b/>
          <w:sz w:val="22"/>
          <w:szCs w:val="22"/>
          <w:lang w:eastAsia="zh-CN"/>
        </w:rPr>
        <w:t>Potential green C</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H</w:t>
      </w:r>
      <w:r w:rsidRPr="001017A8">
        <w:rPr>
          <w:rFonts w:ascii="Arial" w:eastAsiaTheme="minorEastAsia" w:hAnsi="Arial" w:cs="Arial"/>
          <w:b/>
          <w:sz w:val="22"/>
          <w:szCs w:val="22"/>
          <w:vertAlign w:val="subscript"/>
          <w:lang w:eastAsia="zh-CN"/>
        </w:rPr>
        <w:t>2</w:t>
      </w:r>
      <w:r w:rsidRPr="001017A8">
        <w:rPr>
          <w:rFonts w:ascii="Arial" w:eastAsiaTheme="minorEastAsia" w:hAnsi="Arial" w:cs="Arial"/>
          <w:b/>
          <w:sz w:val="22"/>
          <w:szCs w:val="22"/>
          <w:lang w:eastAsia="zh-CN"/>
        </w:rPr>
        <w:t xml:space="preserve"> synthesis routes</w:t>
      </w:r>
      <w:r w:rsidRPr="001017A8">
        <w:rPr>
          <w:rFonts w:ascii="Arial" w:hAnsi="Arial" w:cs="Arial"/>
          <w:b/>
          <w:sz w:val="22"/>
          <w:szCs w:val="22"/>
        </w:rPr>
        <w:t xml:space="preserve">. </w:t>
      </w:r>
      <w:ins w:id="833" w:author="Nabera  Abhinandan" w:date="2024-08-16T08:40:00Z">
        <w:r w:rsidRPr="00391D0C">
          <w:rPr>
            <w:rFonts w:ascii="Arial" w:eastAsia="Times New Roman" w:hAnsi="Arial" w:cs="Arial"/>
            <w:b/>
            <w:sz w:val="22"/>
            <w:szCs w:val="22"/>
          </w:rPr>
          <w:t>a.</w:t>
        </w:r>
        <w:r w:rsidRPr="00391D0C">
          <w:rPr>
            <w:rFonts w:ascii="Arial" w:eastAsia="Times New Roman" w:hAnsi="Arial" w:cs="Arial"/>
            <w:bCs/>
            <w:sz w:val="22"/>
            <w:szCs w:val="22"/>
          </w:rPr>
          <w:t> Production costs</w:t>
        </w:r>
      </w:ins>
      <w:r>
        <w:rPr>
          <w:rFonts w:ascii="Arial" w:eastAsiaTheme="minorEastAsia" w:hAnsi="Arial" w:cs="Arial" w:hint="eastAsia"/>
          <w:bCs/>
          <w:sz w:val="22"/>
          <w:szCs w:val="22"/>
          <w:lang w:eastAsia="zh-CN"/>
        </w:rPr>
        <w:t xml:space="preserve"> </w:t>
      </w:r>
      <w:ins w:id="834" w:author="Nabera  Abhinandan" w:date="2024-08-16T08:40:00Z">
        <w:r w:rsidRPr="00391D0C">
          <w:rPr>
            <w:rFonts w:ascii="Arial" w:eastAsia="Times New Roman" w:hAnsi="Arial" w:cs="Arial"/>
            <w:bCs/>
            <w:sz w:val="22"/>
            <w:szCs w:val="22"/>
          </w:rPr>
          <w:t xml:space="preserve">and </w:t>
        </w:r>
        <w:r w:rsidRPr="00391D0C">
          <w:rPr>
            <w:rFonts w:ascii="Arial" w:eastAsia="Times New Roman" w:hAnsi="Arial" w:cs="Arial"/>
            <w:b/>
            <w:sz w:val="22"/>
            <w:szCs w:val="22"/>
          </w:rPr>
          <w:t>b.</w:t>
        </w:r>
        <w:r w:rsidRPr="00391D0C">
          <w:rPr>
            <w:rFonts w:ascii="Arial" w:eastAsia="Times New Roman" w:hAnsi="Arial" w:cs="Arial"/>
            <w:bCs/>
            <w:sz w:val="22"/>
            <w:szCs w:val="22"/>
          </w:rPr>
          <w:t> </w:t>
        </w:r>
      </w:ins>
      <w:r>
        <w:rPr>
          <w:rFonts w:ascii="Arial" w:eastAsiaTheme="minorEastAsia" w:hAnsi="Arial" w:cs="Arial" w:hint="eastAsia"/>
          <w:bCs/>
          <w:sz w:val="22"/>
          <w:szCs w:val="22"/>
          <w:lang w:eastAsia="zh-CN"/>
        </w:rPr>
        <w:t>c</w:t>
      </w:r>
      <w:ins w:id="835" w:author="Nabera  Abhinandan" w:date="2024-08-16T08:40:00Z">
        <w:r w:rsidRPr="00391D0C">
          <w:rPr>
            <w:rFonts w:ascii="Arial" w:eastAsia="Times New Roman" w:hAnsi="Arial" w:cs="Arial"/>
            <w:bCs/>
            <w:sz w:val="22"/>
            <w:szCs w:val="22"/>
          </w:rPr>
          <w:t xml:space="preserve">limate change impacts per kg of </w:t>
        </w:r>
        <w:r>
          <w:rPr>
            <w:rFonts w:ascii="Arial" w:eastAsia="Times New Roman" w:hAnsi="Arial" w:cs="Arial"/>
            <w:bCs/>
            <w:sz w:val="22"/>
            <w:szCs w:val="22"/>
          </w:rPr>
          <w:t>VCM</w:t>
        </w:r>
        <w:r w:rsidRPr="00391D0C">
          <w:rPr>
            <w:rFonts w:ascii="Arial" w:eastAsia="Times New Roman" w:hAnsi="Arial" w:cs="Arial"/>
            <w:bCs/>
            <w:sz w:val="22"/>
            <w:szCs w:val="22"/>
          </w:rPr>
          <w:t xml:space="preserve"> </w:t>
        </w:r>
        <w:r w:rsidRPr="001017A8">
          <w:rPr>
            <w:rFonts w:ascii="Arial" w:eastAsia="Times New Roman" w:hAnsi="Arial" w:cs="Arial"/>
            <w:bCs/>
            <w:i/>
            <w:sz w:val="22"/>
            <w:szCs w:val="22"/>
          </w:rPr>
          <w:t>via</w:t>
        </w:r>
        <w:r w:rsidRPr="00391D0C">
          <w:rPr>
            <w:rFonts w:ascii="Arial" w:eastAsia="Times New Roman" w:hAnsi="Arial" w:cs="Arial"/>
            <w:bCs/>
            <w:sz w:val="22"/>
            <w:szCs w:val="22"/>
          </w:rPr>
          <w:t xml:space="preserve"> the </w:t>
        </w:r>
        <w:r>
          <w:rPr>
            <w:rFonts w:ascii="Arial" w:eastAsia="Times New Roman" w:hAnsi="Arial" w:cs="Arial"/>
            <w:bCs/>
            <w:sz w:val="22"/>
            <w:szCs w:val="22"/>
          </w:rPr>
          <w:t>acetylene</w:t>
        </w:r>
      </w:ins>
      <w:ins w:id="836" w:author="Nabera  Abhinandan" w:date="2024-08-16T08:44:00Z">
        <w:r>
          <w:rPr>
            <w:rFonts w:ascii="Arial" w:eastAsia="Times New Roman" w:hAnsi="Arial" w:cs="Arial"/>
            <w:bCs/>
            <w:sz w:val="22"/>
            <w:szCs w:val="22"/>
          </w:rPr>
          <w:noBreakHyphen/>
        </w:r>
      </w:ins>
      <w:ins w:id="837" w:author="Nabera  Abhinandan" w:date="2024-08-16T08:40:00Z">
        <w:r>
          <w:rPr>
            <w:rFonts w:ascii="Arial" w:eastAsia="Times New Roman" w:hAnsi="Arial" w:cs="Arial"/>
            <w:bCs/>
            <w:sz w:val="22"/>
            <w:szCs w:val="22"/>
          </w:rPr>
          <w:t>to</w:t>
        </w:r>
      </w:ins>
      <w:ins w:id="838" w:author="Nabera  Abhinandan" w:date="2024-08-16T08:44:00Z">
        <w:r>
          <w:rPr>
            <w:rFonts w:ascii="Arial" w:eastAsia="Times New Roman" w:hAnsi="Arial" w:cs="Arial"/>
            <w:bCs/>
            <w:sz w:val="22"/>
            <w:szCs w:val="22"/>
          </w:rPr>
          <w:noBreakHyphen/>
          <w:t>V</w:t>
        </w:r>
      </w:ins>
      <w:ins w:id="839" w:author="Nabera  Abhinandan" w:date="2024-08-16T08:40:00Z">
        <w:r>
          <w:rPr>
            <w:rFonts w:ascii="Arial" w:eastAsia="Times New Roman" w:hAnsi="Arial" w:cs="Arial"/>
            <w:bCs/>
            <w:sz w:val="22"/>
            <w:szCs w:val="22"/>
          </w:rPr>
          <w:t>CM</w:t>
        </w:r>
        <w:r w:rsidRPr="00391D0C">
          <w:rPr>
            <w:rFonts w:ascii="Arial" w:eastAsia="Times New Roman" w:hAnsi="Arial" w:cs="Arial"/>
            <w:bCs/>
            <w:sz w:val="22"/>
            <w:szCs w:val="22"/>
          </w:rPr>
          <w:t xml:space="preserve"> </w:t>
        </w:r>
        <w:r>
          <w:rPr>
            <w:rFonts w:ascii="Arial" w:eastAsia="Times New Roman" w:hAnsi="Arial" w:cs="Arial"/>
            <w:bCs/>
            <w:sz w:val="22"/>
            <w:szCs w:val="22"/>
          </w:rPr>
          <w:t xml:space="preserve">(ATV) </w:t>
        </w:r>
        <w:r w:rsidRPr="00391D0C">
          <w:rPr>
            <w:rFonts w:ascii="Arial" w:eastAsia="Times New Roman" w:hAnsi="Arial" w:cs="Arial"/>
            <w:bCs/>
            <w:sz w:val="22"/>
            <w:szCs w:val="22"/>
          </w:rPr>
          <w:t>route</w:t>
        </w:r>
        <w:r w:rsidRPr="00391D0C">
          <w:rPr>
            <w:rFonts w:ascii="Arial" w:hAnsi="Arial" w:cs="Arial"/>
            <w:sz w:val="22"/>
            <w:szCs w:val="22"/>
          </w:rPr>
          <w:t xml:space="preserve"> and the </w:t>
        </w:r>
        <w:r>
          <w:rPr>
            <w:rFonts w:ascii="Arial" w:hAnsi="Arial" w:cs="Arial"/>
            <w:sz w:val="22"/>
            <w:szCs w:val="22"/>
          </w:rPr>
          <w:t>ethylene</w:t>
        </w:r>
        <w:r>
          <w:rPr>
            <w:rFonts w:ascii="Arial" w:hAnsi="Arial" w:cs="Arial"/>
            <w:sz w:val="22"/>
            <w:szCs w:val="22"/>
          </w:rPr>
          <w:noBreakHyphen/>
          <w:t>based balanced proce</w:t>
        </w:r>
      </w:ins>
      <w:ins w:id="840" w:author="Nabera  Abhinandan" w:date="2024-08-16T08:41:00Z">
        <w:r>
          <w:rPr>
            <w:rFonts w:ascii="Arial" w:hAnsi="Arial" w:cs="Arial"/>
            <w:sz w:val="22"/>
            <w:szCs w:val="22"/>
          </w:rPr>
          <w:t>ss (EBP)</w:t>
        </w:r>
      </w:ins>
      <w:ins w:id="841" w:author="Nabera  Abhinandan" w:date="2024-08-16T08:40:00Z">
        <w:r w:rsidRPr="00391D0C">
          <w:rPr>
            <w:rFonts w:ascii="Arial" w:eastAsia="Times New Roman" w:hAnsi="Arial" w:cs="Arial"/>
            <w:bCs/>
            <w:sz w:val="22"/>
            <w:szCs w:val="22"/>
          </w:rPr>
          <w:t xml:space="preserve">. </w:t>
        </w:r>
      </w:ins>
      <w:ins w:id="842" w:author="Nabera  Abhinandan" w:date="2024-08-16T08:43:00Z">
        <w:r w:rsidRPr="004E692C">
          <w:rPr>
            <w:rFonts w:ascii="Arial" w:eastAsia="Times New Roman" w:hAnsi="Arial" w:cs="Arial"/>
            <w:bCs/>
            <w:sz w:val="22"/>
            <w:szCs w:val="22"/>
          </w:rPr>
          <w:t xml:space="preserve">Results for both the fossil and green routes, depending on the </w:t>
        </w:r>
        <w:del w:id="843" w:author="Zhang  Zihao" w:date="2024-08-16T14:58:00Z" w16du:dateUtc="2024-08-16T12:58:00Z">
          <w:r w:rsidRPr="004E692C" w:rsidDel="00927DF6">
            <w:rPr>
              <w:rFonts w:ascii="Arial" w:eastAsia="Times New Roman" w:hAnsi="Arial" w:cs="Arial"/>
              <w:bCs/>
              <w:sz w:val="22"/>
              <w:szCs w:val="22"/>
            </w:rPr>
            <w:lastRenderedPageBreak/>
            <w:delText>hydrocarbon</w:delText>
          </w:r>
        </w:del>
      </w:ins>
      <w:ins w:id="844" w:author="Zhang  Zihao" w:date="2024-08-16T14:58:00Z" w16du:dateUtc="2024-08-16T12:58:00Z">
        <w:r w:rsidR="00927DF6">
          <w:rPr>
            <w:rFonts w:ascii="Arial" w:eastAsiaTheme="minorEastAsia" w:hAnsi="Arial" w:cs="Arial" w:hint="eastAsia"/>
            <w:bCs/>
            <w:sz w:val="22"/>
            <w:szCs w:val="22"/>
            <w:lang w:eastAsia="zh-CN"/>
          </w:rPr>
          <w:t>feedstock</w:t>
        </w:r>
      </w:ins>
      <w:ins w:id="845" w:author="Nabera  Abhinandan" w:date="2024-08-16T08:43:00Z">
        <w:r w:rsidRPr="004E692C">
          <w:rPr>
            <w:rFonts w:ascii="Arial" w:eastAsia="Times New Roman" w:hAnsi="Arial" w:cs="Arial"/>
            <w:bCs/>
            <w:sz w:val="22"/>
            <w:szCs w:val="22"/>
          </w:rPr>
          <w:t xml:space="preserve"> source</w:t>
        </w:r>
        <w:del w:id="846" w:author="Zhang  Zihao" w:date="2024-08-16T15:00:00Z" w16du:dateUtc="2024-08-16T13:00:00Z">
          <w:r w:rsidRPr="004E692C" w:rsidDel="00ED70FB">
            <w:rPr>
              <w:rFonts w:ascii="Arial" w:eastAsia="Times New Roman" w:hAnsi="Arial" w:cs="Arial"/>
              <w:bCs/>
              <w:sz w:val="22"/>
              <w:szCs w:val="22"/>
            </w:rPr>
            <w:delText>, are shown</w:delText>
          </w:r>
        </w:del>
        <w:del w:id="847" w:author="Zhang  Zihao" w:date="2024-08-16T15:01:00Z" w16du:dateUtc="2024-08-16T13:01:00Z">
          <w:r w:rsidRPr="004E692C" w:rsidDel="00FE6D50">
            <w:rPr>
              <w:rFonts w:ascii="Arial" w:eastAsia="Times New Roman" w:hAnsi="Arial" w:cs="Arial"/>
              <w:bCs/>
              <w:sz w:val="22"/>
              <w:szCs w:val="22"/>
            </w:rPr>
            <w:delText>. Bio-based hydrocarbon sources are discussed herein for the green routes</w:delText>
          </w:r>
        </w:del>
      </w:ins>
      <w:ins w:id="848" w:author="Nabera  Abhinandan" w:date="2024-08-16T08:40:00Z">
        <w:r w:rsidRPr="00391D0C">
          <w:rPr>
            <w:rFonts w:ascii="Arial" w:eastAsia="Times New Roman" w:hAnsi="Arial" w:cs="Arial"/>
            <w:bCs/>
            <w:sz w:val="22"/>
            <w:szCs w:val="22"/>
          </w:rPr>
          <w:t>.</w:t>
        </w:r>
        <w:r>
          <w:rPr>
            <w:rFonts w:ascii="Arial" w:eastAsia="Times New Roman" w:hAnsi="Arial" w:cs="Arial"/>
            <w:bCs/>
            <w:sz w:val="22"/>
            <w:szCs w:val="22"/>
          </w:rPr>
          <w:t xml:space="preserve"> </w:t>
        </w:r>
      </w:ins>
      <w:ins w:id="849" w:author="Nabera  Abhinandan" w:date="2024-08-16T08:39:00Z">
        <w:r>
          <w:rPr>
            <w:rFonts w:ascii="Arial" w:eastAsiaTheme="minorEastAsia" w:hAnsi="Arial" w:cs="Arial"/>
            <w:b/>
            <w:sz w:val="22"/>
            <w:szCs w:val="22"/>
            <w:lang w:eastAsia="zh-CN"/>
          </w:rPr>
          <w:t>c</w:t>
        </w:r>
      </w:ins>
      <w:del w:id="850" w:author="Nabera  Abhinandan" w:date="2024-08-16T08:39:00Z">
        <w:r w:rsidRPr="00A44315" w:rsidDel="004E692C">
          <w:rPr>
            <w:rFonts w:ascii="Arial" w:eastAsiaTheme="minorEastAsia" w:hAnsi="Arial" w:cs="Arial"/>
            <w:b/>
            <w:sz w:val="22"/>
            <w:szCs w:val="22"/>
            <w:lang w:eastAsia="zh-CN"/>
            <w:rPrChange w:id="851" w:author="Nabera  Abhinandan" w:date="2024-08-15T19:20:00Z">
              <w:rPr>
                <w:rFonts w:ascii="Arial" w:eastAsiaTheme="minorEastAsia" w:hAnsi="Arial" w:cs="Arial"/>
                <w:b/>
                <w:i/>
                <w:sz w:val="22"/>
                <w:szCs w:val="22"/>
                <w:lang w:eastAsia="zh-CN"/>
              </w:rPr>
            </w:rPrChange>
          </w:rPr>
          <w:delText>a</w:delText>
        </w:r>
      </w:del>
      <w:r w:rsidRPr="00A44315">
        <w:rPr>
          <w:rFonts w:ascii="Arial" w:eastAsiaTheme="minorEastAsia" w:hAnsi="Arial" w:cs="Arial"/>
          <w:b/>
          <w:sz w:val="22"/>
          <w:szCs w:val="22"/>
          <w:lang w:eastAsia="zh-CN"/>
          <w:rPrChange w:id="852" w:author="Nabera  Abhinandan" w:date="2024-08-15T19:20:00Z">
            <w:rPr>
              <w:rFonts w:ascii="Arial" w:eastAsiaTheme="minorEastAsia" w:hAnsi="Arial" w:cs="Arial"/>
              <w:b/>
              <w:i/>
              <w:sz w:val="22"/>
              <w:szCs w:val="22"/>
              <w:lang w:eastAsia="zh-CN"/>
            </w:rPr>
          </w:rPrChange>
        </w:rPr>
        <w:t>.</w:t>
      </w:r>
      <w:r w:rsidRPr="00A44315">
        <w:rPr>
          <w:rFonts w:ascii="Arial" w:eastAsiaTheme="minorEastAsia" w:hAnsi="Arial" w:cs="Arial"/>
          <w:sz w:val="22"/>
          <w:szCs w:val="22"/>
          <w:lang w:eastAsia="zh-CN"/>
          <w:rPrChange w:id="853" w:author="Nabera  Abhinandan" w:date="2024-08-15T19:20:00Z">
            <w:rPr>
              <w:rFonts w:ascii="Arial" w:eastAsiaTheme="minorEastAsia" w:hAnsi="Arial" w:cs="Arial"/>
              <w:i/>
              <w:sz w:val="22"/>
              <w:szCs w:val="22"/>
              <w:lang w:eastAsia="zh-CN"/>
            </w:rPr>
          </w:rPrChange>
        </w:rPr>
        <w:t> Coal, natural gas, and oil-based technologies, including CaC</w:t>
      </w:r>
      <w:r w:rsidRPr="00A44315">
        <w:rPr>
          <w:rFonts w:ascii="Arial" w:eastAsiaTheme="minorEastAsia" w:hAnsi="Arial" w:cs="Arial"/>
          <w:sz w:val="22"/>
          <w:szCs w:val="22"/>
          <w:vertAlign w:val="subscript"/>
          <w:lang w:eastAsia="zh-CN"/>
          <w:rPrChange w:id="854"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55" w:author="Nabera  Abhinandan" w:date="2024-08-15T19:20:00Z">
            <w:rPr>
              <w:rFonts w:ascii="Arial" w:eastAsiaTheme="minorEastAsia" w:hAnsi="Arial" w:cs="Arial"/>
              <w:i/>
              <w:sz w:val="22"/>
              <w:szCs w:val="22"/>
              <w:lang w:eastAsia="zh-CN"/>
            </w:rPr>
          </w:rPrChange>
        </w:rPr>
        <w:t xml:space="preserve">, PC, TP, and plasma routes. </w:t>
      </w:r>
      <w:ins w:id="856" w:author="Nabera  Abhinandan" w:date="2024-08-16T08:39:00Z">
        <w:r>
          <w:rPr>
            <w:rFonts w:ascii="Arial" w:eastAsiaTheme="minorEastAsia" w:hAnsi="Arial" w:cs="Arial"/>
            <w:b/>
            <w:sz w:val="22"/>
            <w:szCs w:val="22"/>
            <w:lang w:eastAsia="zh-CN"/>
          </w:rPr>
          <w:t>d</w:t>
        </w:r>
      </w:ins>
      <w:del w:id="857" w:author="Nabera  Abhinandan" w:date="2024-08-16T08:39:00Z">
        <w:r w:rsidRPr="00A44315" w:rsidDel="004E692C">
          <w:rPr>
            <w:rFonts w:ascii="Arial" w:eastAsiaTheme="minorEastAsia" w:hAnsi="Arial" w:cs="Arial"/>
            <w:b/>
            <w:sz w:val="22"/>
            <w:szCs w:val="22"/>
            <w:lang w:eastAsia="zh-CN"/>
            <w:rPrChange w:id="858" w:author="Nabera  Abhinandan" w:date="2024-08-15T19:20:00Z">
              <w:rPr>
                <w:rFonts w:ascii="Arial" w:eastAsiaTheme="minorEastAsia" w:hAnsi="Arial" w:cs="Arial"/>
                <w:b/>
                <w:i/>
                <w:sz w:val="22"/>
                <w:szCs w:val="22"/>
                <w:lang w:eastAsia="zh-CN"/>
              </w:rPr>
            </w:rPrChange>
          </w:rPr>
          <w:delText>b</w:delText>
        </w:r>
      </w:del>
      <w:r w:rsidRPr="00A44315">
        <w:rPr>
          <w:rFonts w:ascii="Arial" w:eastAsiaTheme="minorEastAsia" w:hAnsi="Arial" w:cs="Arial"/>
          <w:b/>
          <w:sz w:val="22"/>
          <w:szCs w:val="22"/>
          <w:lang w:eastAsia="zh-CN"/>
          <w:rPrChange w:id="859" w:author="Nabera  Abhinandan" w:date="2024-08-15T19:20:00Z">
            <w:rPr>
              <w:rFonts w:ascii="Arial" w:eastAsiaTheme="minorEastAsia" w:hAnsi="Arial" w:cs="Arial"/>
              <w:b/>
              <w:i/>
              <w:sz w:val="22"/>
              <w:szCs w:val="22"/>
              <w:lang w:eastAsia="zh-CN"/>
            </w:rPr>
          </w:rPrChange>
        </w:rPr>
        <w:t>.</w:t>
      </w:r>
      <w:r w:rsidRPr="00A44315">
        <w:rPr>
          <w:rFonts w:ascii="Arial" w:eastAsiaTheme="minorEastAsia" w:hAnsi="Arial" w:cs="Arial"/>
          <w:sz w:val="22"/>
          <w:szCs w:val="22"/>
          <w:lang w:eastAsia="zh-CN"/>
          <w:rPrChange w:id="860" w:author="Nabera  Abhinandan" w:date="2024-08-15T19:20:00Z">
            <w:rPr>
              <w:rFonts w:ascii="Arial" w:eastAsiaTheme="minorEastAsia" w:hAnsi="Arial" w:cs="Arial"/>
              <w:i/>
              <w:sz w:val="22"/>
              <w:szCs w:val="22"/>
              <w:lang w:eastAsia="zh-CN"/>
            </w:rPr>
          </w:rPrChange>
        </w:rPr>
        <w:t> biochar, biogas, CO</w:t>
      </w:r>
      <w:r w:rsidRPr="00A44315">
        <w:rPr>
          <w:rFonts w:ascii="Arial" w:eastAsiaTheme="minorEastAsia" w:hAnsi="Arial" w:cs="Arial"/>
          <w:sz w:val="22"/>
          <w:szCs w:val="22"/>
          <w:vertAlign w:val="subscript"/>
          <w:lang w:eastAsia="zh-CN"/>
          <w:rPrChange w:id="861"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62" w:author="Nabera  Abhinandan" w:date="2024-08-15T19:20:00Z">
            <w:rPr>
              <w:rFonts w:ascii="Arial" w:eastAsiaTheme="minorEastAsia" w:hAnsi="Arial" w:cs="Arial"/>
              <w:i/>
              <w:sz w:val="22"/>
              <w:szCs w:val="22"/>
              <w:lang w:eastAsia="zh-CN"/>
            </w:rPr>
          </w:rPrChange>
        </w:rPr>
        <w:t xml:space="preserve">, and plastic based </w:t>
      </w:r>
      <w:r w:rsidRPr="00A44315">
        <w:rPr>
          <w:rFonts w:ascii="Arial" w:eastAsiaTheme="minorEastAsia" w:hAnsi="Arial" w:cs="Arial"/>
          <w:bCs/>
          <w:sz w:val="22"/>
          <w:szCs w:val="22"/>
          <w:lang w:eastAsia="zh-CN"/>
          <w:rPrChange w:id="863" w:author="Nabera  Abhinandan" w:date="2024-08-15T19:20:00Z">
            <w:rPr>
              <w:rFonts w:ascii="Arial" w:eastAsiaTheme="minorEastAsia" w:hAnsi="Arial" w:cs="Arial"/>
              <w:bCs/>
              <w:i/>
              <w:sz w:val="22"/>
              <w:szCs w:val="22"/>
              <w:lang w:eastAsia="zh-CN"/>
            </w:rPr>
          </w:rPrChange>
        </w:rPr>
        <w:t xml:space="preserve">technologies, including </w:t>
      </w:r>
      <w:r w:rsidRPr="00A44315">
        <w:rPr>
          <w:rFonts w:ascii="Arial" w:eastAsiaTheme="minorEastAsia" w:hAnsi="Arial" w:cs="Arial"/>
          <w:sz w:val="22"/>
          <w:szCs w:val="22"/>
          <w:lang w:eastAsia="zh-CN"/>
          <w:rPrChange w:id="864" w:author="Nabera  Abhinandan" w:date="2024-08-15T19:20:00Z">
            <w:rPr>
              <w:rFonts w:ascii="Arial" w:eastAsiaTheme="minorEastAsia" w:hAnsi="Arial" w:cs="Arial"/>
              <w:i/>
              <w:sz w:val="22"/>
              <w:szCs w:val="22"/>
              <w:lang w:eastAsia="zh-CN"/>
            </w:rPr>
          </w:rPrChange>
        </w:rPr>
        <w:t>CaC</w:t>
      </w:r>
      <w:r w:rsidRPr="00A44315">
        <w:rPr>
          <w:rFonts w:ascii="Arial" w:eastAsiaTheme="minorEastAsia" w:hAnsi="Arial" w:cs="Arial"/>
          <w:sz w:val="22"/>
          <w:szCs w:val="22"/>
          <w:vertAlign w:val="subscript"/>
          <w:lang w:eastAsia="zh-CN"/>
          <w:rPrChange w:id="865"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bCs/>
          <w:sz w:val="22"/>
          <w:szCs w:val="22"/>
          <w:lang w:eastAsia="zh-CN"/>
          <w:rPrChange w:id="866" w:author="Nabera  Abhinandan" w:date="2024-08-15T19:20:00Z">
            <w:rPr>
              <w:rFonts w:ascii="Arial" w:eastAsiaTheme="minorEastAsia" w:hAnsi="Arial" w:cs="Arial"/>
              <w:bCs/>
              <w:i/>
              <w:sz w:val="22"/>
              <w:szCs w:val="22"/>
              <w:lang w:eastAsia="zh-CN"/>
            </w:rPr>
          </w:rPrChange>
        </w:rPr>
        <w:t>, plasma, cycle</w:t>
      </w:r>
      <w:r w:rsidRPr="00A44315">
        <w:rPr>
          <w:rFonts w:ascii="Arial" w:eastAsiaTheme="minorEastAsia" w:hAnsi="Arial" w:cs="Arial"/>
          <w:sz w:val="22"/>
          <w:szCs w:val="22"/>
          <w:lang w:eastAsia="zh-CN"/>
          <w:rPrChange w:id="867" w:author="Nabera  Abhinandan" w:date="2024-08-15T19:20:00Z">
            <w:rPr>
              <w:rFonts w:ascii="Arial" w:eastAsiaTheme="minorEastAsia" w:hAnsi="Arial" w:cs="Arial"/>
              <w:i/>
              <w:sz w:val="22"/>
              <w:szCs w:val="22"/>
              <w:lang w:eastAsia="zh-CN"/>
            </w:rPr>
          </w:rPrChange>
        </w:rPr>
        <w:t>, TP</w:t>
      </w:r>
      <w:r w:rsidRPr="00A44315">
        <w:rPr>
          <w:rFonts w:ascii="Arial" w:eastAsiaTheme="minorEastAsia" w:hAnsi="Arial" w:cs="Arial"/>
          <w:bCs/>
          <w:sz w:val="22"/>
          <w:szCs w:val="22"/>
          <w:lang w:eastAsia="zh-CN"/>
          <w:rPrChange w:id="868" w:author="Nabera  Abhinandan" w:date="2024-08-15T19:20:00Z">
            <w:rPr>
              <w:rFonts w:ascii="Arial" w:eastAsiaTheme="minorEastAsia" w:hAnsi="Arial" w:cs="Arial"/>
              <w:bCs/>
              <w:i/>
              <w:sz w:val="22"/>
              <w:szCs w:val="22"/>
              <w:lang w:eastAsia="zh-CN"/>
            </w:rPr>
          </w:rPrChange>
        </w:rPr>
        <w:t xml:space="preserve">, and PC. </w:t>
      </w:r>
      <w:bookmarkEnd w:id="830"/>
      <w:r w:rsidRPr="00A44315">
        <w:rPr>
          <w:rFonts w:ascii="Arial" w:eastAsiaTheme="minorEastAsia" w:hAnsi="Arial" w:cs="Arial"/>
          <w:sz w:val="22"/>
          <w:szCs w:val="22"/>
          <w:lang w:eastAsia="zh-CN"/>
          <w:rPrChange w:id="869" w:author="Nabera  Abhinandan" w:date="2024-08-15T19:20:00Z">
            <w:rPr>
              <w:rFonts w:ascii="Arial" w:eastAsiaTheme="minorEastAsia" w:hAnsi="Arial" w:cs="Arial"/>
              <w:i/>
              <w:sz w:val="22"/>
              <w:szCs w:val="22"/>
              <w:lang w:eastAsia="zh-CN"/>
            </w:rPr>
          </w:rPrChange>
        </w:rPr>
        <w:t>CO</w:t>
      </w:r>
      <w:r w:rsidRPr="00A44315">
        <w:rPr>
          <w:rFonts w:ascii="Arial" w:eastAsiaTheme="minorEastAsia" w:hAnsi="Arial" w:cs="Arial"/>
          <w:sz w:val="22"/>
          <w:szCs w:val="22"/>
          <w:vertAlign w:val="subscript"/>
          <w:lang w:eastAsia="zh-CN"/>
          <w:rPrChange w:id="870"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71" w:author="Nabera  Abhinandan" w:date="2024-08-15T19:20:00Z">
            <w:rPr>
              <w:rFonts w:ascii="Arial" w:eastAsiaTheme="minorEastAsia" w:hAnsi="Arial" w:cs="Arial"/>
              <w:i/>
              <w:sz w:val="22"/>
              <w:szCs w:val="22"/>
              <w:lang w:eastAsia="zh-CN"/>
            </w:rPr>
          </w:rPrChange>
        </w:rPr>
        <w:t xml:space="preserve">-based concept cycles include </w:t>
      </w:r>
      <w:ins w:id="872" w:author="Nabera  Abhinandan" w:date="2024-08-16T08:39:00Z">
        <w:r>
          <w:rPr>
            <w:rFonts w:ascii="Arial" w:eastAsiaTheme="minorEastAsia" w:hAnsi="Arial" w:cs="Arial"/>
            <w:b/>
            <w:sz w:val="22"/>
            <w:szCs w:val="22"/>
            <w:lang w:eastAsia="zh-CN"/>
          </w:rPr>
          <w:t>e</w:t>
        </w:r>
      </w:ins>
      <w:del w:id="873" w:author="Nabera  Abhinandan" w:date="2024-08-16T08:39:00Z">
        <w:r w:rsidRPr="00A44315" w:rsidDel="004E692C">
          <w:rPr>
            <w:rFonts w:ascii="Arial" w:eastAsiaTheme="minorEastAsia" w:hAnsi="Arial" w:cs="Arial"/>
            <w:b/>
            <w:sz w:val="22"/>
            <w:szCs w:val="22"/>
            <w:lang w:eastAsia="zh-CN"/>
            <w:rPrChange w:id="874" w:author="Nabera  Abhinandan" w:date="2024-08-15T19:20:00Z">
              <w:rPr>
                <w:rFonts w:ascii="Arial" w:eastAsiaTheme="minorEastAsia" w:hAnsi="Arial" w:cs="Arial"/>
                <w:b/>
                <w:i/>
                <w:sz w:val="22"/>
                <w:szCs w:val="22"/>
                <w:lang w:eastAsia="zh-CN"/>
              </w:rPr>
            </w:rPrChange>
          </w:rPr>
          <w:delText>c</w:delText>
        </w:r>
      </w:del>
      <w:r w:rsidRPr="00A44315">
        <w:rPr>
          <w:rFonts w:ascii="Arial" w:eastAsiaTheme="minorEastAsia" w:hAnsi="Arial" w:cs="Arial"/>
          <w:b/>
          <w:sz w:val="22"/>
          <w:szCs w:val="22"/>
          <w:lang w:eastAsia="zh-CN"/>
          <w:rPrChange w:id="875" w:author="Nabera  Abhinandan" w:date="2024-08-15T19:20:00Z">
            <w:rPr>
              <w:rFonts w:ascii="Arial" w:eastAsiaTheme="minorEastAsia" w:hAnsi="Arial" w:cs="Arial"/>
              <w:b/>
              <w:i/>
              <w:sz w:val="22"/>
              <w:szCs w:val="22"/>
              <w:lang w:eastAsia="zh-CN"/>
            </w:rPr>
          </w:rPrChange>
        </w:rPr>
        <w:t>. </w:t>
      </w:r>
      <w:r w:rsidRPr="00A44315">
        <w:rPr>
          <w:rFonts w:ascii="Arial" w:eastAsiaTheme="minorEastAsia" w:hAnsi="Arial" w:cs="Arial"/>
          <w:sz w:val="22"/>
          <w:szCs w:val="22"/>
          <w:lang w:eastAsia="zh-CN"/>
          <w:rPrChange w:id="876" w:author="Nabera  Abhinandan" w:date="2024-08-15T19:20:00Z">
            <w:rPr>
              <w:rFonts w:ascii="Arial" w:eastAsiaTheme="minorEastAsia" w:hAnsi="Arial" w:cs="Arial"/>
              <w:i/>
              <w:sz w:val="22"/>
              <w:szCs w:val="22"/>
              <w:lang w:eastAsia="zh-CN"/>
            </w:rPr>
          </w:rPrChange>
        </w:rPr>
        <w:t>BaC</w:t>
      </w:r>
      <w:r w:rsidRPr="00A44315">
        <w:rPr>
          <w:rFonts w:ascii="Arial" w:eastAsiaTheme="minorEastAsia" w:hAnsi="Arial" w:cs="Arial"/>
          <w:sz w:val="22"/>
          <w:szCs w:val="22"/>
          <w:vertAlign w:val="subscript"/>
          <w:lang w:eastAsia="zh-CN"/>
          <w:rPrChange w:id="877"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78" w:author="Nabera  Abhinandan" w:date="2024-08-15T19:20:00Z">
            <w:rPr>
              <w:rFonts w:ascii="Arial" w:eastAsiaTheme="minorEastAsia" w:hAnsi="Arial" w:cs="Arial"/>
              <w:i/>
              <w:sz w:val="22"/>
              <w:szCs w:val="22"/>
              <w:lang w:eastAsia="zh-CN"/>
            </w:rPr>
          </w:rPrChange>
        </w:rPr>
        <w:t>-based route coupling CO</w:t>
      </w:r>
      <w:r w:rsidRPr="00A44315">
        <w:rPr>
          <w:rFonts w:ascii="Arial" w:eastAsiaTheme="minorEastAsia" w:hAnsi="Arial" w:cs="Arial"/>
          <w:sz w:val="22"/>
          <w:szCs w:val="22"/>
          <w:vertAlign w:val="subscript"/>
          <w:lang w:eastAsia="zh-CN"/>
          <w:rPrChange w:id="879"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80" w:author="Nabera  Abhinandan" w:date="2024-08-15T19:20:00Z">
            <w:rPr>
              <w:rFonts w:ascii="Arial" w:eastAsiaTheme="minorEastAsia" w:hAnsi="Arial" w:cs="Arial"/>
              <w:i/>
              <w:sz w:val="22"/>
              <w:szCs w:val="22"/>
              <w:lang w:eastAsia="zh-CN"/>
            </w:rPr>
          </w:rPrChange>
        </w:rPr>
        <w:t xml:space="preserve"> capture and CO production (CO</w:t>
      </w:r>
      <w:r w:rsidRPr="00A44315">
        <w:rPr>
          <w:rFonts w:ascii="Arial" w:eastAsiaTheme="minorEastAsia" w:hAnsi="Arial" w:cs="Arial"/>
          <w:sz w:val="22"/>
          <w:szCs w:val="22"/>
          <w:vertAlign w:val="subscript"/>
          <w:lang w:eastAsia="zh-CN"/>
          <w:rPrChange w:id="881"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82" w:author="Nabera  Abhinandan" w:date="2024-08-15T19:20:00Z">
            <w:rPr>
              <w:rFonts w:ascii="Arial" w:eastAsiaTheme="minorEastAsia" w:hAnsi="Arial" w:cs="Arial"/>
              <w:i/>
              <w:sz w:val="22"/>
              <w:szCs w:val="22"/>
              <w:lang w:eastAsia="zh-CN"/>
            </w:rPr>
          </w:rPrChange>
        </w:rPr>
        <w:t xml:space="preserve">-CO cycle), and </w:t>
      </w:r>
      <w:ins w:id="883" w:author="Nabera  Abhinandan" w:date="2024-08-16T08:39:00Z">
        <w:r>
          <w:rPr>
            <w:rFonts w:ascii="Arial" w:eastAsiaTheme="minorEastAsia" w:hAnsi="Arial" w:cs="Arial"/>
            <w:b/>
            <w:sz w:val="22"/>
            <w:szCs w:val="22"/>
            <w:lang w:eastAsia="zh-CN"/>
          </w:rPr>
          <w:t>f</w:t>
        </w:r>
      </w:ins>
      <w:del w:id="884" w:author="Nabera  Abhinandan" w:date="2024-08-16T08:39:00Z">
        <w:r w:rsidRPr="00A44315" w:rsidDel="004E692C">
          <w:rPr>
            <w:rFonts w:ascii="Arial" w:eastAsiaTheme="minorEastAsia" w:hAnsi="Arial" w:cs="Arial"/>
            <w:b/>
            <w:sz w:val="22"/>
            <w:szCs w:val="22"/>
            <w:lang w:eastAsia="zh-CN"/>
            <w:rPrChange w:id="885" w:author="Nabera  Abhinandan" w:date="2024-08-15T19:20:00Z">
              <w:rPr>
                <w:rFonts w:ascii="Arial" w:eastAsiaTheme="minorEastAsia" w:hAnsi="Arial" w:cs="Arial"/>
                <w:b/>
                <w:i/>
                <w:sz w:val="22"/>
                <w:szCs w:val="22"/>
                <w:lang w:eastAsia="zh-CN"/>
              </w:rPr>
            </w:rPrChange>
          </w:rPr>
          <w:delText>d</w:delText>
        </w:r>
      </w:del>
      <w:r w:rsidRPr="00A44315">
        <w:rPr>
          <w:rFonts w:ascii="Arial" w:eastAsiaTheme="minorEastAsia" w:hAnsi="Arial" w:cs="Arial"/>
          <w:b/>
          <w:sz w:val="22"/>
          <w:szCs w:val="22"/>
          <w:lang w:eastAsia="zh-CN"/>
          <w:rPrChange w:id="886" w:author="Nabera  Abhinandan" w:date="2024-08-15T19:20:00Z">
            <w:rPr>
              <w:rFonts w:ascii="Arial" w:eastAsiaTheme="minorEastAsia" w:hAnsi="Arial" w:cs="Arial"/>
              <w:b/>
              <w:i/>
              <w:sz w:val="22"/>
              <w:szCs w:val="22"/>
              <w:lang w:eastAsia="zh-CN"/>
            </w:rPr>
          </w:rPrChange>
        </w:rPr>
        <w:t>. </w:t>
      </w:r>
      <w:r w:rsidRPr="00A44315">
        <w:rPr>
          <w:rFonts w:ascii="Arial" w:eastAsiaTheme="minorEastAsia" w:hAnsi="Arial" w:cs="Arial"/>
          <w:bCs/>
          <w:sz w:val="22"/>
          <w:szCs w:val="22"/>
          <w:lang w:eastAsia="zh-CN"/>
          <w:rPrChange w:id="887" w:author="Nabera  Abhinandan" w:date="2024-08-15T19:20:00Z">
            <w:rPr>
              <w:rFonts w:ascii="Arial" w:eastAsiaTheme="minorEastAsia" w:hAnsi="Arial" w:cs="Arial"/>
              <w:bCs/>
              <w:i/>
              <w:sz w:val="22"/>
              <w:szCs w:val="22"/>
              <w:lang w:eastAsia="zh-CN"/>
            </w:rPr>
          </w:rPrChange>
        </w:rPr>
        <w:t>Li</w:t>
      </w:r>
      <w:r w:rsidRPr="00A44315">
        <w:rPr>
          <w:rFonts w:ascii="Arial" w:eastAsiaTheme="minorEastAsia" w:hAnsi="Arial" w:cs="Arial"/>
          <w:bCs/>
          <w:sz w:val="22"/>
          <w:szCs w:val="22"/>
          <w:vertAlign w:val="subscript"/>
          <w:lang w:eastAsia="zh-CN"/>
          <w:rPrChange w:id="888" w:author="Nabera  Abhinandan" w:date="2024-08-15T19:20:00Z">
            <w:rPr>
              <w:rFonts w:ascii="Arial" w:eastAsiaTheme="minorEastAsia" w:hAnsi="Arial" w:cs="Arial"/>
              <w:bCs/>
              <w:i/>
              <w:sz w:val="22"/>
              <w:szCs w:val="22"/>
              <w:vertAlign w:val="subscript"/>
              <w:lang w:eastAsia="zh-CN"/>
            </w:rPr>
          </w:rPrChange>
        </w:rPr>
        <w:t>2</w:t>
      </w:r>
      <w:r w:rsidRPr="00A44315">
        <w:rPr>
          <w:rFonts w:ascii="Arial" w:eastAsiaTheme="minorEastAsia" w:hAnsi="Arial" w:cs="Arial"/>
          <w:bCs/>
          <w:sz w:val="22"/>
          <w:szCs w:val="22"/>
          <w:lang w:eastAsia="zh-CN"/>
          <w:rPrChange w:id="889" w:author="Nabera  Abhinandan" w:date="2024-08-15T19:20:00Z">
            <w:rPr>
              <w:rFonts w:ascii="Arial" w:eastAsiaTheme="minorEastAsia" w:hAnsi="Arial" w:cs="Arial"/>
              <w:bCs/>
              <w:i/>
              <w:sz w:val="22"/>
              <w:szCs w:val="22"/>
              <w:lang w:eastAsia="zh-CN"/>
            </w:rPr>
          </w:rPrChange>
        </w:rPr>
        <w:t>C</w:t>
      </w:r>
      <w:r w:rsidRPr="00A44315">
        <w:rPr>
          <w:rFonts w:ascii="Arial" w:eastAsiaTheme="minorEastAsia" w:hAnsi="Arial" w:cs="Arial"/>
          <w:bCs/>
          <w:sz w:val="22"/>
          <w:szCs w:val="22"/>
          <w:vertAlign w:val="subscript"/>
          <w:lang w:eastAsia="zh-CN"/>
          <w:rPrChange w:id="890" w:author="Nabera  Abhinandan" w:date="2024-08-15T19:20:00Z">
            <w:rPr>
              <w:rFonts w:ascii="Arial" w:eastAsiaTheme="minorEastAsia" w:hAnsi="Arial" w:cs="Arial"/>
              <w:bCs/>
              <w:i/>
              <w:sz w:val="22"/>
              <w:szCs w:val="22"/>
              <w:vertAlign w:val="subscript"/>
              <w:lang w:eastAsia="zh-CN"/>
            </w:rPr>
          </w:rPrChange>
        </w:rPr>
        <w:t>2</w:t>
      </w:r>
      <w:r w:rsidRPr="00A44315">
        <w:rPr>
          <w:rFonts w:ascii="Arial" w:eastAsiaTheme="minorEastAsia" w:hAnsi="Arial" w:cs="Arial"/>
          <w:bCs/>
          <w:sz w:val="22"/>
          <w:szCs w:val="22"/>
          <w:lang w:eastAsia="zh-CN"/>
          <w:rPrChange w:id="891" w:author="Nabera  Abhinandan" w:date="2024-08-15T19:20:00Z">
            <w:rPr>
              <w:rFonts w:ascii="Arial" w:eastAsiaTheme="minorEastAsia" w:hAnsi="Arial" w:cs="Arial"/>
              <w:bCs/>
              <w:i/>
              <w:sz w:val="22"/>
              <w:szCs w:val="22"/>
              <w:lang w:eastAsia="zh-CN"/>
            </w:rPr>
          </w:rPrChange>
        </w:rPr>
        <w:t>-based</w:t>
      </w:r>
      <w:r w:rsidRPr="00A44315">
        <w:rPr>
          <w:rFonts w:ascii="Arial" w:eastAsiaTheme="minorEastAsia" w:hAnsi="Arial" w:cs="Arial"/>
          <w:sz w:val="22"/>
          <w:szCs w:val="22"/>
          <w:lang w:eastAsia="zh-CN"/>
          <w:rPrChange w:id="892" w:author="Nabera  Abhinandan" w:date="2024-08-15T19:20:00Z">
            <w:rPr>
              <w:rFonts w:ascii="Arial" w:eastAsiaTheme="minorEastAsia" w:hAnsi="Arial" w:cs="Arial"/>
              <w:i/>
              <w:sz w:val="22"/>
              <w:szCs w:val="22"/>
              <w:lang w:eastAsia="zh-CN"/>
            </w:rPr>
          </w:rPrChange>
        </w:rPr>
        <w:t xml:space="preserve"> </w:t>
      </w:r>
      <w:r w:rsidRPr="00A44315">
        <w:rPr>
          <w:rFonts w:ascii="Arial" w:eastAsiaTheme="minorEastAsia" w:hAnsi="Arial" w:cs="Arial"/>
          <w:bCs/>
          <w:sz w:val="22"/>
          <w:szCs w:val="22"/>
          <w:lang w:eastAsia="zh-CN"/>
          <w:rPrChange w:id="893" w:author="Nabera  Abhinandan" w:date="2024-08-15T19:20:00Z">
            <w:rPr>
              <w:rFonts w:ascii="Arial" w:eastAsiaTheme="minorEastAsia" w:hAnsi="Arial" w:cs="Arial"/>
              <w:bCs/>
              <w:i/>
              <w:sz w:val="22"/>
              <w:szCs w:val="22"/>
              <w:lang w:eastAsia="zh-CN"/>
            </w:rPr>
          </w:rPrChange>
        </w:rPr>
        <w:t>electrochemical-assisted</w:t>
      </w:r>
      <w:r w:rsidRPr="00A44315">
        <w:rPr>
          <w:rFonts w:ascii="Arial" w:eastAsiaTheme="minorEastAsia" w:hAnsi="Arial" w:cs="Arial"/>
          <w:b/>
          <w:sz w:val="22"/>
          <w:szCs w:val="22"/>
          <w:lang w:eastAsia="zh-CN"/>
          <w:rPrChange w:id="894" w:author="Nabera  Abhinandan" w:date="2024-08-15T19:20:00Z">
            <w:rPr>
              <w:rFonts w:ascii="Arial" w:eastAsiaTheme="minorEastAsia" w:hAnsi="Arial" w:cs="Arial"/>
              <w:b/>
              <w:i/>
              <w:sz w:val="22"/>
              <w:szCs w:val="22"/>
              <w:lang w:eastAsia="zh-CN"/>
            </w:rPr>
          </w:rPrChange>
        </w:rPr>
        <w:t xml:space="preserve"> </w:t>
      </w:r>
      <w:r w:rsidRPr="00A44315">
        <w:rPr>
          <w:rFonts w:ascii="Arial" w:eastAsiaTheme="minorEastAsia" w:hAnsi="Arial" w:cs="Arial"/>
          <w:sz w:val="22"/>
          <w:szCs w:val="22"/>
          <w:lang w:eastAsia="zh-CN"/>
          <w:rPrChange w:id="895" w:author="Nabera  Abhinandan" w:date="2024-08-15T19:20:00Z">
            <w:rPr>
              <w:rFonts w:ascii="Arial" w:eastAsiaTheme="minorEastAsia" w:hAnsi="Arial" w:cs="Arial"/>
              <w:i/>
              <w:sz w:val="22"/>
              <w:szCs w:val="22"/>
              <w:lang w:eastAsia="zh-CN"/>
            </w:rPr>
          </w:rPrChange>
        </w:rPr>
        <w:t xml:space="preserve">three-step cycle from </w:t>
      </w:r>
      <w:proofErr w:type="spellStart"/>
      <w:r w:rsidRPr="00A44315">
        <w:rPr>
          <w:rFonts w:ascii="Arial" w:eastAsiaTheme="minorEastAsia" w:hAnsi="Arial" w:cs="Arial"/>
          <w:sz w:val="22"/>
          <w:szCs w:val="22"/>
          <w:lang w:eastAsia="zh-CN"/>
          <w:rPrChange w:id="896" w:author="Nabera  Abhinandan" w:date="2024-08-15T19:20:00Z">
            <w:rPr>
              <w:rFonts w:ascii="Arial" w:eastAsiaTheme="minorEastAsia" w:hAnsi="Arial" w:cs="Arial"/>
              <w:i/>
              <w:sz w:val="22"/>
              <w:szCs w:val="22"/>
              <w:lang w:eastAsia="zh-CN"/>
            </w:rPr>
          </w:rPrChange>
        </w:rPr>
        <w:t>LiOH</w:t>
      </w:r>
      <w:proofErr w:type="spellEnd"/>
      <w:r w:rsidRPr="00A44315">
        <w:rPr>
          <w:rFonts w:ascii="Arial" w:eastAsiaTheme="minorEastAsia" w:hAnsi="Arial" w:cs="Arial"/>
          <w:sz w:val="22"/>
          <w:szCs w:val="22"/>
          <w:lang w:eastAsia="zh-CN"/>
          <w:rPrChange w:id="897" w:author="Nabera  Abhinandan" w:date="2024-08-15T19:20:00Z">
            <w:rPr>
              <w:rFonts w:ascii="Arial" w:eastAsiaTheme="minorEastAsia" w:hAnsi="Arial" w:cs="Arial"/>
              <w:i/>
              <w:sz w:val="22"/>
              <w:szCs w:val="22"/>
              <w:lang w:eastAsia="zh-CN"/>
            </w:rPr>
          </w:rPrChange>
        </w:rPr>
        <w:t xml:space="preserve"> to Li, with Li reacting with CO</w:t>
      </w:r>
      <w:r w:rsidRPr="00A44315">
        <w:rPr>
          <w:rFonts w:ascii="Arial" w:eastAsiaTheme="minorEastAsia" w:hAnsi="Arial" w:cs="Arial"/>
          <w:sz w:val="22"/>
          <w:szCs w:val="22"/>
          <w:vertAlign w:val="subscript"/>
          <w:lang w:eastAsia="zh-CN"/>
          <w:rPrChange w:id="898"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899" w:author="Nabera  Abhinandan" w:date="2024-08-15T19:20:00Z">
            <w:rPr>
              <w:rFonts w:ascii="Arial" w:eastAsiaTheme="minorEastAsia" w:hAnsi="Arial" w:cs="Arial"/>
              <w:i/>
              <w:sz w:val="22"/>
              <w:szCs w:val="22"/>
              <w:lang w:eastAsia="zh-CN"/>
            </w:rPr>
          </w:rPrChange>
        </w:rPr>
        <w:t xml:space="preserve"> to form Li</w:t>
      </w:r>
      <w:r w:rsidRPr="00A44315">
        <w:rPr>
          <w:rFonts w:ascii="Arial" w:eastAsiaTheme="minorEastAsia" w:hAnsi="Arial" w:cs="Arial"/>
          <w:sz w:val="22"/>
          <w:szCs w:val="22"/>
          <w:vertAlign w:val="subscript"/>
          <w:lang w:eastAsia="zh-CN"/>
          <w:rPrChange w:id="900"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01" w:author="Nabera  Abhinandan" w:date="2024-08-15T19:20:00Z">
            <w:rPr>
              <w:rFonts w:ascii="Arial" w:eastAsiaTheme="minorEastAsia" w:hAnsi="Arial" w:cs="Arial"/>
              <w:i/>
              <w:sz w:val="22"/>
              <w:szCs w:val="22"/>
              <w:lang w:eastAsia="zh-CN"/>
            </w:rPr>
          </w:rPrChange>
        </w:rPr>
        <w:t>C</w:t>
      </w:r>
      <w:r w:rsidRPr="00A44315">
        <w:rPr>
          <w:rFonts w:ascii="Arial" w:eastAsiaTheme="minorEastAsia" w:hAnsi="Arial" w:cs="Arial"/>
          <w:sz w:val="22"/>
          <w:szCs w:val="22"/>
          <w:vertAlign w:val="subscript"/>
          <w:lang w:eastAsia="zh-CN"/>
          <w:rPrChange w:id="902"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03" w:author="Nabera  Abhinandan" w:date="2024-08-15T19:20:00Z">
            <w:rPr>
              <w:rFonts w:ascii="Arial" w:eastAsiaTheme="minorEastAsia" w:hAnsi="Arial" w:cs="Arial"/>
              <w:i/>
              <w:sz w:val="22"/>
              <w:szCs w:val="22"/>
              <w:lang w:eastAsia="zh-CN"/>
            </w:rPr>
          </w:rPrChange>
        </w:rPr>
        <w:t>, followed by reaction with H</w:t>
      </w:r>
      <w:r w:rsidRPr="00A44315">
        <w:rPr>
          <w:rFonts w:ascii="Arial" w:eastAsiaTheme="minorEastAsia" w:hAnsi="Arial" w:cs="Arial"/>
          <w:sz w:val="22"/>
          <w:szCs w:val="22"/>
          <w:vertAlign w:val="subscript"/>
          <w:lang w:eastAsia="zh-CN"/>
          <w:rPrChange w:id="904"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05" w:author="Nabera  Abhinandan" w:date="2024-08-15T19:20:00Z">
            <w:rPr>
              <w:rFonts w:ascii="Arial" w:eastAsiaTheme="minorEastAsia" w:hAnsi="Arial" w:cs="Arial"/>
              <w:i/>
              <w:sz w:val="22"/>
              <w:szCs w:val="22"/>
              <w:lang w:eastAsia="zh-CN"/>
            </w:rPr>
          </w:rPrChange>
        </w:rPr>
        <w:t>O to produce C</w:t>
      </w:r>
      <w:r w:rsidRPr="00A44315">
        <w:rPr>
          <w:rFonts w:ascii="Arial" w:eastAsiaTheme="minorEastAsia" w:hAnsi="Arial" w:cs="Arial"/>
          <w:sz w:val="22"/>
          <w:szCs w:val="22"/>
          <w:vertAlign w:val="subscript"/>
          <w:lang w:eastAsia="zh-CN"/>
          <w:rPrChange w:id="906"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07" w:author="Nabera  Abhinandan" w:date="2024-08-15T19:20:00Z">
            <w:rPr>
              <w:rFonts w:ascii="Arial" w:eastAsiaTheme="minorEastAsia" w:hAnsi="Arial" w:cs="Arial"/>
              <w:i/>
              <w:sz w:val="22"/>
              <w:szCs w:val="22"/>
              <w:lang w:eastAsia="zh-CN"/>
            </w:rPr>
          </w:rPrChange>
        </w:rPr>
        <w:t>H</w:t>
      </w:r>
      <w:r w:rsidRPr="00A44315">
        <w:rPr>
          <w:rFonts w:ascii="Arial" w:eastAsiaTheme="minorEastAsia" w:hAnsi="Arial" w:cs="Arial"/>
          <w:sz w:val="22"/>
          <w:szCs w:val="22"/>
          <w:vertAlign w:val="subscript"/>
          <w:lang w:eastAsia="zh-CN"/>
          <w:rPrChange w:id="908" w:author="Nabera  Abhinandan" w:date="2024-08-15T19:20:00Z">
            <w:rPr>
              <w:rFonts w:ascii="Arial" w:eastAsiaTheme="minorEastAsia" w:hAnsi="Arial" w:cs="Arial"/>
              <w:i/>
              <w:sz w:val="22"/>
              <w:szCs w:val="22"/>
              <w:vertAlign w:val="subscript"/>
              <w:lang w:eastAsia="zh-CN"/>
            </w:rPr>
          </w:rPrChange>
        </w:rPr>
        <w:t xml:space="preserve">2 </w:t>
      </w:r>
      <w:r w:rsidRPr="00A44315">
        <w:rPr>
          <w:rFonts w:ascii="Arial" w:eastAsiaTheme="minorEastAsia" w:hAnsi="Arial" w:cs="Arial"/>
          <w:sz w:val="22"/>
          <w:szCs w:val="22"/>
          <w:lang w:eastAsia="zh-CN"/>
          <w:rPrChange w:id="909" w:author="Nabera  Abhinandan" w:date="2024-08-15T19:20:00Z">
            <w:rPr>
              <w:rFonts w:ascii="Arial" w:eastAsiaTheme="minorEastAsia" w:hAnsi="Arial" w:cs="Arial"/>
              <w:i/>
              <w:sz w:val="22"/>
              <w:szCs w:val="22"/>
              <w:lang w:eastAsia="zh-CN"/>
            </w:rPr>
          </w:rPrChange>
        </w:rPr>
        <w:t>(CO</w:t>
      </w:r>
      <w:r w:rsidRPr="00A44315">
        <w:rPr>
          <w:rFonts w:ascii="Arial" w:eastAsiaTheme="minorEastAsia" w:hAnsi="Arial" w:cs="Arial"/>
          <w:sz w:val="22"/>
          <w:szCs w:val="22"/>
          <w:vertAlign w:val="subscript"/>
          <w:lang w:eastAsia="zh-CN"/>
          <w:rPrChange w:id="910"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11" w:author="Nabera  Abhinandan" w:date="2024-08-15T19:20:00Z">
            <w:rPr>
              <w:rFonts w:ascii="Arial" w:eastAsiaTheme="minorEastAsia" w:hAnsi="Arial" w:cs="Arial"/>
              <w:i/>
              <w:sz w:val="22"/>
              <w:szCs w:val="22"/>
              <w:lang w:eastAsia="zh-CN"/>
            </w:rPr>
          </w:rPrChange>
        </w:rPr>
        <w:t>-C</w:t>
      </w:r>
      <w:r w:rsidRPr="00A44315">
        <w:rPr>
          <w:rFonts w:ascii="Arial" w:eastAsiaTheme="minorEastAsia" w:hAnsi="Arial" w:cs="Arial"/>
          <w:sz w:val="22"/>
          <w:szCs w:val="22"/>
          <w:vertAlign w:val="subscript"/>
          <w:lang w:eastAsia="zh-CN"/>
          <w:rPrChange w:id="912"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13" w:author="Nabera  Abhinandan" w:date="2024-08-15T19:20:00Z">
            <w:rPr>
              <w:rFonts w:ascii="Arial" w:eastAsiaTheme="minorEastAsia" w:hAnsi="Arial" w:cs="Arial"/>
              <w:i/>
              <w:sz w:val="22"/>
              <w:szCs w:val="22"/>
              <w:lang w:eastAsia="zh-CN"/>
            </w:rPr>
          </w:rPrChange>
        </w:rPr>
        <w:t>H</w:t>
      </w:r>
      <w:r w:rsidRPr="00A44315">
        <w:rPr>
          <w:rFonts w:ascii="Arial" w:eastAsiaTheme="minorEastAsia" w:hAnsi="Arial" w:cs="Arial"/>
          <w:sz w:val="22"/>
          <w:szCs w:val="22"/>
          <w:vertAlign w:val="subscript"/>
          <w:lang w:eastAsia="zh-CN"/>
          <w:rPrChange w:id="914" w:author="Nabera  Abhinandan" w:date="2024-08-15T19:20:00Z">
            <w:rPr>
              <w:rFonts w:ascii="Arial" w:eastAsiaTheme="minorEastAsia" w:hAnsi="Arial" w:cs="Arial"/>
              <w:i/>
              <w:sz w:val="22"/>
              <w:szCs w:val="22"/>
              <w:vertAlign w:val="subscript"/>
              <w:lang w:eastAsia="zh-CN"/>
            </w:rPr>
          </w:rPrChange>
        </w:rPr>
        <w:t>2</w:t>
      </w:r>
      <w:r w:rsidRPr="00A44315">
        <w:rPr>
          <w:rFonts w:ascii="Arial" w:eastAsiaTheme="minorEastAsia" w:hAnsi="Arial" w:cs="Arial"/>
          <w:sz w:val="22"/>
          <w:szCs w:val="22"/>
          <w:lang w:eastAsia="zh-CN"/>
          <w:rPrChange w:id="915" w:author="Nabera  Abhinandan" w:date="2024-08-15T19:20:00Z">
            <w:rPr>
              <w:rFonts w:ascii="Arial" w:eastAsiaTheme="minorEastAsia" w:hAnsi="Arial" w:cs="Arial"/>
              <w:i/>
              <w:sz w:val="22"/>
              <w:szCs w:val="22"/>
              <w:lang w:eastAsia="zh-CN"/>
            </w:rPr>
          </w:rPrChange>
        </w:rPr>
        <w:t xml:space="preserve"> cycle).</w:t>
      </w:r>
    </w:p>
    <w:p w14:paraId="55D1606A" w14:textId="164789A1" w:rsidR="00F61DBA" w:rsidRDefault="0008736E" w:rsidP="001017A8">
      <w:pPr>
        <w:pStyle w:val="ListParagraph"/>
        <w:spacing w:after="240" w:line="360" w:lineRule="auto"/>
        <w:ind w:left="0" w:firstLine="504"/>
        <w:jc w:val="both"/>
        <w:rPr>
          <w:ins w:id="916" w:author="Nabera  Abhinandan" w:date="2024-08-15T20:17:00Z"/>
        </w:rPr>
      </w:pPr>
      <w:r w:rsidRPr="00CF7E03">
        <w:rPr>
          <w:rFonts w:ascii="Arial" w:eastAsiaTheme="minorEastAsia" w:hAnsi="Arial" w:cs="Arial"/>
          <w:sz w:val="22"/>
          <w:szCs w:val="22"/>
          <w:lang w:eastAsia="zh-CN"/>
        </w:rPr>
        <w:t>Moreover</w:t>
      </w:r>
      <w:r w:rsidR="000A748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0A748C" w:rsidRPr="00CF7E03">
        <w:rPr>
          <w:rFonts w:ascii="Arial" w:eastAsiaTheme="minorEastAsia" w:hAnsi="Arial" w:cs="Arial"/>
          <w:sz w:val="22"/>
          <w:szCs w:val="22"/>
          <w:lang w:eastAsia="zh-CN"/>
        </w:rPr>
        <w:t xml:space="preserve">pyrolysis of polyolefins and polyethylene terephthalate </w:t>
      </w:r>
      <w:r w:rsidR="003E3C6F" w:rsidRPr="00CF7E03">
        <w:rPr>
          <w:rFonts w:ascii="Arial" w:eastAsiaTheme="minorEastAsia" w:hAnsi="Arial" w:cs="Arial"/>
          <w:sz w:val="22"/>
          <w:szCs w:val="22"/>
          <w:lang w:eastAsia="zh-CN"/>
        </w:rPr>
        <w:t xml:space="preserve">(PET) </w:t>
      </w:r>
      <w:ins w:id="917" w:author="Zhang  Zihao" w:date="2024-08-16T15:07:00Z" w16du:dateUtc="2024-08-16T13:07:00Z">
        <w:r w:rsidR="000F02C2" w:rsidRPr="001017A8">
          <w:rPr>
            <w:rFonts w:ascii="Arial" w:eastAsia="Times New Roman" w:hAnsi="Arial" w:cs="Arial"/>
            <w:bCs/>
            <w:i/>
            <w:sz w:val="22"/>
            <w:szCs w:val="22"/>
          </w:rPr>
          <w:t>via</w:t>
        </w:r>
        <w:r w:rsidR="000F02C2" w:rsidRPr="00391D0C">
          <w:rPr>
            <w:rFonts w:ascii="Arial" w:eastAsia="Times New Roman" w:hAnsi="Arial" w:cs="Arial"/>
            <w:bCs/>
            <w:sz w:val="22"/>
            <w:szCs w:val="22"/>
          </w:rPr>
          <w:t xml:space="preserve"> </w:t>
        </w:r>
      </w:ins>
      <w:del w:id="918" w:author="Zhang  Zihao" w:date="2024-08-16T15:07:00Z" w16du:dateUtc="2024-08-16T13:07:00Z">
        <w:r w:rsidR="000A748C" w:rsidRPr="00CF7E03" w:rsidDel="000F02C2">
          <w:rPr>
            <w:rFonts w:ascii="Arial" w:eastAsiaTheme="minorEastAsia" w:hAnsi="Arial" w:cs="Arial"/>
            <w:sz w:val="22"/>
            <w:szCs w:val="22"/>
            <w:lang w:eastAsia="zh-CN"/>
          </w:rPr>
          <w:delText xml:space="preserve">using </w:delText>
        </w:r>
      </w:del>
      <w:r w:rsidR="000A748C" w:rsidRPr="00CF7E03">
        <w:rPr>
          <w:rFonts w:ascii="Arial" w:eastAsiaTheme="minorEastAsia" w:hAnsi="Arial" w:cs="Arial"/>
          <w:sz w:val="22"/>
          <w:szCs w:val="22"/>
          <w:lang w:eastAsia="zh-CN"/>
        </w:rPr>
        <w:t xml:space="preserve">rotating arc plasma </w:t>
      </w:r>
      <w:del w:id="919" w:author="Zhang  Zihao" w:date="2024-08-16T15:07:00Z" w16du:dateUtc="2024-08-16T13:07:00Z">
        <w:r w:rsidR="000A748C" w:rsidRPr="00CF7E03" w:rsidDel="000F02C2">
          <w:rPr>
            <w:rFonts w:ascii="Arial" w:eastAsiaTheme="minorEastAsia" w:hAnsi="Arial" w:cs="Arial"/>
            <w:sz w:val="22"/>
            <w:szCs w:val="22"/>
            <w:lang w:eastAsia="zh-CN"/>
          </w:rPr>
          <w:delText>technology</w:delText>
        </w:r>
        <w:r w:rsidR="003E3C6F" w:rsidRPr="00CF7E03" w:rsidDel="000F02C2">
          <w:rPr>
            <w:rFonts w:ascii="Arial" w:eastAsiaTheme="minorEastAsia" w:hAnsi="Arial" w:cs="Arial"/>
            <w:sz w:val="22"/>
            <w:szCs w:val="22"/>
            <w:lang w:eastAsia="zh-CN"/>
          </w:rPr>
          <w:delText xml:space="preserve"> </w:delText>
        </w:r>
      </w:del>
      <w:r w:rsidRPr="00CF7E03">
        <w:rPr>
          <w:rFonts w:ascii="Arial" w:eastAsiaTheme="minorEastAsia" w:hAnsi="Arial" w:cs="Arial"/>
          <w:sz w:val="22"/>
          <w:szCs w:val="22"/>
          <w:lang w:eastAsia="zh-CN"/>
        </w:rPr>
        <w:t xml:space="preserve">has </w:t>
      </w:r>
      <w:r w:rsidR="00F229E7" w:rsidRPr="00CF7E03">
        <w:rPr>
          <w:rFonts w:ascii="Arial" w:eastAsiaTheme="minorEastAsia" w:hAnsi="Arial" w:cs="Arial"/>
          <w:sz w:val="22"/>
          <w:szCs w:val="22"/>
          <w:lang w:eastAsia="zh-CN"/>
        </w:rPr>
        <w:t>proven feasibl</w:t>
      </w:r>
      <w:r w:rsidRPr="00CF7E03">
        <w:rPr>
          <w:rFonts w:ascii="Arial" w:eastAsiaTheme="minorEastAsia" w:hAnsi="Arial" w:cs="Arial"/>
          <w:sz w:val="22"/>
          <w:szCs w:val="22"/>
          <w:lang w:eastAsia="zh-CN"/>
        </w:rPr>
        <w:t>e</w:t>
      </w:r>
      <w:r w:rsidR="00F229E7" w:rsidRPr="00CF7E03">
        <w:rPr>
          <w:rFonts w:ascii="Arial" w:eastAsiaTheme="minorEastAsia" w:hAnsi="Arial" w:cs="Arial"/>
          <w:sz w:val="22"/>
          <w:szCs w:val="22"/>
          <w:lang w:eastAsia="zh-CN"/>
        </w:rPr>
        <w:t xml:space="preserve"> for C</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H</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achieving </w:t>
      </w:r>
      <w:r w:rsidR="00F229E7" w:rsidRPr="00CF7E03">
        <w:rPr>
          <w:rFonts w:ascii="Arial" w:eastAsiaTheme="minorEastAsia" w:hAnsi="Arial" w:cs="Arial"/>
          <w:sz w:val="22"/>
          <w:szCs w:val="22"/>
          <w:lang w:eastAsia="zh-CN"/>
        </w:rPr>
        <w:t xml:space="preserve">full carbon conversion and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w:t>
      </w:r>
      <w:r w:rsidR="002F1428">
        <w:rPr>
          <w:rFonts w:ascii="Arial" w:eastAsiaTheme="minorEastAsia" w:hAnsi="Arial" w:cs="Arial"/>
          <w:sz w:val="22"/>
          <w:szCs w:val="22"/>
          <w:lang w:eastAsia="zh-CN"/>
        </w:rPr>
        <w:t>y</w:t>
      </w:r>
      <w:r w:rsidRPr="00CF7E03">
        <w:rPr>
          <w:rFonts w:ascii="Arial" w:eastAsiaTheme="minorEastAsia" w:hAnsi="Arial" w:cs="Arial"/>
          <w:sz w:val="22"/>
          <w:szCs w:val="22"/>
          <w:lang w:eastAsia="zh-CN"/>
        </w:rPr>
        <w:t xml:space="preserve"> of </w:t>
      </w:r>
      <w:r w:rsidR="00F229E7" w:rsidRPr="00CF7E03">
        <w:rPr>
          <w:rFonts w:ascii="Arial" w:eastAsiaTheme="minorEastAsia" w:hAnsi="Arial" w:cs="Arial"/>
          <w:sz w:val="22"/>
          <w:szCs w:val="22"/>
          <w:lang w:eastAsia="zh-CN"/>
        </w:rPr>
        <w:t>55% for PET and 80% for polyolefins</w:t>
      </w:r>
      <w:r w:rsidR="000A748C" w:rsidRPr="00CF7E03">
        <w:rPr>
          <w:rFonts w:ascii="Arial" w:eastAsiaTheme="minorEastAsia" w:hAnsi="Arial" w:cs="Arial"/>
          <w:sz w:val="22"/>
          <w:szCs w:val="22"/>
          <w:lang w:eastAsia="zh-CN"/>
        </w:rPr>
        <w:t>.</w:t>
      </w:r>
      <w:r w:rsidR="00BA3524" w:rsidRPr="00BA3524">
        <w:rPr>
          <w:rFonts w:ascii="Arial" w:hAnsi="Arial" w:cs="Arial"/>
          <w:sz w:val="22"/>
          <w:vertAlign w:val="superscript"/>
        </w:rPr>
        <w:t>85,86</w:t>
      </w:r>
      <w:r w:rsidR="003E3C6F" w:rsidRPr="00CF7E03">
        <w:rPr>
          <w:rFonts w:ascii="Arial" w:eastAsiaTheme="minorEastAsia" w:hAnsi="Arial" w:cs="Arial"/>
          <w:sz w:val="22"/>
          <w:szCs w:val="22"/>
          <w:lang w:eastAsia="zh-CN"/>
        </w:rPr>
        <w:t xml:space="preserve"> However, the specific energy requirement </w:t>
      </w:r>
      <w:r w:rsidRPr="00CF7E03">
        <w:rPr>
          <w:rFonts w:ascii="Arial" w:eastAsiaTheme="minorEastAsia" w:hAnsi="Arial" w:cs="Arial"/>
          <w:sz w:val="22"/>
          <w:szCs w:val="22"/>
          <w:lang w:eastAsia="zh-CN"/>
        </w:rPr>
        <w:t>is</w:t>
      </w:r>
      <w:r w:rsidR="003E3C6F" w:rsidRPr="00CF7E03">
        <w:rPr>
          <w:rFonts w:ascii="Arial" w:eastAsiaTheme="minorEastAsia" w:hAnsi="Arial" w:cs="Arial"/>
          <w:sz w:val="22"/>
          <w:szCs w:val="22"/>
          <w:lang w:eastAsia="zh-CN"/>
        </w:rPr>
        <w:t xml:space="preserve"> approximately 20</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kWh</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kg</w:t>
      </w:r>
      <w:r w:rsidR="00C112BE" w:rsidRPr="00CF7E03">
        <w:rPr>
          <w:rFonts w:ascii="Arial" w:eastAsiaTheme="minorEastAsia" w:hAnsi="Arial" w:cs="Arial"/>
          <w:sz w:val="22"/>
          <w:szCs w:val="22"/>
          <w:vertAlign w:val="superscript"/>
          <w:lang w:eastAsia="zh-CN"/>
        </w:rPr>
        <w:t>–</w:t>
      </w:r>
      <w:r w:rsidR="003E3C6F" w:rsidRPr="00CF7E03">
        <w:rPr>
          <w:rFonts w:ascii="Arial" w:eastAsiaTheme="minorEastAsia" w:hAnsi="Arial" w:cs="Arial"/>
          <w:sz w:val="22"/>
          <w:szCs w:val="22"/>
          <w:vertAlign w:val="superscript"/>
          <w:lang w:eastAsia="zh-CN"/>
        </w:rPr>
        <w:t>1</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C</w:t>
      </w:r>
      <w:r w:rsidR="003E3C6F" w:rsidRPr="00CF7E03">
        <w:rPr>
          <w:rFonts w:ascii="Arial" w:eastAsiaTheme="minorEastAsia" w:hAnsi="Arial" w:cs="Arial"/>
          <w:sz w:val="22"/>
          <w:szCs w:val="22"/>
          <w:vertAlign w:val="subscript"/>
          <w:lang w:eastAsia="zh-CN"/>
        </w:rPr>
        <w:t>2</w:t>
      </w:r>
      <w:r w:rsidR="003E3C6F" w:rsidRPr="00CF7E03">
        <w:rPr>
          <w:rFonts w:ascii="Arial" w:eastAsiaTheme="minorEastAsia" w:hAnsi="Arial" w:cs="Arial"/>
          <w:sz w:val="22"/>
          <w:szCs w:val="22"/>
          <w:lang w:eastAsia="zh-CN"/>
        </w:rPr>
        <w:t>H</w:t>
      </w:r>
      <w:r w:rsidR="003E3C6F"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significantly higher</w:t>
      </w:r>
      <w:r w:rsidR="00F229E7" w:rsidRPr="00CF7E03">
        <w:rPr>
          <w:rFonts w:ascii="Arial" w:eastAsiaTheme="minorEastAsia" w:hAnsi="Arial" w:cs="Arial"/>
          <w:sz w:val="22"/>
          <w:szCs w:val="22"/>
          <w:lang w:eastAsia="zh-CN"/>
        </w:rPr>
        <w:t xml:space="preserve"> than </w:t>
      </w:r>
      <w:r w:rsidRPr="00CF7E03">
        <w:rPr>
          <w:rFonts w:ascii="Arial" w:eastAsiaTheme="minorEastAsia" w:hAnsi="Arial" w:cs="Arial"/>
          <w:sz w:val="22"/>
          <w:szCs w:val="22"/>
          <w:lang w:eastAsia="zh-CN"/>
        </w:rPr>
        <w:t xml:space="preserve">the commercial </w:t>
      </w:r>
      <w:proofErr w:type="spellStart"/>
      <w:r w:rsidR="00F229E7" w:rsidRPr="00CF7E03">
        <w:rPr>
          <w:rFonts w:ascii="Arial" w:eastAsiaTheme="minorEastAsia" w:hAnsi="Arial" w:cs="Arial"/>
          <w:sz w:val="22"/>
          <w:szCs w:val="22"/>
          <w:lang w:eastAsia="zh-CN"/>
        </w:rPr>
        <w:t>Hüls</w:t>
      </w:r>
      <w:proofErr w:type="spellEnd"/>
      <w:r w:rsidR="00F229E7" w:rsidRPr="00CF7E03">
        <w:rPr>
          <w:rFonts w:ascii="Arial" w:eastAsiaTheme="minorEastAsia" w:hAnsi="Arial" w:cs="Arial"/>
          <w:sz w:val="22"/>
          <w:szCs w:val="22"/>
          <w:lang w:eastAsia="zh-CN"/>
        </w:rPr>
        <w:t xml:space="preserve"> arc plasma process.</w:t>
      </w:r>
      <w:r w:rsidR="00290EF5" w:rsidRPr="00CF7E03">
        <w:rPr>
          <w:rFonts w:ascii="Arial" w:eastAsiaTheme="minorEastAsia" w:hAnsi="Arial" w:cs="Arial"/>
          <w:sz w:val="22"/>
          <w:szCs w:val="22"/>
          <w:lang w:eastAsia="zh-CN"/>
        </w:rPr>
        <w:t xml:space="preserve"> </w:t>
      </w:r>
      <w:r w:rsidR="00F229E7" w:rsidRPr="00CF7E03">
        <w:rPr>
          <w:rFonts w:ascii="Arial" w:eastAsiaTheme="minorEastAsia" w:hAnsi="Arial" w:cs="Arial"/>
          <w:sz w:val="22"/>
          <w:szCs w:val="22"/>
          <w:lang w:eastAsia="zh-CN"/>
        </w:rPr>
        <w:t xml:space="preserve">Biogas, as a renewable carbon feedstock </w:t>
      </w:r>
      <w:r w:rsidRPr="00CF7E03">
        <w:rPr>
          <w:rFonts w:ascii="Arial" w:eastAsiaTheme="minorEastAsia" w:hAnsi="Arial" w:cs="Arial"/>
          <w:sz w:val="22"/>
          <w:szCs w:val="22"/>
          <w:lang w:eastAsia="zh-CN"/>
        </w:rPr>
        <w:t xml:space="preserve">composed mainly of </w:t>
      </w:r>
      <w:r w:rsidR="00F229E7" w:rsidRPr="00CF7E03">
        <w:rPr>
          <w:rFonts w:ascii="Arial" w:eastAsiaTheme="minorEastAsia" w:hAnsi="Arial" w:cs="Arial"/>
          <w:sz w:val="22"/>
          <w:szCs w:val="22"/>
          <w:lang w:eastAsia="zh-CN"/>
        </w:rPr>
        <w:t>CH</w:t>
      </w:r>
      <w:r w:rsidR="00F229E7" w:rsidRPr="00CF7E03">
        <w:rPr>
          <w:rFonts w:ascii="Arial" w:eastAsiaTheme="minorEastAsia" w:hAnsi="Arial" w:cs="Arial"/>
          <w:sz w:val="22"/>
          <w:szCs w:val="22"/>
          <w:vertAlign w:val="subscript"/>
          <w:lang w:eastAsia="zh-CN"/>
        </w:rPr>
        <w:t>4</w:t>
      </w:r>
      <w:r w:rsidR="00F229E7" w:rsidRPr="00CF7E03">
        <w:rPr>
          <w:rFonts w:ascii="Arial" w:eastAsiaTheme="minorEastAsia" w:hAnsi="Arial" w:cs="Arial"/>
          <w:sz w:val="22"/>
          <w:szCs w:val="22"/>
          <w:lang w:eastAsia="zh-CN"/>
        </w:rPr>
        <w:t xml:space="preserve"> </w:t>
      </w:r>
      <w:r w:rsidR="007E7E0C" w:rsidRPr="00CF7E03">
        <w:rPr>
          <w:rFonts w:ascii="Arial" w:eastAsiaTheme="minorEastAsia" w:hAnsi="Arial" w:cs="Arial"/>
          <w:sz w:val="22"/>
          <w:szCs w:val="22"/>
          <w:lang w:eastAsia="zh-CN"/>
        </w:rPr>
        <w:t>and CO</w:t>
      </w:r>
      <w:r w:rsidR="007E7E0C"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4D46D9" w:rsidRPr="00CF7E03">
        <w:rPr>
          <w:rFonts w:ascii="Arial" w:eastAsiaTheme="minorEastAsia" w:hAnsi="Arial" w:cs="Arial"/>
          <w:sz w:val="22"/>
          <w:szCs w:val="22"/>
          <w:lang w:eastAsia="zh-CN"/>
        </w:rPr>
        <w:t>could replace natural gas for C</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H</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 xml:space="preserve"> synthesis</w:t>
      </w:r>
      <w:r w:rsidR="007E7E0C" w:rsidRPr="00CF7E03">
        <w:rPr>
          <w:rFonts w:ascii="Arial" w:eastAsiaTheme="minorEastAsia" w:hAnsi="Arial" w:cs="Arial"/>
          <w:sz w:val="22"/>
          <w:szCs w:val="22"/>
          <w:lang w:eastAsia="zh-CN"/>
        </w:rPr>
        <w:t xml:space="preserve"> with </w:t>
      </w:r>
      <w:r w:rsidRPr="00CF7E03">
        <w:rPr>
          <w:rFonts w:ascii="Arial" w:eastAsiaTheme="minorEastAsia" w:hAnsi="Arial" w:cs="Arial"/>
          <w:sz w:val="22"/>
          <w:szCs w:val="22"/>
          <w:lang w:eastAsia="zh-CN"/>
        </w:rPr>
        <w:t xml:space="preserve">a </w:t>
      </w:r>
      <w:r w:rsidR="007E7E0C" w:rsidRPr="00CF7E03">
        <w:rPr>
          <w:rFonts w:ascii="Arial" w:eastAsiaTheme="minorEastAsia" w:hAnsi="Arial" w:cs="Arial"/>
          <w:sz w:val="22"/>
          <w:szCs w:val="22"/>
          <w:lang w:eastAsia="zh-CN"/>
        </w:rPr>
        <w:t>lower carbon footprint</w:t>
      </w:r>
      <w:r w:rsidR="004D46D9" w:rsidRPr="00CF7E03">
        <w:rPr>
          <w:rFonts w:ascii="Arial" w:eastAsiaTheme="minorEastAsia" w:hAnsi="Arial" w:cs="Arial"/>
          <w:sz w:val="22"/>
          <w:szCs w:val="22"/>
          <w:lang w:eastAsia="zh-CN"/>
        </w:rPr>
        <w:t>.</w:t>
      </w:r>
      <w:r w:rsidR="007E7E0C" w:rsidRPr="00CF7E03">
        <w:rPr>
          <w:rFonts w:ascii="Arial" w:eastAsiaTheme="minorEastAsia" w:hAnsi="Arial" w:cs="Arial"/>
          <w:sz w:val="22"/>
          <w:szCs w:val="22"/>
          <w:lang w:eastAsia="zh-CN"/>
        </w:rPr>
        <w:t xml:space="preserve"> </w:t>
      </w:r>
      <w:r w:rsidR="00066133" w:rsidRPr="00CF7E03">
        <w:rPr>
          <w:rFonts w:ascii="Arial" w:eastAsiaTheme="minorEastAsia" w:hAnsi="Arial" w:cs="Arial"/>
          <w:sz w:val="22"/>
          <w:szCs w:val="22"/>
          <w:lang w:eastAsia="zh-CN"/>
        </w:rPr>
        <w:t>Fo</w:t>
      </w:r>
      <w:r w:rsidRPr="00CF7E03">
        <w:rPr>
          <w:rFonts w:ascii="Arial" w:eastAsiaTheme="minorEastAsia" w:hAnsi="Arial" w:cs="Arial"/>
          <w:sz w:val="22"/>
          <w:szCs w:val="22"/>
          <w:lang w:eastAsia="zh-CN"/>
        </w:rPr>
        <w:t>r instance</w:t>
      </w:r>
      <w:r w:rsidR="00066133" w:rsidRPr="00CF7E03">
        <w:rPr>
          <w:rFonts w:ascii="Arial" w:eastAsiaTheme="minorEastAsia" w:hAnsi="Arial" w:cs="Arial"/>
          <w:sz w:val="22"/>
          <w:szCs w:val="22"/>
          <w:lang w:eastAsia="zh-CN"/>
        </w:rPr>
        <w:t xml:space="preserve">, </w:t>
      </w:r>
      <w:r w:rsidR="006636A0" w:rsidRPr="00CF7E03">
        <w:rPr>
          <w:rFonts w:ascii="Arial" w:eastAsiaTheme="minorEastAsia" w:hAnsi="Arial" w:cs="Arial"/>
          <w:sz w:val="22"/>
          <w:szCs w:val="22"/>
          <w:lang w:eastAsia="zh-CN"/>
        </w:rPr>
        <w:t xml:space="preserve">the </w:t>
      </w:r>
      <w:r w:rsidR="00066133" w:rsidRPr="00CF7E03">
        <w:rPr>
          <w:rFonts w:ascii="Arial" w:eastAsiaTheme="minorEastAsia" w:hAnsi="Arial" w:cs="Arial"/>
          <w:sz w:val="22"/>
          <w:szCs w:val="22"/>
          <w:lang w:eastAsia="zh-CN"/>
        </w:rPr>
        <w:t>conversion of biogas</w:t>
      </w:r>
      <w:r w:rsidRPr="00CF7E03">
        <w:rPr>
          <w:rFonts w:ascii="Arial" w:eastAsiaTheme="minorEastAsia" w:hAnsi="Arial" w:cs="Arial"/>
          <w:sz w:val="22"/>
          <w:szCs w:val="22"/>
          <w:lang w:eastAsia="zh-CN"/>
        </w:rPr>
        <w:t>-</w:t>
      </w:r>
      <w:r w:rsidR="00066133" w:rsidRPr="00CF7E03">
        <w:rPr>
          <w:rFonts w:ascii="Arial" w:eastAsiaTheme="minorEastAsia" w:hAnsi="Arial" w:cs="Arial"/>
          <w:sz w:val="22"/>
          <w:szCs w:val="22"/>
          <w:lang w:eastAsia="zh-CN"/>
        </w:rPr>
        <w:t xml:space="preserve">like mixtures </w:t>
      </w:r>
      <w:r w:rsidR="006636A0" w:rsidRPr="00CF7E03">
        <w:rPr>
          <w:rFonts w:ascii="Arial" w:eastAsiaTheme="minorEastAsia" w:hAnsi="Arial" w:cs="Arial"/>
          <w:sz w:val="22"/>
          <w:szCs w:val="22"/>
          <w:lang w:eastAsia="zh-CN"/>
        </w:rPr>
        <w:t xml:space="preserve">of </w:t>
      </w:r>
      <w:r w:rsidR="00066133" w:rsidRPr="00CF7E03">
        <w:rPr>
          <w:rFonts w:ascii="Arial" w:eastAsiaTheme="minorEastAsia" w:hAnsi="Arial" w:cs="Arial"/>
          <w:sz w:val="22"/>
          <w:szCs w:val="22"/>
          <w:lang w:eastAsia="zh-CN"/>
        </w:rPr>
        <w:t>CH</w:t>
      </w:r>
      <w:r w:rsidR="00066133" w:rsidRPr="00CF7E03">
        <w:rPr>
          <w:rFonts w:ascii="Arial" w:eastAsiaTheme="minorEastAsia" w:hAnsi="Arial" w:cs="Arial"/>
          <w:sz w:val="22"/>
          <w:szCs w:val="22"/>
          <w:vertAlign w:val="subscript"/>
          <w:lang w:eastAsia="zh-CN"/>
        </w:rPr>
        <w:t>4</w:t>
      </w:r>
      <w:r w:rsidR="00066133" w:rsidRPr="00CF7E03">
        <w:rPr>
          <w:rFonts w:ascii="Arial" w:eastAsiaTheme="minorEastAsia" w:hAnsi="Arial" w:cs="Arial"/>
          <w:sz w:val="22"/>
          <w:szCs w:val="22"/>
          <w:lang w:eastAsia="zh-CN"/>
        </w:rPr>
        <w:t xml:space="preserve"> and CO</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into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products c</w:t>
      </w:r>
      <w:r w:rsidRPr="00CF7E03">
        <w:rPr>
          <w:rFonts w:ascii="Arial" w:eastAsiaTheme="minorEastAsia" w:hAnsi="Arial" w:cs="Arial"/>
          <w:sz w:val="22"/>
          <w:szCs w:val="22"/>
          <w:lang w:eastAsia="zh-CN"/>
        </w:rPr>
        <w:t>an</w:t>
      </w:r>
      <w:r w:rsidR="00066133" w:rsidRPr="00CF7E03">
        <w:rPr>
          <w:rFonts w:ascii="Arial" w:eastAsiaTheme="minorEastAsia" w:hAnsi="Arial" w:cs="Arial"/>
          <w:sz w:val="22"/>
          <w:szCs w:val="22"/>
          <w:lang w:eastAsia="zh-CN"/>
        </w:rPr>
        <w:t xml:space="preserve"> be </w:t>
      </w:r>
      <w:r w:rsidRPr="00CF7E03">
        <w:rPr>
          <w:rFonts w:ascii="Arial" w:eastAsiaTheme="minorEastAsia" w:hAnsi="Arial" w:cs="Arial"/>
          <w:sz w:val="22"/>
          <w:szCs w:val="22"/>
          <w:lang w:eastAsia="zh-CN"/>
        </w:rPr>
        <w:t>achieved</w:t>
      </w:r>
      <w:r w:rsidR="00066133"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using</w:t>
      </w:r>
      <w:r w:rsidR="00066133"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 xml:space="preserve">DBD </w:t>
      </w:r>
      <w:r w:rsidR="00066133" w:rsidRPr="00CF7E03">
        <w:rPr>
          <w:rFonts w:ascii="Arial" w:eastAsiaTheme="minorEastAsia" w:hAnsi="Arial" w:cs="Arial"/>
          <w:sz w:val="22"/>
          <w:szCs w:val="22"/>
          <w:lang w:eastAsia="zh-CN"/>
        </w:rPr>
        <w:t>cold plasma, with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H</w:t>
      </w:r>
      <w:r w:rsidR="00066133" w:rsidRPr="00CF7E03">
        <w:rPr>
          <w:rFonts w:ascii="Arial" w:eastAsiaTheme="minorEastAsia" w:hAnsi="Arial" w:cs="Arial"/>
          <w:sz w:val="22"/>
          <w:szCs w:val="22"/>
          <w:vertAlign w:val="subscript"/>
          <w:lang w:eastAsia="zh-CN"/>
        </w:rPr>
        <w:t>6</w:t>
      </w:r>
      <w:r w:rsidR="00066133" w:rsidRPr="00CF7E03">
        <w:rPr>
          <w:rFonts w:ascii="Arial" w:eastAsiaTheme="minorEastAsia" w:hAnsi="Arial" w:cs="Arial"/>
          <w:sz w:val="22"/>
          <w:szCs w:val="22"/>
          <w:lang w:eastAsia="zh-CN"/>
        </w:rPr>
        <w:t xml:space="preserve"> as the domina</w:t>
      </w:r>
      <w:r w:rsidRPr="00CF7E03">
        <w:rPr>
          <w:rFonts w:ascii="Arial" w:eastAsiaTheme="minorEastAsia" w:hAnsi="Arial" w:cs="Arial"/>
          <w:sz w:val="22"/>
          <w:szCs w:val="22"/>
          <w:lang w:eastAsia="zh-CN"/>
        </w:rPr>
        <w:t xml:space="preserve">nt </w:t>
      </w:r>
      <w:r w:rsidR="00066133" w:rsidRPr="00CF7E03">
        <w:rPr>
          <w:rFonts w:ascii="Arial" w:eastAsiaTheme="minorEastAsia" w:hAnsi="Arial" w:cs="Arial"/>
          <w:sz w:val="22"/>
          <w:szCs w:val="22"/>
          <w:lang w:eastAsia="zh-CN"/>
        </w:rPr>
        <w:t>product.</w:t>
      </w:r>
      <w:r w:rsidR="00BA3524" w:rsidRPr="00BA3524">
        <w:rPr>
          <w:rFonts w:ascii="Arial" w:hAnsi="Arial" w:cs="Arial"/>
          <w:sz w:val="22"/>
          <w:vertAlign w:val="superscript"/>
        </w:rPr>
        <w:t>87</w:t>
      </w:r>
      <w:r w:rsidR="00A34987" w:rsidRPr="00CF7E03">
        <w:rPr>
          <w:rFonts w:ascii="Arial" w:eastAsiaTheme="minorEastAsia" w:hAnsi="Arial" w:cs="Arial"/>
          <w:sz w:val="22"/>
          <w:szCs w:val="22"/>
          <w:lang w:eastAsia="zh-CN"/>
        </w:rPr>
        <w:t xml:space="preserve"> Moreover, the addition of </w:t>
      </w:r>
      <w:r w:rsidRPr="00CF7E03">
        <w:rPr>
          <w:rFonts w:ascii="Arial" w:eastAsiaTheme="minorEastAsia" w:hAnsi="Arial" w:cs="Arial"/>
          <w:sz w:val="22"/>
          <w:szCs w:val="22"/>
          <w:lang w:eastAsia="zh-CN"/>
        </w:rPr>
        <w:t xml:space="preserve">a </w:t>
      </w:r>
      <w:r w:rsidR="00A34987" w:rsidRPr="00CF7E03">
        <w:rPr>
          <w:rFonts w:ascii="Arial" w:eastAsiaTheme="minorEastAsia" w:hAnsi="Arial" w:cs="Arial"/>
          <w:sz w:val="22"/>
          <w:szCs w:val="22"/>
          <w:lang w:eastAsia="zh-CN"/>
        </w:rPr>
        <w:t xml:space="preserve">catalyst </w:t>
      </w:r>
      <w:r w:rsidRPr="00CF7E03">
        <w:rPr>
          <w:rFonts w:ascii="Arial" w:eastAsiaTheme="minorEastAsia" w:hAnsi="Arial" w:cs="Arial"/>
          <w:sz w:val="22"/>
          <w:szCs w:val="22"/>
          <w:lang w:eastAsia="zh-CN"/>
        </w:rPr>
        <w:t>(Ni–K/Al</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O</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and increas</w:t>
      </w:r>
      <w:r w:rsidRPr="00CF7E03">
        <w:rPr>
          <w:rFonts w:ascii="Arial" w:eastAsiaTheme="minorEastAsia" w:hAnsi="Arial" w:cs="Arial"/>
          <w:sz w:val="22"/>
          <w:szCs w:val="22"/>
          <w:lang w:eastAsia="zh-CN"/>
        </w:rPr>
        <w:t>ing</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A34987" w:rsidRPr="00CF7E03">
        <w:rPr>
          <w:rFonts w:ascii="Arial" w:eastAsiaTheme="minorEastAsia" w:hAnsi="Arial" w:cs="Arial"/>
          <w:sz w:val="22"/>
          <w:szCs w:val="22"/>
          <w:lang w:eastAsia="zh-CN"/>
        </w:rPr>
        <w:t xml:space="preserve">reaction temperature above 220 °C </w:t>
      </w:r>
      <w:r w:rsidRPr="00CF7E03">
        <w:rPr>
          <w:rFonts w:ascii="Arial" w:eastAsiaTheme="minorEastAsia" w:hAnsi="Arial" w:cs="Arial"/>
          <w:sz w:val="22"/>
          <w:szCs w:val="22"/>
          <w:lang w:eastAsia="zh-CN"/>
        </w:rPr>
        <w:t>can enhance C</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H</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 xml:space="preserve"> </w:t>
      </w:r>
      <w:r w:rsidR="00CA3A8F">
        <w:rPr>
          <w:rFonts w:ascii="Arial" w:eastAsiaTheme="minorEastAsia" w:hAnsi="Arial" w:cs="Arial" w:hint="eastAsia"/>
          <w:sz w:val="22"/>
          <w:szCs w:val="22"/>
          <w:lang w:eastAsia="zh-CN"/>
        </w:rPr>
        <w:t>selectivity</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from</w:t>
      </w:r>
      <w:r w:rsidR="00A34987" w:rsidRPr="00CF7E03">
        <w:rPr>
          <w:rFonts w:ascii="Arial" w:eastAsiaTheme="minorEastAsia" w:hAnsi="Arial" w:cs="Arial"/>
          <w:sz w:val="22"/>
          <w:szCs w:val="22"/>
          <w:lang w:eastAsia="zh-CN"/>
        </w:rPr>
        <w:t xml:space="preserve"> biogas</w:t>
      </w:r>
      <w:del w:id="920" w:author="Zhang  Zihao" w:date="2024-08-13T20:55:00Z">
        <w:r w:rsidR="00A34987" w:rsidRPr="00CF7E03" w:rsidDel="007109E9">
          <w:rPr>
            <w:rFonts w:ascii="Arial" w:eastAsiaTheme="minorEastAsia" w:hAnsi="Arial" w:cs="Arial"/>
            <w:sz w:val="22"/>
            <w:szCs w:val="22"/>
            <w:lang w:eastAsia="zh-CN"/>
          </w:rPr>
          <w:delText xml:space="preserve"> in DBD cold plasma</w:delText>
        </w:r>
      </w:del>
      <w:r w:rsidR="00A34987" w:rsidRPr="00CF7E03">
        <w:rPr>
          <w:rFonts w:ascii="Arial" w:eastAsiaTheme="minorEastAsia" w:hAnsi="Arial" w:cs="Arial"/>
          <w:sz w:val="22"/>
          <w:szCs w:val="22"/>
          <w:lang w:eastAsia="zh-CN"/>
        </w:rPr>
        <w:t>.</w:t>
      </w:r>
      <w:r w:rsidR="00BA3524" w:rsidRPr="00BA3524">
        <w:rPr>
          <w:rFonts w:ascii="Arial" w:hAnsi="Arial" w:cs="Arial"/>
          <w:sz w:val="22"/>
          <w:vertAlign w:val="superscript"/>
        </w:rPr>
        <w:t>88</w:t>
      </w:r>
      <w:r w:rsidR="006966B6"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D</w:t>
      </w:r>
      <w:r w:rsidR="00174463" w:rsidRPr="00CF7E03">
        <w:rPr>
          <w:rFonts w:ascii="Arial" w:eastAsiaTheme="minorEastAsia" w:hAnsi="Arial" w:cs="Arial"/>
          <w:sz w:val="22"/>
          <w:szCs w:val="22"/>
          <w:lang w:eastAsia="zh-CN"/>
        </w:rPr>
        <w:t>irect conversion of biogas</w:t>
      </w:r>
      <w:r w:rsidR="000441D3">
        <w:rPr>
          <w:rFonts w:ascii="Arial" w:eastAsiaTheme="minorEastAsia" w:hAnsi="Arial" w:cs="Arial" w:hint="eastAsia"/>
          <w:sz w:val="22"/>
          <w:szCs w:val="22"/>
          <w:lang w:eastAsia="zh-CN"/>
        </w:rPr>
        <w:t xml:space="preserve">, a mixture of </w:t>
      </w:r>
      <w:r w:rsidR="000441D3" w:rsidRPr="00CF7E03">
        <w:rPr>
          <w:rFonts w:ascii="Arial" w:eastAsiaTheme="minorEastAsia" w:hAnsi="Arial" w:cs="Arial"/>
          <w:sz w:val="22"/>
          <w:szCs w:val="22"/>
          <w:lang w:eastAsia="zh-CN"/>
        </w:rPr>
        <w:t>CH</w:t>
      </w:r>
      <w:r w:rsidR="000441D3" w:rsidRPr="00CF7E03">
        <w:rPr>
          <w:rFonts w:ascii="Arial" w:eastAsiaTheme="minorEastAsia" w:hAnsi="Arial" w:cs="Arial"/>
          <w:sz w:val="22"/>
          <w:szCs w:val="22"/>
          <w:vertAlign w:val="subscript"/>
          <w:lang w:eastAsia="zh-CN"/>
        </w:rPr>
        <w:t>4</w:t>
      </w:r>
      <w:r w:rsidR="000441D3" w:rsidRPr="00CF7E03">
        <w:rPr>
          <w:rFonts w:ascii="Arial" w:eastAsiaTheme="minorEastAsia" w:hAnsi="Arial" w:cs="Arial"/>
          <w:sz w:val="22"/>
          <w:szCs w:val="22"/>
          <w:lang w:eastAsia="zh-CN"/>
        </w:rPr>
        <w:t xml:space="preserve"> and CO</w:t>
      </w:r>
      <w:r w:rsidR="000441D3" w:rsidRPr="00CF7E03">
        <w:rPr>
          <w:rFonts w:ascii="Arial" w:eastAsiaTheme="minorEastAsia" w:hAnsi="Arial" w:cs="Arial"/>
          <w:sz w:val="22"/>
          <w:szCs w:val="22"/>
          <w:vertAlign w:val="subscript"/>
          <w:lang w:eastAsia="zh-CN"/>
        </w:rPr>
        <w:t>2</w:t>
      </w:r>
      <w:r w:rsidR="000441D3">
        <w:rPr>
          <w:rFonts w:ascii="Arial" w:eastAsiaTheme="minorEastAsia" w:hAnsi="Arial" w:cs="Arial" w:hint="eastAsia"/>
          <w:sz w:val="22"/>
          <w:szCs w:val="22"/>
          <w:lang w:eastAsia="zh-CN"/>
        </w:rPr>
        <w:t>,</w:t>
      </w:r>
      <w:r w:rsidR="00174463" w:rsidRPr="00CF7E03">
        <w:rPr>
          <w:rFonts w:ascii="Arial" w:eastAsiaTheme="minorEastAsia" w:hAnsi="Arial" w:cs="Arial"/>
          <w:sz w:val="22"/>
          <w:szCs w:val="22"/>
          <w:lang w:eastAsia="zh-CN"/>
        </w:rPr>
        <w:t xml:space="preserve"> </w:t>
      </w:r>
      <w:r w:rsidR="00174463" w:rsidRPr="006F3396">
        <w:rPr>
          <w:rFonts w:ascii="Arial" w:eastAsiaTheme="minorEastAsia" w:hAnsi="Arial" w:cs="Arial"/>
          <w:i/>
          <w:sz w:val="22"/>
          <w:szCs w:val="22"/>
          <w:lang w:eastAsia="zh-CN"/>
        </w:rPr>
        <w:t>via</w:t>
      </w:r>
      <w:r w:rsidR="00174463" w:rsidRPr="00CF7E03">
        <w:rPr>
          <w:rFonts w:ascii="Arial" w:eastAsiaTheme="minorEastAsia" w:hAnsi="Arial" w:cs="Arial"/>
          <w:sz w:val="22"/>
          <w:szCs w:val="22"/>
          <w:lang w:eastAsia="zh-CN"/>
        </w:rPr>
        <w:t xml:space="preserve"> T</w:t>
      </w:r>
      <w:r w:rsidR="00E2328E">
        <w:rPr>
          <w:rFonts w:ascii="Arial" w:eastAsiaTheme="minorEastAsia" w:hAnsi="Arial" w:cs="Arial"/>
          <w:sz w:val="22"/>
          <w:szCs w:val="22"/>
          <w:lang w:eastAsia="zh-CN"/>
        </w:rPr>
        <w:t>P</w:t>
      </w:r>
      <w:r w:rsidR="00174463" w:rsidRPr="00CF7E03">
        <w:rPr>
          <w:rFonts w:ascii="Arial" w:eastAsiaTheme="minorEastAsia" w:hAnsi="Arial" w:cs="Arial"/>
          <w:sz w:val="22"/>
          <w:szCs w:val="22"/>
          <w:lang w:eastAsia="zh-CN"/>
        </w:rPr>
        <w:t xml:space="preserve"> and PC </w:t>
      </w:r>
      <w:r w:rsidRPr="00CF7E03">
        <w:rPr>
          <w:rFonts w:ascii="Arial" w:eastAsiaTheme="minorEastAsia" w:hAnsi="Arial" w:cs="Arial"/>
          <w:sz w:val="22"/>
          <w:szCs w:val="22"/>
          <w:lang w:eastAsia="zh-CN"/>
        </w:rPr>
        <w:t>is</w:t>
      </w:r>
      <w:r w:rsidR="00451036" w:rsidRPr="00CF7E03">
        <w:rPr>
          <w:rFonts w:ascii="Arial" w:eastAsiaTheme="minorEastAsia" w:hAnsi="Arial" w:cs="Arial"/>
          <w:sz w:val="22"/>
          <w:szCs w:val="22"/>
          <w:lang w:eastAsia="zh-CN"/>
        </w:rPr>
        <w:t xml:space="preserve"> challenging and has not been </w:t>
      </w:r>
      <w:r w:rsidRPr="00CF7E03">
        <w:rPr>
          <w:rFonts w:ascii="Arial" w:eastAsiaTheme="minorEastAsia" w:hAnsi="Arial" w:cs="Arial"/>
          <w:sz w:val="22"/>
          <w:szCs w:val="22"/>
          <w:lang w:eastAsia="zh-CN"/>
        </w:rPr>
        <w:t>extensively</w:t>
      </w:r>
      <w:r w:rsidR="00451036" w:rsidRPr="00CF7E03">
        <w:rPr>
          <w:rFonts w:ascii="Arial" w:eastAsiaTheme="minorEastAsia" w:hAnsi="Arial" w:cs="Arial"/>
          <w:sz w:val="22"/>
          <w:szCs w:val="22"/>
          <w:lang w:eastAsia="zh-CN"/>
        </w:rPr>
        <w:t xml:space="preserve"> studied</w:t>
      </w:r>
      <w:r w:rsidR="006D1717" w:rsidRPr="00CF7E03">
        <w:rPr>
          <w:rFonts w:ascii="Arial" w:eastAsiaTheme="minorEastAsia" w:hAnsi="Arial" w:cs="Arial"/>
          <w:sz w:val="22"/>
          <w:szCs w:val="22"/>
          <w:lang w:eastAsia="zh-CN"/>
        </w:rPr>
        <w:t>, despite CH</w:t>
      </w:r>
      <w:r w:rsidR="006D1717" w:rsidRPr="00CF7E03">
        <w:rPr>
          <w:rFonts w:ascii="Arial" w:eastAsiaTheme="minorEastAsia" w:hAnsi="Arial" w:cs="Arial"/>
          <w:sz w:val="22"/>
          <w:szCs w:val="22"/>
          <w:vertAlign w:val="subscript"/>
          <w:lang w:eastAsia="zh-CN"/>
        </w:rPr>
        <w:t>4</w:t>
      </w:r>
      <w:r w:rsidR="006D171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being </w:t>
      </w:r>
      <w:r w:rsidR="004F4390" w:rsidRPr="00CF7E03">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 xml:space="preserve">common </w:t>
      </w:r>
      <w:r w:rsidR="004F4390" w:rsidRPr="00CF7E03">
        <w:rPr>
          <w:rFonts w:ascii="Arial" w:eastAsiaTheme="minorEastAsia" w:hAnsi="Arial" w:cs="Arial"/>
          <w:sz w:val="22"/>
          <w:szCs w:val="22"/>
          <w:lang w:eastAsia="zh-CN"/>
        </w:rPr>
        <w:t xml:space="preserve">feedstock </w:t>
      </w:r>
      <w:r w:rsidR="006D1717" w:rsidRPr="00CF7E03">
        <w:rPr>
          <w:rFonts w:ascii="Arial" w:eastAsiaTheme="minorEastAsia" w:hAnsi="Arial" w:cs="Arial"/>
          <w:sz w:val="22"/>
          <w:szCs w:val="22"/>
          <w:lang w:eastAsia="zh-CN"/>
        </w:rPr>
        <w:t>for direct C</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H</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xml:space="preserve"> production. However,</w:t>
      </w:r>
      <w:r w:rsidR="00451036" w:rsidRPr="00CF7E03">
        <w:rPr>
          <w:rFonts w:ascii="Arial" w:eastAsiaTheme="minorEastAsia" w:hAnsi="Arial" w:cs="Arial"/>
          <w:sz w:val="22"/>
          <w:szCs w:val="22"/>
          <w:lang w:eastAsia="zh-CN"/>
        </w:rPr>
        <w:t xml:space="preserve"> the abundant availability of CH</w:t>
      </w:r>
      <w:r w:rsidR="00451036" w:rsidRPr="00CF7E03">
        <w:rPr>
          <w:rFonts w:ascii="Arial" w:eastAsiaTheme="minorEastAsia" w:hAnsi="Arial" w:cs="Arial"/>
          <w:sz w:val="22"/>
          <w:szCs w:val="22"/>
          <w:vertAlign w:val="subscript"/>
          <w:lang w:eastAsia="zh-CN"/>
        </w:rPr>
        <w:t>4</w:t>
      </w:r>
      <w:r w:rsidR="00451036" w:rsidRPr="00CF7E03">
        <w:rPr>
          <w:rFonts w:ascii="Arial" w:eastAsiaTheme="minorEastAsia" w:hAnsi="Arial" w:cs="Arial"/>
          <w:sz w:val="22"/>
          <w:szCs w:val="22"/>
          <w:lang w:eastAsia="zh-CN"/>
        </w:rPr>
        <w:t xml:space="preserve"> in biogas or as a byproduct </w:t>
      </w:r>
      <w:r w:rsidRPr="00CF7E03">
        <w:rPr>
          <w:rFonts w:ascii="Arial" w:eastAsiaTheme="minorEastAsia" w:hAnsi="Arial" w:cs="Arial"/>
          <w:sz w:val="22"/>
          <w:szCs w:val="22"/>
          <w:lang w:eastAsia="zh-CN"/>
        </w:rPr>
        <w:t>of CO</w:t>
      </w:r>
      <w:r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w:t>
      </w:r>
      <w:r w:rsidR="006707B4">
        <w:rPr>
          <w:rFonts w:ascii="Arial" w:eastAsiaTheme="minorEastAsia" w:hAnsi="Arial" w:cs="Arial" w:hint="eastAsia"/>
          <w:sz w:val="22"/>
          <w:szCs w:val="22"/>
          <w:lang w:eastAsia="zh-CN"/>
        </w:rPr>
        <w:t>utilization</w:t>
      </w:r>
      <w:r w:rsidR="00451036" w:rsidRPr="00CF7E03">
        <w:rPr>
          <w:rFonts w:ascii="Arial" w:eastAsiaTheme="minorEastAsia" w:hAnsi="Arial" w:cs="Arial"/>
          <w:sz w:val="22"/>
          <w:szCs w:val="22"/>
          <w:lang w:eastAsia="zh-CN"/>
        </w:rPr>
        <w:t xml:space="preserve"> in biogas</w:t>
      </w:r>
      <w:r w:rsidRPr="00CF7E03">
        <w:rPr>
          <w:rFonts w:ascii="Arial" w:eastAsiaTheme="minorEastAsia" w:hAnsi="Arial" w:cs="Arial"/>
          <w:sz w:val="22"/>
          <w:szCs w:val="22"/>
          <w:lang w:eastAsia="zh-CN"/>
        </w:rPr>
        <w:t xml:space="preserve"> presents an opportunity </w:t>
      </w:r>
      <w:r w:rsidR="00451036" w:rsidRPr="00CF7E03">
        <w:rPr>
          <w:rFonts w:ascii="Arial" w:eastAsiaTheme="minorEastAsia" w:hAnsi="Arial" w:cs="Arial"/>
          <w:sz w:val="22"/>
          <w:szCs w:val="22"/>
          <w:lang w:eastAsia="zh-CN"/>
        </w:rPr>
        <w:t>to utilize biogas</w:t>
      </w:r>
      <w:r w:rsidR="00F4540E">
        <w:rPr>
          <w:rFonts w:ascii="Arial" w:eastAsiaTheme="minorEastAsia" w:hAnsi="Arial" w:cs="Arial"/>
          <w:sz w:val="22"/>
          <w:szCs w:val="22"/>
          <w:lang w:eastAsia="zh-CN"/>
        </w:rPr>
        <w:noBreakHyphen/>
      </w:r>
      <w:r w:rsidR="006D1717" w:rsidRPr="00CF7E03">
        <w:rPr>
          <w:rFonts w:ascii="Arial" w:eastAsiaTheme="minorEastAsia" w:hAnsi="Arial" w:cs="Arial"/>
          <w:sz w:val="22"/>
          <w:szCs w:val="22"/>
          <w:lang w:eastAsia="zh-CN"/>
        </w:rPr>
        <w:t xml:space="preserve">derived </w:t>
      </w:r>
      <w:r w:rsidR="00D4370B" w:rsidRPr="00CF7E03">
        <w:rPr>
          <w:rFonts w:ascii="Arial" w:eastAsiaTheme="minorEastAsia" w:hAnsi="Arial" w:cs="Arial"/>
          <w:sz w:val="22"/>
          <w:szCs w:val="22"/>
          <w:lang w:eastAsia="zh-CN"/>
        </w:rPr>
        <w:t xml:space="preserve">biomethane </w:t>
      </w:r>
      <w:r w:rsidR="00451036" w:rsidRPr="00CF7E03">
        <w:rPr>
          <w:rFonts w:ascii="Arial" w:eastAsiaTheme="minorEastAsia" w:hAnsi="Arial" w:cs="Arial"/>
          <w:sz w:val="22"/>
          <w:szCs w:val="22"/>
          <w:lang w:eastAsia="zh-CN"/>
        </w:rPr>
        <w:t>for C</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H</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production using similar technologies (plasma, T</w:t>
      </w:r>
      <w:r w:rsidR="00315729" w:rsidRPr="00CF7E03">
        <w:rPr>
          <w:rFonts w:ascii="Arial" w:eastAsiaTheme="minorEastAsia" w:hAnsi="Arial" w:cs="Arial"/>
          <w:sz w:val="22"/>
          <w:szCs w:val="22"/>
          <w:lang w:eastAsia="zh-CN"/>
        </w:rPr>
        <w:t>P</w:t>
      </w:r>
      <w:r w:rsidR="00451036" w:rsidRPr="00CF7E03">
        <w:rPr>
          <w:rFonts w:ascii="Arial" w:eastAsiaTheme="minorEastAsia" w:hAnsi="Arial" w:cs="Arial"/>
          <w:sz w:val="22"/>
          <w:szCs w:val="22"/>
          <w:lang w:eastAsia="zh-CN"/>
        </w:rPr>
        <w:t xml:space="preserve">, PC) </w:t>
      </w:r>
      <w:r w:rsidRPr="00CF7E03">
        <w:rPr>
          <w:rFonts w:ascii="Arial" w:eastAsiaTheme="minorEastAsia" w:hAnsi="Arial" w:cs="Arial"/>
          <w:sz w:val="22"/>
          <w:szCs w:val="22"/>
          <w:lang w:eastAsia="zh-CN"/>
        </w:rPr>
        <w:t xml:space="preserve">as those </w:t>
      </w:r>
      <w:r w:rsidR="00CD5450" w:rsidRPr="00CF7E03">
        <w:rPr>
          <w:rFonts w:ascii="Arial" w:eastAsiaTheme="minorEastAsia" w:hAnsi="Arial" w:cs="Arial"/>
          <w:sz w:val="22"/>
          <w:szCs w:val="22"/>
          <w:lang w:eastAsia="zh-CN"/>
        </w:rPr>
        <w:t xml:space="preserve">used </w:t>
      </w:r>
      <w:r w:rsidRPr="00CF7E03">
        <w:rPr>
          <w:rFonts w:ascii="Arial" w:eastAsiaTheme="minorEastAsia" w:hAnsi="Arial" w:cs="Arial"/>
          <w:sz w:val="22"/>
          <w:szCs w:val="22"/>
          <w:lang w:eastAsia="zh-CN"/>
        </w:rPr>
        <w:t>for</w:t>
      </w:r>
      <w:r w:rsidR="00451036" w:rsidRPr="00CF7E03">
        <w:rPr>
          <w:rFonts w:ascii="Arial" w:eastAsiaTheme="minorEastAsia" w:hAnsi="Arial" w:cs="Arial"/>
          <w:sz w:val="22"/>
          <w:szCs w:val="22"/>
          <w:lang w:eastAsia="zh-CN"/>
        </w:rPr>
        <w:t xml:space="preserve"> </w:t>
      </w:r>
      <w:r w:rsidR="00C27419" w:rsidRPr="00CF7E03">
        <w:rPr>
          <w:rFonts w:ascii="Arial" w:eastAsiaTheme="minorEastAsia" w:hAnsi="Arial" w:cs="Arial"/>
          <w:sz w:val="22"/>
          <w:szCs w:val="22"/>
          <w:lang w:eastAsia="zh-CN"/>
        </w:rPr>
        <w:t>CH</w:t>
      </w:r>
      <w:r w:rsidR="00C27419" w:rsidRPr="00CF7E03">
        <w:rPr>
          <w:rFonts w:ascii="Arial" w:eastAsiaTheme="minorEastAsia" w:hAnsi="Arial" w:cs="Arial"/>
          <w:sz w:val="22"/>
          <w:szCs w:val="22"/>
          <w:vertAlign w:val="subscript"/>
          <w:lang w:eastAsia="zh-CN"/>
        </w:rPr>
        <w:t>4</w:t>
      </w:r>
      <w:r w:rsidR="00D83411">
        <w:rPr>
          <w:rFonts w:ascii="Arial" w:eastAsiaTheme="minorEastAsia" w:hAnsi="Arial" w:cs="Arial" w:hint="eastAsia"/>
          <w:sz w:val="22"/>
          <w:szCs w:val="22"/>
          <w:lang w:eastAsia="zh-CN"/>
        </w:rPr>
        <w:t xml:space="preserve"> </w:t>
      </w:r>
      <w:r w:rsidR="00D83411" w:rsidRPr="00CF7E03">
        <w:rPr>
          <w:rFonts w:ascii="Arial" w:eastAsiaTheme="minorEastAsia" w:hAnsi="Arial" w:cs="Arial"/>
          <w:sz w:val="22"/>
          <w:szCs w:val="22"/>
          <w:lang w:eastAsia="zh-CN"/>
        </w:rPr>
        <w:t>(</w:t>
      </w:r>
      <w:r w:rsidR="00D83411" w:rsidRPr="00CF7E03">
        <w:rPr>
          <w:rFonts w:ascii="Arial" w:eastAsiaTheme="minorEastAsia" w:hAnsi="Arial" w:cs="Arial"/>
          <w:b/>
          <w:bCs/>
          <w:sz w:val="22"/>
          <w:szCs w:val="22"/>
          <w:lang w:eastAsia="zh-CN"/>
        </w:rPr>
        <w:t>Fig. </w:t>
      </w:r>
      <w:del w:id="921" w:author="Nabera  Abhinandan" w:date="2024-08-15T20:05:00Z">
        <w:r w:rsidR="00D83411" w:rsidDel="00307CBF">
          <w:rPr>
            <w:rFonts w:ascii="Arial" w:eastAsiaTheme="minorEastAsia" w:hAnsi="Arial" w:cs="Arial" w:hint="eastAsia"/>
            <w:b/>
            <w:bCs/>
            <w:sz w:val="22"/>
            <w:szCs w:val="22"/>
            <w:lang w:eastAsia="zh-CN"/>
          </w:rPr>
          <w:delText>6b</w:delText>
        </w:r>
      </w:del>
      <w:ins w:id="922" w:author="Nabera  Abhinandan" w:date="2024-08-15T20:05:00Z">
        <w:r w:rsidR="00307CBF">
          <w:rPr>
            <w:rFonts w:ascii="Arial" w:eastAsiaTheme="minorEastAsia" w:hAnsi="Arial" w:cs="Arial" w:hint="eastAsia"/>
            <w:b/>
            <w:bCs/>
            <w:sz w:val="22"/>
            <w:szCs w:val="22"/>
            <w:lang w:eastAsia="zh-CN"/>
          </w:rPr>
          <w:t>6</w:t>
        </w:r>
        <w:r w:rsidR="00307CBF">
          <w:rPr>
            <w:rFonts w:ascii="Arial" w:eastAsiaTheme="minorEastAsia" w:hAnsi="Arial" w:cs="Arial"/>
            <w:b/>
            <w:bCs/>
            <w:sz w:val="22"/>
            <w:szCs w:val="22"/>
            <w:lang w:eastAsia="zh-CN"/>
          </w:rPr>
          <w:t>d</w:t>
        </w:r>
      </w:ins>
      <w:r w:rsidR="00D83411"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t>.</w:t>
      </w:r>
      <w:r w:rsidR="00BA3524" w:rsidRPr="00BA3524">
        <w:rPr>
          <w:rFonts w:ascii="Arial" w:hAnsi="Arial" w:cs="Arial"/>
          <w:sz w:val="22"/>
          <w:vertAlign w:val="superscript"/>
        </w:rPr>
        <w:t>31</w:t>
      </w:r>
      <w:del w:id="923" w:author="Zhang  Zihao" w:date="2024-08-16T15:10:00Z" w16du:dateUtc="2024-08-16T13:10:00Z">
        <w:r w:rsidR="00451036" w:rsidRPr="00CF7E03" w:rsidDel="00780D6F">
          <w:rPr>
            <w:rFonts w:ascii="Arial" w:eastAsiaTheme="minorEastAsia" w:hAnsi="Arial" w:cs="Arial"/>
            <w:sz w:val="22"/>
            <w:szCs w:val="22"/>
            <w:lang w:eastAsia="zh-CN"/>
          </w:rPr>
          <w:delText xml:space="preserve"> </w:delText>
        </w:r>
        <w:r w:rsidR="006D1717" w:rsidRPr="00CF7E03" w:rsidDel="00780D6F">
          <w:rPr>
            <w:rFonts w:ascii="Arial" w:eastAsiaTheme="minorEastAsia" w:hAnsi="Arial" w:cs="Arial"/>
            <w:sz w:val="22"/>
            <w:szCs w:val="22"/>
            <w:lang w:eastAsia="zh-CN"/>
          </w:rPr>
          <w:delText xml:space="preserve">Therefore, </w:delText>
        </w:r>
        <w:r w:rsidR="00D4370B" w:rsidRPr="00CF7E03" w:rsidDel="00780D6F">
          <w:rPr>
            <w:rFonts w:ascii="Arial" w:eastAsiaTheme="minorEastAsia" w:hAnsi="Arial" w:cs="Arial"/>
            <w:sz w:val="22"/>
            <w:szCs w:val="22"/>
            <w:lang w:eastAsia="zh-CN"/>
          </w:rPr>
          <w:delText>biomethane</w:delText>
        </w:r>
        <w:r w:rsidR="00A71D78" w:rsidRPr="00CF7E03" w:rsidDel="00780D6F">
          <w:rPr>
            <w:rFonts w:ascii="Arial" w:eastAsiaTheme="minorEastAsia" w:hAnsi="Arial" w:cs="Arial"/>
            <w:sz w:val="22"/>
            <w:szCs w:val="22"/>
            <w:lang w:eastAsia="zh-CN"/>
          </w:rPr>
          <w:delText xml:space="preserve"> </w:delText>
        </w:r>
        <w:r w:rsidR="00CD5450" w:rsidRPr="00CF7E03" w:rsidDel="00780D6F">
          <w:rPr>
            <w:rFonts w:ascii="Arial" w:eastAsiaTheme="minorEastAsia" w:hAnsi="Arial" w:cs="Arial"/>
            <w:sz w:val="22"/>
            <w:szCs w:val="22"/>
            <w:lang w:eastAsia="zh-CN"/>
          </w:rPr>
          <w:delText xml:space="preserve">is a potential </w:delText>
        </w:r>
        <w:r w:rsidR="006D1717" w:rsidRPr="00CF7E03" w:rsidDel="00780D6F">
          <w:rPr>
            <w:rFonts w:ascii="Arial" w:eastAsiaTheme="minorEastAsia" w:hAnsi="Arial" w:cs="Arial"/>
            <w:sz w:val="22"/>
            <w:szCs w:val="22"/>
            <w:lang w:eastAsia="zh-CN"/>
          </w:rPr>
          <w:delText>sustainable carbon resource alternative to natural gas.</w:delText>
        </w:r>
      </w:del>
    </w:p>
    <w:p w14:paraId="12A3B266" w14:textId="23408DDE" w:rsidR="00F229E7" w:rsidRDefault="001559BA" w:rsidP="00495801">
      <w:pPr>
        <w:pStyle w:val="ListParagraph"/>
        <w:spacing w:line="360" w:lineRule="auto"/>
        <w:ind w:left="0" w:firstLine="504"/>
        <w:jc w:val="both"/>
        <w:rPr>
          <w:ins w:id="924" w:author="Zhang  Zihao" w:date="2024-08-16T14:07:00Z" w16du:dateUtc="2024-08-16T12:07:00Z"/>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Moreover, </w:t>
      </w:r>
      <w:del w:id="925" w:author="Nabera  Abhinandan" w:date="2024-08-15T20:49:00Z">
        <w:r w:rsidRPr="00CF7E03" w:rsidDel="00E00F94">
          <w:rPr>
            <w:rFonts w:ascii="Arial" w:eastAsiaTheme="minorEastAsia" w:hAnsi="Arial" w:cs="Arial"/>
            <w:sz w:val="22"/>
            <w:szCs w:val="22"/>
            <w:lang w:eastAsia="zh-CN"/>
          </w:rPr>
          <w:delText xml:space="preserve">the </w:delText>
        </w:r>
      </w:del>
      <w:r w:rsidR="007300FE" w:rsidRPr="00CF7E03">
        <w:rPr>
          <w:rFonts w:ascii="Arial" w:eastAsiaTheme="minorEastAsia" w:hAnsi="Arial" w:cs="Arial"/>
          <w:sz w:val="22"/>
          <w:szCs w:val="22"/>
          <w:lang w:eastAsia="zh-CN"/>
        </w:rPr>
        <w:t>CO</w:t>
      </w:r>
      <w:r w:rsidR="007300FE" w:rsidRPr="00CF7E03">
        <w:rPr>
          <w:rFonts w:ascii="Arial" w:eastAsiaTheme="minorEastAsia" w:hAnsi="Arial" w:cs="Arial"/>
          <w:sz w:val="22"/>
          <w:szCs w:val="22"/>
          <w:vertAlign w:val="subscript"/>
          <w:lang w:eastAsia="zh-CN"/>
        </w:rPr>
        <w:t>2</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in biogas</w:t>
      </w:r>
      <w:r w:rsidR="00D85754">
        <w:rPr>
          <w:rFonts w:ascii="Arial" w:eastAsiaTheme="minorEastAsia" w:hAnsi="Arial" w:cs="Arial" w:hint="eastAsia"/>
          <w:sz w:val="22"/>
          <w:szCs w:val="22"/>
          <w:lang w:eastAsia="zh-CN"/>
        </w:rPr>
        <w:t xml:space="preserve"> or directly in </w:t>
      </w:r>
      <w:ins w:id="926" w:author="Nabera  Abhinandan" w:date="2024-08-15T20:49:00Z">
        <w:r w:rsidR="005B3080">
          <w:rPr>
            <w:rFonts w:ascii="Arial" w:eastAsiaTheme="minorEastAsia" w:hAnsi="Arial" w:cs="Arial"/>
            <w:sz w:val="22"/>
            <w:szCs w:val="22"/>
            <w:lang w:eastAsia="zh-CN"/>
          </w:rPr>
          <w:t xml:space="preserve">the </w:t>
        </w:r>
      </w:ins>
      <w:r w:rsidR="00D85754">
        <w:rPr>
          <w:rFonts w:ascii="Arial" w:eastAsiaTheme="minorEastAsia" w:hAnsi="Arial" w:cs="Arial" w:hint="eastAsia"/>
          <w:sz w:val="22"/>
          <w:szCs w:val="22"/>
          <w:lang w:eastAsia="zh-CN"/>
        </w:rPr>
        <w:t>air</w:t>
      </w:r>
      <w:r w:rsidR="00262290" w:rsidRPr="00CF7E03">
        <w:rPr>
          <w:rFonts w:ascii="Arial" w:eastAsiaTheme="minorEastAsia" w:hAnsi="Arial" w:cs="Arial"/>
          <w:sz w:val="22"/>
          <w:szCs w:val="22"/>
          <w:lang w:eastAsia="zh-CN"/>
        </w:rPr>
        <w:t xml:space="preserve"> can be </w:t>
      </w:r>
      <w:r w:rsidR="00D075EB" w:rsidRPr="00CF7E03">
        <w:rPr>
          <w:rFonts w:ascii="Arial" w:eastAsiaTheme="minorEastAsia" w:hAnsi="Arial" w:cs="Arial"/>
          <w:sz w:val="22"/>
          <w:szCs w:val="22"/>
          <w:lang w:eastAsia="zh-CN"/>
        </w:rPr>
        <w:t>integrated in</w:t>
      </w:r>
      <w:r w:rsidR="00262290" w:rsidRPr="00CF7E03">
        <w:rPr>
          <w:rFonts w:ascii="Arial" w:eastAsiaTheme="minorEastAsia" w:hAnsi="Arial" w:cs="Arial"/>
          <w:sz w:val="22"/>
          <w:szCs w:val="22"/>
          <w:lang w:eastAsia="zh-CN"/>
        </w:rPr>
        <w:t>to the</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production process </w:t>
      </w:r>
      <w:r w:rsidR="00262290" w:rsidRPr="00583C2C">
        <w:rPr>
          <w:rFonts w:ascii="Arial" w:eastAsiaTheme="minorEastAsia" w:hAnsi="Arial" w:cs="Arial"/>
          <w:i/>
          <w:iCs/>
          <w:sz w:val="22"/>
          <w:szCs w:val="22"/>
          <w:lang w:eastAsia="zh-CN"/>
        </w:rPr>
        <w:t>via</w:t>
      </w:r>
      <w:r w:rsidR="00262290" w:rsidRPr="00CF7E03">
        <w:rPr>
          <w:rFonts w:ascii="Arial" w:eastAsiaTheme="minorEastAsia" w:hAnsi="Arial" w:cs="Arial"/>
          <w:sz w:val="22"/>
          <w:szCs w:val="22"/>
          <w:lang w:eastAsia="zh-CN"/>
        </w:rPr>
        <w:t xml:space="preserve">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CO or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cycles. </w:t>
      </w:r>
      <w:r w:rsidR="0021187F" w:rsidRPr="00CF7E03">
        <w:rPr>
          <w:rFonts w:ascii="Arial" w:eastAsiaTheme="minorEastAsia" w:hAnsi="Arial" w:cs="Arial"/>
          <w:sz w:val="22"/>
          <w:szCs w:val="22"/>
          <w:lang w:eastAsia="zh-CN"/>
        </w:rPr>
        <w:t>A sustainable route for 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production</w:t>
      </w:r>
      <w:r w:rsidR="00D075EB"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w:t>
      </w:r>
      <w:r w:rsidR="00D075EB" w:rsidRPr="00CF7E03">
        <w:rPr>
          <w:rFonts w:ascii="Arial" w:eastAsiaTheme="minorEastAsia" w:hAnsi="Arial" w:cs="Arial"/>
          <w:sz w:val="22"/>
          <w:szCs w:val="22"/>
          <w:lang w:eastAsia="zh-CN"/>
        </w:rPr>
        <w:t>coupled</w:t>
      </w:r>
      <w:r w:rsidR="0021187F" w:rsidRPr="00CF7E03">
        <w:rPr>
          <w:rFonts w:ascii="Arial" w:eastAsiaTheme="minorEastAsia" w:hAnsi="Arial" w:cs="Arial"/>
          <w:sz w:val="22"/>
          <w:szCs w:val="22"/>
          <w:lang w:eastAsia="zh-CN"/>
        </w:rPr>
        <w:t xml:space="preserve"> with CO</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capture and conversion to CO</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w:t>
      </w:r>
      <w:r w:rsidR="009315B5"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based on </w:t>
      </w:r>
      <w:r w:rsidR="009315B5"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B8738A">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w:t>
      </w:r>
      <w:r w:rsidR="0021187F" w:rsidRPr="00CF7E03">
        <w:rPr>
          <w:rFonts w:ascii="Arial" w:eastAsiaTheme="minorEastAsia" w:hAnsi="Arial" w:cs="Arial"/>
          <w:sz w:val="22"/>
          <w:szCs w:val="22"/>
          <w:vertAlign w:val="subscript"/>
          <w:lang w:eastAsia="zh-CN"/>
        </w:rPr>
        <w:t>2</w:t>
      </w:r>
      <w:r w:rsidR="00B8738A" w:rsidRPr="00800D8E">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Ba(OH)</w:t>
      </w:r>
      <w:r w:rsidR="0021187F" w:rsidRPr="00CF7E03">
        <w:rPr>
          <w:rFonts w:ascii="Arial" w:eastAsiaTheme="minorEastAsia" w:hAnsi="Arial" w:cs="Arial"/>
          <w:sz w:val="22"/>
          <w:szCs w:val="22"/>
          <w:vertAlign w:val="subscript"/>
          <w:lang w:eastAsia="zh-CN"/>
        </w:rPr>
        <w:t>2</w:t>
      </w:r>
      <w:r w:rsidR="00591194">
        <w:rPr>
          <w:rFonts w:ascii="Arial" w:eastAsiaTheme="minorEastAsia" w:hAnsi="Arial" w:cs="Arial"/>
          <w:sz w:val="22"/>
          <w:szCs w:val="22"/>
          <w:lang w:eastAsia="zh-CN"/>
        </w:rPr>
        <w:noBreakHyphen/>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cycle</w:t>
      </w:r>
      <w:r w:rsidR="009315B5" w:rsidRPr="00CF7E03">
        <w:rPr>
          <w:rFonts w:ascii="Arial" w:eastAsiaTheme="minorEastAsia" w:hAnsi="Arial" w:cs="Arial"/>
          <w:sz w:val="22"/>
          <w:szCs w:val="22"/>
          <w:lang w:eastAsia="zh-CN"/>
        </w:rPr>
        <w:t xml:space="preserve">, has been reported </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b/>
          <w:bCs/>
          <w:sz w:val="22"/>
          <w:szCs w:val="22"/>
          <w:lang w:eastAsia="zh-CN"/>
        </w:rPr>
        <w:t>Fig</w:t>
      </w:r>
      <w:r w:rsidR="00887398" w:rsidRPr="00CF7E03">
        <w:rPr>
          <w:rFonts w:ascii="Arial" w:eastAsiaTheme="minorEastAsia" w:hAnsi="Arial" w:cs="Arial"/>
          <w:b/>
          <w:bCs/>
          <w:sz w:val="22"/>
          <w:szCs w:val="22"/>
          <w:lang w:eastAsia="zh-CN"/>
        </w:rPr>
        <w:t>. </w:t>
      </w:r>
      <w:del w:id="927" w:author="Nabera  Abhinandan" w:date="2024-08-15T20:05:00Z">
        <w:r w:rsidR="0021187F" w:rsidRPr="00CF7E03" w:rsidDel="00307CBF">
          <w:rPr>
            <w:rFonts w:ascii="Arial" w:eastAsiaTheme="minorEastAsia" w:hAnsi="Arial" w:cs="Arial"/>
            <w:b/>
            <w:bCs/>
            <w:sz w:val="22"/>
            <w:szCs w:val="22"/>
            <w:lang w:eastAsia="zh-CN"/>
          </w:rPr>
          <w:delText>6c</w:delText>
        </w:r>
      </w:del>
      <w:ins w:id="928" w:author="Nabera  Abhinandan" w:date="2024-08-15T20:05:00Z">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e</w:t>
        </w:r>
      </w:ins>
      <w:r w:rsidR="0021187F" w:rsidRPr="00CF7E03">
        <w:rPr>
          <w:rFonts w:ascii="Arial" w:eastAsiaTheme="minorEastAsia" w:hAnsi="Arial" w:cs="Arial"/>
          <w:sz w:val="22"/>
          <w:szCs w:val="22"/>
          <w:lang w:eastAsia="zh-CN"/>
        </w:rPr>
        <w:t>).</w:t>
      </w:r>
      <w:r w:rsidR="00BA3524" w:rsidRPr="00BA3524">
        <w:rPr>
          <w:rFonts w:ascii="Arial" w:hAnsi="Arial" w:cs="Arial"/>
          <w:sz w:val="22"/>
          <w:vertAlign w:val="superscript"/>
        </w:rPr>
        <w:t>49</w:t>
      </w:r>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 xml:space="preserve">Unlike </w:t>
      </w:r>
      <w:r w:rsidR="008529AB"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CaC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route, </w:t>
      </w:r>
      <w:r w:rsidR="009315B5" w:rsidRPr="00CF7E03">
        <w:rPr>
          <w:rFonts w:ascii="Arial" w:eastAsiaTheme="minorEastAsia" w:hAnsi="Arial" w:cs="Arial"/>
          <w:sz w:val="22"/>
          <w:szCs w:val="22"/>
          <w:lang w:eastAsia="zh-CN"/>
        </w:rPr>
        <w:t>where</w:t>
      </w:r>
      <w:r w:rsidR="0021187F" w:rsidRPr="00CF7E03">
        <w:rPr>
          <w:rFonts w:ascii="Arial" w:eastAsiaTheme="minorEastAsia" w:hAnsi="Arial" w:cs="Arial"/>
          <w:sz w:val="22"/>
          <w:szCs w:val="22"/>
          <w:lang w:eastAsia="zh-CN"/>
        </w:rPr>
        <w:t xml:space="preserve"> </w:t>
      </w:r>
      <w:proofErr w:type="spellStart"/>
      <w:r w:rsidR="0021187F" w:rsidRPr="00CF7E03">
        <w:rPr>
          <w:rFonts w:ascii="Arial" w:eastAsiaTheme="minorEastAsia" w:hAnsi="Arial" w:cs="Arial"/>
          <w:sz w:val="22"/>
          <w:szCs w:val="22"/>
          <w:lang w:eastAsia="zh-CN"/>
        </w:rPr>
        <w:t>CaO</w:t>
      </w:r>
      <w:proofErr w:type="spellEnd"/>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is</w:t>
      </w:r>
      <w:r w:rsidR="0021187F" w:rsidRPr="00CF7E03">
        <w:rPr>
          <w:rFonts w:ascii="Arial" w:eastAsiaTheme="minorEastAsia" w:hAnsi="Arial" w:cs="Arial"/>
          <w:sz w:val="22"/>
          <w:szCs w:val="22"/>
          <w:lang w:eastAsia="zh-CN"/>
        </w:rPr>
        <w:t xml:space="preserve"> obtained from</w:t>
      </w:r>
      <w:r w:rsidR="009315B5" w:rsidRPr="00CF7E03">
        <w:rPr>
          <w:rFonts w:ascii="Arial" w:eastAsiaTheme="minorEastAsia" w:hAnsi="Arial" w:cs="Arial"/>
          <w:sz w:val="22"/>
          <w:szCs w:val="22"/>
          <w:lang w:eastAsia="zh-CN"/>
        </w:rPr>
        <w:t xml:space="preserve"> CaCO</w:t>
      </w:r>
      <w:r w:rsidR="009315B5"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decomposition </w:t>
      </w:r>
      <w:r w:rsidR="002F1428">
        <w:rPr>
          <w:rFonts w:ascii="Arial" w:eastAsiaTheme="minorEastAsia" w:hAnsi="Arial" w:cs="Arial"/>
          <w:sz w:val="22"/>
          <w:szCs w:val="22"/>
          <w:lang w:eastAsia="zh-CN"/>
        </w:rPr>
        <w:t>leading to</w:t>
      </w:r>
      <w:r w:rsidR="000556A9" w:rsidRPr="00CF7E03">
        <w:rPr>
          <w:rFonts w:ascii="Arial" w:eastAsiaTheme="minorEastAsia" w:hAnsi="Arial" w:cs="Arial"/>
          <w:sz w:val="22"/>
          <w:szCs w:val="22"/>
          <w:lang w:eastAsia="zh-CN"/>
        </w:rPr>
        <w:t xml:space="preserve"> CO</w:t>
      </w:r>
      <w:r w:rsidR="000556A9"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 xml:space="preserve"> emission</w:t>
      </w:r>
      <w:r w:rsidR="002C740A" w:rsidRPr="00CF7E03">
        <w:rPr>
          <w:rFonts w:ascii="Arial" w:eastAsiaTheme="minorEastAsia" w:hAnsi="Arial" w:cs="Arial"/>
          <w:sz w:val="22"/>
          <w:szCs w:val="22"/>
          <w:lang w:eastAsia="zh-CN"/>
        </w:rPr>
        <w:t>s</w:t>
      </w:r>
      <w:r w:rsidR="0021187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the CO</w:t>
      </w:r>
      <w:r w:rsidR="008529AB" w:rsidRPr="00CF7E03">
        <w:rPr>
          <w:rFonts w:ascii="Arial" w:eastAsiaTheme="minorEastAsia" w:hAnsi="Arial" w:cs="Arial"/>
          <w:sz w:val="22"/>
          <w:szCs w:val="22"/>
          <w:vertAlign w:val="subscript"/>
          <w:lang w:eastAsia="zh-CN"/>
        </w:rPr>
        <w:t>2</w:t>
      </w:r>
      <w:r w:rsidR="005C21EC">
        <w:rPr>
          <w:rFonts w:ascii="Arial" w:eastAsiaTheme="minorEastAsia" w:hAnsi="Arial" w:cs="Arial"/>
          <w:sz w:val="22"/>
          <w:szCs w:val="22"/>
          <w:lang w:eastAsia="zh-CN"/>
        </w:rPr>
        <w:noBreakHyphen/>
      </w:r>
      <w:r w:rsidR="008529AB" w:rsidRPr="00CF7E03">
        <w:rPr>
          <w:rFonts w:ascii="Arial" w:eastAsiaTheme="minorEastAsia" w:hAnsi="Arial" w:cs="Arial"/>
          <w:sz w:val="22"/>
          <w:szCs w:val="22"/>
          <w:lang w:eastAsia="zh-CN"/>
        </w:rPr>
        <w:t>CO cycle does not directly emit CO</w:t>
      </w:r>
      <w:r w:rsidR="008529AB"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del w:id="929" w:author="Zhang  Zihao" w:date="2024-08-16T15:12:00Z" w16du:dateUtc="2024-08-16T13:12:00Z">
        <w:r w:rsidR="00924E9F" w:rsidRPr="00CF7E03" w:rsidDel="000A05C3">
          <w:rPr>
            <w:rFonts w:ascii="Arial" w:eastAsiaTheme="minorEastAsia" w:hAnsi="Arial" w:cs="Arial"/>
            <w:sz w:val="22"/>
            <w:szCs w:val="22"/>
            <w:lang w:eastAsia="zh-CN"/>
          </w:rPr>
          <w:delText>If Ca replace</w:delText>
        </w:r>
        <w:r w:rsidR="002C740A" w:rsidRPr="00CF7E03" w:rsidDel="000A05C3">
          <w:rPr>
            <w:rFonts w:ascii="Arial" w:eastAsiaTheme="minorEastAsia" w:hAnsi="Arial" w:cs="Arial"/>
            <w:sz w:val="22"/>
            <w:szCs w:val="22"/>
            <w:lang w:eastAsia="zh-CN"/>
          </w:rPr>
          <w:delText>s</w:delText>
        </w:r>
        <w:r w:rsidR="00924E9F" w:rsidRPr="00CF7E03" w:rsidDel="000A05C3">
          <w:rPr>
            <w:rFonts w:ascii="Arial" w:eastAsiaTheme="minorEastAsia" w:hAnsi="Arial" w:cs="Arial"/>
            <w:sz w:val="22"/>
            <w:szCs w:val="22"/>
            <w:lang w:eastAsia="zh-CN"/>
          </w:rPr>
          <w:delText xml:space="preserve"> Ba in </w:delText>
        </w:r>
        <w:r w:rsidR="002C740A" w:rsidRPr="00CF7E03" w:rsidDel="000A05C3">
          <w:rPr>
            <w:rFonts w:ascii="Arial" w:eastAsiaTheme="minorEastAsia" w:hAnsi="Arial" w:cs="Arial"/>
            <w:sz w:val="22"/>
            <w:szCs w:val="22"/>
            <w:lang w:eastAsia="zh-CN"/>
          </w:rPr>
          <w:delText>this</w:delText>
        </w:r>
        <w:r w:rsidR="00924E9F" w:rsidRPr="00CF7E03" w:rsidDel="000A05C3">
          <w:rPr>
            <w:rFonts w:ascii="Arial" w:eastAsiaTheme="minorEastAsia" w:hAnsi="Arial" w:cs="Arial"/>
            <w:sz w:val="22"/>
            <w:szCs w:val="22"/>
            <w:lang w:eastAsia="zh-CN"/>
          </w:rPr>
          <w:delText xml:space="preserve"> cycle, </w:delText>
        </w:r>
        <w:r w:rsidR="00810A49" w:rsidRPr="00CF7E03" w:rsidDel="000A05C3">
          <w:rPr>
            <w:rFonts w:ascii="Arial" w:eastAsiaTheme="minorEastAsia" w:hAnsi="Arial" w:cs="Arial"/>
            <w:sz w:val="22"/>
            <w:szCs w:val="22"/>
            <w:lang w:eastAsia="zh-CN"/>
          </w:rPr>
          <w:delText xml:space="preserve">a large amount of </w:delText>
        </w:r>
        <w:r w:rsidR="00924E9F" w:rsidRPr="00CF7E03" w:rsidDel="000A05C3">
          <w:rPr>
            <w:rFonts w:ascii="Arial" w:eastAsiaTheme="minorEastAsia" w:hAnsi="Arial" w:cs="Arial"/>
            <w:sz w:val="22"/>
            <w:szCs w:val="22"/>
            <w:lang w:eastAsia="zh-CN"/>
          </w:rPr>
          <w:delText>CO</w:delText>
        </w:r>
        <w:r w:rsidR="00924E9F" w:rsidRPr="00CF7E03" w:rsidDel="000A05C3">
          <w:rPr>
            <w:rFonts w:ascii="Arial" w:eastAsiaTheme="minorEastAsia" w:hAnsi="Arial" w:cs="Arial"/>
            <w:sz w:val="22"/>
            <w:szCs w:val="22"/>
            <w:vertAlign w:val="subscript"/>
            <w:lang w:eastAsia="zh-CN"/>
          </w:rPr>
          <w:delText>2</w:delText>
        </w:r>
        <w:r w:rsidR="00924E9F" w:rsidRPr="00CF7E03" w:rsidDel="000A05C3">
          <w:rPr>
            <w:rFonts w:ascii="Arial" w:eastAsiaTheme="minorEastAsia" w:hAnsi="Arial" w:cs="Arial"/>
            <w:sz w:val="22"/>
            <w:szCs w:val="22"/>
            <w:lang w:eastAsia="zh-CN"/>
          </w:rPr>
          <w:delText xml:space="preserve"> </w:delText>
        </w:r>
        <w:r w:rsidR="002C740A" w:rsidRPr="00CF7E03" w:rsidDel="000A05C3">
          <w:rPr>
            <w:rFonts w:ascii="Arial" w:eastAsiaTheme="minorEastAsia" w:hAnsi="Arial" w:cs="Arial"/>
            <w:sz w:val="22"/>
            <w:szCs w:val="22"/>
            <w:lang w:eastAsia="zh-CN"/>
          </w:rPr>
          <w:delText>would</w:delText>
        </w:r>
        <w:r w:rsidR="00810A49" w:rsidRPr="00CF7E03" w:rsidDel="000A05C3">
          <w:rPr>
            <w:rFonts w:ascii="Arial" w:eastAsiaTheme="minorEastAsia" w:hAnsi="Arial" w:cs="Arial"/>
            <w:sz w:val="22"/>
            <w:szCs w:val="22"/>
            <w:lang w:eastAsia="zh-CN"/>
          </w:rPr>
          <w:delText xml:space="preserve"> </w:delText>
        </w:r>
        <w:r w:rsidR="00045F41" w:rsidDel="000A05C3">
          <w:rPr>
            <w:rFonts w:ascii="Arial" w:eastAsiaTheme="minorEastAsia" w:hAnsi="Arial" w:cs="Arial" w:hint="eastAsia"/>
            <w:sz w:val="22"/>
            <w:szCs w:val="22"/>
            <w:lang w:eastAsia="zh-CN"/>
          </w:rPr>
          <w:delText xml:space="preserve">still </w:delText>
        </w:r>
        <w:r w:rsidR="00810A49" w:rsidRPr="00CF7E03" w:rsidDel="000A05C3">
          <w:rPr>
            <w:rFonts w:ascii="Arial" w:eastAsiaTheme="minorEastAsia" w:hAnsi="Arial" w:cs="Arial"/>
            <w:sz w:val="22"/>
            <w:szCs w:val="22"/>
            <w:lang w:eastAsia="zh-CN"/>
          </w:rPr>
          <w:delText xml:space="preserve">be released before reacting with </w:delText>
        </w:r>
        <w:r w:rsidR="0007795D" w:rsidRPr="00CF7E03" w:rsidDel="000A05C3">
          <w:rPr>
            <w:rFonts w:ascii="Arial" w:eastAsiaTheme="minorEastAsia" w:hAnsi="Arial" w:cs="Arial"/>
            <w:sz w:val="22"/>
            <w:szCs w:val="22"/>
            <w:lang w:eastAsia="zh-CN"/>
          </w:rPr>
          <w:delText>carbon</w:delText>
        </w:r>
        <w:r w:rsidR="00810A49" w:rsidRPr="00CF7E03" w:rsidDel="000A05C3">
          <w:rPr>
            <w:rFonts w:ascii="Arial" w:eastAsiaTheme="minorEastAsia" w:hAnsi="Arial" w:cs="Arial"/>
            <w:sz w:val="22"/>
            <w:szCs w:val="22"/>
            <w:lang w:eastAsia="zh-CN"/>
          </w:rPr>
          <w:delText xml:space="preserve"> due to </w:delText>
        </w:r>
      </w:del>
      <w:ins w:id="930" w:author="Nabera  Abhinandan" w:date="2024-08-15T20:49:00Z">
        <w:del w:id="931" w:author="Zhang  Zihao" w:date="2024-08-16T15:12:00Z" w16du:dateUtc="2024-08-16T13:12:00Z">
          <w:r w:rsidR="005B3080" w:rsidDel="000A05C3">
            <w:rPr>
              <w:rFonts w:ascii="Arial" w:eastAsiaTheme="minorEastAsia" w:hAnsi="Arial" w:cs="Arial"/>
              <w:sz w:val="22"/>
              <w:szCs w:val="22"/>
              <w:lang w:eastAsia="zh-CN"/>
            </w:rPr>
            <w:delText xml:space="preserve">the </w:delText>
          </w:r>
        </w:del>
      </w:ins>
      <w:del w:id="932" w:author="Zhang  Zihao" w:date="2024-08-16T15:12:00Z" w16du:dateUtc="2024-08-16T13:12:00Z">
        <w:r w:rsidR="00810A49" w:rsidRPr="00CF7E03" w:rsidDel="000A05C3">
          <w:rPr>
            <w:rFonts w:ascii="Arial" w:eastAsiaTheme="minorEastAsia" w:hAnsi="Arial" w:cs="Arial"/>
            <w:sz w:val="22"/>
            <w:szCs w:val="22"/>
            <w:lang w:eastAsia="zh-CN"/>
          </w:rPr>
          <w:delText>similar thermodynamic reaction temperature</w:delText>
        </w:r>
        <w:r w:rsidR="0007795D" w:rsidRPr="00CF7E03" w:rsidDel="000A05C3">
          <w:rPr>
            <w:rFonts w:ascii="Arial" w:eastAsiaTheme="minorEastAsia" w:hAnsi="Arial" w:cs="Arial"/>
            <w:sz w:val="22"/>
            <w:szCs w:val="22"/>
            <w:lang w:eastAsia="zh-CN"/>
          </w:rPr>
          <w:delText>s</w:delText>
        </w:r>
        <w:r w:rsidR="00810A49" w:rsidRPr="00CF7E03" w:rsidDel="000A05C3">
          <w:rPr>
            <w:rFonts w:ascii="Arial" w:eastAsiaTheme="minorEastAsia" w:hAnsi="Arial" w:cs="Arial"/>
            <w:sz w:val="22"/>
            <w:szCs w:val="22"/>
            <w:lang w:eastAsia="zh-CN"/>
          </w:rPr>
          <w:delText xml:space="preserve"> between CaCO</w:delText>
        </w:r>
        <w:r w:rsidR="00810A49" w:rsidRPr="00CF7E03" w:rsidDel="000A05C3">
          <w:rPr>
            <w:rFonts w:ascii="Arial" w:eastAsiaTheme="minorEastAsia" w:hAnsi="Arial" w:cs="Arial"/>
            <w:sz w:val="22"/>
            <w:szCs w:val="22"/>
            <w:vertAlign w:val="subscript"/>
            <w:lang w:eastAsia="zh-CN"/>
          </w:rPr>
          <w:delText>3</w:delText>
        </w:r>
        <w:r w:rsidR="00810A49" w:rsidRPr="00CF7E03" w:rsidDel="000A05C3">
          <w:rPr>
            <w:rFonts w:ascii="Arial" w:eastAsiaTheme="minorEastAsia" w:hAnsi="Arial" w:cs="Arial"/>
            <w:sz w:val="22"/>
            <w:szCs w:val="22"/>
            <w:lang w:eastAsia="zh-CN"/>
          </w:rPr>
          <w:delText xml:space="preserve"> decomposition and </w:delText>
        </w:r>
        <w:r w:rsidR="0007795D" w:rsidRPr="00CF7E03" w:rsidDel="000A05C3">
          <w:rPr>
            <w:rFonts w:ascii="Arial" w:eastAsiaTheme="minorEastAsia" w:hAnsi="Arial" w:cs="Arial"/>
            <w:sz w:val="22"/>
            <w:szCs w:val="22"/>
            <w:lang w:eastAsia="zh-CN"/>
          </w:rPr>
          <w:delText xml:space="preserve">the </w:delText>
        </w:r>
        <w:r w:rsidR="00810A49" w:rsidRPr="00CF7E03" w:rsidDel="000A05C3">
          <w:rPr>
            <w:rFonts w:ascii="Arial" w:eastAsiaTheme="minorEastAsia" w:hAnsi="Arial" w:cs="Arial"/>
            <w:sz w:val="22"/>
            <w:szCs w:val="22"/>
            <w:lang w:eastAsia="zh-CN"/>
          </w:rPr>
          <w:delText>Boudouard reaction (CO</w:delText>
        </w:r>
        <w:r w:rsidR="00810A49" w:rsidRPr="00CF7E03" w:rsidDel="000A05C3">
          <w:rPr>
            <w:rFonts w:ascii="Arial" w:eastAsiaTheme="minorEastAsia" w:hAnsi="Arial" w:cs="Arial"/>
            <w:sz w:val="22"/>
            <w:szCs w:val="22"/>
            <w:vertAlign w:val="subscript"/>
            <w:lang w:eastAsia="zh-CN"/>
          </w:rPr>
          <w:delText>2</w:delText>
        </w:r>
        <w:r w:rsidR="00810A49" w:rsidRPr="00CF7E03" w:rsidDel="000A05C3">
          <w:rPr>
            <w:rFonts w:ascii="Arial" w:eastAsiaTheme="minorEastAsia" w:hAnsi="Arial" w:cs="Arial"/>
            <w:sz w:val="22"/>
            <w:szCs w:val="22"/>
            <w:lang w:eastAsia="zh-CN"/>
          </w:rPr>
          <w:delText xml:space="preserve"> + C </w:delText>
        </w:r>
        <w:r w:rsidR="00EC2E73" w:rsidRPr="00CF7E03" w:rsidDel="000A05C3">
          <w:rPr>
            <w:rFonts w:ascii="Arial" w:eastAsiaTheme="minorEastAsia" w:hAnsi="Arial" w:cs="Arial"/>
            <w:sz w:val="22"/>
            <w:szCs w:val="22"/>
            <w:lang w:eastAsia="zh-CN"/>
          </w:rPr>
          <w:delText>→</w:delText>
        </w:r>
        <w:r w:rsidR="00810A49" w:rsidRPr="00CF7E03" w:rsidDel="000A05C3">
          <w:rPr>
            <w:rFonts w:ascii="Arial" w:eastAsiaTheme="minorEastAsia" w:hAnsi="Arial" w:cs="Arial"/>
            <w:sz w:val="22"/>
            <w:szCs w:val="22"/>
            <w:lang w:eastAsia="zh-CN"/>
          </w:rPr>
          <w:delText xml:space="preserve"> 2CO).</w:delText>
        </w:r>
        <w:r w:rsidR="00810A49" w:rsidRPr="00CF7E03" w:rsidDel="000A05C3">
          <w:rPr>
            <w:rFonts w:ascii="Arial" w:eastAsiaTheme="minorEastAsia" w:hAnsi="Arial" w:cs="Arial"/>
            <w:sz w:val="22"/>
            <w:szCs w:val="22"/>
            <w:lang w:eastAsia="zh-CN"/>
          </w:rPr>
          <w:fldChar w:fldCharType="begin"/>
        </w:r>
        <w:r w:rsidR="00BA3524" w:rsidDel="000A05C3">
          <w:rPr>
            <w:rFonts w:ascii="Arial" w:eastAsiaTheme="minorEastAsia" w:hAnsi="Arial" w:cs="Arial"/>
            <w:sz w:val="22"/>
            <w:szCs w:val="22"/>
            <w:lang w:eastAsia="zh-CN"/>
          </w:rPr>
          <w:delInstrText xml:space="preserve"> ADDIN ZOTERO_ITEM CSL_CITATION {"citationID":"QBkU8CMD","properties":{"formattedCitation":"\\super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delInstrText>
        </w:r>
        <w:r w:rsidR="00810A49" w:rsidRPr="00CF7E03" w:rsidDel="000A05C3">
          <w:rPr>
            <w:rFonts w:ascii="Arial" w:eastAsiaTheme="minorEastAsia" w:hAnsi="Arial" w:cs="Arial"/>
            <w:sz w:val="22"/>
            <w:szCs w:val="22"/>
            <w:lang w:eastAsia="zh-CN"/>
          </w:rPr>
          <w:fldChar w:fldCharType="separate"/>
        </w:r>
        <w:r w:rsidR="00BA3524" w:rsidRPr="00BA3524" w:rsidDel="000A05C3">
          <w:rPr>
            <w:rFonts w:ascii="Arial" w:hAnsi="Arial" w:cs="Arial"/>
            <w:sz w:val="22"/>
            <w:vertAlign w:val="superscript"/>
          </w:rPr>
          <w:delText>49</w:delText>
        </w:r>
        <w:r w:rsidR="00810A49" w:rsidRPr="00CF7E03" w:rsidDel="000A05C3">
          <w:rPr>
            <w:rFonts w:ascii="Arial" w:eastAsiaTheme="minorEastAsia" w:hAnsi="Arial" w:cs="Arial"/>
            <w:sz w:val="22"/>
            <w:szCs w:val="22"/>
            <w:lang w:eastAsia="zh-CN"/>
          </w:rPr>
          <w:fldChar w:fldCharType="end"/>
        </w:r>
        <w:r w:rsidR="00924E9F" w:rsidRPr="00CF7E03" w:rsidDel="000A05C3">
          <w:rPr>
            <w:rFonts w:ascii="Arial" w:eastAsiaTheme="minorEastAsia" w:hAnsi="Arial" w:cs="Arial"/>
            <w:sz w:val="22"/>
            <w:szCs w:val="22"/>
            <w:lang w:eastAsia="zh-CN"/>
          </w:rPr>
          <w:delText xml:space="preserve"> </w:delText>
        </w:r>
      </w:del>
      <w:r w:rsidR="0007795D" w:rsidRPr="00CF7E03">
        <w:rPr>
          <w:rFonts w:ascii="Arial" w:eastAsiaTheme="minorEastAsia" w:hAnsi="Arial" w:cs="Arial"/>
          <w:sz w:val="22"/>
          <w:szCs w:val="22"/>
          <w:lang w:eastAsia="zh-CN"/>
        </w:rPr>
        <w:t>Additionally</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BaC</w:t>
      </w:r>
      <w:r w:rsidR="0007795D" w:rsidRPr="00CF7E03">
        <w:rPr>
          <w:rFonts w:ascii="Arial" w:eastAsiaTheme="minorEastAsia" w:hAnsi="Arial" w:cs="Arial"/>
          <w:sz w:val="22"/>
          <w:szCs w:val="22"/>
          <w:vertAlign w:val="subscript"/>
          <w:lang w:eastAsia="zh-CN"/>
        </w:rPr>
        <w:t>2</w:t>
      </w:r>
      <w:r w:rsidR="0007795D"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 xml:space="preserve">synthesis </w:t>
      </w:r>
      <w:r w:rsidR="0007795D" w:rsidRPr="00CF7E03">
        <w:rPr>
          <w:rFonts w:ascii="Arial" w:eastAsiaTheme="minorEastAsia" w:hAnsi="Arial" w:cs="Arial"/>
          <w:sz w:val="22"/>
          <w:szCs w:val="22"/>
          <w:lang w:eastAsia="zh-CN"/>
        </w:rPr>
        <w:t xml:space="preserve">requires lower </w:t>
      </w:r>
      <w:del w:id="933" w:author="Zhang  Zihao" w:date="2024-08-16T15:12:00Z" w16du:dateUtc="2024-08-16T13:12:00Z">
        <w:r w:rsidR="008529AB" w:rsidRPr="00CF7E03" w:rsidDel="002E39CB">
          <w:rPr>
            <w:rFonts w:ascii="Arial" w:eastAsiaTheme="minorEastAsia" w:hAnsi="Arial" w:cs="Arial"/>
            <w:sz w:val="22"/>
            <w:szCs w:val="22"/>
            <w:lang w:eastAsia="zh-CN"/>
          </w:rPr>
          <w:delText>temperature</w:delText>
        </w:r>
        <w:r w:rsidR="0007795D" w:rsidRPr="00CF7E03" w:rsidDel="002E39CB">
          <w:rPr>
            <w:rFonts w:ascii="Arial" w:eastAsiaTheme="minorEastAsia" w:hAnsi="Arial" w:cs="Arial"/>
            <w:sz w:val="22"/>
            <w:szCs w:val="22"/>
            <w:lang w:eastAsia="zh-CN"/>
          </w:rPr>
          <w:delText>s</w:delText>
        </w:r>
      </w:del>
      <w:ins w:id="934" w:author="Zhang  Zihao" w:date="2024-08-16T15:12:00Z" w16du:dateUtc="2024-08-16T13:12:00Z">
        <w:r w:rsidR="002E39CB" w:rsidRPr="00CF7E03">
          <w:rPr>
            <w:rFonts w:ascii="Arial" w:eastAsiaTheme="minorEastAsia" w:hAnsi="Arial" w:cs="Arial"/>
            <w:sz w:val="22"/>
            <w:szCs w:val="22"/>
            <w:lang w:eastAsia="zh-CN"/>
          </w:rPr>
          <w:t>temperatures,</w:t>
        </w:r>
      </w:ins>
      <w:r w:rsidR="008529AB" w:rsidRPr="00CF7E03">
        <w:rPr>
          <w:rFonts w:ascii="Arial" w:eastAsiaTheme="minorEastAsia" w:hAnsi="Arial" w:cs="Arial"/>
          <w:sz w:val="22"/>
          <w:szCs w:val="22"/>
          <w:lang w:eastAsia="zh-CN"/>
        </w:rPr>
        <w:t xml:space="preserve"> and less energy input compared to CaC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Notably, the</w:t>
      </w:r>
      <w:r w:rsidR="00924E9F" w:rsidRPr="00CF7E03">
        <w:rPr>
          <w:rFonts w:ascii="Arial" w:eastAsiaTheme="minorEastAsia" w:hAnsi="Arial" w:cs="Arial"/>
          <w:sz w:val="22"/>
          <w:szCs w:val="22"/>
          <w:lang w:eastAsia="zh-CN"/>
        </w:rPr>
        <w:t xml:space="preserve"> carbon </w:t>
      </w:r>
      <w:del w:id="935" w:author="Zhang  Zihao" w:date="2024-08-14T10:38:00Z">
        <w:r w:rsidR="00924E9F" w:rsidRPr="00CF7E03" w:rsidDel="005C4BDA">
          <w:rPr>
            <w:rFonts w:ascii="Arial" w:eastAsiaTheme="minorEastAsia" w:hAnsi="Arial" w:cs="Arial"/>
            <w:sz w:val="22"/>
            <w:szCs w:val="22"/>
            <w:lang w:eastAsia="zh-CN"/>
          </w:rPr>
          <w:delText>source in</w:delText>
        </w:r>
      </w:del>
      <w:ins w:id="936" w:author="Zhang  Zihao" w:date="2024-08-14T10:38:00Z">
        <w:r w:rsidR="005C4BDA">
          <w:rPr>
            <w:rFonts w:ascii="Arial" w:eastAsiaTheme="minorEastAsia" w:hAnsi="Arial" w:cs="Arial" w:hint="eastAsia"/>
            <w:sz w:val="22"/>
            <w:szCs w:val="22"/>
            <w:lang w:eastAsia="zh-CN"/>
          </w:rPr>
          <w:t>from</w:t>
        </w:r>
      </w:ins>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and half of </w:t>
      </w:r>
      <w:r w:rsidR="0007795D" w:rsidRPr="00CF7E03">
        <w:rPr>
          <w:rFonts w:ascii="Arial" w:eastAsiaTheme="minorEastAsia" w:hAnsi="Arial" w:cs="Arial"/>
          <w:sz w:val="22"/>
          <w:szCs w:val="22"/>
          <w:lang w:eastAsia="zh-CN"/>
        </w:rPr>
        <w:t xml:space="preserve">the </w:t>
      </w:r>
      <w:r w:rsidR="008529AB" w:rsidRPr="00CF7E03">
        <w:rPr>
          <w:rFonts w:ascii="Arial" w:eastAsiaTheme="minorEastAsia" w:hAnsi="Arial" w:cs="Arial"/>
          <w:sz w:val="22"/>
          <w:szCs w:val="22"/>
          <w:lang w:eastAsia="zh-CN"/>
        </w:rPr>
        <w:t xml:space="preserve">carbon </w:t>
      </w:r>
      <w:del w:id="937" w:author="Zhang  Zihao" w:date="2024-08-14T10:39:00Z">
        <w:r w:rsidR="008529AB" w:rsidRPr="00CF7E03" w:rsidDel="005C4BDA">
          <w:rPr>
            <w:rFonts w:ascii="Arial" w:eastAsiaTheme="minorEastAsia" w:hAnsi="Arial" w:cs="Arial"/>
            <w:sz w:val="22"/>
            <w:szCs w:val="22"/>
            <w:lang w:eastAsia="zh-CN"/>
          </w:rPr>
          <w:delText>sources</w:delText>
        </w:r>
      </w:del>
      <w:ins w:id="938" w:author="Zhang  Zihao" w:date="2024-08-14T10:39:00Z">
        <w:r w:rsidR="005C4BDA">
          <w:rPr>
            <w:rFonts w:ascii="Arial" w:eastAsiaTheme="minorEastAsia" w:hAnsi="Arial" w:cs="Arial" w:hint="eastAsia"/>
            <w:sz w:val="22"/>
            <w:szCs w:val="22"/>
            <w:lang w:eastAsia="zh-CN"/>
          </w:rPr>
          <w:t>from</w:t>
        </w:r>
      </w:ins>
      <w:r w:rsidR="008529AB" w:rsidRPr="00CF7E03">
        <w:rPr>
          <w:rFonts w:ascii="Arial" w:eastAsiaTheme="minorEastAsia" w:hAnsi="Arial" w:cs="Arial"/>
          <w:sz w:val="22"/>
          <w:szCs w:val="22"/>
          <w:lang w:eastAsia="zh-CN"/>
        </w:rPr>
        <w:t xml:space="preserve"> </w:t>
      </w:r>
      <w:del w:id="939" w:author="Zhang  Zihao" w:date="2024-08-14T10:39:00Z">
        <w:r w:rsidR="0007795D" w:rsidRPr="00CF7E03" w:rsidDel="005C4BDA">
          <w:rPr>
            <w:rFonts w:ascii="Arial" w:eastAsiaTheme="minorEastAsia" w:hAnsi="Arial" w:cs="Arial"/>
            <w:sz w:val="22"/>
            <w:szCs w:val="22"/>
            <w:lang w:eastAsia="zh-CN"/>
          </w:rPr>
          <w:delText>(</w:delText>
        </w:r>
      </w:del>
      <w:r w:rsidR="008529AB" w:rsidRPr="00CF7E03">
        <w:rPr>
          <w:rFonts w:ascii="Arial" w:eastAsiaTheme="minorEastAsia" w:hAnsi="Arial" w:cs="Arial"/>
          <w:sz w:val="22"/>
          <w:szCs w:val="22"/>
          <w:lang w:eastAsia="zh-CN"/>
        </w:rPr>
        <w:t>coal or biochar</w:t>
      </w:r>
      <w:del w:id="940" w:author="Zhang  Zihao" w:date="2024-08-14T10:39:00Z">
        <w:r w:rsidR="0007795D" w:rsidRPr="00CF7E03" w:rsidDel="005C4BDA">
          <w:rPr>
            <w:rFonts w:ascii="Arial" w:eastAsiaTheme="minorEastAsia" w:hAnsi="Arial" w:cs="Arial"/>
            <w:sz w:val="22"/>
            <w:szCs w:val="22"/>
            <w:lang w:eastAsia="zh-CN"/>
          </w:rPr>
          <w:delText>)</w:delText>
        </w:r>
      </w:del>
      <w:r w:rsidR="00924E9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convert</w:t>
      </w:r>
      <w:ins w:id="941" w:author="Nabera  Abhinandan" w:date="2024-08-16T08:45:00Z">
        <w:r w:rsidR="005222E3">
          <w:rPr>
            <w:rFonts w:ascii="Arial" w:eastAsiaTheme="minorEastAsia" w:hAnsi="Arial" w:cs="Arial"/>
            <w:sz w:val="22"/>
            <w:szCs w:val="22"/>
            <w:lang w:eastAsia="zh-CN"/>
          </w:rPr>
          <w:t>s</w:t>
        </w:r>
      </w:ins>
      <w:r w:rsidR="008529AB" w:rsidRPr="00CF7E03">
        <w:rPr>
          <w:rFonts w:ascii="Arial" w:eastAsiaTheme="minorEastAsia" w:hAnsi="Arial" w:cs="Arial"/>
          <w:sz w:val="22"/>
          <w:szCs w:val="22"/>
          <w:lang w:eastAsia="zh-CN"/>
        </w:rPr>
        <w:t xml:space="preserve"> to CO instead of 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H</w:t>
      </w:r>
      <w:r w:rsidR="008529AB"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4642FD">
        <w:rPr>
          <w:rFonts w:ascii="Arial" w:eastAsiaTheme="minorEastAsia" w:hAnsi="Arial" w:cs="Arial" w:hint="eastAsia"/>
          <w:sz w:val="22"/>
          <w:szCs w:val="22"/>
          <w:lang w:eastAsia="zh-CN"/>
        </w:rPr>
        <w:t xml:space="preserve">in the </w:t>
      </w:r>
      <w:r w:rsidR="004642FD" w:rsidRPr="00CF7E03">
        <w:rPr>
          <w:rFonts w:ascii="Arial" w:eastAsiaTheme="minorEastAsia" w:hAnsi="Arial" w:cs="Arial"/>
          <w:sz w:val="22"/>
          <w:szCs w:val="22"/>
          <w:lang w:eastAsia="zh-CN"/>
        </w:rPr>
        <w:t>CO</w:t>
      </w:r>
      <w:r w:rsidR="004642FD" w:rsidRPr="00CF7E03">
        <w:rPr>
          <w:rFonts w:ascii="Arial" w:eastAsiaTheme="minorEastAsia" w:hAnsi="Arial" w:cs="Arial"/>
          <w:sz w:val="22"/>
          <w:szCs w:val="22"/>
          <w:vertAlign w:val="subscript"/>
          <w:lang w:eastAsia="zh-CN"/>
        </w:rPr>
        <w:t>2</w:t>
      </w:r>
      <w:r w:rsidR="004642FD" w:rsidRPr="00CF7E03">
        <w:rPr>
          <w:rFonts w:ascii="Arial" w:eastAsiaTheme="minorEastAsia" w:hAnsi="Arial" w:cs="Arial"/>
          <w:sz w:val="22"/>
          <w:szCs w:val="22"/>
          <w:lang w:eastAsia="zh-CN"/>
        </w:rPr>
        <w:t xml:space="preserve">-CO cycle </w:t>
      </w:r>
      <w:r w:rsidR="0007795D" w:rsidRPr="00CF7E03">
        <w:rPr>
          <w:rFonts w:ascii="Arial" w:eastAsiaTheme="minorEastAsia" w:hAnsi="Arial" w:cs="Arial"/>
          <w:sz w:val="22"/>
          <w:szCs w:val="22"/>
          <w:lang w:eastAsia="zh-CN"/>
        </w:rPr>
        <w:t>(</w:t>
      </w:r>
      <w:r w:rsidR="0007795D"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del w:id="942" w:author="Nabera  Abhinandan" w:date="2024-08-15T20:05:00Z">
        <w:r w:rsidR="0007795D" w:rsidRPr="00CF7E03" w:rsidDel="00307CBF">
          <w:rPr>
            <w:rFonts w:ascii="Arial" w:eastAsiaTheme="minorEastAsia" w:hAnsi="Arial" w:cs="Arial"/>
            <w:b/>
            <w:bCs/>
            <w:sz w:val="22"/>
            <w:szCs w:val="22"/>
            <w:lang w:eastAsia="zh-CN"/>
          </w:rPr>
          <w:delText>6c</w:delText>
        </w:r>
      </w:del>
      <w:ins w:id="943" w:author="Nabera  Abhinandan" w:date="2024-08-15T20:05:00Z">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e</w:t>
        </w:r>
      </w:ins>
      <w:r w:rsidR="0007795D" w:rsidRPr="00CF7E03">
        <w:rPr>
          <w:rFonts w:ascii="Arial" w:eastAsiaTheme="minorEastAsia" w:hAnsi="Arial" w:cs="Arial"/>
          <w:sz w:val="22"/>
          <w:szCs w:val="22"/>
          <w:lang w:eastAsia="zh-CN"/>
        </w:rPr>
        <w:t>)</w:t>
      </w:r>
      <w:ins w:id="944" w:author="Zhang  Zihao" w:date="2024-08-13T20:58:00Z">
        <w:r w:rsidR="00D1219C">
          <w:rPr>
            <w:rFonts w:ascii="Arial" w:eastAsiaTheme="minorEastAsia" w:hAnsi="Arial" w:cs="Arial" w:hint="eastAsia"/>
            <w:sz w:val="22"/>
            <w:szCs w:val="22"/>
            <w:lang w:eastAsia="zh-CN"/>
          </w:rPr>
          <w:t xml:space="preserve">, </w:t>
        </w:r>
      </w:ins>
      <w:ins w:id="945" w:author="Zhang  Zihao" w:date="2024-08-14T10:39:00Z">
        <w:r w:rsidR="005C4BDA">
          <w:rPr>
            <w:rFonts w:ascii="Arial" w:eastAsiaTheme="minorEastAsia" w:hAnsi="Arial" w:cs="Arial" w:hint="eastAsia"/>
            <w:sz w:val="22"/>
            <w:szCs w:val="22"/>
            <w:lang w:eastAsia="zh-CN"/>
          </w:rPr>
          <w:t xml:space="preserve">lowering </w:t>
        </w:r>
      </w:ins>
      <w:ins w:id="946" w:author="Zhang  Zihao" w:date="2024-08-13T20:59:00Z">
        <w:r w:rsidR="00D1219C">
          <w:rPr>
            <w:rFonts w:ascii="Arial" w:eastAsiaTheme="minorEastAsia" w:hAnsi="Arial" w:cs="Arial" w:hint="eastAsia"/>
            <w:sz w:val="22"/>
            <w:szCs w:val="22"/>
            <w:lang w:eastAsia="zh-CN"/>
          </w:rPr>
          <w:t xml:space="preserve">atom economy if CO is not </w:t>
        </w:r>
      </w:ins>
      <w:ins w:id="947" w:author="Zhang  Zihao" w:date="2024-08-14T10:39:00Z">
        <w:r w:rsidR="00C358B5">
          <w:rPr>
            <w:rFonts w:ascii="Arial" w:eastAsiaTheme="minorEastAsia" w:hAnsi="Arial" w:cs="Arial" w:hint="eastAsia"/>
            <w:sz w:val="22"/>
            <w:szCs w:val="22"/>
            <w:lang w:eastAsia="zh-CN"/>
          </w:rPr>
          <w:t>effectively</w:t>
        </w:r>
      </w:ins>
      <w:ins w:id="948" w:author="Zhang  Zihao" w:date="2024-08-13T20:59:00Z">
        <w:r w:rsidR="00D1219C">
          <w:rPr>
            <w:rFonts w:ascii="Arial" w:eastAsiaTheme="minorEastAsia" w:hAnsi="Arial" w:cs="Arial" w:hint="eastAsia"/>
            <w:sz w:val="22"/>
            <w:szCs w:val="22"/>
            <w:lang w:eastAsia="zh-CN"/>
          </w:rPr>
          <w:t xml:space="preserve"> utilized</w:t>
        </w:r>
      </w:ins>
      <w:r w:rsidR="008529AB"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In contrast, the</w:t>
      </w:r>
      <w:ins w:id="949" w:author="Zhang  Zihao" w:date="2024-08-13T20:59:00Z">
        <w:r w:rsidR="003C1211">
          <w:rPr>
            <w:rFonts w:ascii="Arial" w:eastAsiaTheme="minorEastAsia" w:hAnsi="Arial" w:cs="Arial" w:hint="eastAsia"/>
            <w:sz w:val="22"/>
            <w:szCs w:val="22"/>
            <w:lang w:eastAsia="zh-CN"/>
          </w:rPr>
          <w:t xml:space="preserve"> p</w:t>
        </w:r>
      </w:ins>
      <w:ins w:id="950" w:author="Zhang  Zihao" w:date="2024-08-13T21:00:00Z">
        <w:r w:rsidR="003C1211">
          <w:rPr>
            <w:rFonts w:ascii="Arial" w:eastAsiaTheme="minorEastAsia" w:hAnsi="Arial" w:cs="Arial" w:hint="eastAsia"/>
            <w:sz w:val="22"/>
            <w:szCs w:val="22"/>
            <w:lang w:eastAsia="zh-CN"/>
          </w:rPr>
          <w:t>roposed</w:t>
        </w:r>
      </w:ins>
      <w:r w:rsidR="00810A49" w:rsidRPr="00CF7E03">
        <w:rPr>
          <w:rFonts w:ascii="Arial" w:eastAsiaTheme="minorEastAsia" w:hAnsi="Arial" w:cs="Arial"/>
          <w:sz w:val="22"/>
          <w:szCs w:val="22"/>
          <w:lang w:eastAsia="zh-CN"/>
        </w:rPr>
        <w:t xml:space="preserve"> CO</w:t>
      </w:r>
      <w:r w:rsidR="00810A49" w:rsidRPr="00CF7E03">
        <w:rPr>
          <w:rFonts w:ascii="Arial" w:eastAsiaTheme="minorEastAsia" w:hAnsi="Arial" w:cs="Arial"/>
          <w:sz w:val="22"/>
          <w:szCs w:val="22"/>
          <w:vertAlign w:val="subscript"/>
          <w:lang w:eastAsia="zh-CN"/>
        </w:rPr>
        <w:t>2</w:t>
      </w:r>
      <w:r w:rsidR="0067492B" w:rsidRPr="00800D8E">
        <w:rPr>
          <w:rFonts w:ascii="Arial" w:eastAsiaTheme="minorEastAsia" w:hAnsi="Arial" w:cs="Arial"/>
          <w:sz w:val="22"/>
          <w:szCs w:val="22"/>
          <w:lang w:eastAsia="zh-CN"/>
        </w:rPr>
        <w:noBreakHyphen/>
      </w:r>
      <w:r w:rsidR="00810A49" w:rsidRPr="00CF7E03">
        <w:rPr>
          <w:rFonts w:ascii="Arial" w:eastAsiaTheme="minorEastAsia" w:hAnsi="Arial" w:cs="Arial"/>
          <w:sz w:val="22"/>
          <w:szCs w:val="22"/>
          <w:lang w:eastAsia="zh-CN"/>
        </w:rPr>
        <w:t>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 xml:space="preserve">concept </w:t>
      </w:r>
      <w:r w:rsidR="00810A49" w:rsidRPr="00CF7E03">
        <w:rPr>
          <w:rFonts w:ascii="Arial" w:eastAsiaTheme="minorEastAsia" w:hAnsi="Arial" w:cs="Arial"/>
          <w:sz w:val="22"/>
          <w:szCs w:val="22"/>
          <w:lang w:eastAsia="zh-CN"/>
        </w:rPr>
        <w:t xml:space="preserve">cycle directly </w:t>
      </w:r>
      <w:r w:rsidR="0007795D" w:rsidRPr="00CF7E03">
        <w:rPr>
          <w:rFonts w:ascii="Arial" w:eastAsiaTheme="minorEastAsia" w:hAnsi="Arial" w:cs="Arial"/>
          <w:sz w:val="22"/>
          <w:szCs w:val="22"/>
          <w:lang w:eastAsia="zh-CN"/>
        </w:rPr>
        <w:t>transforms CO</w:t>
      </w:r>
      <w:r w:rsidR="0007795D"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into 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ins w:id="951" w:author="Zhang  Zihao" w:date="2024-08-16T15:13:00Z" w16du:dateUtc="2024-08-16T13:13:00Z">
        <w:r w:rsidR="00583C2C" w:rsidRPr="00583C2C">
          <w:rPr>
            <w:rFonts w:ascii="Arial" w:eastAsiaTheme="minorEastAsia" w:hAnsi="Arial" w:cs="Arial"/>
            <w:i/>
            <w:iCs/>
            <w:sz w:val="22"/>
            <w:szCs w:val="22"/>
            <w:lang w:eastAsia="zh-CN"/>
          </w:rPr>
          <w:t>via</w:t>
        </w:r>
        <w:r w:rsidR="00583C2C" w:rsidRPr="00CF7E03">
          <w:rPr>
            <w:rFonts w:ascii="Arial" w:eastAsiaTheme="minorEastAsia" w:hAnsi="Arial" w:cs="Arial"/>
            <w:sz w:val="22"/>
            <w:szCs w:val="22"/>
            <w:lang w:eastAsia="zh-CN"/>
          </w:rPr>
          <w:t xml:space="preserve"> </w:t>
        </w:r>
      </w:ins>
      <w:del w:id="952" w:author="Zhang  Zihao" w:date="2024-08-16T15:13:00Z" w16du:dateUtc="2024-08-16T13:13:00Z">
        <w:r w:rsidR="0007795D" w:rsidRPr="00CF7E03" w:rsidDel="00583C2C">
          <w:rPr>
            <w:rFonts w:ascii="Arial" w:eastAsiaTheme="minorEastAsia" w:hAnsi="Arial" w:cs="Arial"/>
            <w:sz w:val="22"/>
            <w:szCs w:val="22"/>
            <w:lang w:eastAsia="zh-CN"/>
          </w:rPr>
          <w:delText xml:space="preserve">through </w:delText>
        </w:r>
      </w:del>
      <w:r w:rsidR="00810A49" w:rsidRPr="00CF7E03">
        <w:rPr>
          <w:rFonts w:ascii="Arial" w:eastAsiaTheme="minorEastAsia" w:hAnsi="Arial" w:cs="Arial"/>
          <w:sz w:val="22"/>
          <w:szCs w:val="22"/>
          <w:lang w:eastAsia="zh-CN"/>
        </w:rPr>
        <w:t xml:space="preserve">a cyclic electrochemical-assisted </w:t>
      </w:r>
      <w:r w:rsidR="00810A49" w:rsidRPr="00CF7E03">
        <w:rPr>
          <w:rFonts w:ascii="Arial" w:eastAsiaTheme="minorEastAsia" w:hAnsi="Arial" w:cs="Arial"/>
          <w:sz w:val="22"/>
          <w:szCs w:val="22"/>
          <w:lang w:eastAsia="zh-CN"/>
        </w:rPr>
        <w:lastRenderedPageBreak/>
        <w:t>strategy (</w:t>
      </w:r>
      <w:r w:rsidR="00810A49"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del w:id="953" w:author="Nabera  Abhinandan" w:date="2024-08-15T20:05:00Z">
        <w:r w:rsidR="00810A49" w:rsidRPr="00CF7E03" w:rsidDel="00307CBF">
          <w:rPr>
            <w:rFonts w:ascii="Arial" w:eastAsiaTheme="minorEastAsia" w:hAnsi="Arial" w:cs="Arial"/>
            <w:b/>
            <w:bCs/>
            <w:sz w:val="22"/>
            <w:szCs w:val="22"/>
            <w:lang w:eastAsia="zh-CN"/>
          </w:rPr>
          <w:delText>6d</w:delText>
        </w:r>
      </w:del>
      <w:ins w:id="954" w:author="Nabera  Abhinandan" w:date="2024-08-15T20:05:00Z">
        <w:r w:rsidR="00307CBF" w:rsidRPr="00CF7E03">
          <w:rPr>
            <w:rFonts w:ascii="Arial" w:eastAsiaTheme="minorEastAsia" w:hAnsi="Arial" w:cs="Arial"/>
            <w:b/>
            <w:bCs/>
            <w:sz w:val="22"/>
            <w:szCs w:val="22"/>
            <w:lang w:eastAsia="zh-CN"/>
          </w:rPr>
          <w:t>6</w:t>
        </w:r>
        <w:r w:rsidR="00307CBF">
          <w:rPr>
            <w:rFonts w:ascii="Arial" w:eastAsiaTheme="minorEastAsia" w:hAnsi="Arial" w:cs="Arial"/>
            <w:b/>
            <w:bCs/>
            <w:sz w:val="22"/>
            <w:szCs w:val="22"/>
            <w:lang w:eastAsia="zh-CN"/>
          </w:rPr>
          <w:t>f</w:t>
        </w:r>
      </w:ins>
      <w:r w:rsidR="00810A49" w:rsidRPr="00CF7E03">
        <w:rPr>
          <w:rFonts w:ascii="Arial" w:eastAsiaTheme="minorEastAsia" w:hAnsi="Arial" w:cs="Arial"/>
          <w:sz w:val="22"/>
          <w:szCs w:val="22"/>
          <w:lang w:eastAsia="zh-CN"/>
        </w:rPr>
        <w:t>).</w:t>
      </w:r>
      <w:r w:rsidR="00BA3524" w:rsidRPr="00BA3524">
        <w:rPr>
          <w:rFonts w:ascii="Arial" w:hAnsi="Arial" w:cs="Arial"/>
          <w:sz w:val="22"/>
          <w:vertAlign w:val="superscript"/>
        </w:rPr>
        <w:t>57</w:t>
      </w:r>
      <w:r w:rsidR="008C5155" w:rsidRPr="00CF7E03">
        <w:rPr>
          <w:rFonts w:ascii="Arial" w:eastAsiaTheme="minorEastAsia" w:hAnsi="Arial" w:cs="Arial"/>
          <w:sz w:val="22"/>
          <w:szCs w:val="22"/>
          <w:lang w:eastAsia="zh-CN"/>
        </w:rPr>
        <w:t xml:space="preserve"> Th</w:t>
      </w:r>
      <w:r w:rsidR="0007795D" w:rsidRPr="00CF7E03">
        <w:rPr>
          <w:rFonts w:ascii="Arial" w:eastAsiaTheme="minorEastAsia" w:hAnsi="Arial" w:cs="Arial"/>
          <w:sz w:val="22"/>
          <w:szCs w:val="22"/>
          <w:lang w:eastAsia="zh-CN"/>
        </w:rPr>
        <w:t xml:space="preserve">is cycle involves </w:t>
      </w:r>
      <w:r w:rsidR="008C5155" w:rsidRPr="00CF7E03">
        <w:rPr>
          <w:rFonts w:ascii="Arial" w:eastAsiaTheme="minorEastAsia" w:hAnsi="Arial" w:cs="Arial"/>
          <w:sz w:val="22"/>
          <w:szCs w:val="22"/>
          <w:lang w:eastAsia="zh-CN"/>
        </w:rPr>
        <w:t xml:space="preserve">three steps: </w:t>
      </w:r>
      <w:r w:rsidR="007C5B89" w:rsidRPr="00CF7E03">
        <w:rPr>
          <w:rFonts w:ascii="Arial" w:eastAsiaTheme="minorEastAsia" w:hAnsi="Arial" w:cs="Arial"/>
          <w:sz w:val="22"/>
          <w:szCs w:val="22"/>
          <w:lang w:eastAsia="zh-CN"/>
        </w:rPr>
        <w:t>(</w:t>
      </w:r>
      <w:proofErr w:type="spellStart"/>
      <w:r w:rsidR="007C5B89" w:rsidRPr="00CF7E03">
        <w:rPr>
          <w:rFonts w:ascii="Arial" w:eastAsiaTheme="minorEastAsia" w:hAnsi="Arial" w:cs="Arial"/>
          <w:sz w:val="22"/>
          <w:szCs w:val="22"/>
          <w:lang w:eastAsia="zh-CN"/>
        </w:rPr>
        <w:t>i</w:t>
      </w:r>
      <w:proofErr w:type="spellEnd"/>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proofErr w:type="spellStart"/>
      <w:r w:rsidR="008C5155" w:rsidRPr="00CF7E03">
        <w:rPr>
          <w:rFonts w:ascii="Arial" w:eastAsiaTheme="minorEastAsia" w:hAnsi="Arial" w:cs="Arial"/>
          <w:sz w:val="22"/>
          <w:szCs w:val="22"/>
          <w:lang w:eastAsia="zh-CN"/>
        </w:rPr>
        <w:t>LiOH</w:t>
      </w:r>
      <w:proofErr w:type="spellEnd"/>
      <w:r w:rsidR="008C5155" w:rsidRPr="00CF7E03">
        <w:rPr>
          <w:rFonts w:ascii="Arial" w:eastAsiaTheme="minorEastAsia" w:hAnsi="Arial" w:cs="Arial"/>
          <w:sz w:val="22"/>
          <w:szCs w:val="22"/>
          <w:lang w:eastAsia="zh-CN"/>
        </w:rPr>
        <w:t xml:space="preserve"> electrolysis to produce metallic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with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and O</w:t>
      </w:r>
      <w:r w:rsidR="008C5155" w:rsidRPr="00CF7E03">
        <w:rPr>
          <w:rFonts w:ascii="Arial" w:eastAsiaTheme="minorEastAsia" w:hAnsi="Arial" w:cs="Arial"/>
          <w:sz w:val="22"/>
          <w:szCs w:val="22"/>
          <w:vertAlign w:val="subscript"/>
          <w:lang w:eastAsia="zh-CN"/>
        </w:rPr>
        <w:t>2</w:t>
      </w:r>
      <w:del w:id="955" w:author="Zhang  Zihao" w:date="2024-08-16T15:16:00Z" w16du:dateUtc="2024-08-16T13:16:00Z">
        <w:r w:rsidR="008C5155" w:rsidRPr="00CF7E03" w:rsidDel="00B614E4">
          <w:rPr>
            <w:rFonts w:ascii="Arial" w:eastAsiaTheme="minorEastAsia" w:hAnsi="Arial" w:cs="Arial"/>
            <w:sz w:val="22"/>
            <w:szCs w:val="22"/>
            <w:lang w:eastAsia="zh-CN"/>
          </w:rPr>
          <w:delText xml:space="preserve"> as byproducts</w:delText>
        </w:r>
      </w:del>
      <w:r w:rsidR="008C5155" w:rsidRPr="00CF7E03">
        <w:rPr>
          <w:rFonts w:ascii="Arial" w:eastAsiaTheme="minorEastAsia" w:hAnsi="Arial" w:cs="Arial"/>
          <w:sz w:val="22"/>
          <w:szCs w:val="22"/>
          <w:lang w:eastAsia="zh-CN"/>
        </w:rPr>
        <w:t xml:space="preserve">; </w:t>
      </w:r>
      <w:r w:rsidR="007C5B89" w:rsidRPr="00CF7E03">
        <w:rPr>
          <w:rFonts w:ascii="Arial" w:eastAsiaTheme="minorEastAsia" w:hAnsi="Arial" w:cs="Arial"/>
          <w:sz w:val="22"/>
          <w:szCs w:val="22"/>
          <w:lang w:eastAsia="zh-CN"/>
        </w:rPr>
        <w:t>(ii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active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react</w:t>
      </w:r>
      <w:r w:rsidR="0007795D" w:rsidRPr="00CF7E03">
        <w:rPr>
          <w:rFonts w:ascii="Arial" w:eastAsiaTheme="minorEastAsia" w:hAnsi="Arial" w:cs="Arial"/>
          <w:sz w:val="22"/>
          <w:szCs w:val="22"/>
          <w:lang w:eastAsia="zh-CN"/>
        </w:rPr>
        <w:t>ing</w:t>
      </w:r>
      <w:r w:rsidR="008C5155" w:rsidRPr="00CF7E03">
        <w:rPr>
          <w:rFonts w:ascii="Arial" w:eastAsiaTheme="minorEastAsia" w:hAnsi="Arial" w:cs="Arial"/>
          <w:sz w:val="22"/>
          <w:szCs w:val="22"/>
          <w:lang w:eastAsia="zh-CN"/>
        </w:rPr>
        <w:t xml:space="preserve"> with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to form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 xml:space="preserve">2 </w:t>
      </w:r>
      <w:r w:rsidR="008C5155" w:rsidRPr="00CF7E03">
        <w:rPr>
          <w:rFonts w:ascii="Arial" w:eastAsiaTheme="minorEastAsia" w:hAnsi="Arial" w:cs="Arial"/>
          <w:sz w:val="22"/>
          <w:szCs w:val="22"/>
          <w:lang w:eastAsia="zh-CN"/>
        </w:rPr>
        <w:t>with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or LiCO</w:t>
      </w:r>
      <w:r w:rsidR="008C5155" w:rsidRPr="00CF7E03">
        <w:rPr>
          <w:rFonts w:ascii="Arial" w:eastAsiaTheme="minorEastAsia" w:hAnsi="Arial" w:cs="Arial"/>
          <w:sz w:val="22"/>
          <w:szCs w:val="22"/>
          <w:vertAlign w:val="subscript"/>
          <w:lang w:eastAsia="zh-CN"/>
        </w:rPr>
        <w:t>3</w:t>
      </w:r>
      <w:r w:rsidR="008C5155" w:rsidRPr="00CF7E03">
        <w:rPr>
          <w:rFonts w:ascii="Arial" w:eastAsiaTheme="minorEastAsia" w:hAnsi="Arial" w:cs="Arial"/>
          <w:sz w:val="22"/>
          <w:szCs w:val="22"/>
          <w:lang w:eastAsia="zh-CN"/>
        </w:rPr>
        <w:t xml:space="preserve"> as byproducts; </w:t>
      </w:r>
      <w:r w:rsidR="00165BF1" w:rsidRPr="00CF7E03">
        <w:rPr>
          <w:rFonts w:ascii="Arial" w:eastAsiaTheme="minorEastAsia" w:hAnsi="Arial" w:cs="Arial"/>
          <w:sz w:val="22"/>
          <w:szCs w:val="22"/>
          <w:lang w:eastAsia="zh-CN"/>
        </w:rPr>
        <w:t xml:space="preserve">and </w:t>
      </w:r>
      <w:r w:rsidR="007C5B89" w:rsidRPr="00CF7E03">
        <w:rPr>
          <w:rFonts w:ascii="Arial" w:eastAsiaTheme="minorEastAsia" w:hAnsi="Arial" w:cs="Arial"/>
          <w:sz w:val="22"/>
          <w:szCs w:val="22"/>
          <w:lang w:eastAsia="zh-CN"/>
        </w:rPr>
        <w:t>(iii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 xml:space="preserve">hydrolysis of </w:t>
      </w:r>
      <w:r w:rsidR="008C5155" w:rsidRPr="00CF7E03">
        <w:rPr>
          <w:rFonts w:ascii="Arial" w:eastAsiaTheme="minorEastAsia" w:hAnsi="Arial" w:cs="Arial"/>
          <w:sz w:val="22"/>
          <w:szCs w:val="22"/>
          <w:lang w:eastAsia="zh-CN"/>
        </w:rPr>
        <w:t>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t</w:t>
      </w:r>
      <w:r w:rsidR="008C5155" w:rsidRPr="00CF7E03">
        <w:rPr>
          <w:rFonts w:ascii="Arial" w:eastAsiaTheme="minorEastAsia" w:hAnsi="Arial" w:cs="Arial"/>
          <w:sz w:val="22"/>
          <w:szCs w:val="22"/>
          <w:lang w:eastAsia="zh-CN"/>
        </w:rPr>
        <w:t>o form 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and</w:t>
      </w:r>
      <w:r w:rsidR="0007795D" w:rsidRPr="00CF7E03">
        <w:rPr>
          <w:rFonts w:ascii="Arial" w:eastAsiaTheme="minorEastAsia" w:hAnsi="Arial" w:cs="Arial"/>
          <w:sz w:val="22"/>
          <w:szCs w:val="22"/>
          <w:lang w:eastAsia="zh-CN"/>
        </w:rPr>
        <w:t xml:space="preserve"> </w:t>
      </w:r>
      <w:r w:rsidR="009046A9" w:rsidRPr="00CF7E03">
        <w:rPr>
          <w:rFonts w:ascii="Arial" w:eastAsiaTheme="minorEastAsia" w:hAnsi="Arial" w:cs="Arial"/>
          <w:sz w:val="22"/>
          <w:szCs w:val="22"/>
          <w:lang w:eastAsia="zh-CN"/>
        </w:rPr>
        <w:t xml:space="preserve">regenerate </w:t>
      </w:r>
      <w:proofErr w:type="spellStart"/>
      <w:r w:rsidR="008C5155" w:rsidRPr="00CF7E03">
        <w:rPr>
          <w:rFonts w:ascii="Arial" w:eastAsiaTheme="minorEastAsia" w:hAnsi="Arial" w:cs="Arial"/>
          <w:sz w:val="22"/>
          <w:szCs w:val="22"/>
          <w:lang w:eastAsia="zh-CN"/>
        </w:rPr>
        <w:t>LiOH</w:t>
      </w:r>
      <w:proofErr w:type="spellEnd"/>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 xml:space="preserve">This cycle uses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and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O without </w:t>
      </w:r>
      <w:r w:rsidR="00ED7007" w:rsidRPr="00CF7E03">
        <w:rPr>
          <w:rFonts w:ascii="Arial" w:eastAsiaTheme="minorEastAsia" w:hAnsi="Arial" w:cs="Arial"/>
          <w:sz w:val="22"/>
          <w:szCs w:val="22"/>
          <w:lang w:eastAsia="zh-CN"/>
        </w:rPr>
        <w:t>additional carbon input</w:t>
      </w:r>
      <w:r w:rsidR="008C5155" w:rsidRPr="00CF7E03">
        <w:rPr>
          <w:rFonts w:ascii="Arial" w:eastAsiaTheme="minorEastAsia" w:hAnsi="Arial" w:cs="Arial"/>
          <w:sz w:val="22"/>
          <w:szCs w:val="22"/>
          <w:lang w:eastAsia="zh-CN"/>
        </w:rPr>
        <w:t xml:space="preserve">, </w:t>
      </w:r>
      <w:r w:rsidR="00E74D09" w:rsidRPr="00CF7E03">
        <w:rPr>
          <w:rFonts w:ascii="Arial" w:eastAsiaTheme="minorEastAsia" w:hAnsi="Arial" w:cs="Arial"/>
          <w:sz w:val="22"/>
          <w:szCs w:val="22"/>
          <w:lang w:eastAsia="zh-CN"/>
        </w:rPr>
        <w:t xml:space="preserve">presenting </w:t>
      </w:r>
      <w:r w:rsidR="008C5155" w:rsidRPr="00CF7E03">
        <w:rPr>
          <w:rFonts w:ascii="Arial" w:eastAsiaTheme="minorEastAsia" w:hAnsi="Arial" w:cs="Arial"/>
          <w:sz w:val="22"/>
          <w:szCs w:val="22"/>
          <w:lang w:eastAsia="zh-CN"/>
        </w:rPr>
        <w:t>a</w:t>
      </w:r>
      <w:ins w:id="956" w:author="Zhang  Zihao" w:date="2024-08-16T15:14:00Z" w16du:dateUtc="2024-08-16T13:14:00Z">
        <w:r w:rsidR="00787C12">
          <w:rPr>
            <w:rFonts w:ascii="Arial" w:eastAsiaTheme="minorEastAsia" w:hAnsi="Arial" w:cs="Arial" w:hint="eastAsia"/>
            <w:sz w:val="22"/>
            <w:szCs w:val="22"/>
            <w:lang w:eastAsia="zh-CN"/>
          </w:rPr>
          <w:t xml:space="preserve"> </w:t>
        </w:r>
      </w:ins>
      <w:ins w:id="957" w:author="Zhang  Zihao" w:date="2024-08-16T15:15:00Z" w16du:dateUtc="2024-08-16T13:15:00Z">
        <w:r w:rsidR="00015974">
          <w:rPr>
            <w:rFonts w:ascii="Arial" w:eastAsiaTheme="minorEastAsia" w:hAnsi="Arial" w:cs="Arial" w:hint="eastAsia"/>
            <w:sz w:val="22"/>
            <w:szCs w:val="22"/>
            <w:lang w:eastAsia="zh-CN"/>
          </w:rPr>
          <w:t>totally</w:t>
        </w:r>
      </w:ins>
      <w:r w:rsidR="008C5155" w:rsidRPr="00CF7E03">
        <w:rPr>
          <w:rFonts w:ascii="Arial" w:eastAsiaTheme="minorEastAsia" w:hAnsi="Arial" w:cs="Arial"/>
          <w:sz w:val="22"/>
          <w:szCs w:val="22"/>
          <w:lang w:eastAsia="zh-CN"/>
        </w:rPr>
        <w:t xml:space="preserve"> green</w:t>
      </w:r>
      <w:del w:id="958" w:author="Zhang  Zihao" w:date="2024-08-16T15:14:00Z" w16du:dateUtc="2024-08-16T13:14:00Z">
        <w:r w:rsidR="008C5155" w:rsidRPr="00CF7E03" w:rsidDel="00787C12">
          <w:rPr>
            <w:rFonts w:ascii="Arial" w:eastAsiaTheme="minorEastAsia" w:hAnsi="Arial" w:cs="Arial"/>
            <w:sz w:val="22"/>
            <w:szCs w:val="22"/>
            <w:lang w:eastAsia="zh-CN"/>
          </w:rPr>
          <w:delText>er</w:delText>
        </w:r>
      </w:del>
      <w:r w:rsidR="008C5155" w:rsidRPr="00CF7E03">
        <w:rPr>
          <w:rFonts w:ascii="Arial" w:eastAsiaTheme="minorEastAsia" w:hAnsi="Arial" w:cs="Arial"/>
          <w:sz w:val="22"/>
          <w:szCs w:val="22"/>
          <w:lang w:eastAsia="zh-CN"/>
        </w:rPr>
        <w:t xml:space="preserve"> route</w:t>
      </w:r>
      <w:del w:id="959" w:author="Zhang  Zihao" w:date="2024-08-16T15:14:00Z" w16du:dateUtc="2024-08-16T13:14:00Z">
        <w:r w:rsidR="008C5155" w:rsidRPr="00CF7E03" w:rsidDel="00787C12">
          <w:rPr>
            <w:rFonts w:ascii="Arial" w:eastAsiaTheme="minorEastAsia" w:hAnsi="Arial" w:cs="Arial"/>
            <w:sz w:val="22"/>
            <w:szCs w:val="22"/>
            <w:lang w:eastAsia="zh-CN"/>
          </w:rPr>
          <w:delText xml:space="preserve"> than </w:delText>
        </w:r>
        <w:r w:rsidR="00E74D09" w:rsidRPr="00CF7E03" w:rsidDel="00787C12">
          <w:rPr>
            <w:rFonts w:ascii="Arial" w:eastAsiaTheme="minorEastAsia" w:hAnsi="Arial" w:cs="Arial"/>
            <w:sz w:val="22"/>
            <w:szCs w:val="22"/>
            <w:lang w:eastAsia="zh-CN"/>
          </w:rPr>
          <w:delText xml:space="preserve">the </w:delText>
        </w:r>
        <w:r w:rsidR="008C5155" w:rsidRPr="00CF7E03" w:rsidDel="00787C12">
          <w:rPr>
            <w:rFonts w:ascii="Arial" w:eastAsiaTheme="minorEastAsia" w:hAnsi="Arial" w:cs="Arial"/>
            <w:sz w:val="22"/>
            <w:szCs w:val="22"/>
            <w:lang w:eastAsia="zh-CN"/>
          </w:rPr>
          <w:delText>CO</w:delText>
        </w:r>
        <w:r w:rsidR="008C5155" w:rsidRPr="00CF7E03" w:rsidDel="00787C12">
          <w:rPr>
            <w:rFonts w:ascii="Arial" w:eastAsiaTheme="minorEastAsia" w:hAnsi="Arial" w:cs="Arial"/>
            <w:sz w:val="22"/>
            <w:szCs w:val="22"/>
            <w:vertAlign w:val="subscript"/>
            <w:lang w:eastAsia="zh-CN"/>
          </w:rPr>
          <w:delText>2</w:delText>
        </w:r>
        <w:r w:rsidR="00C55102" w:rsidRPr="00800D8E" w:rsidDel="00787C12">
          <w:rPr>
            <w:rFonts w:ascii="Arial" w:eastAsiaTheme="minorEastAsia" w:hAnsi="Arial" w:cs="Arial"/>
            <w:sz w:val="22"/>
            <w:szCs w:val="22"/>
            <w:lang w:eastAsia="zh-CN"/>
          </w:rPr>
          <w:noBreakHyphen/>
        </w:r>
        <w:r w:rsidR="008C5155" w:rsidRPr="00CF7E03" w:rsidDel="00787C12">
          <w:rPr>
            <w:rFonts w:ascii="Arial" w:eastAsiaTheme="minorEastAsia" w:hAnsi="Arial" w:cs="Arial"/>
            <w:sz w:val="22"/>
            <w:szCs w:val="22"/>
            <w:lang w:eastAsia="zh-CN"/>
          </w:rPr>
          <w:delText>CO cycle</w:delText>
        </w:r>
      </w:del>
      <w:r w:rsidR="008C5155" w:rsidRPr="00CF7E03">
        <w:rPr>
          <w:rFonts w:ascii="Arial" w:eastAsiaTheme="minorEastAsia" w:hAnsi="Arial" w:cs="Arial"/>
          <w:sz w:val="22"/>
          <w:szCs w:val="22"/>
          <w:lang w:eastAsia="zh-CN"/>
        </w:rPr>
        <w:t xml:space="preserve">. However, </w:t>
      </w:r>
      <w:r w:rsidR="00716048"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recycling</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of</w:t>
      </w:r>
      <w:r w:rsidR="00E74D09" w:rsidRPr="00CF7E03">
        <w:rPr>
          <w:rFonts w:ascii="Arial" w:eastAsiaTheme="minorEastAsia" w:hAnsi="Arial" w:cs="Arial"/>
          <w:sz w:val="22"/>
          <w:szCs w:val="22"/>
          <w:lang w:eastAsia="zh-CN"/>
        </w:rPr>
        <w:t xml:space="preserve"> Li</w:t>
      </w:r>
      <w:r w:rsidR="00E74D09" w:rsidRPr="00CF7E03">
        <w:rPr>
          <w:rFonts w:ascii="Arial" w:eastAsiaTheme="minorEastAsia" w:hAnsi="Arial" w:cs="Arial"/>
          <w:sz w:val="22"/>
          <w:szCs w:val="22"/>
          <w:vertAlign w:val="subscript"/>
          <w:lang w:eastAsia="zh-CN"/>
        </w:rPr>
        <w:t>2</w:t>
      </w:r>
      <w:r w:rsidR="00E74D09" w:rsidRPr="00CF7E03">
        <w:rPr>
          <w:rFonts w:ascii="Arial" w:eastAsiaTheme="minorEastAsia" w:hAnsi="Arial" w:cs="Arial"/>
          <w:sz w:val="22"/>
          <w:szCs w:val="22"/>
          <w:lang w:eastAsia="zh-CN"/>
        </w:rPr>
        <w:t>O or LiCO</w:t>
      </w:r>
      <w:r w:rsidR="00E74D09" w:rsidRPr="00CF7E03">
        <w:rPr>
          <w:rFonts w:ascii="Arial" w:eastAsiaTheme="minorEastAsia" w:hAnsi="Arial" w:cs="Arial"/>
          <w:sz w:val="22"/>
          <w:szCs w:val="22"/>
          <w:vertAlign w:val="subscript"/>
          <w:lang w:eastAsia="zh-CN"/>
        </w:rPr>
        <w:t>3</w:t>
      </w:r>
      <w:r w:rsidR="00716048"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byproduct</w:t>
      </w:r>
      <w:r w:rsidR="00CB566D" w:rsidRPr="00CF7E03">
        <w:rPr>
          <w:rFonts w:ascii="Arial" w:eastAsiaTheme="minorEastAsia" w:hAnsi="Arial" w:cs="Arial"/>
          <w:sz w:val="22"/>
          <w:szCs w:val="22"/>
          <w:lang w:eastAsia="zh-CN"/>
        </w:rPr>
        <w:t>s</w:t>
      </w:r>
      <w:r w:rsidR="008C5155" w:rsidRPr="00CF7E03">
        <w:rPr>
          <w:rFonts w:ascii="Arial" w:eastAsiaTheme="minorEastAsia" w:hAnsi="Arial" w:cs="Arial"/>
          <w:sz w:val="22"/>
          <w:szCs w:val="22"/>
          <w:lang w:eastAsia="zh-CN"/>
        </w:rPr>
        <w:t xml:space="preserve"> was not </w:t>
      </w:r>
      <w:r w:rsidR="00E74D09" w:rsidRPr="00CF7E03">
        <w:rPr>
          <w:rFonts w:ascii="Arial" w:eastAsiaTheme="minorEastAsia" w:hAnsi="Arial" w:cs="Arial"/>
          <w:sz w:val="22"/>
          <w:szCs w:val="22"/>
          <w:lang w:eastAsia="zh-CN"/>
        </w:rPr>
        <w:t>addressed</w:t>
      </w:r>
      <w:del w:id="960" w:author="Zhang  Zihao" w:date="2024-08-16T15:16:00Z" w16du:dateUtc="2024-08-16T13:16:00Z">
        <w:r w:rsidR="00716048" w:rsidRPr="00CF7E03" w:rsidDel="00EE54DB">
          <w:rPr>
            <w:rFonts w:ascii="Arial" w:eastAsiaTheme="minorEastAsia" w:hAnsi="Arial" w:cs="Arial"/>
            <w:sz w:val="22"/>
            <w:szCs w:val="22"/>
            <w:lang w:eastAsia="zh-CN"/>
          </w:rPr>
          <w:delText>, limit</w:delText>
        </w:r>
        <w:r w:rsidR="00E74D09" w:rsidRPr="00CF7E03" w:rsidDel="00EE54DB">
          <w:rPr>
            <w:rFonts w:ascii="Arial" w:eastAsiaTheme="minorEastAsia" w:hAnsi="Arial" w:cs="Arial"/>
            <w:sz w:val="22"/>
            <w:szCs w:val="22"/>
            <w:lang w:eastAsia="zh-CN"/>
          </w:rPr>
          <w:delText>ing</w:delText>
        </w:r>
        <w:r w:rsidR="00716048" w:rsidRPr="00CF7E03" w:rsidDel="00EE54DB">
          <w:rPr>
            <w:rFonts w:ascii="Arial" w:eastAsiaTheme="minorEastAsia" w:hAnsi="Arial" w:cs="Arial"/>
            <w:sz w:val="22"/>
            <w:szCs w:val="22"/>
            <w:lang w:eastAsia="zh-CN"/>
          </w:rPr>
          <w:delText xml:space="preserve"> the </w:delText>
        </w:r>
        <w:r w:rsidR="00E74D09" w:rsidRPr="00CF7E03" w:rsidDel="00EE54DB">
          <w:rPr>
            <w:rFonts w:ascii="Arial" w:eastAsiaTheme="minorEastAsia" w:hAnsi="Arial" w:cs="Arial"/>
            <w:sz w:val="22"/>
            <w:szCs w:val="22"/>
            <w:lang w:eastAsia="zh-CN"/>
          </w:rPr>
          <w:delText xml:space="preserve">viability </w:delText>
        </w:r>
        <w:r w:rsidR="00716048" w:rsidRPr="00CF7E03" w:rsidDel="00EE54DB">
          <w:rPr>
            <w:rFonts w:ascii="Arial" w:eastAsiaTheme="minorEastAsia" w:hAnsi="Arial" w:cs="Arial"/>
            <w:sz w:val="22"/>
            <w:szCs w:val="22"/>
            <w:lang w:eastAsia="zh-CN"/>
          </w:rPr>
          <w:delText xml:space="preserve">of the </w:delText>
        </w:r>
        <w:r w:rsidR="00E74D09" w:rsidRPr="00CF7E03" w:rsidDel="00EE54DB">
          <w:rPr>
            <w:rFonts w:ascii="Arial" w:eastAsiaTheme="minorEastAsia" w:hAnsi="Arial" w:cs="Arial"/>
            <w:sz w:val="22"/>
            <w:szCs w:val="22"/>
            <w:lang w:eastAsia="zh-CN"/>
          </w:rPr>
          <w:delText>electrochemical</w:delText>
        </w:r>
        <w:r w:rsidR="00B4627D" w:rsidRPr="00CF7E03" w:rsidDel="00EE54DB">
          <w:rPr>
            <w:rFonts w:ascii="Arial" w:eastAsiaTheme="minorEastAsia" w:hAnsi="Arial" w:cs="Arial"/>
            <w:sz w:val="22"/>
            <w:szCs w:val="22"/>
            <w:lang w:eastAsia="zh-CN"/>
          </w:rPr>
          <w:noBreakHyphen/>
        </w:r>
        <w:r w:rsidR="00E74D09" w:rsidRPr="00CF7E03" w:rsidDel="00EE54DB">
          <w:rPr>
            <w:rFonts w:ascii="Arial" w:eastAsiaTheme="minorEastAsia" w:hAnsi="Arial" w:cs="Arial"/>
            <w:sz w:val="22"/>
            <w:szCs w:val="22"/>
            <w:lang w:eastAsia="zh-CN"/>
          </w:rPr>
          <w:delText xml:space="preserve">assisted </w:delText>
        </w:r>
        <w:r w:rsidR="00716048" w:rsidRPr="00CF7E03" w:rsidDel="00EE54DB">
          <w:rPr>
            <w:rFonts w:ascii="Arial" w:eastAsiaTheme="minorEastAsia" w:hAnsi="Arial" w:cs="Arial"/>
            <w:sz w:val="22"/>
            <w:szCs w:val="22"/>
            <w:lang w:eastAsia="zh-CN"/>
          </w:rPr>
          <w:delText>CO</w:delText>
        </w:r>
        <w:r w:rsidR="00716048" w:rsidRPr="00CF7E03" w:rsidDel="00EE54DB">
          <w:rPr>
            <w:rFonts w:ascii="Arial" w:eastAsiaTheme="minorEastAsia" w:hAnsi="Arial" w:cs="Arial"/>
            <w:sz w:val="22"/>
            <w:szCs w:val="22"/>
            <w:vertAlign w:val="subscript"/>
            <w:lang w:eastAsia="zh-CN"/>
          </w:rPr>
          <w:delText>2</w:delText>
        </w:r>
        <w:r w:rsidR="00D63659" w:rsidDel="00EE54DB">
          <w:rPr>
            <w:rFonts w:ascii="Arial" w:eastAsiaTheme="minorEastAsia" w:hAnsi="Arial" w:cs="Arial"/>
            <w:sz w:val="22"/>
            <w:szCs w:val="22"/>
            <w:lang w:eastAsia="zh-CN"/>
          </w:rPr>
          <w:noBreakHyphen/>
        </w:r>
        <w:r w:rsidR="00716048" w:rsidRPr="00CF7E03" w:rsidDel="00EE54DB">
          <w:rPr>
            <w:rFonts w:ascii="Arial" w:eastAsiaTheme="minorEastAsia" w:hAnsi="Arial" w:cs="Arial"/>
            <w:sz w:val="22"/>
            <w:szCs w:val="22"/>
            <w:lang w:eastAsia="zh-CN"/>
          </w:rPr>
          <w:delText>C</w:delText>
        </w:r>
        <w:r w:rsidR="00716048" w:rsidRPr="00CF7E03" w:rsidDel="00EE54DB">
          <w:rPr>
            <w:rFonts w:ascii="Arial" w:eastAsiaTheme="minorEastAsia" w:hAnsi="Arial" w:cs="Arial"/>
            <w:sz w:val="22"/>
            <w:szCs w:val="22"/>
            <w:vertAlign w:val="subscript"/>
            <w:lang w:eastAsia="zh-CN"/>
          </w:rPr>
          <w:delText>2</w:delText>
        </w:r>
        <w:r w:rsidR="00716048" w:rsidRPr="00CF7E03" w:rsidDel="00EE54DB">
          <w:rPr>
            <w:rFonts w:ascii="Arial" w:eastAsiaTheme="minorEastAsia" w:hAnsi="Arial" w:cs="Arial"/>
            <w:sz w:val="22"/>
            <w:szCs w:val="22"/>
            <w:lang w:eastAsia="zh-CN"/>
          </w:rPr>
          <w:delText>H</w:delText>
        </w:r>
        <w:r w:rsidR="00716048" w:rsidRPr="00CF7E03" w:rsidDel="00EE54DB">
          <w:rPr>
            <w:rFonts w:ascii="Arial" w:eastAsiaTheme="minorEastAsia" w:hAnsi="Arial" w:cs="Arial"/>
            <w:sz w:val="22"/>
            <w:szCs w:val="22"/>
            <w:vertAlign w:val="subscript"/>
            <w:lang w:eastAsia="zh-CN"/>
          </w:rPr>
          <w:delText>2</w:delText>
        </w:r>
        <w:r w:rsidR="00716048" w:rsidRPr="00CF7E03" w:rsidDel="00EE54DB">
          <w:rPr>
            <w:rFonts w:ascii="Arial" w:eastAsiaTheme="minorEastAsia" w:hAnsi="Arial" w:cs="Arial"/>
            <w:sz w:val="22"/>
            <w:szCs w:val="22"/>
            <w:lang w:eastAsia="zh-CN"/>
          </w:rPr>
          <w:delText xml:space="preserve"> cycle</w:delText>
        </w:r>
      </w:del>
      <w:r w:rsidR="00716048" w:rsidRPr="00CF7E03">
        <w:rPr>
          <w:rFonts w:ascii="Arial" w:eastAsiaTheme="minorEastAsia" w:hAnsi="Arial" w:cs="Arial"/>
          <w:sz w:val="22"/>
          <w:szCs w:val="22"/>
          <w:lang w:eastAsia="zh-CN"/>
        </w:rPr>
        <w:t xml:space="preserve">. </w:t>
      </w:r>
      <w:r w:rsidR="00CB566D" w:rsidRPr="00CF7E03">
        <w:rPr>
          <w:rFonts w:ascii="Arial" w:eastAsiaTheme="minorEastAsia" w:hAnsi="Arial" w:cs="Arial"/>
          <w:sz w:val="22"/>
          <w:szCs w:val="22"/>
          <w:lang w:eastAsia="zh-CN"/>
        </w:rPr>
        <w:t xml:space="preserve">The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-mediated concept cycle</w:t>
      </w:r>
      <w:r w:rsidR="00811540"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for 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production </w:t>
      </w:r>
      <w:r w:rsidR="00811540" w:rsidRPr="00CF7E03">
        <w:rPr>
          <w:rFonts w:ascii="Arial" w:eastAsiaTheme="minorEastAsia" w:hAnsi="Arial" w:cs="Arial"/>
          <w:sz w:val="22"/>
          <w:szCs w:val="22"/>
          <w:lang w:eastAsia="zh-CN"/>
        </w:rPr>
        <w:t xml:space="preserve">shows </w:t>
      </w:r>
      <w:ins w:id="961" w:author="Zhang  Zihao" w:date="2024-08-16T15:17:00Z" w16du:dateUtc="2024-08-16T13:17:00Z">
        <w:r w:rsidR="00A9126B">
          <w:rPr>
            <w:rFonts w:ascii="Arial" w:eastAsiaTheme="minorEastAsia" w:hAnsi="Arial" w:cs="Arial" w:hint="eastAsia"/>
            <w:sz w:val="22"/>
            <w:szCs w:val="22"/>
            <w:lang w:eastAsia="zh-CN"/>
          </w:rPr>
          <w:t xml:space="preserve">most </w:t>
        </w:r>
      </w:ins>
      <w:r w:rsidR="00716048" w:rsidRPr="00CF7E03">
        <w:rPr>
          <w:rFonts w:ascii="Arial" w:eastAsiaTheme="minorEastAsia" w:hAnsi="Arial" w:cs="Arial"/>
          <w:sz w:val="22"/>
          <w:szCs w:val="22"/>
          <w:lang w:eastAsia="zh-CN"/>
        </w:rPr>
        <w:t>promis</w:t>
      </w:r>
      <w:r w:rsidR="00811540" w:rsidRPr="00CF7E03">
        <w:rPr>
          <w:rFonts w:ascii="Arial" w:eastAsiaTheme="minorEastAsia" w:hAnsi="Arial" w:cs="Arial"/>
          <w:sz w:val="22"/>
          <w:szCs w:val="22"/>
          <w:lang w:eastAsia="zh-CN"/>
        </w:rPr>
        <w:t>e for</w:t>
      </w:r>
      <w:r w:rsidR="00716048" w:rsidRPr="00CF7E03">
        <w:rPr>
          <w:rFonts w:ascii="Arial" w:eastAsiaTheme="minorEastAsia" w:hAnsi="Arial" w:cs="Arial"/>
          <w:sz w:val="22"/>
          <w:szCs w:val="22"/>
          <w:lang w:eastAsia="zh-CN"/>
        </w:rPr>
        <w:t xml:space="preserve"> sustainability, </w:t>
      </w:r>
      <w:r w:rsidR="00811540" w:rsidRPr="00CF7E03">
        <w:rPr>
          <w:rFonts w:ascii="Arial" w:eastAsiaTheme="minorEastAsia" w:hAnsi="Arial" w:cs="Arial"/>
          <w:sz w:val="22"/>
          <w:szCs w:val="22"/>
          <w:lang w:eastAsia="zh-CN"/>
        </w:rPr>
        <w:t>but</w:t>
      </w:r>
      <w:r w:rsidR="00716048" w:rsidRPr="00CF7E03">
        <w:rPr>
          <w:rFonts w:ascii="Arial" w:eastAsiaTheme="minorEastAsia" w:hAnsi="Arial" w:cs="Arial"/>
          <w:sz w:val="22"/>
          <w:szCs w:val="22"/>
          <w:lang w:eastAsia="zh-CN"/>
        </w:rPr>
        <w:t xml:space="preserve"> </w:t>
      </w:r>
      <w:del w:id="962" w:author="Zhang  Zihao" w:date="2024-08-16T15:17:00Z" w16du:dateUtc="2024-08-16T13:17:00Z">
        <w:r w:rsidR="00716048" w:rsidRPr="00CF7E03" w:rsidDel="00A9126B">
          <w:rPr>
            <w:rFonts w:ascii="Arial" w:eastAsiaTheme="minorEastAsia" w:hAnsi="Arial" w:cs="Arial"/>
            <w:sz w:val="22"/>
            <w:szCs w:val="22"/>
            <w:lang w:eastAsia="zh-CN"/>
          </w:rPr>
          <w:delText>the research</w:delText>
        </w:r>
      </w:del>
      <w:ins w:id="963" w:author="Zhang  Zihao" w:date="2024-08-16T15:17:00Z" w16du:dateUtc="2024-08-16T13:17:00Z">
        <w:r w:rsidR="00A9126B">
          <w:rPr>
            <w:rFonts w:ascii="Arial" w:eastAsiaTheme="minorEastAsia" w:hAnsi="Arial" w:cs="Arial" w:hint="eastAsia"/>
            <w:sz w:val="22"/>
            <w:szCs w:val="22"/>
            <w:lang w:eastAsia="zh-CN"/>
          </w:rPr>
          <w:t>it</w:t>
        </w:r>
      </w:ins>
      <w:r w:rsidR="00716048" w:rsidRPr="00CF7E03">
        <w:rPr>
          <w:rFonts w:ascii="Arial" w:eastAsiaTheme="minorEastAsia" w:hAnsi="Arial" w:cs="Arial"/>
          <w:sz w:val="22"/>
          <w:szCs w:val="22"/>
          <w:lang w:eastAsia="zh-CN"/>
        </w:rPr>
        <w:t xml:space="preserve"> is </w:t>
      </w:r>
      <w:r w:rsidR="00811540" w:rsidRPr="00CF7E03">
        <w:rPr>
          <w:rFonts w:ascii="Arial" w:eastAsiaTheme="minorEastAsia" w:hAnsi="Arial" w:cs="Arial"/>
          <w:sz w:val="22"/>
          <w:szCs w:val="22"/>
          <w:lang w:eastAsia="zh-CN"/>
        </w:rPr>
        <w:t xml:space="preserve">still </w:t>
      </w:r>
      <w:r w:rsidR="00716048" w:rsidRPr="00CF7E03">
        <w:rPr>
          <w:rFonts w:ascii="Arial" w:eastAsiaTheme="minorEastAsia" w:hAnsi="Arial" w:cs="Arial"/>
          <w:sz w:val="22"/>
          <w:szCs w:val="22"/>
          <w:lang w:eastAsia="zh-CN"/>
        </w:rPr>
        <w:t xml:space="preserve">in </w:t>
      </w:r>
      <w:del w:id="964" w:author="Zhang  Zihao" w:date="2024-08-16T15:17:00Z" w16du:dateUtc="2024-08-16T13:17:00Z">
        <w:r w:rsidR="00716048" w:rsidRPr="00CF7E03" w:rsidDel="001F19DB">
          <w:rPr>
            <w:rFonts w:ascii="Arial" w:eastAsiaTheme="minorEastAsia" w:hAnsi="Arial" w:cs="Arial"/>
            <w:sz w:val="22"/>
            <w:szCs w:val="22"/>
            <w:lang w:eastAsia="zh-CN"/>
          </w:rPr>
          <w:delText xml:space="preserve">its </w:delText>
        </w:r>
      </w:del>
      <w:r w:rsidR="00811540" w:rsidRPr="00CF7E03">
        <w:rPr>
          <w:rFonts w:ascii="Arial" w:eastAsiaTheme="minorEastAsia" w:hAnsi="Arial" w:cs="Arial"/>
          <w:sz w:val="22"/>
          <w:szCs w:val="22"/>
          <w:lang w:eastAsia="zh-CN"/>
        </w:rPr>
        <w:t>early stage</w:t>
      </w:r>
      <w:r w:rsidR="0045479F" w:rsidRPr="00CF7E03">
        <w:rPr>
          <w:rFonts w:ascii="Arial" w:eastAsiaTheme="minorEastAsia" w:hAnsi="Arial" w:cs="Arial"/>
          <w:sz w:val="22"/>
          <w:szCs w:val="22"/>
          <w:lang w:eastAsia="zh-CN"/>
        </w:rPr>
        <w:t>s</w:t>
      </w:r>
      <w:r w:rsidR="00716048"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Given t</w:t>
      </w:r>
      <w:r w:rsidR="00603448" w:rsidRPr="00CF7E03">
        <w:rPr>
          <w:rFonts w:ascii="Arial" w:eastAsiaTheme="minorEastAsia" w:hAnsi="Arial" w:cs="Arial"/>
          <w:sz w:val="22"/>
          <w:szCs w:val="22"/>
          <w:lang w:eastAsia="zh-CN"/>
        </w:rPr>
        <w:t xml:space="preserve">he current foundation of coal- and natural gas-derived technologies, </w:t>
      </w:r>
      <w:r w:rsidR="00811540" w:rsidRPr="00CF7E03">
        <w:rPr>
          <w:rFonts w:ascii="Arial" w:eastAsiaTheme="minorEastAsia" w:hAnsi="Arial" w:cs="Arial"/>
          <w:sz w:val="22"/>
          <w:szCs w:val="22"/>
          <w:lang w:eastAsia="zh-CN"/>
        </w:rPr>
        <w:t xml:space="preserve">incorporating biochar or </w:t>
      </w:r>
      <w:r w:rsidR="009A16AD" w:rsidRPr="00CF7E03">
        <w:rPr>
          <w:rFonts w:ascii="Arial" w:eastAsiaTheme="minorEastAsia" w:hAnsi="Arial" w:cs="Arial"/>
          <w:sz w:val="22"/>
          <w:szCs w:val="22"/>
          <w:lang w:eastAsia="zh-CN"/>
        </w:rPr>
        <w:t xml:space="preserve">biomethane </w:t>
      </w:r>
      <w:r w:rsidR="00811540" w:rsidRPr="00CF7E03">
        <w:rPr>
          <w:rFonts w:ascii="Arial" w:eastAsiaTheme="minorEastAsia" w:hAnsi="Arial" w:cs="Arial"/>
          <w:sz w:val="22"/>
          <w:szCs w:val="22"/>
          <w:lang w:eastAsia="zh-CN"/>
        </w:rPr>
        <w:t>as potential green alternatives for C</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H</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 xml:space="preserve"> production is more practical </w:t>
      </w:r>
      <w:r w:rsidR="00603448" w:rsidRPr="00CF7E03">
        <w:rPr>
          <w:rFonts w:ascii="Arial" w:eastAsiaTheme="minorEastAsia" w:hAnsi="Arial" w:cs="Arial"/>
          <w:sz w:val="22"/>
          <w:szCs w:val="22"/>
          <w:lang w:eastAsia="zh-CN"/>
        </w:rPr>
        <w:t>at this stage.</w:t>
      </w:r>
    </w:p>
    <w:p w14:paraId="66C4A5DA" w14:textId="77777777" w:rsidR="00C16150" w:rsidRDefault="00C16150" w:rsidP="00495801">
      <w:pPr>
        <w:pStyle w:val="ListParagraph"/>
        <w:spacing w:line="360" w:lineRule="auto"/>
        <w:ind w:left="0" w:firstLine="504"/>
        <w:jc w:val="both"/>
        <w:rPr>
          <w:rFonts w:ascii="Arial" w:eastAsiaTheme="minorEastAsia" w:hAnsi="Arial" w:cs="Arial"/>
          <w:sz w:val="22"/>
          <w:szCs w:val="22"/>
          <w:lang w:eastAsia="zh-CN"/>
        </w:rPr>
      </w:pPr>
    </w:p>
    <w:p w14:paraId="385C4695" w14:textId="1B0209EE" w:rsidR="003A03E2" w:rsidRPr="00CF7E03" w:rsidDel="00A44315" w:rsidRDefault="003A03E2" w:rsidP="00495801">
      <w:pPr>
        <w:pStyle w:val="ListParagraph"/>
        <w:spacing w:line="360" w:lineRule="auto"/>
        <w:ind w:left="0" w:firstLine="504"/>
        <w:jc w:val="both"/>
        <w:rPr>
          <w:del w:id="965" w:author="Nabera  Abhinandan" w:date="2024-08-15T19:21:00Z"/>
          <w:rFonts w:ascii="Arial" w:eastAsiaTheme="minorEastAsia" w:hAnsi="Arial" w:cs="Arial"/>
          <w:sz w:val="22"/>
          <w:szCs w:val="22"/>
          <w:lang w:eastAsia="zh-CN"/>
        </w:rPr>
      </w:pPr>
    </w:p>
    <w:p w14:paraId="30DBF61A" w14:textId="6E9D14A3" w:rsidR="00973581" w:rsidRPr="00736557" w:rsidRDefault="00F33465" w:rsidP="00736557">
      <w:pPr>
        <w:pStyle w:val="ListParagraph"/>
        <w:numPr>
          <w:ilvl w:val="0"/>
          <w:numId w:val="43"/>
        </w:numPr>
        <w:spacing w:before="240" w:line="360" w:lineRule="auto"/>
        <w:ind w:left="360"/>
        <w:jc w:val="both"/>
        <w:rPr>
          <w:rFonts w:ascii="Arial" w:hAnsi="Arial" w:cs="Arial"/>
          <w:b/>
          <w:sz w:val="22"/>
          <w:szCs w:val="22"/>
        </w:rPr>
      </w:pPr>
      <w:r w:rsidRPr="00736557">
        <w:rPr>
          <w:rFonts w:ascii="Arial" w:hAnsi="Arial" w:cs="Arial"/>
          <w:b/>
          <w:sz w:val="22"/>
          <w:szCs w:val="22"/>
        </w:rPr>
        <w:t xml:space="preserve">Comparison of </w:t>
      </w:r>
      <w:r w:rsidR="00F936F7" w:rsidRPr="00736557">
        <w:rPr>
          <w:rFonts w:ascii="Arial" w:hAnsi="Arial" w:cs="Arial"/>
          <w:b/>
          <w:sz w:val="22"/>
          <w:szCs w:val="22"/>
        </w:rPr>
        <w:t>traditional</w:t>
      </w:r>
      <w:r w:rsidR="002C7E19" w:rsidRPr="00736557">
        <w:rPr>
          <w:rFonts w:ascii="Arial" w:hAnsi="Arial" w:cs="Arial"/>
          <w:b/>
          <w:sz w:val="22"/>
          <w:szCs w:val="22"/>
        </w:rPr>
        <w:t xml:space="preserve"> </w:t>
      </w:r>
      <w:r w:rsidR="00A3683A" w:rsidRPr="00736557">
        <w:rPr>
          <w:rFonts w:ascii="Arial" w:hAnsi="Arial" w:cs="Arial"/>
          <w:b/>
          <w:sz w:val="22"/>
          <w:szCs w:val="22"/>
        </w:rPr>
        <w:t xml:space="preserve">and </w:t>
      </w:r>
      <w:r w:rsidR="00522747" w:rsidRPr="00736557">
        <w:rPr>
          <w:rFonts w:ascii="Arial" w:hAnsi="Arial" w:cs="Arial"/>
          <w:b/>
          <w:sz w:val="22"/>
          <w:szCs w:val="22"/>
        </w:rPr>
        <w:t xml:space="preserve">green </w:t>
      </w:r>
      <w:r w:rsidR="00543349" w:rsidRPr="00736557">
        <w:rPr>
          <w:rFonts w:ascii="Arial" w:hAnsi="Arial" w:cs="Arial"/>
          <w:b/>
          <w:sz w:val="22"/>
          <w:szCs w:val="22"/>
        </w:rPr>
        <w:t xml:space="preserve">acetylene </w:t>
      </w:r>
      <w:r w:rsidR="0087731C" w:rsidRPr="00736557">
        <w:rPr>
          <w:rFonts w:ascii="Arial" w:hAnsi="Arial" w:cs="Arial"/>
          <w:b/>
          <w:sz w:val="22"/>
          <w:szCs w:val="22"/>
        </w:rPr>
        <w:t>synthesis routes</w:t>
      </w:r>
    </w:p>
    <w:p w14:paraId="46057BBB" w14:textId="428536A0" w:rsidR="00716048" w:rsidRPr="00CF7E03" w:rsidRDefault="000430F9" w:rsidP="0029377A">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Recently, a framework prioritizing </w:t>
      </w:r>
      <w:r w:rsidR="00E00C2D"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 xml:space="preserve">environmental, economic, and equity (EEE) pillars was proposed to guide </w:t>
      </w:r>
      <w:ins w:id="966" w:author="Nabera  Abhinandan" w:date="2024-08-15T20:55:00Z">
        <w:r w:rsidR="00ED01A3">
          <w:rPr>
            <w:rFonts w:ascii="Arial" w:eastAsiaTheme="minorEastAsia" w:hAnsi="Arial" w:cs="Arial"/>
            <w:sz w:val="22"/>
            <w:szCs w:val="22"/>
            <w:lang w:eastAsia="zh-CN"/>
          </w:rPr>
          <w:t xml:space="preserve">the development of </w:t>
        </w:r>
      </w:ins>
      <w:del w:id="967" w:author="Zhang  Zihao" w:date="2024-08-14T10:41:00Z">
        <w:r w:rsidRPr="00CF7E03" w:rsidDel="00335218">
          <w:rPr>
            <w:rFonts w:ascii="Arial" w:eastAsiaTheme="minorEastAsia" w:hAnsi="Arial" w:cs="Arial"/>
            <w:sz w:val="22"/>
            <w:szCs w:val="22"/>
            <w:lang w:eastAsia="zh-CN"/>
          </w:rPr>
          <w:delText xml:space="preserve">the development of </w:delText>
        </w:r>
      </w:del>
      <w:r w:rsidRPr="00CF7E03">
        <w:rPr>
          <w:rFonts w:ascii="Arial" w:eastAsiaTheme="minorEastAsia" w:hAnsi="Arial" w:cs="Arial"/>
          <w:sz w:val="22"/>
          <w:szCs w:val="22"/>
          <w:lang w:eastAsia="zh-CN"/>
        </w:rPr>
        <w:t>sustainable chemical processes</w:t>
      </w:r>
      <w:ins w:id="968" w:author="Zhang  Zihao" w:date="2024-08-14T10:41:00Z">
        <w:del w:id="969" w:author="Nabera  Abhinandan" w:date="2024-08-15T20:55:00Z">
          <w:r w:rsidR="00335218" w:rsidDel="00ED01A3">
            <w:rPr>
              <w:rFonts w:ascii="Arial" w:eastAsiaTheme="minorEastAsia" w:hAnsi="Arial" w:cs="Arial" w:hint="eastAsia"/>
              <w:sz w:val="22"/>
              <w:szCs w:val="22"/>
              <w:lang w:eastAsia="zh-CN"/>
            </w:rPr>
            <w:delText xml:space="preserve"> </w:delText>
          </w:r>
          <w:r w:rsidR="00335218" w:rsidRPr="00CF7E03" w:rsidDel="00ED01A3">
            <w:rPr>
              <w:rFonts w:ascii="Arial" w:eastAsiaTheme="minorEastAsia" w:hAnsi="Arial" w:cs="Arial"/>
              <w:sz w:val="22"/>
              <w:szCs w:val="22"/>
              <w:lang w:eastAsia="zh-CN"/>
            </w:rPr>
            <w:delText>development</w:delText>
          </w:r>
        </w:del>
      </w:ins>
      <w:r w:rsidRPr="00CF7E03">
        <w:rPr>
          <w:rFonts w:ascii="Arial" w:eastAsiaTheme="minorEastAsia" w:hAnsi="Arial" w:cs="Arial"/>
          <w:sz w:val="22"/>
          <w:szCs w:val="22"/>
          <w:lang w:eastAsia="zh-CN"/>
        </w:rPr>
        <w:t>.</w:t>
      </w:r>
      <w:r w:rsidR="00BA3524" w:rsidRPr="00BA3524">
        <w:rPr>
          <w:rFonts w:ascii="Arial" w:hAnsi="Arial" w:cs="Arial"/>
          <w:sz w:val="22"/>
          <w:vertAlign w:val="superscript"/>
        </w:rPr>
        <w:t>89</w:t>
      </w:r>
      <w:r w:rsidRPr="00CF7E03">
        <w:rPr>
          <w:rFonts w:ascii="Arial" w:eastAsiaTheme="minorEastAsia" w:hAnsi="Arial" w:cs="Arial"/>
          <w:sz w:val="22"/>
          <w:szCs w:val="22"/>
          <w:lang w:eastAsia="zh-CN"/>
        </w:rPr>
        <w:t xml:space="preserve"> This section </w:t>
      </w:r>
      <w:r w:rsidR="0064756F">
        <w:rPr>
          <w:rFonts w:ascii="Arial" w:eastAsiaTheme="minorEastAsia" w:hAnsi="Arial" w:cs="Arial"/>
          <w:sz w:val="22"/>
          <w:szCs w:val="22"/>
          <w:lang w:eastAsia="zh-CN"/>
        </w:rPr>
        <w:t xml:space="preserve">evaluates </w:t>
      </w:r>
      <w:r w:rsidRPr="00CF7E03">
        <w:rPr>
          <w:rFonts w:ascii="Arial" w:eastAsiaTheme="minorEastAsia" w:hAnsi="Arial" w:cs="Arial"/>
          <w:sz w:val="22"/>
          <w:szCs w:val="22"/>
          <w:lang w:eastAsia="zh-CN"/>
        </w:rPr>
        <w:t>the environmental impact through a comprehensive life cycle assessment (LCA) and assess</w:t>
      </w:r>
      <w:r w:rsidR="00AF3F1C">
        <w:rPr>
          <w:rFonts w:ascii="Arial" w:eastAsiaTheme="minorEastAsia" w:hAnsi="Arial" w:cs="Arial"/>
          <w:sz w:val="22"/>
          <w:szCs w:val="22"/>
          <w:lang w:eastAsia="zh-CN"/>
        </w:rPr>
        <w:t>es</w:t>
      </w:r>
      <w:r w:rsidRPr="00CF7E03">
        <w:rPr>
          <w:rFonts w:ascii="Arial" w:eastAsiaTheme="minorEastAsia" w:hAnsi="Arial" w:cs="Arial"/>
          <w:sz w:val="22"/>
          <w:szCs w:val="22"/>
          <w:lang w:eastAsia="zh-CN"/>
        </w:rPr>
        <w:t xml:space="preserve"> the economic viability of various acetylene (C</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synthesis technologies. </w:t>
      </w:r>
      <w:del w:id="970" w:author="Zhang  Zihao" w:date="2024-08-14T10:42:00Z">
        <w:r w:rsidRPr="00CF7E03" w:rsidDel="006663FD">
          <w:rPr>
            <w:rFonts w:ascii="Arial" w:eastAsiaTheme="minorEastAsia" w:hAnsi="Arial" w:cs="Arial"/>
            <w:sz w:val="22"/>
            <w:szCs w:val="22"/>
            <w:lang w:eastAsia="zh-CN"/>
          </w:rPr>
          <w:delText>Additionally, w</w:delText>
        </w:r>
      </w:del>
      <w:ins w:id="971" w:author="Zhang  Zihao" w:date="2024-08-14T10:42:00Z">
        <w:r w:rsidR="006663FD">
          <w:rPr>
            <w:rFonts w:ascii="Arial" w:eastAsiaTheme="minorEastAsia" w:hAnsi="Arial" w:cs="Arial" w:hint="eastAsia"/>
            <w:sz w:val="22"/>
            <w:szCs w:val="22"/>
            <w:lang w:eastAsia="zh-CN"/>
          </w:rPr>
          <w:t>W</w:t>
        </w:r>
      </w:ins>
      <w:r w:rsidRPr="00CF7E03">
        <w:rPr>
          <w:rFonts w:ascii="Arial" w:eastAsiaTheme="minorEastAsia" w:hAnsi="Arial" w:cs="Arial"/>
          <w:sz w:val="22"/>
          <w:szCs w:val="22"/>
          <w:lang w:eastAsia="zh-CN"/>
        </w:rPr>
        <w:t xml:space="preserve">e compare these technologies using both fossil and renewable carbon resources, assessing their environmental impacts within </w:t>
      </w:r>
      <w:del w:id="972" w:author="Zhang  Zihao" w:date="2024-08-14T10:42:00Z">
        <w:r w:rsidRPr="00CF7E03" w:rsidDel="006663FD">
          <w:rPr>
            <w:rFonts w:ascii="Arial" w:eastAsiaTheme="minorEastAsia" w:hAnsi="Arial" w:cs="Arial"/>
            <w:sz w:val="22"/>
            <w:szCs w:val="22"/>
            <w:lang w:eastAsia="zh-CN"/>
          </w:rPr>
          <w:delText xml:space="preserve">the context of </w:delText>
        </w:r>
      </w:del>
      <w:r w:rsidRPr="00CF7E03">
        <w:rPr>
          <w:rFonts w:ascii="Arial" w:eastAsiaTheme="minorEastAsia" w:hAnsi="Arial" w:cs="Arial"/>
          <w:sz w:val="22"/>
          <w:szCs w:val="22"/>
          <w:lang w:eastAsia="zh-CN"/>
        </w:rPr>
        <w:t>a future decarbonized scenario.</w:t>
      </w:r>
      <w:r w:rsidR="00A018EF">
        <w:rPr>
          <w:rFonts w:ascii="Arial" w:eastAsiaTheme="minorEastAsia" w:hAnsi="Arial" w:cs="Arial"/>
          <w:sz w:val="22"/>
          <w:szCs w:val="22"/>
          <w:lang w:eastAsia="zh-CN"/>
        </w:rPr>
        <w:t xml:space="preserve"> For detailed insights into our methodology, please refer to the </w:t>
      </w:r>
      <w:r w:rsidR="00A018EF" w:rsidRPr="004241C5">
        <w:rPr>
          <w:rFonts w:ascii="Arial" w:eastAsiaTheme="minorEastAsia" w:hAnsi="Arial" w:cs="Arial"/>
          <w:b/>
          <w:sz w:val="22"/>
          <w:szCs w:val="22"/>
          <w:lang w:eastAsia="zh-CN"/>
        </w:rPr>
        <w:t xml:space="preserve">Supplementary </w:t>
      </w:r>
      <w:del w:id="973" w:author="Zhang  Zihao" w:date="2024-08-13T21:09:00Z">
        <w:r w:rsidR="00A018EF" w:rsidRPr="004241C5" w:rsidDel="00822F5C">
          <w:rPr>
            <w:rFonts w:ascii="Arial" w:eastAsiaTheme="minorEastAsia" w:hAnsi="Arial" w:cs="Arial"/>
            <w:b/>
            <w:sz w:val="22"/>
            <w:szCs w:val="22"/>
            <w:lang w:eastAsia="zh-CN"/>
          </w:rPr>
          <w:delText>Information</w:delText>
        </w:r>
      </w:del>
      <w:ins w:id="974" w:author="Zhang  Zihao" w:date="2024-08-13T21:09:00Z">
        <w:r w:rsidR="00822F5C">
          <w:rPr>
            <w:rFonts w:ascii="Arial" w:eastAsiaTheme="minorEastAsia" w:hAnsi="Arial" w:cs="Arial" w:hint="eastAsia"/>
            <w:b/>
            <w:sz w:val="22"/>
            <w:szCs w:val="22"/>
            <w:lang w:eastAsia="zh-CN"/>
          </w:rPr>
          <w:t>Notes</w:t>
        </w:r>
      </w:ins>
      <w:r w:rsidR="00A018EF">
        <w:rPr>
          <w:rFonts w:ascii="Arial" w:eastAsiaTheme="minorEastAsia" w:hAnsi="Arial" w:cs="Arial"/>
          <w:sz w:val="22"/>
          <w:szCs w:val="22"/>
          <w:lang w:eastAsia="zh-CN"/>
        </w:rPr>
        <w:t>.</w:t>
      </w:r>
    </w:p>
    <w:p w14:paraId="3AA9A01F" w14:textId="2A27C620" w:rsidR="00FE6BF5" w:rsidRPr="00CF7E03"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We specifically compare the climate change impacts</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7a</w:t>
      </w:r>
      <w:r w:rsidRPr="00CF7E03">
        <w:rPr>
          <w:rFonts w:ascii="Arial" w:eastAsiaTheme="minorEastAsia" w:hAnsi="Arial" w:cs="Arial"/>
          <w:sz w:val="22"/>
          <w:szCs w:val="22"/>
          <w:lang w:eastAsia="zh-CN"/>
        </w:rPr>
        <w:t xml:space="preserve"> and production costs</w:t>
      </w:r>
      <w:r w:rsidR="00777DA3">
        <w:rPr>
          <w:rFonts w:ascii="Arial" w:eastAsiaTheme="minorEastAsia" w:hAnsi="Arial" w:cs="Arial"/>
          <w:sz w:val="22"/>
          <w:szCs w:val="22"/>
          <w:lang w:eastAsia="zh-CN"/>
        </w:rPr>
        <w:t xml:space="preserve"> (</w:t>
      </w:r>
      <w:r w:rsidR="00E02665">
        <w:rPr>
          <w:rFonts w:ascii="Arial" w:eastAsiaTheme="minorEastAsia" w:hAnsi="Arial" w:cs="Arial"/>
          <w:sz w:val="22"/>
          <w:szCs w:val="22"/>
          <w:lang w:eastAsia="zh-CN"/>
        </w:rPr>
        <w:t>excluding</w:t>
      </w:r>
      <w:r w:rsidR="00777DA3">
        <w:rPr>
          <w:rFonts w:ascii="Arial" w:eastAsiaTheme="minorEastAsia" w:hAnsi="Arial" w:cs="Arial"/>
          <w:sz w:val="22"/>
          <w:szCs w:val="22"/>
          <w:lang w:eastAsia="zh-CN"/>
        </w:rPr>
        <w:t xml:space="preserve"> capital expenditure)</w:t>
      </w:r>
      <w:r w:rsidR="00F95DEA" w:rsidRPr="00CF7E03">
        <w:rPr>
          <w:rFonts w:ascii="Arial" w:eastAsiaTheme="minorEastAsia" w:hAnsi="Arial" w:cs="Arial"/>
          <w:sz w:val="22"/>
          <w:szCs w:val="22"/>
          <w:lang w:eastAsia="zh-CN"/>
        </w:rPr>
        <w:t xml:space="preserve"> </w:t>
      </w:r>
      <w:r w:rsidR="00155E7E">
        <w:rPr>
          <w:rFonts w:ascii="Arial" w:eastAsiaTheme="minorEastAsia" w:hAnsi="Arial" w:cs="Arial" w:hint="eastAsia"/>
          <w:sz w:val="22"/>
          <w:szCs w:val="22"/>
          <w:lang w:eastAsia="zh-CN"/>
        </w:rPr>
        <w:t xml:space="preserve">in </w:t>
      </w:r>
      <w:r w:rsidR="00F95DEA" w:rsidRPr="00CF7E03">
        <w:rPr>
          <w:rFonts w:ascii="Arial" w:eastAsiaTheme="minorEastAsia" w:hAnsi="Arial" w:cs="Arial"/>
          <w:b/>
          <w:sz w:val="22"/>
          <w:szCs w:val="22"/>
          <w:lang w:eastAsia="zh-CN"/>
        </w:rPr>
        <w:t>Fig. 7b</w:t>
      </w:r>
      <w:r w:rsidRPr="00CF7E03">
        <w:rPr>
          <w:rFonts w:ascii="Arial" w:eastAsiaTheme="minorEastAsia" w:hAnsi="Arial" w:cs="Arial"/>
          <w:sz w:val="22"/>
          <w:szCs w:val="22"/>
          <w:lang w:eastAsia="zh-CN"/>
        </w:rPr>
        <w:t xml:space="preserve"> </w:t>
      </w:r>
      <w:r w:rsidR="00F26C60" w:rsidRPr="00CF7E03">
        <w:rPr>
          <w:rFonts w:ascii="Arial" w:eastAsiaTheme="minorEastAsia" w:hAnsi="Arial" w:cs="Arial"/>
          <w:sz w:val="22"/>
          <w:szCs w:val="22"/>
          <w:lang w:eastAsia="zh-CN"/>
        </w:rPr>
        <w:t>associated with the production of one kilogram of C</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H</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 xml:space="preserve"> using</w:t>
      </w:r>
      <w:r w:rsidRPr="00CF7E03">
        <w:rPr>
          <w:rFonts w:ascii="Arial" w:eastAsiaTheme="minorEastAsia" w:hAnsi="Arial" w:cs="Arial"/>
          <w:sz w:val="22"/>
          <w:szCs w:val="22"/>
          <w:lang w:eastAsia="zh-CN"/>
        </w:rPr>
        <w:t xml:space="preserve"> three </w:t>
      </w:r>
      <w:r w:rsidR="00973681" w:rsidRPr="00CF7E03">
        <w:rPr>
          <w:rFonts w:ascii="Arial" w:eastAsiaTheme="minorEastAsia" w:hAnsi="Arial" w:cs="Arial"/>
          <w:sz w:val="22"/>
          <w:szCs w:val="22"/>
          <w:lang w:eastAsia="zh-CN"/>
        </w:rPr>
        <w:t xml:space="preserve">different </w:t>
      </w:r>
      <w:r w:rsidRPr="00CF7E03">
        <w:rPr>
          <w:rFonts w:ascii="Arial" w:eastAsiaTheme="minorEastAsia" w:hAnsi="Arial" w:cs="Arial"/>
          <w:sz w:val="22"/>
          <w:szCs w:val="22"/>
          <w:lang w:eastAsia="zh-CN"/>
        </w:rPr>
        <w:t xml:space="preserve">processes: </w:t>
      </w:r>
      <w:r w:rsidR="00737566">
        <w:rPr>
          <w:rFonts w:ascii="Arial" w:eastAsiaTheme="minorEastAsia" w:hAnsi="Arial" w:cs="Arial"/>
          <w:sz w:val="22"/>
          <w:szCs w:val="22"/>
          <w:lang w:eastAsia="zh-CN"/>
        </w:rPr>
        <w:t>CaC</w:t>
      </w:r>
      <w:r w:rsidR="00737566"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737566">
        <w:rPr>
          <w:rFonts w:ascii="Arial" w:eastAsiaTheme="minorEastAsia" w:hAnsi="Arial" w:cs="Arial"/>
          <w:sz w:val="22"/>
          <w:szCs w:val="22"/>
          <w:lang w:eastAsia="zh-CN"/>
        </w:rPr>
        <w:t>PC</w:t>
      </w:r>
      <w:r w:rsidRPr="00CF7E03">
        <w:rPr>
          <w:rFonts w:ascii="Arial" w:eastAsiaTheme="minorEastAsia" w:hAnsi="Arial" w:cs="Arial"/>
          <w:sz w:val="22"/>
          <w:szCs w:val="22"/>
          <w:lang w:eastAsia="zh-CN"/>
        </w:rPr>
        <w:t>, and plasma (both thermal and non</w:t>
      </w:r>
      <w:r w:rsidRPr="00CF7E03">
        <w:rPr>
          <w:rFonts w:ascii="Arial" w:eastAsiaTheme="minorEastAsia" w:hAnsi="Arial" w:cs="Arial"/>
          <w:sz w:val="22"/>
          <w:szCs w:val="22"/>
          <w:lang w:eastAsia="zh-CN"/>
        </w:rPr>
        <w:noBreakHyphen/>
        <w:t xml:space="preserve">thermal). </w:t>
      </w:r>
      <w:r w:rsidR="00E1255F" w:rsidRPr="004241C5">
        <w:rPr>
          <w:rFonts w:ascii="Arial" w:eastAsiaTheme="minorEastAsia" w:hAnsi="Arial" w:cs="Arial"/>
          <w:b/>
          <w:sz w:val="22"/>
          <w:szCs w:val="22"/>
          <w:lang w:eastAsia="zh-CN"/>
        </w:rPr>
        <w:t>Supplementary</w:t>
      </w:r>
      <w:r w:rsidR="00EA598D" w:rsidRPr="004241C5">
        <w:rPr>
          <w:rFonts w:ascii="Arial" w:eastAsiaTheme="minorEastAsia" w:hAnsi="Arial" w:cs="Arial"/>
          <w:b/>
          <w:sz w:val="22"/>
          <w:szCs w:val="22"/>
          <w:lang w:eastAsia="zh-CN"/>
        </w:rPr>
        <w:t> </w:t>
      </w:r>
      <w:r w:rsidR="00E1255F" w:rsidRPr="004241C5">
        <w:rPr>
          <w:rFonts w:ascii="Arial" w:eastAsiaTheme="minorEastAsia" w:hAnsi="Arial" w:cs="Arial"/>
          <w:b/>
          <w:sz w:val="22"/>
          <w:szCs w:val="22"/>
          <w:lang w:eastAsia="zh-CN"/>
        </w:rPr>
        <w:t>Table</w:t>
      </w:r>
      <w:r w:rsidR="00EA598D" w:rsidRPr="004241C5">
        <w:rPr>
          <w:rFonts w:ascii="Arial" w:eastAsiaTheme="minorEastAsia" w:hAnsi="Arial" w:cs="Arial"/>
          <w:b/>
          <w:sz w:val="22"/>
          <w:szCs w:val="22"/>
          <w:lang w:eastAsia="zh-CN"/>
        </w:rPr>
        <w:t> </w:t>
      </w:r>
      <w:del w:id="975" w:author="Zhang  Zihao" w:date="2024-08-13T21:07:00Z">
        <w:r w:rsidR="00EA598D" w:rsidRPr="004241C5" w:rsidDel="00F37072">
          <w:rPr>
            <w:rFonts w:ascii="Arial" w:eastAsiaTheme="minorEastAsia" w:hAnsi="Arial" w:cs="Arial"/>
            <w:b/>
            <w:sz w:val="22"/>
            <w:szCs w:val="22"/>
            <w:lang w:eastAsia="zh-CN"/>
          </w:rPr>
          <w:delText>xx</w:delText>
        </w:r>
        <w:r w:rsidR="00EA598D" w:rsidRPr="00EA598D" w:rsidDel="00F37072">
          <w:rPr>
            <w:rFonts w:ascii="Arial" w:eastAsiaTheme="minorEastAsia" w:hAnsi="Arial" w:cs="Arial"/>
            <w:sz w:val="22"/>
            <w:szCs w:val="22"/>
            <w:lang w:eastAsia="zh-CN"/>
          </w:rPr>
          <w:delText xml:space="preserve"> </w:delText>
        </w:r>
      </w:del>
      <w:ins w:id="976" w:author="Zhang  Zihao" w:date="2024-08-13T21:07:00Z">
        <w:del w:id="977" w:author="Nabera  Abhinandan" w:date="2024-08-15T20:38:00Z">
          <w:r w:rsidR="00F37072" w:rsidDel="00702D94">
            <w:rPr>
              <w:rFonts w:ascii="Arial" w:eastAsiaTheme="minorEastAsia" w:hAnsi="Arial" w:cs="Arial" w:hint="eastAsia"/>
              <w:b/>
              <w:sz w:val="22"/>
              <w:szCs w:val="22"/>
              <w:lang w:eastAsia="zh-CN"/>
            </w:rPr>
            <w:delText>3</w:delText>
          </w:r>
        </w:del>
      </w:ins>
      <w:ins w:id="978" w:author="Nabera  Abhinandan" w:date="2024-08-15T20:38:00Z">
        <w:r w:rsidR="00702D94">
          <w:rPr>
            <w:rFonts w:ascii="Arial" w:eastAsiaTheme="minorEastAsia" w:hAnsi="Arial" w:cs="Arial"/>
            <w:b/>
            <w:sz w:val="22"/>
            <w:szCs w:val="22"/>
            <w:lang w:eastAsia="zh-CN"/>
          </w:rPr>
          <w:t>6</w:t>
        </w:r>
      </w:ins>
      <w:ins w:id="979" w:author="Zhang  Zihao" w:date="2024-08-13T21:07:00Z">
        <w:r w:rsidR="00F37072" w:rsidRPr="00EA598D">
          <w:rPr>
            <w:rFonts w:ascii="Arial" w:eastAsiaTheme="minorEastAsia" w:hAnsi="Arial" w:cs="Arial"/>
            <w:sz w:val="22"/>
            <w:szCs w:val="22"/>
            <w:lang w:eastAsia="zh-CN"/>
          </w:rPr>
          <w:t xml:space="preserve"> </w:t>
        </w:r>
      </w:ins>
      <w:r w:rsidR="002D6D48">
        <w:rPr>
          <w:rFonts w:ascii="Arial" w:eastAsiaTheme="minorEastAsia" w:hAnsi="Arial" w:cs="Arial"/>
          <w:sz w:val="22"/>
          <w:szCs w:val="22"/>
          <w:lang w:eastAsia="zh-CN"/>
        </w:rPr>
        <w:t>shows</w:t>
      </w:r>
      <w:r w:rsidR="00EA598D">
        <w:rPr>
          <w:rFonts w:ascii="Arial" w:eastAsiaTheme="minorEastAsia" w:hAnsi="Arial" w:cs="Arial"/>
          <w:sz w:val="22"/>
          <w:szCs w:val="22"/>
          <w:lang w:eastAsia="zh-CN"/>
        </w:rPr>
        <w:t xml:space="preserve"> the mass balance, </w:t>
      </w:r>
      <w:ins w:id="980" w:author="Nabera  Abhinandan" w:date="2024-08-15T20:38:00Z">
        <w:r w:rsidR="00702D94" w:rsidRPr="002D14F3">
          <w:rPr>
            <w:rFonts w:ascii="Arial" w:eastAsiaTheme="minorEastAsia" w:hAnsi="Arial" w:cs="Arial"/>
            <w:b/>
            <w:sz w:val="22"/>
            <w:szCs w:val="22"/>
            <w:lang w:eastAsia="zh-CN"/>
          </w:rPr>
          <w:t>Supplementary Table </w:t>
        </w:r>
        <w:r w:rsidR="00702D94">
          <w:rPr>
            <w:rFonts w:ascii="Arial" w:eastAsiaTheme="minorEastAsia" w:hAnsi="Arial" w:cs="Arial"/>
            <w:b/>
            <w:sz w:val="22"/>
            <w:szCs w:val="22"/>
            <w:lang w:eastAsia="zh-CN"/>
          </w:rPr>
          <w:t>7</w:t>
        </w:r>
        <w:r w:rsidR="00702D94" w:rsidRPr="002D14F3">
          <w:rPr>
            <w:rFonts w:ascii="Arial" w:eastAsiaTheme="minorEastAsia" w:hAnsi="Arial" w:cs="Arial"/>
            <w:sz w:val="22"/>
            <w:szCs w:val="22"/>
            <w:lang w:eastAsia="zh-CN"/>
          </w:rPr>
          <w:t xml:space="preserve"> </w:t>
        </w:r>
        <w:r w:rsidR="00702D94">
          <w:rPr>
            <w:rFonts w:ascii="Arial" w:eastAsiaTheme="minorEastAsia" w:hAnsi="Arial" w:cs="Arial"/>
            <w:sz w:val="22"/>
            <w:szCs w:val="22"/>
            <w:lang w:eastAsia="zh-CN"/>
          </w:rPr>
          <w:t xml:space="preserve">displays the life cycle inventories used for the environmental assessment, </w:t>
        </w:r>
      </w:ins>
      <w:r w:rsidR="002D6D48">
        <w:rPr>
          <w:rFonts w:ascii="Arial" w:eastAsiaTheme="minorEastAsia" w:hAnsi="Arial" w:cs="Arial"/>
          <w:sz w:val="22"/>
          <w:szCs w:val="22"/>
          <w:lang w:eastAsia="zh-CN"/>
        </w:rPr>
        <w:t>and</w:t>
      </w:r>
      <w:r w:rsidR="00EA598D">
        <w:rPr>
          <w:rFonts w:ascii="Arial" w:eastAsiaTheme="minorEastAsia" w:hAnsi="Arial" w:cs="Arial"/>
          <w:sz w:val="22"/>
          <w:szCs w:val="22"/>
          <w:lang w:eastAsia="zh-CN"/>
        </w:rPr>
        <w:t xml:space="preserve"> </w:t>
      </w:r>
      <w:r w:rsidR="00EA598D" w:rsidRPr="004241C5">
        <w:rPr>
          <w:rFonts w:ascii="Arial" w:eastAsiaTheme="minorEastAsia" w:hAnsi="Arial" w:cs="Arial"/>
          <w:b/>
          <w:sz w:val="22"/>
          <w:szCs w:val="22"/>
          <w:lang w:eastAsia="zh-CN"/>
        </w:rPr>
        <w:t>Supplementary Table </w:t>
      </w:r>
      <w:del w:id="981" w:author="Zhang  Zihao" w:date="2024-08-13T21:10:00Z">
        <w:r w:rsidR="00EA598D" w:rsidRPr="004241C5" w:rsidDel="00822F5C">
          <w:rPr>
            <w:rFonts w:ascii="Arial" w:eastAsiaTheme="minorEastAsia" w:hAnsi="Arial" w:cs="Arial"/>
            <w:b/>
            <w:sz w:val="22"/>
            <w:szCs w:val="22"/>
            <w:lang w:eastAsia="zh-CN"/>
          </w:rPr>
          <w:delText>xx</w:delText>
        </w:r>
        <w:r w:rsidR="00EA598D" w:rsidDel="00822F5C">
          <w:rPr>
            <w:rFonts w:ascii="Arial" w:eastAsiaTheme="minorEastAsia" w:hAnsi="Arial" w:cs="Arial"/>
            <w:sz w:val="22"/>
            <w:szCs w:val="22"/>
            <w:lang w:eastAsia="zh-CN"/>
          </w:rPr>
          <w:delText xml:space="preserve"> </w:delText>
        </w:r>
      </w:del>
      <w:ins w:id="982" w:author="Zhang  Zihao" w:date="2024-08-13T21:10:00Z">
        <w:del w:id="983" w:author="Nabera  Abhinandan" w:date="2024-08-15T20:38:00Z">
          <w:r w:rsidR="00822F5C" w:rsidDel="00702D94">
            <w:rPr>
              <w:rFonts w:ascii="Arial" w:eastAsiaTheme="minorEastAsia" w:hAnsi="Arial" w:cs="Arial" w:hint="eastAsia"/>
              <w:b/>
              <w:sz w:val="22"/>
              <w:szCs w:val="22"/>
              <w:lang w:eastAsia="zh-CN"/>
            </w:rPr>
            <w:delText>5</w:delText>
          </w:r>
        </w:del>
      </w:ins>
      <w:ins w:id="984" w:author="Nabera  Abhinandan" w:date="2024-08-15T20:38:00Z">
        <w:r w:rsidR="00702D94">
          <w:rPr>
            <w:rFonts w:ascii="Arial" w:eastAsiaTheme="minorEastAsia" w:hAnsi="Arial" w:cs="Arial"/>
            <w:b/>
            <w:sz w:val="22"/>
            <w:szCs w:val="22"/>
            <w:lang w:eastAsia="zh-CN"/>
          </w:rPr>
          <w:t>8</w:t>
        </w:r>
      </w:ins>
      <w:ins w:id="985" w:author="Zhang  Zihao" w:date="2024-08-13T21:10:00Z">
        <w:r w:rsidR="00822F5C">
          <w:rPr>
            <w:rFonts w:ascii="Arial" w:eastAsiaTheme="minorEastAsia" w:hAnsi="Arial" w:cs="Arial"/>
            <w:sz w:val="22"/>
            <w:szCs w:val="22"/>
            <w:lang w:eastAsia="zh-CN"/>
          </w:rPr>
          <w:t xml:space="preserve"> </w:t>
        </w:r>
      </w:ins>
      <w:r w:rsidR="002D6D48">
        <w:rPr>
          <w:rFonts w:ascii="Arial" w:eastAsiaTheme="minorEastAsia" w:hAnsi="Arial" w:cs="Arial"/>
          <w:sz w:val="22"/>
          <w:szCs w:val="22"/>
          <w:lang w:eastAsia="zh-CN"/>
        </w:rPr>
        <w:t>list</w:t>
      </w:r>
      <w:r w:rsidR="00EA598D">
        <w:rPr>
          <w:rFonts w:ascii="Arial" w:eastAsiaTheme="minorEastAsia" w:hAnsi="Arial" w:cs="Arial"/>
          <w:sz w:val="22"/>
          <w:szCs w:val="22"/>
          <w:lang w:eastAsia="zh-CN"/>
        </w:rPr>
        <w:t xml:space="preserve">s the prices of feedstock and utilities used </w:t>
      </w:r>
      <w:del w:id="986" w:author="Zhang  Zihao" w:date="2024-08-14T10:43:00Z">
        <w:r w:rsidR="00EA598D" w:rsidDel="006663FD">
          <w:rPr>
            <w:rFonts w:ascii="Arial" w:eastAsiaTheme="minorEastAsia" w:hAnsi="Arial" w:cs="Arial"/>
            <w:sz w:val="22"/>
            <w:szCs w:val="22"/>
            <w:lang w:eastAsia="zh-CN"/>
          </w:rPr>
          <w:delText xml:space="preserve">in </w:delText>
        </w:r>
      </w:del>
      <w:ins w:id="987" w:author="Zhang  Zihao" w:date="2024-08-14T10:43:00Z">
        <w:r w:rsidR="006663FD">
          <w:rPr>
            <w:rFonts w:ascii="Arial" w:eastAsiaTheme="minorEastAsia" w:hAnsi="Arial" w:cs="Arial" w:hint="eastAsia"/>
            <w:sz w:val="22"/>
            <w:szCs w:val="22"/>
            <w:lang w:eastAsia="zh-CN"/>
          </w:rPr>
          <w:t>to</w:t>
        </w:r>
        <w:r w:rsidR="006663FD">
          <w:rPr>
            <w:rFonts w:ascii="Arial" w:eastAsiaTheme="minorEastAsia" w:hAnsi="Arial" w:cs="Arial"/>
            <w:sz w:val="22"/>
            <w:szCs w:val="22"/>
            <w:lang w:eastAsia="zh-CN"/>
          </w:rPr>
          <w:t xml:space="preserve"> </w:t>
        </w:r>
      </w:ins>
      <w:r w:rsidR="00EE06B5">
        <w:rPr>
          <w:rFonts w:ascii="Arial" w:eastAsiaTheme="minorEastAsia" w:hAnsi="Arial" w:cs="Arial"/>
          <w:sz w:val="22"/>
          <w:szCs w:val="22"/>
          <w:lang w:eastAsia="zh-CN"/>
        </w:rPr>
        <w:t>estimat</w:t>
      </w:r>
      <w:ins w:id="988" w:author="Zhang  Zihao" w:date="2024-08-14T10:43:00Z">
        <w:r w:rsidR="006663FD">
          <w:rPr>
            <w:rFonts w:ascii="Arial" w:eastAsiaTheme="minorEastAsia" w:hAnsi="Arial" w:cs="Arial" w:hint="eastAsia"/>
            <w:sz w:val="22"/>
            <w:szCs w:val="22"/>
            <w:lang w:eastAsia="zh-CN"/>
          </w:rPr>
          <w:t>e</w:t>
        </w:r>
      </w:ins>
      <w:del w:id="989" w:author="Zhang  Zihao" w:date="2024-08-14T10:43:00Z">
        <w:r w:rsidR="00EE06B5" w:rsidDel="006663FD">
          <w:rPr>
            <w:rFonts w:ascii="Arial" w:eastAsiaTheme="minorEastAsia" w:hAnsi="Arial" w:cs="Arial"/>
            <w:sz w:val="22"/>
            <w:szCs w:val="22"/>
            <w:lang w:eastAsia="zh-CN"/>
          </w:rPr>
          <w:delText>ing</w:delText>
        </w:r>
      </w:del>
      <w:r w:rsidR="00EE06B5">
        <w:rPr>
          <w:rFonts w:ascii="Arial" w:eastAsiaTheme="minorEastAsia" w:hAnsi="Arial" w:cs="Arial"/>
          <w:sz w:val="22"/>
          <w:szCs w:val="22"/>
          <w:lang w:eastAsia="zh-CN"/>
        </w:rPr>
        <w:t xml:space="preserve"> </w:t>
      </w:r>
      <w:del w:id="990" w:author="Zhang  Zihao" w:date="2024-08-14T10:43:00Z">
        <w:r w:rsidR="00EA598D" w:rsidDel="006663FD">
          <w:rPr>
            <w:rFonts w:ascii="Arial" w:eastAsiaTheme="minorEastAsia" w:hAnsi="Arial" w:cs="Arial"/>
            <w:sz w:val="22"/>
            <w:szCs w:val="22"/>
            <w:lang w:eastAsia="zh-CN"/>
          </w:rPr>
          <w:delText xml:space="preserve">the </w:delText>
        </w:r>
      </w:del>
      <w:r w:rsidR="00EA598D">
        <w:rPr>
          <w:rFonts w:ascii="Arial" w:eastAsiaTheme="minorEastAsia" w:hAnsi="Arial" w:cs="Arial"/>
          <w:sz w:val="22"/>
          <w:szCs w:val="22"/>
          <w:lang w:eastAsia="zh-CN"/>
        </w:rPr>
        <w:t xml:space="preserve">production costs </w:t>
      </w:r>
      <w:r w:rsidR="00EE06B5">
        <w:rPr>
          <w:rFonts w:ascii="Arial" w:eastAsiaTheme="minorEastAsia" w:hAnsi="Arial" w:cs="Arial"/>
          <w:sz w:val="22"/>
          <w:szCs w:val="22"/>
          <w:lang w:eastAsia="zh-CN"/>
        </w:rPr>
        <w:t>for</w:t>
      </w:r>
      <w:r w:rsidR="00EA598D">
        <w:rPr>
          <w:rFonts w:ascii="Arial" w:eastAsiaTheme="minorEastAsia" w:hAnsi="Arial" w:cs="Arial"/>
          <w:sz w:val="22"/>
          <w:szCs w:val="22"/>
          <w:lang w:eastAsia="zh-CN"/>
        </w:rPr>
        <w:t xml:space="preserve"> all C</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H</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 xml:space="preserve"> production routes. </w:t>
      </w:r>
      <w:r w:rsidRPr="00CF7E03">
        <w:rPr>
          <w:rFonts w:ascii="Arial" w:eastAsiaTheme="minorEastAsia" w:hAnsi="Arial" w:cs="Arial"/>
          <w:sz w:val="22"/>
          <w:szCs w:val="22"/>
          <w:lang w:eastAsia="zh-CN"/>
        </w:rPr>
        <w:t>We evaluated two scenarios for all production technologies: fossil</w:t>
      </w:r>
      <w:r w:rsidRPr="00CF7E03">
        <w:rPr>
          <w:rFonts w:ascii="Arial" w:eastAsiaTheme="minorEastAsia" w:hAnsi="Arial" w:cs="Arial"/>
          <w:sz w:val="22"/>
          <w:szCs w:val="22"/>
          <w:lang w:eastAsia="zh-CN"/>
        </w:rPr>
        <w:noBreakHyphen/>
        <w:t xml:space="preserve">based and green. For the </w:t>
      </w:r>
      <w:r w:rsidR="003E176F">
        <w:rPr>
          <w:rFonts w:ascii="Arial" w:eastAsiaTheme="minorEastAsia" w:hAnsi="Arial" w:cs="Arial"/>
          <w:sz w:val="22"/>
          <w:szCs w:val="22"/>
          <w:lang w:eastAsia="zh-CN"/>
        </w:rPr>
        <w:t>CaC</w:t>
      </w:r>
      <w:r w:rsidR="003E176F" w:rsidRPr="00BB3ACA">
        <w:rPr>
          <w:rFonts w:ascii="Arial" w:eastAsiaTheme="minorEastAsia" w:hAnsi="Arial" w:cs="Arial"/>
          <w:sz w:val="22"/>
          <w:szCs w:val="22"/>
          <w:vertAlign w:val="subscript"/>
          <w:lang w:eastAsia="zh-CN"/>
        </w:rPr>
        <w:t>2</w:t>
      </w:r>
      <w:r w:rsidR="003E176F"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process, we used coke (fossil) and biochar (green)</w:t>
      </w:r>
      <w:r w:rsidR="007844F0">
        <w:rPr>
          <w:rFonts w:ascii="Arial" w:eastAsiaTheme="minorEastAsia" w:hAnsi="Arial" w:cs="Arial"/>
          <w:sz w:val="22"/>
          <w:szCs w:val="22"/>
          <w:lang w:eastAsia="zh-CN"/>
        </w:rPr>
        <w:t xml:space="preserve"> as feedstock</w:t>
      </w:r>
      <w:r w:rsidRPr="00CF7E03">
        <w:rPr>
          <w:rFonts w:ascii="Arial" w:eastAsiaTheme="minorEastAsia" w:hAnsi="Arial" w:cs="Arial"/>
          <w:sz w:val="22"/>
          <w:szCs w:val="22"/>
          <w:lang w:eastAsia="zh-CN"/>
        </w:rPr>
        <w:t xml:space="preserve">. For the technologies utilizing methane as a </w:t>
      </w:r>
      <w:commentRangeStart w:id="991"/>
      <w:commentRangeStart w:id="992"/>
      <w:r w:rsidRPr="00CF7E03">
        <w:rPr>
          <w:rFonts w:ascii="Arial" w:eastAsiaTheme="minorEastAsia" w:hAnsi="Arial" w:cs="Arial"/>
          <w:sz w:val="22"/>
          <w:szCs w:val="22"/>
          <w:lang w:eastAsia="zh-CN"/>
        </w:rPr>
        <w:t xml:space="preserve">feedstock </w:t>
      </w:r>
      <w:commentRangeEnd w:id="991"/>
      <w:r w:rsidR="007844F0">
        <w:rPr>
          <w:rStyle w:val="CommentReference"/>
        </w:rPr>
        <w:commentReference w:id="991"/>
      </w:r>
      <w:commentRangeEnd w:id="992"/>
      <w:r w:rsidR="001017A8">
        <w:rPr>
          <w:rStyle w:val="CommentReference"/>
        </w:rPr>
        <w:commentReference w:id="992"/>
      </w:r>
      <w:r w:rsidRPr="00CF7E03">
        <w:rPr>
          <w:rFonts w:ascii="Arial" w:eastAsiaTheme="minorEastAsia" w:hAnsi="Arial" w:cs="Arial"/>
          <w:sz w:val="22"/>
          <w:szCs w:val="22"/>
          <w:lang w:eastAsia="zh-CN"/>
        </w:rPr>
        <w:t>in the fossil scenario (</w:t>
      </w:r>
      <w:r w:rsidR="004911AB">
        <w:rPr>
          <w:rFonts w:ascii="Arial" w:eastAsiaTheme="minorEastAsia" w:hAnsi="Arial" w:cs="Arial"/>
          <w:sz w:val="22"/>
          <w:szCs w:val="22"/>
          <w:lang w:eastAsia="zh-CN"/>
        </w:rPr>
        <w:t xml:space="preserve">PC </w:t>
      </w:r>
      <w:r w:rsidRPr="00CF7E03">
        <w:rPr>
          <w:rFonts w:ascii="Arial" w:eastAsiaTheme="minorEastAsia" w:hAnsi="Arial" w:cs="Arial"/>
          <w:sz w:val="22"/>
          <w:szCs w:val="22"/>
          <w:lang w:eastAsia="zh-CN"/>
        </w:rPr>
        <w:t>and plasma routes), we replaced methane with biomethane in the green scenario</w:t>
      </w:r>
      <w:r w:rsidR="002206B9" w:rsidRPr="00CF7E03">
        <w:rPr>
          <w:rFonts w:ascii="Arial" w:eastAsiaTheme="minorEastAsia" w:hAnsi="Arial" w:cs="Arial"/>
          <w:sz w:val="22"/>
          <w:szCs w:val="22"/>
          <w:lang w:eastAsia="zh-CN"/>
        </w:rPr>
        <w:t>.</w:t>
      </w:r>
      <w:r w:rsidR="00351974" w:rsidRPr="00CF7E03">
        <w:rPr>
          <w:rFonts w:ascii="Arial" w:eastAsiaTheme="minorEastAsia" w:hAnsi="Arial" w:cs="Arial"/>
          <w:sz w:val="22"/>
          <w:szCs w:val="22"/>
          <w:lang w:eastAsia="zh-CN"/>
        </w:rPr>
        <w:t xml:space="preserve"> </w:t>
      </w:r>
      <w:r w:rsidR="00A76367" w:rsidRPr="00CF7E03">
        <w:rPr>
          <w:rFonts w:ascii="Arial" w:eastAsiaTheme="minorEastAsia" w:hAnsi="Arial" w:cs="Arial"/>
          <w:sz w:val="22"/>
          <w:szCs w:val="22"/>
          <w:lang w:eastAsia="zh-CN"/>
        </w:rPr>
        <w:t>Furthermore, we conduct</w:t>
      </w:r>
      <w:r w:rsidR="007667C8" w:rsidRPr="00CF7E03">
        <w:rPr>
          <w:rFonts w:ascii="Arial" w:eastAsiaTheme="minorEastAsia" w:hAnsi="Arial" w:cs="Arial"/>
          <w:sz w:val="22"/>
          <w:szCs w:val="22"/>
          <w:lang w:eastAsia="zh-CN"/>
        </w:rPr>
        <w:t>ed</w:t>
      </w:r>
      <w:r w:rsidR="00A76367" w:rsidRPr="00CF7E03">
        <w:rPr>
          <w:rFonts w:ascii="Arial" w:eastAsiaTheme="minorEastAsia" w:hAnsi="Arial" w:cs="Arial"/>
          <w:sz w:val="22"/>
          <w:szCs w:val="22"/>
          <w:lang w:eastAsia="zh-CN"/>
        </w:rPr>
        <w:t xml:space="preserve"> a prospective LCA to evaluate the projected climate change impacts for the year 2050 under a decarbonized scenario. Given that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xml:space="preserve"> production technologies are highly energy</w:t>
      </w:r>
      <w:r w:rsidR="00A76367" w:rsidRPr="00CF7E03">
        <w:rPr>
          <w:rFonts w:ascii="Arial" w:eastAsiaTheme="minorEastAsia" w:hAnsi="Arial" w:cs="Arial"/>
          <w:sz w:val="22"/>
          <w:szCs w:val="22"/>
          <w:lang w:eastAsia="zh-CN"/>
        </w:rPr>
        <w:noBreakHyphen/>
        <w:t>intensive, requiring between 3.3 and 12.1 kWh kg</w:t>
      </w:r>
      <w:r w:rsidR="00A76367" w:rsidRPr="004241C5">
        <w:rPr>
          <w:rFonts w:ascii="Arial" w:eastAsiaTheme="minorEastAsia" w:hAnsi="Arial" w:cs="Arial"/>
          <w:sz w:val="22"/>
          <w:szCs w:val="22"/>
          <w:vertAlign w:val="superscript"/>
          <w:lang w:eastAsia="zh-CN"/>
        </w:rPr>
        <w:t>–1</w:t>
      </w:r>
      <w:r w:rsidR="00A76367" w:rsidRPr="00CF7E03">
        <w:rPr>
          <w:rFonts w:ascii="Arial" w:eastAsiaTheme="minorEastAsia" w:hAnsi="Arial" w:cs="Arial"/>
          <w:sz w:val="22"/>
          <w:szCs w:val="22"/>
          <w:lang w:eastAsia="zh-CN"/>
        </w:rPr>
        <w: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they have the potential to perform exceptionally well with the anticipated future decarbonized electricity mix.</w:t>
      </w:r>
    </w:p>
    <w:p w14:paraId="5743C939" w14:textId="3BFC4C3C" w:rsidR="009F62DE" w:rsidRPr="00CF7E03"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highest climate change impacts are observed in the </w:t>
      </w:r>
      <w:r w:rsidR="00CD165A">
        <w:rPr>
          <w:rFonts w:ascii="Arial" w:eastAsiaTheme="minorEastAsia" w:hAnsi="Arial" w:cs="Arial"/>
          <w:sz w:val="22"/>
          <w:szCs w:val="22"/>
          <w:lang w:eastAsia="zh-CN"/>
        </w:rPr>
        <w:t>CaC</w:t>
      </w:r>
      <w:r w:rsidR="00CD165A" w:rsidRPr="00BB3ACA">
        <w:rPr>
          <w:rFonts w:ascii="Arial" w:eastAsiaTheme="minorEastAsia" w:hAnsi="Arial" w:cs="Arial"/>
          <w:sz w:val="22"/>
          <w:szCs w:val="22"/>
          <w:vertAlign w:val="subscript"/>
          <w:lang w:eastAsia="zh-CN"/>
        </w:rPr>
        <w:t>2</w:t>
      </w:r>
      <w:r w:rsidR="00CD165A"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production scenario (</w:t>
      </w:r>
      <w:r w:rsidR="00340B0A">
        <w:rPr>
          <w:rFonts w:ascii="Arial" w:eastAsiaTheme="minorEastAsia" w:hAnsi="Arial" w:cs="Arial"/>
          <w:sz w:val="22"/>
          <w:szCs w:val="22"/>
          <w:lang w:eastAsia="zh-CN"/>
        </w:rPr>
        <w:t>12.9</w:t>
      </w:r>
      <w:r w:rsidRPr="00CF7E03">
        <w:rPr>
          <w:rFonts w:ascii="Arial" w:eastAsiaTheme="minorEastAsia" w:hAnsi="Arial" w:cs="Arial"/>
          <w:sz w:val="22"/>
          <w:szCs w:val="22"/>
          <w:lang w:eastAsia="zh-CN"/>
        </w:rPr>
        <w:t> kg CO</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t>eq kg</w:t>
      </w:r>
      <w:r w:rsidRPr="004241C5">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due to its heavy reliance on coke and electricity </w:t>
      </w:r>
      <w:r w:rsidR="00303D66" w:rsidRPr="00CF7E03">
        <w:rPr>
          <w:rFonts w:ascii="Arial" w:eastAsiaTheme="minorEastAsia" w:hAnsi="Arial" w:cs="Arial"/>
          <w:sz w:val="22"/>
          <w:szCs w:val="22"/>
          <w:lang w:eastAsia="zh-CN"/>
        </w:rPr>
        <w:t>to produce</w:t>
      </w:r>
      <w:r w:rsidR="00F0253C" w:rsidRPr="00CF7E03">
        <w:rPr>
          <w:rFonts w:ascii="Arial" w:eastAsiaTheme="minorEastAsia" w:hAnsi="Arial" w:cs="Arial"/>
          <w:sz w:val="22"/>
          <w:szCs w:val="22"/>
          <w:lang w:eastAsia="zh-CN"/>
        </w:rPr>
        <w:t xml:space="preserve"> calcium </w:t>
      </w:r>
      <w:r w:rsidR="00F0253C" w:rsidRPr="00CF7E03">
        <w:rPr>
          <w:rFonts w:ascii="Arial" w:eastAsiaTheme="minorEastAsia" w:hAnsi="Arial" w:cs="Arial"/>
          <w:sz w:val="22"/>
          <w:szCs w:val="22"/>
          <w:lang w:eastAsia="zh-CN"/>
        </w:rPr>
        <w:lastRenderedPageBreak/>
        <w:t>carbide</w:t>
      </w:r>
      <w:r w:rsidR="00E75C15"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in addition to </w:t>
      </w:r>
      <w:del w:id="993" w:author="Nabera  Abhinandan" w:date="2024-08-15T20:55:00Z">
        <w:r w:rsidR="00F0253C" w:rsidRPr="00CF7E03" w:rsidDel="00ED01A3">
          <w:rPr>
            <w:rFonts w:ascii="Arial" w:eastAsiaTheme="minorEastAsia" w:hAnsi="Arial" w:cs="Arial"/>
            <w:sz w:val="22"/>
            <w:szCs w:val="22"/>
            <w:lang w:eastAsia="zh-CN"/>
          </w:rPr>
          <w:delText xml:space="preserve">the </w:delText>
        </w:r>
      </w:del>
      <w:r w:rsidR="00F0253C" w:rsidRPr="00CF7E03">
        <w:rPr>
          <w:rFonts w:ascii="Arial" w:eastAsiaTheme="minorEastAsia" w:hAnsi="Arial" w:cs="Arial"/>
          <w:sz w:val="22"/>
          <w:szCs w:val="22"/>
          <w:lang w:eastAsia="zh-CN"/>
        </w:rPr>
        <w:t xml:space="preserve">substantial direct emissions. </w:t>
      </w:r>
      <w:r w:rsidR="007F0614" w:rsidRPr="00CF7E03">
        <w:rPr>
          <w:rFonts w:ascii="Arial" w:eastAsiaTheme="minorEastAsia" w:hAnsi="Arial" w:cs="Arial"/>
          <w:sz w:val="22"/>
          <w:szCs w:val="22"/>
          <w:lang w:eastAsia="zh-CN"/>
        </w:rPr>
        <w:t>In contrast</w:t>
      </w:r>
      <w:r w:rsidR="00C14722" w:rsidRPr="00CF7E03">
        <w:rPr>
          <w:rFonts w:ascii="Arial" w:eastAsiaTheme="minorEastAsia" w:hAnsi="Arial" w:cs="Arial"/>
          <w:sz w:val="22"/>
          <w:szCs w:val="22"/>
          <w:lang w:eastAsia="zh-CN"/>
        </w:rPr>
        <w:t xml:space="preserve">, </w:t>
      </w:r>
      <w:ins w:id="994" w:author="Nabera  Abhinandan" w:date="2024-08-15T20:56:00Z">
        <w:r w:rsidR="00ED01A3">
          <w:rPr>
            <w:rFonts w:ascii="Arial" w:eastAsiaTheme="minorEastAsia" w:hAnsi="Arial" w:cs="Arial"/>
            <w:sz w:val="22"/>
            <w:szCs w:val="22"/>
            <w:lang w:eastAsia="zh-CN"/>
          </w:rPr>
          <w:t xml:space="preserve">the </w:t>
        </w:r>
      </w:ins>
      <w:r w:rsidR="0007746C">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has the lowest emissions (7.8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utilizing methane as the primary feedstock and </w:t>
      </w:r>
      <w:r w:rsidR="007F0614" w:rsidRPr="00CF7E03">
        <w:rPr>
          <w:rFonts w:ascii="Arial" w:eastAsiaTheme="minorEastAsia" w:hAnsi="Arial" w:cs="Arial"/>
          <w:sz w:val="22"/>
          <w:szCs w:val="22"/>
          <w:lang w:eastAsia="zh-CN"/>
        </w:rPr>
        <w:t>resulting</w:t>
      </w:r>
      <w:r w:rsidR="00C14722" w:rsidRPr="00CF7E03">
        <w:rPr>
          <w:rFonts w:ascii="Arial" w:eastAsiaTheme="minorEastAsia" w:hAnsi="Arial" w:cs="Arial"/>
          <w:sz w:val="22"/>
          <w:szCs w:val="22"/>
          <w:lang w:eastAsia="zh-CN"/>
        </w:rPr>
        <w:t xml:space="preserve"> in much lower direct emissions compared to the </w:t>
      </w:r>
      <w:r w:rsidR="008C2ADF">
        <w:rPr>
          <w:rFonts w:ascii="Arial" w:eastAsiaTheme="minorEastAsia" w:hAnsi="Arial" w:cs="Arial"/>
          <w:sz w:val="22"/>
          <w:szCs w:val="22"/>
          <w:lang w:eastAsia="zh-CN"/>
        </w:rPr>
        <w:t>CaC</w:t>
      </w:r>
      <w:r w:rsidR="008C2ADF"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scenario. Both plasma technologies have higher climate change impacts than the </w:t>
      </w:r>
      <w:r w:rsidR="001A610B">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route</w:t>
      </w:r>
      <w:del w:id="995" w:author="Nabera  Abhinandan" w:date="2024-08-15T20:56:00Z">
        <w:r w:rsidR="00C14722" w:rsidRPr="00CF7E03" w:rsidDel="00ED01A3">
          <w:rPr>
            <w:rFonts w:ascii="Arial" w:eastAsiaTheme="minorEastAsia" w:hAnsi="Arial" w:cs="Arial"/>
            <w:sz w:val="22"/>
            <w:szCs w:val="22"/>
            <w:lang w:eastAsia="zh-CN"/>
          </w:rPr>
          <w:delText>s</w:delText>
        </w:r>
      </w:del>
      <w:r w:rsidR="005C1FF4"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primarily due</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 xml:space="preserve">to the </w:t>
      </w:r>
      <w:r w:rsidR="00C14722" w:rsidRPr="00CF7E03">
        <w:rPr>
          <w:rFonts w:ascii="Arial" w:eastAsiaTheme="minorEastAsia" w:hAnsi="Arial" w:cs="Arial"/>
          <w:sz w:val="22"/>
          <w:szCs w:val="22"/>
          <w:lang w:eastAsia="zh-CN"/>
        </w:rPr>
        <w:t>high electricity requirement</w:t>
      </w:r>
      <w:r w:rsidR="005C1FF4" w:rsidRPr="00CF7E03">
        <w:rPr>
          <w:rFonts w:ascii="Arial" w:eastAsiaTheme="minorEastAsia" w:hAnsi="Arial" w:cs="Arial"/>
          <w:sz w:val="22"/>
          <w:szCs w:val="22"/>
          <w:lang w:eastAsia="zh-CN"/>
        </w:rPr>
        <w:t>s</w:t>
      </w:r>
      <w:r w:rsidR="00C14722" w:rsidRPr="00CF7E03">
        <w:rPr>
          <w:rFonts w:ascii="Arial" w:eastAsiaTheme="minorEastAsia" w:hAnsi="Arial" w:cs="Arial"/>
          <w:sz w:val="22"/>
          <w:szCs w:val="22"/>
          <w:lang w:eastAsia="zh-CN"/>
        </w:rPr>
        <w:t xml:space="preserve"> for these pathways. </w:t>
      </w:r>
      <w:del w:id="996" w:author="Nabera  Abhinandan" w:date="2024-08-15T20:56:00Z">
        <w:r w:rsidR="00C14722" w:rsidRPr="00CF7E03" w:rsidDel="00ED01A3">
          <w:rPr>
            <w:rFonts w:ascii="Arial" w:eastAsiaTheme="minorEastAsia" w:hAnsi="Arial" w:cs="Arial"/>
            <w:sz w:val="22"/>
            <w:szCs w:val="22"/>
            <w:lang w:eastAsia="zh-CN"/>
          </w:rPr>
          <w:delText>Alternatively</w:delText>
        </w:r>
      </w:del>
      <w:ins w:id="997" w:author="Nabera  Abhinandan" w:date="2024-08-15T20:56:00Z">
        <w:r w:rsidR="00ED01A3">
          <w:rPr>
            <w:rFonts w:ascii="Arial" w:eastAsiaTheme="minorEastAsia" w:hAnsi="Arial" w:cs="Arial"/>
            <w:sz w:val="22"/>
            <w:szCs w:val="22"/>
            <w:lang w:eastAsia="zh-CN"/>
          </w:rPr>
          <w:t>However</w:t>
        </w:r>
      </w:ins>
      <w:r w:rsidR="00C14722" w:rsidRPr="00CF7E03">
        <w:rPr>
          <w:rFonts w:ascii="Arial" w:eastAsiaTheme="minorEastAsia" w:hAnsi="Arial" w:cs="Arial"/>
          <w:sz w:val="22"/>
          <w:szCs w:val="22"/>
          <w:lang w:eastAsia="zh-CN"/>
        </w:rPr>
        <w:t xml:space="preserve">, emissions are significantly reduced across all green scenarios. Notably, </w:t>
      </w:r>
      <w:ins w:id="998" w:author="Nabera  Abhinandan" w:date="2024-08-15T20:56:00Z">
        <w:r w:rsidR="00ED01A3">
          <w:rPr>
            <w:rFonts w:ascii="Arial" w:eastAsiaTheme="minorEastAsia" w:hAnsi="Arial" w:cs="Arial"/>
            <w:sz w:val="22"/>
            <w:szCs w:val="22"/>
            <w:lang w:eastAsia="zh-CN"/>
          </w:rPr>
          <w:t xml:space="preserve">the </w:t>
        </w:r>
      </w:ins>
      <w:r w:rsidR="008E4371">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w:t>
      </w:r>
      <w:ins w:id="999" w:author="Nabera  Abhinandan" w:date="2024-08-15T20:56:00Z">
        <w:r w:rsidR="00ED01A3">
          <w:rPr>
            <w:rFonts w:ascii="Arial" w:eastAsiaTheme="minorEastAsia" w:hAnsi="Arial" w:cs="Arial"/>
            <w:sz w:val="22"/>
            <w:szCs w:val="22"/>
            <w:lang w:eastAsia="zh-CN"/>
          </w:rPr>
          <w:t xml:space="preserve">route </w:t>
        </w:r>
      </w:ins>
      <w:r w:rsidR="00C14722" w:rsidRPr="00CF7E03">
        <w:rPr>
          <w:rFonts w:ascii="Arial" w:eastAsiaTheme="minorEastAsia" w:hAnsi="Arial" w:cs="Arial"/>
          <w:sz w:val="22"/>
          <w:szCs w:val="22"/>
          <w:lang w:eastAsia="zh-CN"/>
        </w:rPr>
        <w:t>displays a negative climate change impact of</w:t>
      </w:r>
      <w:ins w:id="1000" w:author="Nabera  Abhinandan" w:date="2024-08-15T20:56:00Z">
        <w:r w:rsidR="00ED01A3">
          <w:rPr>
            <w:rFonts w:ascii="Arial" w:eastAsiaTheme="minorEastAsia" w:hAnsi="Arial" w:cs="Arial"/>
            <w:sz w:val="22"/>
            <w:szCs w:val="22"/>
            <w:lang w:eastAsia="zh-CN"/>
          </w:rPr>
          <w:t xml:space="preserve"> </w:t>
        </w:r>
      </w:ins>
      <w:ins w:id="1001" w:author="Nabera  Abhinandan" w:date="2024-08-15T20:57:00Z">
        <w:r w:rsidR="00ED01A3">
          <w:rPr>
            <w:rFonts w:ascii="Arial" w:eastAsiaTheme="minorEastAsia" w:hAnsi="Arial" w:cs="Arial"/>
            <w:sz w:val="22"/>
            <w:szCs w:val="22"/>
            <w:lang w:eastAsia="zh-CN"/>
          </w:rPr>
          <w:br/>
        </w:r>
      </w:ins>
      <w:del w:id="1002" w:author="Nabera  Abhinandan" w:date="2024-08-15T20:56:00Z">
        <w:r w:rsidR="00C14722" w:rsidRPr="00CF7E03" w:rsidDel="00ED01A3">
          <w:rPr>
            <w:rFonts w:ascii="Arial" w:eastAsiaTheme="minorEastAsia" w:hAnsi="Arial" w:cs="Arial"/>
            <w:sz w:val="22"/>
            <w:szCs w:val="22"/>
            <w:lang w:eastAsia="zh-CN"/>
          </w:rPr>
          <w:delText xml:space="preserve"> </w:delText>
        </w:r>
        <w:r w:rsidR="00303D66" w:rsidDel="00ED01A3">
          <w:rPr>
            <w:rFonts w:ascii="Arial" w:eastAsiaTheme="minorEastAsia" w:hAnsi="Arial" w:cs="Arial"/>
            <w:sz w:val="22"/>
            <w:szCs w:val="22"/>
            <w:lang w:eastAsia="zh-CN"/>
          </w:rPr>
          <w:br/>
        </w:r>
      </w:del>
      <w:r w:rsidR="00C14722" w:rsidRPr="00CF7E03">
        <w:rPr>
          <w:rFonts w:ascii="Arial" w:eastAsiaTheme="minorEastAsia" w:hAnsi="Arial" w:cs="Arial"/>
          <w:sz w:val="22"/>
          <w:szCs w:val="22"/>
          <w:lang w:eastAsia="zh-CN"/>
        </w:rPr>
        <w:t>–6.1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due to the utilization of biomethane feedstock</w:t>
      </w:r>
      <w:r w:rsidR="00F072A8"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F072A8" w:rsidRPr="00CF7E03">
        <w:rPr>
          <w:rFonts w:ascii="Arial" w:eastAsiaTheme="minorEastAsia" w:hAnsi="Arial" w:cs="Arial"/>
          <w:sz w:val="22"/>
          <w:szCs w:val="22"/>
          <w:lang w:eastAsia="zh-CN"/>
        </w:rPr>
        <w:t>which</w:t>
      </w:r>
      <w:r w:rsidR="00C14722" w:rsidRPr="00CF7E03">
        <w:rPr>
          <w:rFonts w:ascii="Arial" w:eastAsiaTheme="minorEastAsia" w:hAnsi="Arial" w:cs="Arial"/>
          <w:sz w:val="22"/>
          <w:szCs w:val="22"/>
          <w:lang w:eastAsia="zh-CN"/>
        </w:rPr>
        <w:t xml:space="preserve"> results in negative net contributions to the overall impacts (on a cradle</w:t>
      </w:r>
      <w:r w:rsidR="00C14722" w:rsidRPr="00CF7E03">
        <w:rPr>
          <w:rFonts w:ascii="Arial" w:eastAsiaTheme="minorEastAsia" w:hAnsi="Arial" w:cs="Arial"/>
          <w:sz w:val="22"/>
          <w:szCs w:val="22"/>
          <w:lang w:eastAsia="zh-CN"/>
        </w:rPr>
        <w:noBreakHyphen/>
        <w:t>to</w:t>
      </w:r>
      <w:r w:rsidR="00C14722" w:rsidRPr="00CF7E03">
        <w:rPr>
          <w:rFonts w:ascii="Arial" w:eastAsiaTheme="minorEastAsia" w:hAnsi="Arial" w:cs="Arial"/>
          <w:sz w:val="22"/>
          <w:szCs w:val="22"/>
          <w:lang w:eastAsia="zh-CN"/>
        </w:rPr>
        <w:noBreakHyphen/>
        <w:t>gate basis) due to the biogenic nature of the carbon.</w:t>
      </w:r>
      <w:r w:rsidR="00BA3524" w:rsidRPr="00BA3524">
        <w:rPr>
          <w:rFonts w:ascii="Arial" w:hAnsi="Arial" w:cs="Arial"/>
          <w:sz w:val="22"/>
          <w:vertAlign w:val="superscript"/>
        </w:rPr>
        <w:t>90</w:t>
      </w:r>
      <w:r w:rsidR="00C14722" w:rsidRPr="00CF7E03">
        <w:rPr>
          <w:rFonts w:ascii="Arial" w:eastAsiaTheme="minorEastAsia" w:hAnsi="Arial" w:cs="Arial"/>
          <w:sz w:val="22"/>
          <w:szCs w:val="22"/>
          <w:lang w:eastAsia="zh-CN"/>
        </w:rPr>
        <w:t xml:space="preserve"> Similarly, the impacts for the </w:t>
      </w:r>
      <w:r w:rsidR="009F7E0A" w:rsidRPr="00CF7E03">
        <w:rPr>
          <w:rFonts w:ascii="Arial" w:eastAsiaTheme="minorEastAsia" w:hAnsi="Arial" w:cs="Arial"/>
          <w:sz w:val="22"/>
          <w:szCs w:val="22"/>
          <w:lang w:eastAsia="zh-CN"/>
        </w:rPr>
        <w:t xml:space="preserve">green </w:t>
      </w:r>
      <w:r w:rsidR="00CA43A6">
        <w:rPr>
          <w:rFonts w:ascii="Arial" w:eastAsiaTheme="minorEastAsia" w:hAnsi="Arial" w:cs="Arial"/>
          <w:sz w:val="22"/>
          <w:szCs w:val="22"/>
          <w:lang w:eastAsia="zh-CN"/>
        </w:rPr>
        <w:t>CaC</w:t>
      </w:r>
      <w:r w:rsidR="00CA43A6"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route </w:t>
      </w:r>
      <w:r w:rsidR="009F7E0A" w:rsidRPr="00CF7E03">
        <w:rPr>
          <w:rFonts w:ascii="Arial" w:eastAsiaTheme="minorEastAsia" w:hAnsi="Arial" w:cs="Arial"/>
          <w:sz w:val="22"/>
          <w:szCs w:val="22"/>
          <w:lang w:eastAsia="zh-CN"/>
        </w:rPr>
        <w:t>show a 75% decrease</w:t>
      </w:r>
      <w:r w:rsidR="00C14722" w:rsidRPr="00CF7E03">
        <w:rPr>
          <w:rFonts w:ascii="Arial" w:eastAsiaTheme="minorEastAsia" w:hAnsi="Arial" w:cs="Arial"/>
          <w:sz w:val="22"/>
          <w:szCs w:val="22"/>
          <w:lang w:eastAsia="zh-CN"/>
        </w:rPr>
        <w:t xml:space="preserve"> due to </w:t>
      </w:r>
      <w:r w:rsidR="00B34C99" w:rsidRPr="00CF7E03">
        <w:rPr>
          <w:rFonts w:ascii="Arial" w:eastAsiaTheme="minorEastAsia" w:hAnsi="Arial" w:cs="Arial"/>
          <w:sz w:val="22"/>
          <w:szCs w:val="22"/>
          <w:lang w:eastAsia="zh-CN"/>
        </w:rPr>
        <w:t>the shift</w:t>
      </w:r>
      <w:r w:rsidR="00C14722" w:rsidRPr="00CF7E03">
        <w:rPr>
          <w:rFonts w:ascii="Arial" w:eastAsiaTheme="minorEastAsia" w:hAnsi="Arial" w:cs="Arial"/>
          <w:sz w:val="22"/>
          <w:szCs w:val="22"/>
          <w:lang w:eastAsia="zh-CN"/>
        </w:rPr>
        <w:t xml:space="preserve"> from coke to </w:t>
      </w:r>
      <w:r w:rsidR="002611A2" w:rsidRPr="00CF7E03">
        <w:rPr>
          <w:rFonts w:ascii="Arial" w:eastAsiaTheme="minorEastAsia" w:hAnsi="Arial" w:cs="Arial"/>
          <w:sz w:val="22"/>
          <w:szCs w:val="22"/>
          <w:lang w:eastAsia="zh-CN"/>
        </w:rPr>
        <w:t>carbon</w:t>
      </w:r>
      <w:r w:rsidR="001F5308" w:rsidRPr="00CF7E03">
        <w:rPr>
          <w:rFonts w:ascii="Arial" w:eastAsiaTheme="minorEastAsia" w:hAnsi="Arial" w:cs="Arial"/>
          <w:sz w:val="22"/>
          <w:szCs w:val="22"/>
          <w:lang w:eastAsia="zh-CN"/>
        </w:rPr>
        <w:noBreakHyphen/>
      </w:r>
      <w:r w:rsidR="002611A2" w:rsidRPr="00CF7E03">
        <w:rPr>
          <w:rFonts w:ascii="Arial" w:eastAsiaTheme="minorEastAsia" w:hAnsi="Arial" w:cs="Arial"/>
          <w:sz w:val="22"/>
          <w:szCs w:val="22"/>
          <w:lang w:eastAsia="zh-CN"/>
        </w:rPr>
        <w:t xml:space="preserve">negative </w:t>
      </w:r>
      <w:r w:rsidR="00C14722" w:rsidRPr="00CF7E03">
        <w:rPr>
          <w:rFonts w:ascii="Arial" w:eastAsiaTheme="minorEastAsia" w:hAnsi="Arial" w:cs="Arial"/>
          <w:sz w:val="22"/>
          <w:szCs w:val="22"/>
          <w:lang w:eastAsia="zh-CN"/>
        </w:rPr>
        <w:t>biochar.</w:t>
      </w:r>
      <w:r w:rsidR="00BA3524" w:rsidRPr="00BA3524">
        <w:rPr>
          <w:rFonts w:ascii="Arial" w:hAnsi="Arial" w:cs="Arial"/>
          <w:sz w:val="22"/>
          <w:vertAlign w:val="superscript"/>
        </w:rPr>
        <w:t>91</w:t>
      </w:r>
      <w:r w:rsidR="001D4A5F" w:rsidRPr="00CF7E03">
        <w:rPr>
          <w:rFonts w:ascii="Arial" w:eastAsiaTheme="minorEastAsia" w:hAnsi="Arial" w:cs="Arial"/>
          <w:sz w:val="22"/>
          <w:szCs w:val="22"/>
          <w:lang w:eastAsia="zh-CN"/>
        </w:rPr>
        <w:t xml:space="preserve"> </w:t>
      </w:r>
      <w:r w:rsidR="002C61E2" w:rsidRPr="00CF7E03">
        <w:rPr>
          <w:rFonts w:ascii="Arial" w:eastAsiaTheme="minorEastAsia" w:hAnsi="Arial" w:cs="Arial"/>
          <w:sz w:val="22"/>
          <w:szCs w:val="22"/>
          <w:lang w:eastAsia="zh-CN"/>
        </w:rPr>
        <w:t xml:space="preserve">In contrast to the significant reductions observed in the </w:t>
      </w:r>
      <w:r w:rsidR="008E4899" w:rsidRPr="00CF7E03">
        <w:rPr>
          <w:rFonts w:ascii="Arial" w:eastAsiaTheme="minorEastAsia" w:hAnsi="Arial" w:cs="Arial"/>
          <w:sz w:val="22"/>
          <w:szCs w:val="22"/>
          <w:lang w:eastAsia="zh-CN"/>
        </w:rPr>
        <w:t>CaC</w:t>
      </w:r>
      <w:r w:rsidR="008E4899" w:rsidRPr="00CF7E03">
        <w:rPr>
          <w:rFonts w:ascii="Arial" w:eastAsiaTheme="minorEastAsia" w:hAnsi="Arial" w:cs="Arial"/>
          <w:sz w:val="22"/>
          <w:szCs w:val="22"/>
          <w:vertAlign w:val="subscript"/>
          <w:lang w:eastAsia="zh-CN"/>
        </w:rPr>
        <w:t>2</w:t>
      </w:r>
      <w:r w:rsidR="008E4899" w:rsidRPr="008E4899">
        <w:rPr>
          <w:rFonts w:ascii="Arial" w:eastAsiaTheme="minorEastAsia" w:hAnsi="Arial" w:cs="Arial" w:hint="eastAsia"/>
          <w:sz w:val="22"/>
          <w:szCs w:val="22"/>
          <w:lang w:eastAsia="zh-CN"/>
        </w:rPr>
        <w:t xml:space="preserve"> </w:t>
      </w:r>
      <w:r w:rsidR="002C61E2" w:rsidRPr="00CF7E03">
        <w:rPr>
          <w:rFonts w:ascii="Arial" w:eastAsiaTheme="minorEastAsia" w:hAnsi="Arial" w:cs="Arial"/>
          <w:sz w:val="22"/>
          <w:szCs w:val="22"/>
          <w:lang w:eastAsia="zh-CN"/>
        </w:rPr>
        <w:t xml:space="preserve">and </w:t>
      </w:r>
      <w:r w:rsidR="00763B49">
        <w:rPr>
          <w:rFonts w:ascii="Arial" w:eastAsiaTheme="minorEastAsia" w:hAnsi="Arial" w:cs="Arial"/>
          <w:sz w:val="22"/>
          <w:szCs w:val="22"/>
          <w:lang w:eastAsia="zh-CN"/>
        </w:rPr>
        <w:t>PC</w:t>
      </w:r>
      <w:r w:rsidR="002C61E2" w:rsidRPr="00CF7E03">
        <w:rPr>
          <w:rFonts w:ascii="Arial" w:eastAsiaTheme="minorEastAsia" w:hAnsi="Arial" w:cs="Arial"/>
          <w:sz w:val="22"/>
          <w:szCs w:val="22"/>
          <w:lang w:eastAsia="zh-CN"/>
        </w:rPr>
        <w:t xml:space="preserve"> routes, both plasma technologies show only a 45% decrease under the green scenario due to </w:t>
      </w:r>
      <w:r w:rsidR="00C34F55" w:rsidRPr="00CF7E03">
        <w:rPr>
          <w:rFonts w:ascii="Arial" w:eastAsiaTheme="minorEastAsia" w:hAnsi="Arial" w:cs="Arial"/>
          <w:sz w:val="22"/>
          <w:szCs w:val="22"/>
          <w:lang w:eastAsia="zh-CN"/>
        </w:rPr>
        <w:t>their</w:t>
      </w:r>
      <w:r w:rsidR="002C61E2" w:rsidRPr="00CF7E03">
        <w:rPr>
          <w:rFonts w:ascii="Arial" w:eastAsiaTheme="minorEastAsia" w:hAnsi="Arial" w:cs="Arial"/>
          <w:sz w:val="22"/>
          <w:szCs w:val="22"/>
          <w:lang w:eastAsia="zh-CN"/>
        </w:rPr>
        <w:t xml:space="preserve"> heavy reliance on grid electricity.</w:t>
      </w:r>
    </w:p>
    <w:p w14:paraId="789D68EB" w14:textId="601456C5" w:rsidR="00EF71D6"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a future decarbonized scenario projected for 2050, emissions are expected to significantly decrease, primarily due to the adoption of a decarbonized electricity mix.</w:t>
      </w:r>
      <w:r w:rsidR="00BA3524" w:rsidRPr="00BA3524">
        <w:rPr>
          <w:rFonts w:ascii="Arial" w:hAnsi="Arial" w:cs="Arial"/>
          <w:sz w:val="22"/>
          <w:vertAlign w:val="superscript"/>
        </w:rPr>
        <w:t>92</w:t>
      </w:r>
      <w:r w:rsidRPr="00CF7E03">
        <w:rPr>
          <w:rFonts w:ascii="Arial" w:eastAsiaTheme="minorEastAsia" w:hAnsi="Arial" w:cs="Arial"/>
          <w:sz w:val="22"/>
          <w:szCs w:val="22"/>
          <w:lang w:eastAsia="zh-CN"/>
        </w:rPr>
        <w:t xml:space="preserve"> </w:t>
      </w:r>
      <w:del w:id="1003" w:author="Nabera  Abhinandan" w:date="2024-08-15T20:57:00Z">
        <w:r w:rsidRPr="00CF7E03" w:rsidDel="00ED01A3">
          <w:rPr>
            <w:rFonts w:ascii="Arial" w:eastAsiaTheme="minorEastAsia" w:hAnsi="Arial" w:cs="Arial"/>
            <w:sz w:val="22"/>
            <w:szCs w:val="22"/>
            <w:lang w:eastAsia="zh-CN"/>
          </w:rPr>
          <w:delText xml:space="preserve">Here, we highlight (purple scatter in </w:delText>
        </w:r>
        <w:r w:rsidRPr="004241C5" w:rsidDel="00ED01A3">
          <w:rPr>
            <w:rFonts w:ascii="Arial" w:eastAsiaTheme="minorEastAsia" w:hAnsi="Arial" w:cs="Arial"/>
            <w:b/>
            <w:sz w:val="22"/>
            <w:szCs w:val="22"/>
            <w:lang w:eastAsia="zh-CN"/>
          </w:rPr>
          <w:delText>Fig</w:delText>
        </w:r>
        <w:r w:rsidR="003A30C5" w:rsidDel="00ED01A3">
          <w:rPr>
            <w:rFonts w:ascii="Arial" w:eastAsiaTheme="minorEastAsia" w:hAnsi="Arial" w:cs="Arial"/>
            <w:b/>
            <w:sz w:val="22"/>
            <w:szCs w:val="22"/>
            <w:lang w:eastAsia="zh-CN"/>
          </w:rPr>
          <w:delText>.</w:delText>
        </w:r>
        <w:r w:rsidRPr="004241C5" w:rsidDel="00ED01A3">
          <w:rPr>
            <w:rFonts w:ascii="Arial" w:eastAsiaTheme="minorEastAsia" w:hAnsi="Arial" w:cs="Arial"/>
            <w:b/>
            <w:sz w:val="22"/>
            <w:szCs w:val="22"/>
            <w:lang w:eastAsia="zh-CN"/>
          </w:rPr>
          <w:delText> 7a</w:delText>
        </w:r>
        <w:r w:rsidRPr="00CF7E03" w:rsidDel="00ED01A3">
          <w:rPr>
            <w:rFonts w:ascii="Arial" w:eastAsiaTheme="minorEastAsia" w:hAnsi="Arial" w:cs="Arial"/>
            <w:sz w:val="22"/>
            <w:szCs w:val="22"/>
            <w:lang w:eastAsia="zh-CN"/>
          </w:rPr>
          <w:delText xml:space="preserve">) </w:delText>
        </w:r>
      </w:del>
      <w:ins w:id="1004" w:author="Nabera  Abhinandan" w:date="2024-08-15T20:57:00Z">
        <w:r w:rsidR="00ED01A3">
          <w:rPr>
            <w:rFonts w:ascii="Arial" w:eastAsiaTheme="minorEastAsia" w:hAnsi="Arial" w:cs="Arial"/>
            <w:sz w:val="22"/>
            <w:szCs w:val="22"/>
            <w:lang w:eastAsia="zh-CN"/>
          </w:rPr>
          <w:t>T</w:t>
        </w:r>
      </w:ins>
      <w:del w:id="1005" w:author="Nabera  Abhinandan" w:date="2024-08-15T20:57:00Z">
        <w:r w:rsidRPr="00CF7E03" w:rsidDel="00ED01A3">
          <w:rPr>
            <w:rFonts w:ascii="Arial" w:eastAsiaTheme="minorEastAsia" w:hAnsi="Arial" w:cs="Arial"/>
            <w:sz w:val="22"/>
            <w:szCs w:val="22"/>
            <w:lang w:eastAsia="zh-CN"/>
          </w:rPr>
          <w:delText>t</w:delText>
        </w:r>
      </w:del>
      <w:r w:rsidRPr="00CF7E03">
        <w:rPr>
          <w:rFonts w:ascii="Arial" w:eastAsiaTheme="minorEastAsia" w:hAnsi="Arial" w:cs="Arial"/>
          <w:sz w:val="22"/>
          <w:szCs w:val="22"/>
          <w:lang w:eastAsia="zh-CN"/>
        </w:rPr>
        <w:t>he most optimistic scenario (1.5</w:t>
      </w:r>
      <w:r w:rsidRPr="00CF7E03">
        <w:t> </w:t>
      </w:r>
      <w:r w:rsidRPr="00CF7E03">
        <w:rPr>
          <w:rFonts w:ascii="Arial" w:eastAsiaTheme="minorEastAsia" w:hAnsi="Arial" w:cs="Arial"/>
          <w:sz w:val="22"/>
          <w:szCs w:val="22"/>
          <w:lang w:eastAsia="zh-CN"/>
        </w:rPr>
        <w:t>°C – RCP 1.9)</w:t>
      </w:r>
      <w:ins w:id="1006" w:author="Nabera  Abhinandan" w:date="2024-08-15T20:57:00Z">
        <w:r w:rsidR="00ED01A3">
          <w:rPr>
            <w:rFonts w:ascii="Arial" w:eastAsiaTheme="minorEastAsia" w:hAnsi="Arial" w:cs="Arial"/>
            <w:sz w:val="22"/>
            <w:szCs w:val="22"/>
            <w:lang w:eastAsia="zh-CN"/>
          </w:rPr>
          <w:t xml:space="preserve"> is high</w:t>
        </w:r>
      </w:ins>
      <w:ins w:id="1007" w:author="Nabera  Abhinandan" w:date="2024-08-15T20:58:00Z">
        <w:r w:rsidR="00ED01A3">
          <w:rPr>
            <w:rFonts w:ascii="Arial" w:eastAsiaTheme="minorEastAsia" w:hAnsi="Arial" w:cs="Arial"/>
            <w:sz w:val="22"/>
            <w:szCs w:val="22"/>
            <w:lang w:eastAsia="zh-CN"/>
          </w:rPr>
          <w:t xml:space="preserve">lighted </w:t>
        </w:r>
        <w:r w:rsidR="00ED01A3" w:rsidRPr="00CF7E03">
          <w:rPr>
            <w:rFonts w:ascii="Arial" w:eastAsiaTheme="minorEastAsia" w:hAnsi="Arial" w:cs="Arial"/>
            <w:sz w:val="22"/>
            <w:szCs w:val="22"/>
            <w:lang w:eastAsia="zh-CN"/>
          </w:rPr>
          <w:t xml:space="preserve">in </w:t>
        </w:r>
        <w:r w:rsidR="00ED01A3" w:rsidRPr="004241C5">
          <w:rPr>
            <w:rFonts w:ascii="Arial" w:eastAsiaTheme="minorEastAsia" w:hAnsi="Arial" w:cs="Arial"/>
            <w:b/>
            <w:sz w:val="22"/>
            <w:szCs w:val="22"/>
            <w:lang w:eastAsia="zh-CN"/>
          </w:rPr>
          <w:t>Fig</w:t>
        </w:r>
        <w:r w:rsidR="00ED01A3">
          <w:rPr>
            <w:rFonts w:ascii="Arial" w:eastAsiaTheme="minorEastAsia" w:hAnsi="Arial" w:cs="Arial"/>
            <w:b/>
            <w:sz w:val="22"/>
            <w:szCs w:val="22"/>
            <w:lang w:eastAsia="zh-CN"/>
          </w:rPr>
          <w:t>.</w:t>
        </w:r>
        <w:r w:rsidR="00ED01A3" w:rsidRPr="004241C5">
          <w:rPr>
            <w:rFonts w:ascii="Arial" w:eastAsiaTheme="minorEastAsia" w:hAnsi="Arial" w:cs="Arial"/>
            <w:b/>
            <w:sz w:val="22"/>
            <w:szCs w:val="22"/>
            <w:lang w:eastAsia="zh-CN"/>
          </w:rPr>
          <w:t> 7a</w:t>
        </w:r>
        <w:r w:rsidR="00ED01A3" w:rsidRPr="001017A8">
          <w:rPr>
            <w:rFonts w:ascii="Arial" w:eastAsiaTheme="minorEastAsia" w:hAnsi="Arial" w:cs="Arial"/>
            <w:sz w:val="22"/>
            <w:szCs w:val="22"/>
            <w:lang w:eastAsia="zh-CN"/>
          </w:rPr>
          <w:t xml:space="preserve"> (</w:t>
        </w:r>
        <w:r w:rsidR="00ED01A3">
          <w:rPr>
            <w:rFonts w:ascii="Arial" w:eastAsiaTheme="minorEastAsia" w:hAnsi="Arial" w:cs="Arial"/>
            <w:sz w:val="22"/>
            <w:szCs w:val="22"/>
            <w:lang w:eastAsia="zh-CN"/>
          </w:rPr>
          <w:t>purple scatter</w:t>
        </w:r>
        <w:r w:rsidR="00ED01A3" w:rsidRPr="00CF7E03">
          <w:rPr>
            <w:rFonts w:ascii="Arial" w:eastAsiaTheme="minorEastAsia" w:hAnsi="Arial" w:cs="Arial"/>
            <w:sz w:val="22"/>
            <w:szCs w:val="22"/>
            <w:lang w:eastAsia="zh-CN"/>
          </w:rPr>
          <w:t>)</w:t>
        </w:r>
      </w:ins>
      <w:r w:rsidR="003A1E02" w:rsidRPr="00CF7E03">
        <w:rPr>
          <w:rFonts w:ascii="Arial" w:eastAsiaTheme="minorEastAsia" w:hAnsi="Arial" w:cs="Arial"/>
          <w:sz w:val="22"/>
          <w:szCs w:val="22"/>
          <w:lang w:eastAsia="zh-CN"/>
        </w:rPr>
        <w:t>.</w:t>
      </w:r>
      <w:r w:rsidR="00BA3524" w:rsidRPr="00BA3524">
        <w:rPr>
          <w:rFonts w:ascii="Arial" w:hAnsi="Arial" w:cs="Arial"/>
          <w:sz w:val="22"/>
          <w:vertAlign w:val="superscript"/>
        </w:rPr>
        <w:t>93</w:t>
      </w:r>
      <w:r w:rsidR="003A1E02" w:rsidRPr="00CF7E03">
        <w:rPr>
          <w:rFonts w:ascii="Arial" w:eastAsiaTheme="minorEastAsia" w:hAnsi="Arial" w:cs="Arial"/>
          <w:sz w:val="22"/>
          <w:szCs w:val="22"/>
          <w:lang w:eastAsia="zh-CN"/>
        </w:rPr>
        <w:t xml:space="preserve"> The </w:t>
      </w:r>
      <w:r w:rsidR="00E32045">
        <w:rPr>
          <w:rFonts w:ascii="Arial" w:eastAsiaTheme="minorEastAsia" w:hAnsi="Arial" w:cs="Arial"/>
          <w:sz w:val="22"/>
          <w:szCs w:val="22"/>
          <w:lang w:eastAsia="zh-CN"/>
        </w:rPr>
        <w:t>CaC</w:t>
      </w:r>
      <w:r w:rsidR="00E32045" w:rsidRPr="004241C5">
        <w:rPr>
          <w:rFonts w:ascii="Arial" w:eastAsiaTheme="minorEastAsia" w:hAnsi="Arial" w:cs="Arial"/>
          <w:sz w:val="22"/>
          <w:szCs w:val="22"/>
          <w:vertAlign w:val="subscript"/>
          <w:lang w:eastAsia="zh-CN"/>
        </w:rPr>
        <w:t>2</w:t>
      </w:r>
      <w:r w:rsidR="003A1E02" w:rsidRPr="00CF7E03">
        <w:rPr>
          <w:rFonts w:ascii="Arial" w:eastAsiaTheme="minorEastAsia" w:hAnsi="Arial" w:cs="Arial"/>
          <w:sz w:val="22"/>
          <w:szCs w:val="22"/>
          <w:lang w:eastAsia="zh-CN"/>
        </w:rPr>
        <w:t xml:space="preserve"> route</w:t>
      </w:r>
      <w:del w:id="1008" w:author="Nabera  Abhinandan" w:date="2024-08-15T20:58:00Z">
        <w:r w:rsidR="0048146B" w:rsidDel="00ED01A3">
          <w:rPr>
            <w:rFonts w:ascii="Arial" w:eastAsiaTheme="minorEastAsia" w:hAnsi="Arial" w:cs="Arial"/>
            <w:sz w:val="22"/>
            <w:szCs w:val="22"/>
            <w:lang w:eastAsia="zh-CN"/>
          </w:rPr>
          <w:delText>s</w:delText>
        </w:r>
      </w:del>
      <w:r w:rsidR="003A1E02" w:rsidRPr="00CF7E03">
        <w:rPr>
          <w:rFonts w:ascii="Arial" w:eastAsiaTheme="minorEastAsia" w:hAnsi="Arial" w:cs="Arial"/>
          <w:sz w:val="22"/>
          <w:szCs w:val="22"/>
          <w:lang w:eastAsia="zh-CN"/>
        </w:rPr>
        <w:t xml:space="preserve"> demonstrate</w:t>
      </w:r>
      <w:ins w:id="1009" w:author="Nabera  Abhinandan" w:date="2024-08-15T20:58:00Z">
        <w:r w:rsidR="00ED01A3">
          <w:rPr>
            <w:rFonts w:ascii="Arial" w:eastAsiaTheme="minorEastAsia" w:hAnsi="Arial" w:cs="Arial"/>
            <w:sz w:val="22"/>
            <w:szCs w:val="22"/>
            <w:lang w:eastAsia="zh-CN"/>
          </w:rPr>
          <w:t>s</w:t>
        </w:r>
      </w:ins>
      <w:r w:rsidR="003A1E02" w:rsidRPr="00CF7E03">
        <w:rPr>
          <w:rFonts w:ascii="Arial" w:eastAsiaTheme="minorEastAsia" w:hAnsi="Arial" w:cs="Arial"/>
          <w:sz w:val="22"/>
          <w:szCs w:val="22"/>
          <w:lang w:eastAsia="zh-CN"/>
        </w:rPr>
        <w:t xml:space="preserve"> a </w:t>
      </w:r>
      <w:ins w:id="1010" w:author="Nabera  Abhinandan" w:date="2024-08-15T20:58:00Z">
        <w:r w:rsidR="00ED01A3">
          <w:rPr>
            <w:rFonts w:ascii="Arial" w:eastAsiaTheme="minorEastAsia" w:hAnsi="Arial" w:cs="Arial"/>
            <w:sz w:val="22"/>
            <w:szCs w:val="22"/>
            <w:lang w:eastAsia="zh-CN"/>
          </w:rPr>
          <w:t>63</w:t>
        </w:r>
      </w:ins>
      <w:ins w:id="1011" w:author="Nabera  Abhinandan" w:date="2024-08-15T20:59:00Z">
        <w:r w:rsidR="00ED01A3">
          <w:rPr>
            <w:rFonts w:ascii="Arial" w:eastAsiaTheme="minorEastAsia" w:hAnsi="Arial" w:cs="Arial"/>
            <w:sz w:val="22"/>
            <w:szCs w:val="22"/>
            <w:lang w:eastAsia="zh-CN"/>
          </w:rPr>
          <w:t xml:space="preserve">% </w:t>
        </w:r>
      </w:ins>
      <w:r w:rsidR="003A1E02" w:rsidRPr="00CF7E03">
        <w:rPr>
          <w:rFonts w:ascii="Arial" w:eastAsiaTheme="minorEastAsia" w:hAnsi="Arial" w:cs="Arial"/>
          <w:sz w:val="22"/>
          <w:szCs w:val="22"/>
          <w:lang w:eastAsia="zh-CN"/>
        </w:rPr>
        <w:t xml:space="preserve">reduction </w:t>
      </w:r>
      <w:del w:id="1012" w:author="Nabera  Abhinandan" w:date="2024-08-15T20:59:00Z">
        <w:r w:rsidR="003A1E02" w:rsidRPr="00CF7E03" w:rsidDel="00ED01A3">
          <w:rPr>
            <w:rFonts w:ascii="Arial" w:eastAsiaTheme="minorEastAsia" w:hAnsi="Arial" w:cs="Arial"/>
            <w:sz w:val="22"/>
            <w:szCs w:val="22"/>
            <w:lang w:eastAsia="zh-CN"/>
          </w:rPr>
          <w:delText xml:space="preserve">of 63% </w:delText>
        </w:r>
      </w:del>
      <w:r w:rsidR="003A1E02" w:rsidRPr="00CF7E03">
        <w:rPr>
          <w:rFonts w:ascii="Arial" w:eastAsiaTheme="minorEastAsia" w:hAnsi="Arial" w:cs="Arial"/>
          <w:sz w:val="22"/>
          <w:szCs w:val="22"/>
          <w:lang w:eastAsia="zh-CN"/>
        </w:rPr>
        <w:t xml:space="preserve">compared to current impacts under the fossil scenario and </w:t>
      </w:r>
      <w:ins w:id="1013" w:author="Nabera  Abhinandan" w:date="2024-08-15T20:59:00Z">
        <w:r w:rsidR="00ED01A3">
          <w:rPr>
            <w:rFonts w:ascii="Arial" w:eastAsiaTheme="minorEastAsia" w:hAnsi="Arial" w:cs="Arial"/>
            <w:sz w:val="22"/>
            <w:szCs w:val="22"/>
            <w:lang w:eastAsia="zh-CN"/>
          </w:rPr>
          <w:t xml:space="preserve">a </w:t>
        </w:r>
      </w:ins>
      <w:r w:rsidR="003A1E02" w:rsidRPr="00CF7E03">
        <w:rPr>
          <w:rFonts w:ascii="Arial" w:eastAsiaTheme="minorEastAsia" w:hAnsi="Arial" w:cs="Arial"/>
          <w:sz w:val="22"/>
          <w:szCs w:val="22"/>
          <w:lang w:eastAsia="zh-CN"/>
        </w:rPr>
        <w:t xml:space="preserve">283% </w:t>
      </w:r>
      <w:ins w:id="1014" w:author="Nabera  Abhinandan" w:date="2024-08-15T20:59:00Z">
        <w:r w:rsidR="00ED01A3">
          <w:rPr>
            <w:rFonts w:ascii="Arial" w:eastAsiaTheme="minorEastAsia" w:hAnsi="Arial" w:cs="Arial"/>
            <w:sz w:val="22"/>
            <w:szCs w:val="22"/>
            <w:lang w:eastAsia="zh-CN"/>
          </w:rPr>
          <w:t xml:space="preserve">reduction </w:t>
        </w:r>
      </w:ins>
      <w:r w:rsidR="003A1E02" w:rsidRPr="00CF7E03">
        <w:rPr>
          <w:rFonts w:ascii="Arial" w:eastAsiaTheme="minorEastAsia" w:hAnsi="Arial" w:cs="Arial"/>
          <w:sz w:val="22"/>
          <w:szCs w:val="22"/>
          <w:lang w:eastAsia="zh-CN"/>
        </w:rPr>
        <w:t xml:space="preserve">under the green scenario. Similar reductions are observed across all production routes. These results underscore the potential of a decarbonized grid to mitigate climate </w:t>
      </w:r>
      <w:r w:rsidR="0012692C">
        <w:rPr>
          <w:rFonts w:ascii="Arial" w:eastAsiaTheme="minorEastAsia" w:hAnsi="Arial" w:cs="Arial"/>
          <w:sz w:val="22"/>
          <w:szCs w:val="22"/>
          <w:lang w:eastAsia="zh-CN"/>
        </w:rPr>
        <w:t xml:space="preserve">change </w:t>
      </w:r>
      <w:r w:rsidR="003A1E02" w:rsidRPr="00CF7E03">
        <w:rPr>
          <w:rFonts w:ascii="Arial" w:eastAsiaTheme="minorEastAsia" w:hAnsi="Arial" w:cs="Arial"/>
          <w:sz w:val="22"/>
          <w:szCs w:val="22"/>
          <w:lang w:eastAsia="zh-CN"/>
        </w:rPr>
        <w:t>impact</w:t>
      </w:r>
      <w:ins w:id="1015" w:author="Nabera  Abhinandan" w:date="2024-08-15T20:59:00Z">
        <w:r w:rsidR="009A3C7F">
          <w:rPr>
            <w:rFonts w:ascii="Arial" w:eastAsiaTheme="minorEastAsia" w:hAnsi="Arial" w:cs="Arial"/>
            <w:sz w:val="22"/>
            <w:szCs w:val="22"/>
            <w:lang w:eastAsia="zh-CN"/>
          </w:rPr>
          <w:t>s</w:t>
        </w:r>
      </w:ins>
      <w:r w:rsidR="003A1E02" w:rsidRPr="00CF7E03">
        <w:rPr>
          <w:rFonts w:ascii="Arial" w:eastAsiaTheme="minorEastAsia" w:hAnsi="Arial" w:cs="Arial"/>
          <w:sz w:val="22"/>
          <w:szCs w:val="22"/>
          <w:lang w:eastAsia="zh-CN"/>
        </w:rPr>
        <w:t>, even in fossil</w:t>
      </w:r>
      <w:r w:rsidR="003A1E02" w:rsidRPr="00CF7E03">
        <w:rPr>
          <w:rFonts w:ascii="Arial" w:eastAsiaTheme="minorEastAsia" w:hAnsi="Arial" w:cs="Arial"/>
          <w:sz w:val="22"/>
          <w:szCs w:val="22"/>
          <w:lang w:eastAsia="zh-CN"/>
        </w:rPr>
        <w:noBreakHyphen/>
        <w:t>based production methods, and even more so in the green scenario.</w:t>
      </w:r>
    </w:p>
    <w:p w14:paraId="58400364" w14:textId="77777777" w:rsidR="00945523" w:rsidRPr="00CF7E03" w:rsidRDefault="00945523" w:rsidP="00945523">
      <w:pPr>
        <w:spacing w:before="240" w:line="360" w:lineRule="auto"/>
        <w:jc w:val="center"/>
        <w:rPr>
          <w:rFonts w:ascii="Arial" w:hAnsi="Arial" w:cs="Arial"/>
          <w:sz w:val="22"/>
          <w:szCs w:val="22"/>
          <w:highlight w:val="yellow"/>
        </w:rPr>
      </w:pPr>
      <w:r w:rsidRPr="00CF7E03">
        <w:rPr>
          <w:rFonts w:ascii="Arial" w:hAnsi="Arial" w:cs="Arial"/>
          <w:noProof/>
          <w:sz w:val="22"/>
          <w:szCs w:val="22"/>
        </w:rPr>
        <w:lastRenderedPageBreak/>
        <w:drawing>
          <wp:inline distT="0" distB="0" distL="0" distR="0" wp14:anchorId="634A2FCE" wp14:editId="533F2D57">
            <wp:extent cx="4000063" cy="4677827"/>
            <wp:effectExtent l="0" t="0" r="635" b="8890"/>
            <wp:docPr id="2"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squares&#10;&#10;Description automatically generated"/>
                    <pic:cNvPicPr/>
                  </pic:nvPicPr>
                  <pic:blipFill>
                    <a:blip r:embed="rId21"/>
                    <a:stretch>
                      <a:fillRect/>
                    </a:stretch>
                  </pic:blipFill>
                  <pic:spPr>
                    <a:xfrm>
                      <a:off x="0" y="0"/>
                      <a:ext cx="4003971" cy="4682397"/>
                    </a:xfrm>
                    <a:prstGeom prst="rect">
                      <a:avLst/>
                    </a:prstGeom>
                  </pic:spPr>
                </pic:pic>
              </a:graphicData>
            </a:graphic>
          </wp:inline>
        </w:drawing>
      </w:r>
    </w:p>
    <w:p w14:paraId="2ACF06F2" w14:textId="45628324" w:rsidR="00945523" w:rsidRPr="001017A8" w:rsidDel="005E444C" w:rsidRDefault="00945523" w:rsidP="00945523">
      <w:pPr>
        <w:snapToGrid w:val="0"/>
        <w:spacing w:after="240" w:line="360" w:lineRule="auto"/>
        <w:jc w:val="both"/>
        <w:rPr>
          <w:del w:id="1016" w:author="Zhang  Zihao" w:date="2024-08-13T21:41:00Z"/>
          <w:rFonts w:ascii="Arial" w:hAnsi="Arial" w:cs="Arial"/>
          <w:sz w:val="22"/>
          <w:szCs w:val="22"/>
        </w:rPr>
      </w:pPr>
      <w:r w:rsidRPr="001017A8">
        <w:rPr>
          <w:rFonts w:ascii="Arial" w:hAnsi="Arial" w:cs="Arial"/>
          <w:b/>
          <w:sz w:val="22"/>
          <w:szCs w:val="22"/>
        </w:rPr>
        <w:t>Fig. </w:t>
      </w:r>
      <w:r w:rsidRPr="001017A8">
        <w:rPr>
          <w:rFonts w:ascii="Arial" w:eastAsiaTheme="minorEastAsia" w:hAnsi="Arial" w:cs="Arial"/>
          <w:b/>
          <w:sz w:val="22"/>
          <w:szCs w:val="22"/>
          <w:lang w:eastAsia="zh-CN"/>
        </w:rPr>
        <w:t>7</w:t>
      </w:r>
      <w:del w:id="1017" w:author="Nabera  Abhinandan" w:date="2024-08-15T20:51:00Z">
        <w:r w:rsidRPr="00A44315" w:rsidDel="001010C4">
          <w:rPr>
            <w:rFonts w:ascii="Arial" w:hAnsi="Arial" w:cs="Arial"/>
            <w:b/>
            <w:iCs/>
            <w:sz w:val="22"/>
            <w:szCs w:val="22"/>
          </w:rPr>
          <w:delText xml:space="preserve"> </w:delText>
        </w:r>
      </w:del>
      <w:ins w:id="1018" w:author="Nabera  Abhinandan" w:date="2024-08-15T19:21:00Z">
        <w:r>
          <w:rPr>
            <w:rFonts w:ascii="Arial" w:hAnsi="Arial" w:cs="Arial"/>
            <w:b/>
            <w:iCs/>
            <w:sz w:val="22"/>
            <w:szCs w:val="22"/>
          </w:rPr>
          <w:t> </w:t>
        </w:r>
      </w:ins>
      <w:r w:rsidRPr="00A44315">
        <w:rPr>
          <w:rFonts w:ascii="Arial" w:hAnsi="Arial" w:cs="Arial"/>
          <w:b/>
          <w:iCs/>
          <w:sz w:val="22"/>
          <w:szCs w:val="22"/>
        </w:rPr>
        <w:t>| </w:t>
      </w:r>
      <w:r w:rsidRPr="001017A8">
        <w:rPr>
          <w:rFonts w:ascii="Arial" w:eastAsia="Times New Roman" w:hAnsi="Arial" w:cs="Arial"/>
          <w:b/>
          <w:bCs/>
          <w:sz w:val="22"/>
          <w:szCs w:val="22"/>
        </w:rPr>
        <w:t>Environmental and economic comparison of C</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H</w:t>
      </w:r>
      <w:r w:rsidRPr="001017A8">
        <w:rPr>
          <w:rFonts w:ascii="Arial" w:eastAsia="Times New Roman" w:hAnsi="Arial" w:cs="Arial"/>
          <w:b/>
          <w:bCs/>
          <w:sz w:val="22"/>
          <w:szCs w:val="22"/>
          <w:vertAlign w:val="subscript"/>
        </w:rPr>
        <w:t>2</w:t>
      </w:r>
      <w:r w:rsidRPr="001017A8">
        <w:rPr>
          <w:rFonts w:ascii="Arial" w:eastAsia="Times New Roman" w:hAnsi="Arial" w:cs="Arial"/>
          <w:b/>
          <w:bCs/>
          <w:sz w:val="22"/>
          <w:szCs w:val="22"/>
        </w:rPr>
        <w:t xml:space="preserve"> manufacture.</w:t>
      </w:r>
      <w:r w:rsidRPr="001017A8">
        <w:rPr>
          <w:rFonts w:ascii="Arial" w:eastAsia="Times New Roman" w:hAnsi="Arial" w:cs="Arial"/>
          <w:bCs/>
          <w:sz w:val="22"/>
          <w:szCs w:val="22"/>
        </w:rPr>
        <w:t xml:space="preserve"> </w:t>
      </w:r>
      <w:r w:rsidRPr="001017A8">
        <w:rPr>
          <w:rFonts w:ascii="Arial" w:eastAsia="Times New Roman" w:hAnsi="Arial" w:cs="Arial"/>
          <w:b/>
          <w:sz w:val="22"/>
          <w:szCs w:val="22"/>
        </w:rPr>
        <w:t>a.</w:t>
      </w:r>
      <w:r w:rsidRPr="001017A8">
        <w:rPr>
          <w:rFonts w:ascii="Arial" w:eastAsia="Times New Roman" w:hAnsi="Arial" w:cs="Arial"/>
          <w:bCs/>
          <w:sz w:val="22"/>
          <w:szCs w:val="22"/>
        </w:rPr>
        <w:t xml:space="preserve"> Climate change impacts and </w:t>
      </w:r>
      <w:r w:rsidRPr="001017A8">
        <w:rPr>
          <w:rFonts w:ascii="Arial" w:eastAsia="Times New Roman" w:hAnsi="Arial" w:cs="Arial"/>
          <w:b/>
          <w:sz w:val="22"/>
          <w:szCs w:val="22"/>
        </w:rPr>
        <w:t>b.</w:t>
      </w:r>
      <w:r w:rsidRPr="001017A8">
        <w:rPr>
          <w:rFonts w:ascii="Arial" w:eastAsia="Times New Roman" w:hAnsi="Arial" w:cs="Arial"/>
          <w:bCs/>
          <w:sz w:val="22"/>
          <w:szCs w:val="22"/>
        </w:rPr>
        <w:t> </w:t>
      </w:r>
      <w:r w:rsidR="002844AD">
        <w:rPr>
          <w:rFonts w:ascii="Arial" w:eastAsiaTheme="minorEastAsia" w:hAnsi="Arial" w:cs="Arial" w:hint="eastAsia"/>
          <w:bCs/>
          <w:sz w:val="22"/>
          <w:szCs w:val="22"/>
          <w:lang w:eastAsia="zh-CN"/>
        </w:rPr>
        <w:t>p</w:t>
      </w:r>
      <w:r w:rsidRPr="001017A8">
        <w:rPr>
          <w:rFonts w:ascii="Arial" w:eastAsia="Times New Roman" w:hAnsi="Arial" w:cs="Arial"/>
          <w:bCs/>
          <w:sz w:val="22"/>
          <w:szCs w:val="22"/>
        </w:rPr>
        <w:t>roduction costs per kg of 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H</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w:t>
      </w:r>
      <w:r w:rsidRPr="004E692C">
        <w:rPr>
          <w:rFonts w:ascii="Arial" w:eastAsia="Times New Roman" w:hAnsi="Arial" w:cs="Arial"/>
          <w:bCs/>
          <w:i/>
          <w:sz w:val="22"/>
          <w:szCs w:val="22"/>
        </w:rPr>
        <w:t>via</w:t>
      </w:r>
      <w:r w:rsidRPr="001017A8">
        <w:rPr>
          <w:rFonts w:ascii="Arial" w:eastAsia="Times New Roman" w:hAnsi="Arial" w:cs="Arial"/>
          <w:bCs/>
          <w:sz w:val="22"/>
          <w:szCs w:val="22"/>
        </w:rPr>
        <w:t xml:space="preserve"> the CaC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route</w:t>
      </w:r>
      <w:del w:id="1019" w:author="Nabera  Abhinandan" w:date="2024-08-15T21:03:00Z">
        <w:r w:rsidRPr="001017A8" w:rsidDel="00EF2855">
          <w:rPr>
            <w:rFonts w:ascii="Arial" w:hAnsi="Arial" w:cs="Arial"/>
            <w:sz w:val="22"/>
            <w:szCs w:val="22"/>
          </w:rPr>
          <w:delText>,</w:delText>
        </w:r>
      </w:del>
      <w:r w:rsidRPr="001017A8">
        <w:rPr>
          <w:rFonts w:ascii="Arial" w:hAnsi="Arial" w:cs="Arial"/>
          <w:sz w:val="22"/>
          <w:szCs w:val="22"/>
        </w:rPr>
        <w:t xml:space="preserve"> and the PC or plasma routes</w:t>
      </w:r>
      <w:r w:rsidRPr="001017A8">
        <w:rPr>
          <w:rFonts w:ascii="Arial" w:eastAsia="Times New Roman" w:hAnsi="Arial" w:cs="Arial"/>
          <w:bCs/>
          <w:sz w:val="22"/>
          <w:szCs w:val="22"/>
        </w:rPr>
        <w:t>. Biochar, as an alternative to coke for the CaC</w:t>
      </w:r>
      <w:r w:rsidRPr="001017A8">
        <w:rPr>
          <w:rFonts w:ascii="Arial" w:eastAsia="Times New Roman" w:hAnsi="Arial" w:cs="Arial"/>
          <w:bCs/>
          <w:sz w:val="22"/>
          <w:szCs w:val="22"/>
          <w:vertAlign w:val="subscript"/>
        </w:rPr>
        <w:t>2</w:t>
      </w:r>
      <w:r w:rsidRPr="001017A8">
        <w:rPr>
          <w:rFonts w:ascii="Arial" w:eastAsia="Times New Roman" w:hAnsi="Arial" w:cs="Arial"/>
          <w:bCs/>
          <w:sz w:val="22"/>
          <w:szCs w:val="22"/>
        </w:rPr>
        <w:t xml:space="preserve"> route, and biomethane, as an alternative to methane for the PC and plasma technologies, are evaluated for the green routes. Future projections (</w:t>
      </w:r>
      <w:ins w:id="1020" w:author="Nabera  Abhinandan" w:date="2024-08-15T21:03:00Z">
        <w:r>
          <w:rPr>
            <w:rFonts w:ascii="Arial" w:eastAsia="Times New Roman" w:hAnsi="Arial" w:cs="Arial"/>
            <w:bCs/>
            <w:sz w:val="22"/>
            <w:szCs w:val="22"/>
          </w:rPr>
          <w:t>for</w:t>
        </w:r>
      </w:ins>
      <w:del w:id="1021" w:author="Nabera  Abhinandan" w:date="2024-08-15T21:03:00Z">
        <w:r w:rsidRPr="00A44315" w:rsidDel="00EF2855">
          <w:rPr>
            <w:rFonts w:ascii="Arial" w:eastAsia="Times New Roman" w:hAnsi="Arial" w:cs="Arial"/>
            <w:bCs/>
            <w:sz w:val="22"/>
            <w:szCs w:val="22"/>
            <w:rPrChange w:id="1022" w:author="Nabera  Abhinandan" w:date="2024-08-15T19:21:00Z">
              <w:rPr>
                <w:rFonts w:ascii="Arial" w:eastAsia="Times New Roman" w:hAnsi="Arial" w:cs="Arial"/>
                <w:bCs/>
                <w:i/>
                <w:sz w:val="22"/>
                <w:szCs w:val="22"/>
              </w:rPr>
            </w:rPrChange>
          </w:rPr>
          <w:delText>in</w:delText>
        </w:r>
      </w:del>
      <w:r w:rsidRPr="00A44315">
        <w:rPr>
          <w:rFonts w:ascii="Arial" w:eastAsia="Times New Roman" w:hAnsi="Arial" w:cs="Arial"/>
          <w:bCs/>
          <w:sz w:val="22"/>
          <w:szCs w:val="22"/>
          <w:rPrChange w:id="1023" w:author="Nabera  Abhinandan" w:date="2024-08-15T19:21:00Z">
            <w:rPr>
              <w:rFonts w:ascii="Arial" w:eastAsia="Times New Roman" w:hAnsi="Arial" w:cs="Arial"/>
              <w:bCs/>
              <w:i/>
              <w:sz w:val="22"/>
              <w:szCs w:val="22"/>
            </w:rPr>
          </w:rPrChange>
        </w:rPr>
        <w:t xml:space="preserve"> 2050) </w:t>
      </w:r>
      <w:del w:id="1024" w:author="Nabera  Abhinandan" w:date="2024-08-15T21:04:00Z">
        <w:r w:rsidRPr="00A44315" w:rsidDel="00580598">
          <w:rPr>
            <w:rFonts w:ascii="Arial" w:eastAsia="Times New Roman" w:hAnsi="Arial" w:cs="Arial"/>
            <w:bCs/>
            <w:sz w:val="22"/>
            <w:szCs w:val="22"/>
            <w:rPrChange w:id="1025" w:author="Nabera  Abhinandan" w:date="2024-08-15T19:21:00Z">
              <w:rPr>
                <w:rFonts w:ascii="Arial" w:eastAsia="Times New Roman" w:hAnsi="Arial" w:cs="Arial"/>
                <w:bCs/>
                <w:i/>
                <w:sz w:val="22"/>
                <w:szCs w:val="22"/>
              </w:rPr>
            </w:rPrChange>
          </w:rPr>
          <w:delText xml:space="preserve">for </w:delText>
        </w:r>
      </w:del>
      <w:ins w:id="1026" w:author="Nabera  Abhinandan" w:date="2024-08-15T21:04:00Z">
        <w:r>
          <w:rPr>
            <w:rFonts w:ascii="Arial" w:eastAsia="Times New Roman" w:hAnsi="Arial" w:cs="Arial"/>
            <w:bCs/>
            <w:sz w:val="22"/>
            <w:szCs w:val="22"/>
          </w:rPr>
          <w:t>of</w:t>
        </w:r>
        <w:r w:rsidRPr="001017A8">
          <w:rPr>
            <w:rFonts w:ascii="Arial" w:eastAsia="Times New Roman" w:hAnsi="Arial" w:cs="Arial"/>
            <w:bCs/>
            <w:sz w:val="22"/>
            <w:szCs w:val="22"/>
          </w:rPr>
          <w:t xml:space="preserve"> </w:t>
        </w:r>
      </w:ins>
      <w:r w:rsidRPr="001017A8">
        <w:rPr>
          <w:rFonts w:ascii="Arial" w:eastAsia="Times New Roman" w:hAnsi="Arial" w:cs="Arial"/>
          <w:bCs/>
          <w:sz w:val="22"/>
          <w:szCs w:val="22"/>
        </w:rPr>
        <w:t>climate change impacts for all technologies are presented to illustrate the potential reduction in impacts under a decarbonized electricity mix scenario.</w:t>
      </w:r>
    </w:p>
    <w:p w14:paraId="40AB95A9" w14:textId="77777777" w:rsidR="00945523" w:rsidRPr="00CF7E03" w:rsidRDefault="00945523" w:rsidP="00945523">
      <w:pPr>
        <w:pStyle w:val="ListParagraph"/>
        <w:snapToGrid w:val="0"/>
        <w:spacing w:after="240" w:line="360" w:lineRule="auto"/>
        <w:ind w:left="0"/>
        <w:contextualSpacing w:val="0"/>
        <w:jc w:val="both"/>
        <w:rPr>
          <w:rFonts w:ascii="Arial" w:eastAsiaTheme="minorEastAsia" w:hAnsi="Arial" w:cs="Arial"/>
          <w:sz w:val="22"/>
          <w:szCs w:val="22"/>
          <w:lang w:eastAsia="zh-CN"/>
        </w:rPr>
      </w:pPr>
    </w:p>
    <w:p w14:paraId="048A1BC2" w14:textId="57B18A02" w:rsidR="00971EE2" w:rsidRDefault="00C3591C" w:rsidP="0050339A">
      <w:pPr>
        <w:pStyle w:val="ListParagraph"/>
        <w:spacing w:line="360" w:lineRule="auto"/>
        <w:ind w:left="0" w:firstLine="450"/>
        <w:jc w:val="both"/>
        <w:rPr>
          <w:rFonts w:ascii="Arial" w:eastAsiaTheme="minorEastAsia" w:hAnsi="Arial" w:cs="Arial"/>
          <w:sz w:val="22"/>
          <w:szCs w:val="22"/>
          <w:lang w:eastAsia="zh-CN"/>
        </w:rPr>
      </w:pPr>
      <w:del w:id="1027" w:author="Nabera  Abhinandan" w:date="2024-08-15T21:00:00Z">
        <w:r w:rsidDel="004C7F8B">
          <w:rPr>
            <w:rFonts w:ascii="Arial" w:eastAsiaTheme="minorEastAsia" w:hAnsi="Arial" w:cs="Arial"/>
            <w:sz w:val="22"/>
            <w:szCs w:val="22"/>
            <w:lang w:eastAsia="zh-CN"/>
          </w:rPr>
          <w:delText>For the</w:delText>
        </w:r>
      </w:del>
      <w:ins w:id="1028" w:author="Nabera  Abhinandan" w:date="2024-08-15T21:00:00Z">
        <w:r w:rsidR="004C7F8B">
          <w:rPr>
            <w:rFonts w:ascii="Arial" w:eastAsiaTheme="minorEastAsia" w:hAnsi="Arial" w:cs="Arial"/>
            <w:sz w:val="22"/>
            <w:szCs w:val="22"/>
            <w:lang w:eastAsia="zh-CN"/>
          </w:rPr>
          <w:t>Regarding</w:t>
        </w:r>
      </w:ins>
      <w:r>
        <w:rPr>
          <w:rFonts w:ascii="Arial" w:eastAsiaTheme="minorEastAsia" w:hAnsi="Arial" w:cs="Arial"/>
          <w:sz w:val="22"/>
          <w:szCs w:val="22"/>
          <w:lang w:eastAsia="zh-CN"/>
        </w:rPr>
        <w:t xml:space="preserve"> production costs within the fossil scenarios, the </w:t>
      </w:r>
      <w:r w:rsidR="005576E7">
        <w:rPr>
          <w:rFonts w:ascii="Arial" w:eastAsiaTheme="minorEastAsia" w:hAnsi="Arial" w:cs="Arial"/>
          <w:sz w:val="22"/>
          <w:szCs w:val="22"/>
          <w:lang w:eastAsia="zh-CN"/>
        </w:rPr>
        <w:t>CaC</w:t>
      </w:r>
      <w:r w:rsidR="005576E7"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has the lowest cost (1.2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xml:space="preserve">), primarily driven by electricity. The </w:t>
      </w:r>
      <w:r w:rsidR="00100C0A">
        <w:rPr>
          <w:rFonts w:ascii="Arial" w:eastAsiaTheme="minorEastAsia" w:hAnsi="Arial" w:cs="Arial"/>
          <w:sz w:val="22"/>
          <w:szCs w:val="22"/>
          <w:lang w:eastAsia="zh-CN"/>
        </w:rPr>
        <w:t>PC</w:t>
      </w:r>
      <w:r>
        <w:rPr>
          <w:rFonts w:ascii="Arial" w:eastAsiaTheme="minorEastAsia" w:hAnsi="Arial" w:cs="Arial"/>
          <w:sz w:val="22"/>
          <w:szCs w:val="22"/>
          <w:lang w:eastAsia="zh-CN"/>
        </w:rPr>
        <w:t xml:space="preserve"> route is more expensive </w:t>
      </w:r>
      <w:ins w:id="1029" w:author="Nabera  Abhinandan" w:date="2024-08-15T21:00:00Z">
        <w:r w:rsidR="003C440B">
          <w:rPr>
            <w:rFonts w:ascii="Arial" w:eastAsiaTheme="minorEastAsia" w:hAnsi="Arial" w:cs="Arial"/>
            <w:sz w:val="22"/>
            <w:szCs w:val="22"/>
            <w:lang w:eastAsia="zh-CN"/>
          </w:rPr>
          <w:br/>
        </w:r>
      </w:ins>
      <w:del w:id="1030" w:author="Nabera  Abhinandan" w:date="2024-08-15T21:00:00Z">
        <w:r w:rsidR="00303D66" w:rsidDel="00C54415">
          <w:rPr>
            <w:rFonts w:ascii="Arial" w:eastAsiaTheme="minorEastAsia" w:hAnsi="Arial" w:cs="Arial"/>
            <w:sz w:val="22"/>
            <w:szCs w:val="22"/>
            <w:lang w:eastAsia="zh-CN"/>
          </w:rPr>
          <w:br/>
        </w:r>
      </w:del>
      <w:r>
        <w:rPr>
          <w:rFonts w:ascii="Arial" w:eastAsiaTheme="minorEastAsia" w:hAnsi="Arial" w:cs="Arial"/>
          <w:sz w:val="22"/>
          <w:szCs w:val="22"/>
          <w:lang w:eastAsia="zh-CN"/>
        </w:rPr>
        <w:t>(2.0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w:t>
      </w:r>
      <w:r w:rsidR="00864B8A">
        <w:rPr>
          <w:rFonts w:ascii="Arial" w:eastAsiaTheme="minorEastAsia" w:hAnsi="Arial" w:cs="Arial"/>
          <w:sz w:val="22"/>
          <w:szCs w:val="22"/>
          <w:lang w:eastAsia="zh-CN"/>
        </w:rPr>
        <w:t xml:space="preserve">, largely due to methane costs. </w:t>
      </w:r>
      <w:r w:rsidR="00F61C38">
        <w:rPr>
          <w:rFonts w:ascii="Arial" w:eastAsiaTheme="minorEastAsia" w:hAnsi="Arial" w:cs="Arial"/>
          <w:sz w:val="22"/>
          <w:szCs w:val="22"/>
          <w:lang w:eastAsia="zh-CN"/>
        </w:rPr>
        <w:t>Similarly, bo</w:t>
      </w:r>
      <w:r w:rsidR="00864B8A">
        <w:rPr>
          <w:rFonts w:ascii="Arial" w:eastAsiaTheme="minorEastAsia" w:hAnsi="Arial" w:cs="Arial"/>
          <w:sz w:val="22"/>
          <w:szCs w:val="22"/>
          <w:lang w:eastAsia="zh-CN"/>
        </w:rPr>
        <w:t>th plasma routes have similar costs, averaging 1.7 USD kg</w:t>
      </w:r>
      <w:r w:rsidR="00864B8A" w:rsidRPr="004241C5">
        <w:rPr>
          <w:rFonts w:ascii="Arial" w:eastAsiaTheme="minorEastAsia" w:hAnsi="Arial" w:cs="Arial"/>
          <w:sz w:val="22"/>
          <w:szCs w:val="22"/>
          <w:vertAlign w:val="superscript"/>
          <w:lang w:eastAsia="zh-CN"/>
        </w:rPr>
        <w:t>–1</w:t>
      </w:r>
      <w:r w:rsidR="00864B8A">
        <w:rPr>
          <w:rFonts w:ascii="Arial" w:eastAsiaTheme="minorEastAsia" w:hAnsi="Arial" w:cs="Arial"/>
          <w:sz w:val="22"/>
          <w:szCs w:val="22"/>
          <w:lang w:eastAsia="zh-CN"/>
        </w:rPr>
        <w:t xml:space="preserve">, predominantly due to electricity. In the green scenario, the </w:t>
      </w:r>
      <w:r w:rsidR="002B3C4F">
        <w:rPr>
          <w:rFonts w:ascii="Arial" w:eastAsiaTheme="minorEastAsia" w:hAnsi="Arial" w:cs="Arial"/>
          <w:sz w:val="22"/>
          <w:szCs w:val="22"/>
          <w:lang w:eastAsia="zh-CN"/>
        </w:rPr>
        <w:t>CaC</w:t>
      </w:r>
      <w:r w:rsidR="002B3C4F" w:rsidRPr="004241C5">
        <w:rPr>
          <w:rFonts w:ascii="Arial" w:eastAsiaTheme="minorEastAsia" w:hAnsi="Arial" w:cs="Arial"/>
          <w:sz w:val="22"/>
          <w:szCs w:val="22"/>
          <w:vertAlign w:val="subscript"/>
          <w:lang w:eastAsia="zh-CN"/>
        </w:rPr>
        <w:t>2</w:t>
      </w:r>
      <w:r w:rsidR="00864B8A">
        <w:rPr>
          <w:rFonts w:ascii="Arial" w:eastAsiaTheme="minorEastAsia" w:hAnsi="Arial" w:cs="Arial"/>
          <w:sz w:val="22"/>
          <w:szCs w:val="22"/>
          <w:lang w:eastAsia="zh-CN"/>
        </w:rPr>
        <w:t xml:space="preserve"> route </w:t>
      </w:r>
      <w:del w:id="1031" w:author="Nabera  Abhinandan" w:date="2024-08-15T21:00:00Z">
        <w:r w:rsidR="00864B8A" w:rsidDel="00B14E2B">
          <w:rPr>
            <w:rFonts w:ascii="Arial" w:eastAsiaTheme="minorEastAsia" w:hAnsi="Arial" w:cs="Arial"/>
            <w:sz w:val="22"/>
            <w:szCs w:val="22"/>
            <w:lang w:eastAsia="zh-CN"/>
          </w:rPr>
          <w:delText xml:space="preserve">is </w:delText>
        </w:r>
      </w:del>
      <w:ins w:id="1032" w:author="Nabera  Abhinandan" w:date="2024-08-15T21:00:00Z">
        <w:r w:rsidR="00B14E2B">
          <w:rPr>
            <w:rFonts w:ascii="Arial" w:eastAsiaTheme="minorEastAsia" w:hAnsi="Arial" w:cs="Arial"/>
            <w:sz w:val="22"/>
            <w:szCs w:val="22"/>
            <w:lang w:eastAsia="zh-CN"/>
          </w:rPr>
          <w:t xml:space="preserve">remains </w:t>
        </w:r>
      </w:ins>
      <w:r w:rsidR="00864B8A">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Pr>
          <w:rFonts w:ascii="Arial" w:eastAsiaTheme="minorEastAsia" w:hAnsi="Arial" w:cs="Arial"/>
          <w:sz w:val="22"/>
          <w:szCs w:val="22"/>
          <w:lang w:eastAsia="zh-CN"/>
        </w:rPr>
        <w:t>PC</w:t>
      </w:r>
      <w:r w:rsidR="00864B8A">
        <w:rPr>
          <w:rFonts w:ascii="Arial" w:eastAsiaTheme="minorEastAsia" w:hAnsi="Arial" w:cs="Arial"/>
          <w:sz w:val="22"/>
          <w:szCs w:val="22"/>
          <w:lang w:eastAsia="zh-CN"/>
        </w:rPr>
        <w:t xml:space="preserve"> scenario </w:t>
      </w:r>
      <w:r w:rsidR="006E11C3">
        <w:rPr>
          <w:rFonts w:ascii="Arial" w:eastAsiaTheme="minorEastAsia" w:hAnsi="Arial" w:cs="Arial"/>
          <w:sz w:val="22"/>
          <w:szCs w:val="22"/>
          <w:lang w:eastAsia="zh-CN"/>
        </w:rPr>
        <w:t>is</w:t>
      </w:r>
      <w:r w:rsidR="00864B8A">
        <w:rPr>
          <w:rFonts w:ascii="Arial" w:eastAsiaTheme="minorEastAsia" w:hAnsi="Arial" w:cs="Arial"/>
          <w:sz w:val="22"/>
          <w:szCs w:val="22"/>
          <w:lang w:eastAsia="zh-CN"/>
        </w:rPr>
        <w:t xml:space="preserve"> the most expensive route, with a 340% increase in costs, driven by the substantial cost of biomethane (five times more </w:t>
      </w:r>
      <w:r w:rsidR="00864B8A">
        <w:rPr>
          <w:rFonts w:ascii="Arial" w:eastAsiaTheme="minorEastAsia" w:hAnsi="Arial" w:cs="Arial"/>
          <w:sz w:val="22"/>
          <w:szCs w:val="22"/>
          <w:lang w:eastAsia="zh-CN"/>
        </w:rPr>
        <w:lastRenderedPageBreak/>
        <w:t xml:space="preserve">expensive than methane). Similarly, </w:t>
      </w:r>
      <w:del w:id="1033" w:author="Zhang  Zihao" w:date="2024-08-16T15:44:00Z" w16du:dateUtc="2024-08-16T13:44:00Z">
        <w:r w:rsidR="00864B8A" w:rsidDel="006E1098">
          <w:rPr>
            <w:rFonts w:ascii="Arial" w:eastAsiaTheme="minorEastAsia" w:hAnsi="Arial" w:cs="Arial"/>
            <w:sz w:val="22"/>
            <w:szCs w:val="22"/>
            <w:lang w:eastAsia="zh-CN"/>
          </w:rPr>
          <w:delText xml:space="preserve">due to the higher price of biomethane, both </w:delText>
        </w:r>
      </w:del>
      <w:r w:rsidR="00864B8A">
        <w:rPr>
          <w:rFonts w:ascii="Arial" w:eastAsiaTheme="minorEastAsia" w:hAnsi="Arial" w:cs="Arial"/>
          <w:sz w:val="22"/>
          <w:szCs w:val="22"/>
          <w:lang w:eastAsia="zh-CN"/>
        </w:rPr>
        <w:t>plasma routes show at least a 110% increase in costs.</w:t>
      </w:r>
    </w:p>
    <w:p w14:paraId="0995258C" w14:textId="221E4B36" w:rsidR="00343063" w:rsidRPr="000877E5" w:rsidRDefault="00595AEE" w:rsidP="000877E5">
      <w:pPr>
        <w:pStyle w:val="ListParagraph"/>
        <w:snapToGrid w:val="0"/>
        <w:spacing w:after="240" w:line="360" w:lineRule="auto"/>
        <w:ind w:left="0" w:firstLine="446"/>
        <w:contextualSpacing w:val="0"/>
        <w:jc w:val="both"/>
        <w:rPr>
          <w:rFonts w:ascii="Arial" w:eastAsiaTheme="minorEastAsia" w:hAnsi="Arial" w:cs="Arial"/>
          <w:sz w:val="22"/>
          <w:szCs w:val="22"/>
          <w:lang w:eastAsia="zh-CN"/>
        </w:rPr>
      </w:pPr>
      <w:del w:id="1034" w:author="Zhang  Zihao" w:date="2024-08-14T10:44:00Z">
        <w:r w:rsidDel="00350165">
          <w:rPr>
            <w:rFonts w:ascii="Arial" w:eastAsiaTheme="minorEastAsia" w:hAnsi="Arial" w:cs="Arial"/>
            <w:sz w:val="22"/>
            <w:szCs w:val="22"/>
            <w:lang w:eastAsia="zh-CN"/>
          </w:rPr>
          <w:delText>Overall, i</w:delText>
        </w:r>
      </w:del>
      <w:ins w:id="1035" w:author="Zhang  Zihao" w:date="2024-08-14T10:44:00Z">
        <w:r w:rsidR="00350165">
          <w:rPr>
            <w:rFonts w:ascii="Arial" w:eastAsiaTheme="minorEastAsia" w:hAnsi="Arial" w:cs="Arial" w:hint="eastAsia"/>
            <w:sz w:val="22"/>
            <w:szCs w:val="22"/>
            <w:lang w:eastAsia="zh-CN"/>
          </w:rPr>
          <w:t>I</w:t>
        </w:r>
      </w:ins>
      <w:r>
        <w:rPr>
          <w:rFonts w:ascii="Arial" w:eastAsiaTheme="minorEastAsia" w:hAnsi="Arial" w:cs="Arial"/>
          <w:sz w:val="22"/>
          <w:szCs w:val="22"/>
          <w:lang w:eastAsia="zh-CN"/>
        </w:rPr>
        <w:t xml:space="preserve">n the short term, the </w:t>
      </w:r>
      <w:del w:id="1036" w:author="Zhang  Zihao" w:date="2024-08-14T10:44:00Z">
        <w:r w:rsidDel="005C14B7">
          <w:rPr>
            <w:rFonts w:ascii="Arial" w:eastAsiaTheme="minorEastAsia" w:hAnsi="Arial" w:cs="Arial"/>
            <w:sz w:val="22"/>
            <w:szCs w:val="22"/>
            <w:lang w:eastAsia="zh-CN"/>
          </w:rPr>
          <w:delText xml:space="preserve">primary </w:delText>
        </w:r>
      </w:del>
      <w:r>
        <w:rPr>
          <w:rFonts w:ascii="Arial" w:eastAsiaTheme="minorEastAsia" w:hAnsi="Arial" w:cs="Arial"/>
          <w:sz w:val="22"/>
          <w:szCs w:val="22"/>
          <w:lang w:eastAsia="zh-CN"/>
        </w:rPr>
        <w:t xml:space="preserve">focus should be on optimizing the existing </w:t>
      </w:r>
      <w:r w:rsidR="00540B1D">
        <w:rPr>
          <w:rFonts w:ascii="Arial" w:eastAsiaTheme="minorEastAsia" w:hAnsi="Arial" w:cs="Arial"/>
          <w:sz w:val="22"/>
          <w:szCs w:val="22"/>
          <w:lang w:eastAsia="zh-CN"/>
        </w:rPr>
        <w:t>CaC</w:t>
      </w:r>
      <w:r w:rsidR="00540B1D"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production process</w:t>
      </w:r>
      <w:del w:id="1037" w:author="Zhang  Zihao" w:date="2024-08-14T10:44:00Z">
        <w:r w:rsidDel="005C14B7">
          <w:rPr>
            <w:rFonts w:ascii="Arial" w:eastAsiaTheme="minorEastAsia" w:hAnsi="Arial" w:cs="Arial"/>
            <w:sz w:val="22"/>
            <w:szCs w:val="22"/>
            <w:lang w:eastAsia="zh-CN"/>
          </w:rPr>
          <w:delText>. We can begin</w:delText>
        </w:r>
      </w:del>
      <w:r>
        <w:rPr>
          <w:rFonts w:ascii="Arial" w:eastAsiaTheme="minorEastAsia" w:hAnsi="Arial" w:cs="Arial"/>
          <w:sz w:val="22"/>
          <w:szCs w:val="22"/>
          <w:lang w:eastAsia="zh-CN"/>
        </w:rPr>
        <w:t xml:space="preserve"> by transitioning from coke to a blend of coke and biochar, ensuring stable supply chains of biochar to main</w:t>
      </w:r>
      <w:r w:rsidR="00FE206A">
        <w:rPr>
          <w:rFonts w:ascii="Arial" w:eastAsiaTheme="minorEastAsia" w:hAnsi="Arial" w:cs="Arial"/>
          <w:sz w:val="22"/>
          <w:szCs w:val="22"/>
          <w:lang w:eastAsia="zh-CN"/>
        </w:rPr>
        <w:t>tain</w:t>
      </w:r>
      <w:r>
        <w:rPr>
          <w:rFonts w:ascii="Arial" w:eastAsiaTheme="minorEastAsia" w:hAnsi="Arial" w:cs="Arial"/>
          <w:sz w:val="22"/>
          <w:szCs w:val="22"/>
          <w:lang w:eastAsia="zh-CN"/>
        </w:rPr>
        <w:t xml:space="preserve"> cost</w:t>
      </w:r>
      <w:r>
        <w:rPr>
          <w:rFonts w:ascii="Arial" w:eastAsiaTheme="minorEastAsia" w:hAnsi="Arial" w:cs="Arial"/>
          <w:sz w:val="22"/>
          <w:szCs w:val="22"/>
          <w:lang w:eastAsia="zh-CN"/>
        </w:rPr>
        <w:noBreakHyphen/>
        <w:t xml:space="preserve">effectiveness. </w:t>
      </w:r>
      <w:del w:id="1038" w:author="Zhang  Zihao" w:date="2024-08-14T10:45:00Z">
        <w:r w:rsidDel="005C14B7">
          <w:rPr>
            <w:rFonts w:ascii="Arial" w:eastAsiaTheme="minorEastAsia" w:hAnsi="Arial" w:cs="Arial"/>
            <w:sz w:val="22"/>
            <w:szCs w:val="22"/>
            <w:lang w:eastAsia="zh-CN"/>
          </w:rPr>
          <w:delText>Moreover, t</w:delText>
        </w:r>
      </w:del>
      <w:ins w:id="1039" w:author="Zhang  Zihao" w:date="2024-08-14T10:45:00Z">
        <w:r w:rsidR="005C14B7">
          <w:rPr>
            <w:rFonts w:ascii="Arial" w:eastAsiaTheme="minorEastAsia" w:hAnsi="Arial" w:cs="Arial" w:hint="eastAsia"/>
            <w:sz w:val="22"/>
            <w:szCs w:val="22"/>
            <w:lang w:eastAsia="zh-CN"/>
          </w:rPr>
          <w:t>T</w:t>
        </w:r>
      </w:ins>
      <w:r>
        <w:rPr>
          <w:rFonts w:ascii="Arial" w:eastAsiaTheme="minorEastAsia" w:hAnsi="Arial" w:cs="Arial"/>
          <w:sz w:val="22"/>
          <w:szCs w:val="22"/>
          <w:lang w:eastAsia="zh-CN"/>
        </w:rPr>
        <w:t xml:space="preserve">he lower costs of biochar and its excellent reduction in climate change impacts make the green </w:t>
      </w:r>
      <w:r w:rsidR="00DB1215">
        <w:rPr>
          <w:rFonts w:ascii="Arial" w:eastAsiaTheme="minorEastAsia" w:hAnsi="Arial" w:cs="Arial"/>
          <w:sz w:val="22"/>
          <w:szCs w:val="22"/>
          <w:lang w:eastAsia="zh-CN"/>
        </w:rPr>
        <w:t>CaC</w:t>
      </w:r>
      <w:r w:rsidR="00DB1215"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the most favorable option </w:t>
      </w:r>
      <w:del w:id="1040" w:author="Nabera  Abhinandan" w:date="2024-08-15T21:01:00Z">
        <w:r w:rsidR="00303D66" w:rsidDel="00D3459B">
          <w:rPr>
            <w:rFonts w:ascii="Arial" w:eastAsiaTheme="minorEastAsia" w:hAnsi="Arial" w:cs="Arial"/>
            <w:sz w:val="22"/>
            <w:szCs w:val="22"/>
            <w:lang w:eastAsia="zh-CN"/>
          </w:rPr>
          <w:delText>to produce</w:delText>
        </w:r>
      </w:del>
      <w:ins w:id="1041" w:author="Nabera  Abhinandan" w:date="2024-08-15T21:01:00Z">
        <w:r w:rsidR="00D3459B">
          <w:rPr>
            <w:rFonts w:ascii="Arial" w:eastAsiaTheme="minorEastAsia" w:hAnsi="Arial" w:cs="Arial"/>
            <w:sz w:val="22"/>
            <w:szCs w:val="22"/>
            <w:lang w:eastAsia="zh-CN"/>
          </w:rPr>
          <w:t>for producing</w:t>
        </w:r>
      </w:ins>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In the long term, transitioning to renewable </w:t>
      </w:r>
      <w:del w:id="1042" w:author="Zhang  Zihao" w:date="2024-08-14T12:13:00Z">
        <w:r w:rsidDel="00E8545B">
          <w:rPr>
            <w:rFonts w:ascii="Arial" w:eastAsiaTheme="minorEastAsia" w:hAnsi="Arial" w:cs="Arial"/>
            <w:sz w:val="22"/>
            <w:szCs w:val="22"/>
            <w:lang w:eastAsia="zh-CN"/>
          </w:rPr>
          <w:delText xml:space="preserve">energy </w:delText>
        </w:r>
      </w:del>
      <w:r>
        <w:rPr>
          <w:rFonts w:ascii="Arial" w:eastAsiaTheme="minorEastAsia" w:hAnsi="Arial" w:cs="Arial"/>
          <w:sz w:val="22"/>
          <w:szCs w:val="22"/>
          <w:lang w:eastAsia="zh-CN"/>
        </w:rPr>
        <w:t xml:space="preserve">sources and </w:t>
      </w:r>
      <w:r w:rsidR="003132C6" w:rsidRPr="00685B8B">
        <w:rPr>
          <w:rFonts w:ascii="Arial" w:eastAsiaTheme="minorEastAsia" w:hAnsi="Arial" w:cs="Arial"/>
          <w:sz w:val="22"/>
          <w:szCs w:val="22"/>
          <w:lang w:eastAsia="zh-CN"/>
        </w:rPr>
        <w:t xml:space="preserve">engaging </w:t>
      </w:r>
      <w:r w:rsidRPr="00685B8B">
        <w:rPr>
          <w:rFonts w:ascii="Arial" w:eastAsiaTheme="minorEastAsia" w:hAnsi="Arial" w:cs="Arial"/>
          <w:sz w:val="22"/>
          <w:szCs w:val="22"/>
          <w:lang w:eastAsia="zh-CN"/>
        </w:rPr>
        <w:t>in grid decarbonization initiatives</w:t>
      </w:r>
      <w:r>
        <w:rPr>
          <w:rFonts w:ascii="Arial" w:eastAsiaTheme="minorEastAsia" w:hAnsi="Arial" w:cs="Arial"/>
          <w:sz w:val="22"/>
          <w:szCs w:val="22"/>
          <w:lang w:eastAsia="zh-CN"/>
        </w:rPr>
        <w:t xml:space="preserve"> for electricity will further reduce </w:t>
      </w:r>
      <w:r w:rsidR="00CC6167">
        <w:rPr>
          <w:rFonts w:ascii="Arial" w:eastAsiaTheme="minorEastAsia" w:hAnsi="Arial" w:cs="Arial"/>
          <w:sz w:val="22"/>
          <w:szCs w:val="22"/>
          <w:lang w:eastAsia="zh-CN"/>
        </w:rPr>
        <w:t xml:space="preserve">the </w:t>
      </w:r>
      <w:r>
        <w:rPr>
          <w:rFonts w:ascii="Arial" w:eastAsiaTheme="minorEastAsia" w:hAnsi="Arial" w:cs="Arial"/>
          <w:sz w:val="22"/>
          <w:szCs w:val="22"/>
          <w:lang w:eastAsia="zh-CN"/>
        </w:rPr>
        <w:t xml:space="preserve">climate change impacts </w:t>
      </w:r>
      <w:r w:rsidR="006010B4">
        <w:rPr>
          <w:rFonts w:ascii="Arial" w:eastAsiaTheme="minorEastAsia" w:hAnsi="Arial" w:cs="Arial"/>
          <w:sz w:val="22"/>
          <w:szCs w:val="22"/>
          <w:lang w:eastAsia="zh-CN"/>
        </w:rPr>
        <w:t xml:space="preserve">of </w:t>
      </w:r>
      <w:r w:rsidR="003E1B33">
        <w:rPr>
          <w:rFonts w:ascii="Arial" w:eastAsiaTheme="minorEastAsia" w:hAnsi="Arial" w:cs="Arial"/>
          <w:sz w:val="22"/>
          <w:szCs w:val="22"/>
          <w:lang w:eastAsia="zh-CN"/>
        </w:rPr>
        <w:t>plasma</w:t>
      </w:r>
      <w:r w:rsidR="003E1B33">
        <w:rPr>
          <w:rFonts w:ascii="Arial" w:eastAsiaTheme="minorEastAsia" w:hAnsi="Arial" w:cs="Arial"/>
          <w:sz w:val="22"/>
          <w:szCs w:val="22"/>
          <w:lang w:eastAsia="zh-CN"/>
        </w:rPr>
        <w:noBreakHyphen/>
        <w:t>based C</w:t>
      </w:r>
      <w:r w:rsidR="003E1B33" w:rsidRPr="004241C5">
        <w:rPr>
          <w:rFonts w:ascii="Arial" w:eastAsiaTheme="minorEastAsia" w:hAnsi="Arial" w:cs="Arial"/>
          <w:sz w:val="22"/>
          <w:szCs w:val="22"/>
          <w:vertAlign w:val="subscript"/>
          <w:lang w:eastAsia="zh-CN"/>
        </w:rPr>
        <w:t>2</w:t>
      </w:r>
      <w:r w:rsidR="003E1B33">
        <w:rPr>
          <w:rFonts w:ascii="Arial" w:eastAsiaTheme="minorEastAsia" w:hAnsi="Arial" w:cs="Arial"/>
          <w:sz w:val="22"/>
          <w:szCs w:val="22"/>
          <w:lang w:eastAsia="zh-CN"/>
        </w:rPr>
        <w:t>H</w:t>
      </w:r>
      <w:r w:rsidR="003E1B33" w:rsidRPr="004241C5">
        <w:rPr>
          <w:rFonts w:ascii="Arial" w:eastAsiaTheme="minorEastAsia" w:hAnsi="Arial" w:cs="Arial"/>
          <w:sz w:val="22"/>
          <w:szCs w:val="22"/>
          <w:vertAlign w:val="subscript"/>
          <w:lang w:eastAsia="zh-CN"/>
        </w:rPr>
        <w:t>2</w:t>
      </w:r>
      <w:r w:rsidR="006010B4">
        <w:rPr>
          <w:rFonts w:ascii="Arial" w:eastAsiaTheme="minorEastAsia" w:hAnsi="Arial" w:cs="Arial"/>
          <w:sz w:val="22"/>
          <w:szCs w:val="22"/>
          <w:lang w:eastAsia="zh-CN"/>
        </w:rPr>
        <w:t xml:space="preserve"> </w:t>
      </w:r>
      <w:ins w:id="1043" w:author="Zhang  Zihao" w:date="2024-08-14T10:45:00Z">
        <w:r w:rsidR="005C14B7">
          <w:rPr>
            <w:rFonts w:ascii="Arial" w:eastAsiaTheme="minorEastAsia" w:hAnsi="Arial" w:cs="Arial" w:hint="eastAsia"/>
            <w:sz w:val="22"/>
            <w:szCs w:val="22"/>
            <w:lang w:eastAsia="zh-CN"/>
          </w:rPr>
          <w:t xml:space="preserve">production </w:t>
        </w:r>
      </w:ins>
      <w:r>
        <w:rPr>
          <w:rFonts w:ascii="Arial" w:eastAsiaTheme="minorEastAsia" w:hAnsi="Arial" w:cs="Arial"/>
          <w:sz w:val="22"/>
          <w:szCs w:val="22"/>
          <w:lang w:eastAsia="zh-CN"/>
        </w:rPr>
        <w:t xml:space="preserve">at lower costs. </w:t>
      </w:r>
      <w:r w:rsidR="002F13E3">
        <w:rPr>
          <w:rFonts w:ascii="Arial" w:eastAsiaTheme="minorEastAsia" w:hAnsi="Arial" w:cs="Arial"/>
          <w:sz w:val="22"/>
          <w:szCs w:val="22"/>
          <w:lang w:eastAsia="zh-CN"/>
        </w:rPr>
        <w:t xml:space="preserve">Moreover, </w:t>
      </w:r>
      <w:ins w:id="1044" w:author="Zhang  Zihao" w:date="2024-08-16T15:46:00Z" w16du:dateUtc="2024-08-16T13:46:00Z">
        <w:r w:rsidR="0067307F">
          <w:rPr>
            <w:rFonts w:ascii="Arial" w:eastAsiaTheme="minorEastAsia" w:hAnsi="Arial" w:cs="Arial" w:hint="eastAsia"/>
            <w:sz w:val="22"/>
            <w:szCs w:val="22"/>
            <w:lang w:eastAsia="zh-CN"/>
          </w:rPr>
          <w:t>lowering</w:t>
        </w:r>
      </w:ins>
      <w:ins w:id="1045" w:author="Zhang  Zihao" w:date="2024-08-16T15:45:00Z" w16du:dateUtc="2024-08-16T13:45:00Z">
        <w:r w:rsidR="0067307F">
          <w:rPr>
            <w:rFonts w:ascii="Arial" w:eastAsiaTheme="minorEastAsia" w:hAnsi="Arial" w:cs="Arial" w:hint="eastAsia"/>
            <w:sz w:val="22"/>
            <w:szCs w:val="22"/>
            <w:lang w:eastAsia="zh-CN"/>
          </w:rPr>
          <w:t xml:space="preserve"> energy consumption in </w:t>
        </w:r>
      </w:ins>
      <w:del w:id="1046" w:author="Zhang  Zihao" w:date="2024-08-16T15:45:00Z" w16du:dateUtc="2024-08-16T13:45:00Z">
        <w:r w:rsidR="002F13E3" w:rsidDel="0067307F">
          <w:rPr>
            <w:rFonts w:ascii="Arial" w:eastAsiaTheme="minorEastAsia" w:hAnsi="Arial" w:cs="Arial"/>
            <w:sz w:val="22"/>
            <w:szCs w:val="22"/>
            <w:lang w:eastAsia="zh-CN"/>
          </w:rPr>
          <w:delText xml:space="preserve">achieving higher </w:delText>
        </w:r>
        <w:r w:rsidR="00432EDA" w:rsidDel="0067307F">
          <w:rPr>
            <w:rFonts w:ascii="Arial" w:eastAsiaTheme="minorEastAsia" w:hAnsi="Arial" w:cs="Arial"/>
            <w:sz w:val="22"/>
            <w:szCs w:val="22"/>
            <w:lang w:eastAsia="zh-CN"/>
          </w:rPr>
          <w:delText>se</w:delText>
        </w:r>
      </w:del>
      <w:del w:id="1047" w:author="Zhang  Zihao" w:date="2024-08-16T15:46:00Z" w16du:dateUtc="2024-08-16T13:46:00Z">
        <w:r w:rsidR="00432EDA" w:rsidDel="0067307F">
          <w:rPr>
            <w:rFonts w:ascii="Arial" w:eastAsiaTheme="minorEastAsia" w:hAnsi="Arial" w:cs="Arial"/>
            <w:sz w:val="22"/>
            <w:szCs w:val="22"/>
            <w:lang w:eastAsia="zh-CN"/>
          </w:rPr>
          <w:delText>lectivity</w:delText>
        </w:r>
        <w:r w:rsidR="002F13E3" w:rsidDel="0067307F">
          <w:rPr>
            <w:rFonts w:ascii="Arial" w:eastAsiaTheme="minorEastAsia" w:hAnsi="Arial" w:cs="Arial"/>
            <w:sz w:val="22"/>
            <w:szCs w:val="22"/>
            <w:lang w:eastAsia="zh-CN"/>
          </w:rPr>
          <w:delText xml:space="preserve"> towards C</w:delText>
        </w:r>
        <w:r w:rsidR="002F13E3" w:rsidRPr="004241C5" w:rsidDel="0067307F">
          <w:rPr>
            <w:rFonts w:ascii="Arial" w:eastAsiaTheme="minorEastAsia" w:hAnsi="Arial" w:cs="Arial"/>
            <w:sz w:val="22"/>
            <w:szCs w:val="22"/>
            <w:vertAlign w:val="subscript"/>
            <w:lang w:eastAsia="zh-CN"/>
          </w:rPr>
          <w:delText>2</w:delText>
        </w:r>
        <w:r w:rsidR="002F13E3" w:rsidDel="0067307F">
          <w:rPr>
            <w:rFonts w:ascii="Arial" w:eastAsiaTheme="minorEastAsia" w:hAnsi="Arial" w:cs="Arial"/>
            <w:sz w:val="22"/>
            <w:szCs w:val="22"/>
            <w:lang w:eastAsia="zh-CN"/>
          </w:rPr>
          <w:delText>H</w:delText>
        </w:r>
        <w:r w:rsidR="002F13E3" w:rsidRPr="004241C5" w:rsidDel="0067307F">
          <w:rPr>
            <w:rFonts w:ascii="Arial" w:eastAsiaTheme="minorEastAsia" w:hAnsi="Arial" w:cs="Arial"/>
            <w:sz w:val="22"/>
            <w:szCs w:val="22"/>
            <w:vertAlign w:val="subscript"/>
            <w:lang w:eastAsia="zh-CN"/>
          </w:rPr>
          <w:delText>2</w:delText>
        </w:r>
        <w:r w:rsidR="002F13E3" w:rsidDel="0067307F">
          <w:rPr>
            <w:rFonts w:ascii="Arial" w:eastAsiaTheme="minorEastAsia" w:hAnsi="Arial" w:cs="Arial"/>
            <w:sz w:val="22"/>
            <w:szCs w:val="22"/>
            <w:lang w:eastAsia="zh-CN"/>
          </w:rPr>
          <w:delText xml:space="preserve"> in </w:delText>
        </w:r>
      </w:del>
      <w:del w:id="1048" w:author="Zhang  Zihao" w:date="2024-08-14T10:46:00Z">
        <w:r w:rsidR="002F13E3" w:rsidDel="005C14B7">
          <w:rPr>
            <w:rFonts w:ascii="Arial" w:eastAsiaTheme="minorEastAsia" w:hAnsi="Arial" w:cs="Arial"/>
            <w:sz w:val="22"/>
            <w:szCs w:val="22"/>
            <w:lang w:eastAsia="zh-CN"/>
          </w:rPr>
          <w:delText xml:space="preserve">the </w:delText>
        </w:r>
      </w:del>
      <w:r w:rsidR="002F13E3">
        <w:rPr>
          <w:rFonts w:ascii="Arial" w:eastAsiaTheme="minorEastAsia" w:hAnsi="Arial" w:cs="Arial"/>
          <w:sz w:val="22"/>
          <w:szCs w:val="22"/>
          <w:lang w:eastAsia="zh-CN"/>
        </w:rPr>
        <w:t xml:space="preserve">plasma processes will be key in the future. </w:t>
      </w:r>
      <w:r>
        <w:rPr>
          <w:rFonts w:ascii="Arial" w:eastAsiaTheme="minorEastAsia" w:hAnsi="Arial" w:cs="Arial"/>
          <w:sz w:val="22"/>
          <w:szCs w:val="22"/>
          <w:lang w:eastAsia="zh-CN"/>
        </w:rPr>
        <w:t>Comprehensive analysis is</w:t>
      </w:r>
      <w:del w:id="1049" w:author="Nabera  Abhinandan" w:date="2024-08-15T21:01:00Z">
        <w:r w:rsidR="00437C4F" w:rsidDel="00442F1E">
          <w:rPr>
            <w:rFonts w:ascii="Arial" w:eastAsiaTheme="minorEastAsia" w:hAnsi="Arial" w:cs="Arial"/>
            <w:sz w:val="22"/>
            <w:szCs w:val="22"/>
            <w:lang w:eastAsia="zh-CN"/>
          </w:rPr>
          <w:delText>,</w:delText>
        </w:r>
        <w:r w:rsidDel="00442F1E">
          <w:rPr>
            <w:rFonts w:ascii="Arial" w:eastAsiaTheme="minorEastAsia" w:hAnsi="Arial" w:cs="Arial"/>
            <w:sz w:val="22"/>
            <w:szCs w:val="22"/>
            <w:lang w:eastAsia="zh-CN"/>
          </w:rPr>
          <w:delText xml:space="preserve"> therefore</w:delText>
        </w:r>
        <w:r w:rsidR="00437C4F" w:rsidDel="00442F1E">
          <w:rPr>
            <w:rFonts w:ascii="Arial" w:eastAsiaTheme="minorEastAsia" w:hAnsi="Arial" w:cs="Arial"/>
            <w:sz w:val="22"/>
            <w:szCs w:val="22"/>
            <w:lang w:eastAsia="zh-CN"/>
          </w:rPr>
          <w:delText>,</w:delText>
        </w:r>
      </w:del>
      <w:r>
        <w:rPr>
          <w:rFonts w:ascii="Arial" w:eastAsiaTheme="minorEastAsia" w:hAnsi="Arial" w:cs="Arial"/>
          <w:sz w:val="22"/>
          <w:szCs w:val="22"/>
          <w:lang w:eastAsia="zh-CN"/>
        </w:rPr>
        <w:t xml:space="preserve"> essential </w:t>
      </w:r>
      <w:del w:id="1050" w:author="Nabera  Abhinandan" w:date="2024-08-15T21:01:00Z">
        <w:r w:rsidDel="00442F1E">
          <w:rPr>
            <w:rFonts w:ascii="Arial" w:eastAsiaTheme="minorEastAsia" w:hAnsi="Arial" w:cs="Arial"/>
            <w:sz w:val="22"/>
            <w:szCs w:val="22"/>
            <w:lang w:eastAsia="zh-CN"/>
          </w:rPr>
          <w:delText xml:space="preserve">in </w:delText>
        </w:r>
      </w:del>
      <w:ins w:id="1051" w:author="Nabera  Abhinandan" w:date="2024-08-15T21:01:00Z">
        <w:r w:rsidR="00442F1E">
          <w:rPr>
            <w:rFonts w:ascii="Arial" w:eastAsiaTheme="minorEastAsia" w:hAnsi="Arial" w:cs="Arial"/>
            <w:sz w:val="22"/>
            <w:szCs w:val="22"/>
            <w:lang w:eastAsia="zh-CN"/>
          </w:rPr>
          <w:t xml:space="preserve">for </w:t>
        </w:r>
      </w:ins>
      <w:r>
        <w:rPr>
          <w:rFonts w:ascii="Arial" w:eastAsiaTheme="minorEastAsia" w:hAnsi="Arial" w:cs="Arial"/>
          <w:sz w:val="22"/>
          <w:szCs w:val="22"/>
          <w:lang w:eastAsia="zh-CN"/>
        </w:rPr>
        <w:t xml:space="preserve">engaging with stakeholders and advocating for policies to </w:t>
      </w:r>
      <w:del w:id="1052" w:author="Zhang  Zihao" w:date="2024-08-14T10:46:00Z">
        <w:r w:rsidDel="005C14B7">
          <w:rPr>
            <w:rFonts w:ascii="Arial" w:eastAsiaTheme="minorEastAsia" w:hAnsi="Arial" w:cs="Arial"/>
            <w:sz w:val="22"/>
            <w:szCs w:val="22"/>
            <w:lang w:eastAsia="zh-CN"/>
          </w:rPr>
          <w:delText xml:space="preserve">move </w:delText>
        </w:r>
      </w:del>
      <w:ins w:id="1053" w:author="Zhang  Zihao" w:date="2024-08-14T10:46:00Z">
        <w:r w:rsidR="005C14B7">
          <w:rPr>
            <w:rFonts w:ascii="Arial" w:eastAsiaTheme="minorEastAsia" w:hAnsi="Arial" w:cs="Arial" w:hint="eastAsia"/>
            <w:sz w:val="22"/>
            <w:szCs w:val="22"/>
            <w:lang w:eastAsia="zh-CN"/>
          </w:rPr>
          <w:t>steer</w:t>
        </w:r>
        <w:r w:rsidR="005C14B7">
          <w:rPr>
            <w:rFonts w:ascii="Arial" w:eastAsiaTheme="minorEastAsia" w:hAnsi="Arial" w:cs="Arial"/>
            <w:sz w:val="22"/>
            <w:szCs w:val="22"/>
            <w:lang w:eastAsia="zh-CN"/>
          </w:rPr>
          <w:t xml:space="preserve"> </w:t>
        </w:r>
      </w:ins>
      <w:r>
        <w:rPr>
          <w:rFonts w:ascii="Arial" w:eastAsiaTheme="minorEastAsia" w:hAnsi="Arial" w:cs="Arial"/>
          <w:sz w:val="22"/>
          <w:szCs w:val="22"/>
          <w:lang w:eastAsia="zh-CN"/>
        </w:rPr>
        <w:t xml:space="preserve">the chemical industry </w:t>
      </w:r>
      <w:r w:rsidR="00480EA7">
        <w:rPr>
          <w:rFonts w:ascii="Arial" w:eastAsiaTheme="minorEastAsia" w:hAnsi="Arial" w:cs="Arial"/>
          <w:sz w:val="22"/>
          <w:szCs w:val="22"/>
          <w:lang w:eastAsia="zh-CN"/>
        </w:rPr>
        <w:t>towards</w:t>
      </w:r>
      <w:r>
        <w:rPr>
          <w:rFonts w:ascii="Arial" w:eastAsiaTheme="minorEastAsia" w:hAnsi="Arial" w:cs="Arial"/>
          <w:sz w:val="22"/>
          <w:szCs w:val="22"/>
          <w:lang w:eastAsia="zh-CN"/>
        </w:rPr>
        <w:t xml:space="preserve"> </w:t>
      </w:r>
      <w:ins w:id="1054" w:author="Zhang  Zihao" w:date="2024-08-14T10:46:00Z">
        <w:r w:rsidR="005C14B7">
          <w:rPr>
            <w:rFonts w:ascii="Arial" w:eastAsiaTheme="minorEastAsia" w:hAnsi="Arial" w:cs="Arial" w:hint="eastAsia"/>
            <w:sz w:val="22"/>
            <w:szCs w:val="22"/>
            <w:lang w:eastAsia="zh-CN"/>
          </w:rPr>
          <w:t>s</w:t>
        </w:r>
      </w:ins>
      <w:ins w:id="1055" w:author="Zhang  Zihao" w:date="2024-08-14T10:47:00Z">
        <w:r w:rsidR="005C14B7">
          <w:rPr>
            <w:rFonts w:ascii="Arial" w:eastAsiaTheme="minorEastAsia" w:hAnsi="Arial" w:cs="Arial" w:hint="eastAsia"/>
            <w:sz w:val="22"/>
            <w:szCs w:val="22"/>
            <w:lang w:eastAsia="zh-CN"/>
          </w:rPr>
          <w:t xml:space="preserve">ustainable and economically viable </w:t>
        </w:r>
      </w:ins>
      <w:r>
        <w:rPr>
          <w:rFonts w:ascii="Arial" w:eastAsiaTheme="minorEastAsia" w:hAnsi="Arial" w:cs="Arial"/>
          <w:sz w:val="22"/>
          <w:szCs w:val="22"/>
          <w:lang w:eastAsia="zh-CN"/>
        </w:rPr>
        <w:t>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del w:id="1056" w:author="Zhang  Zihao" w:date="2024-08-14T10:47:00Z">
        <w:r w:rsidDel="005C14B7">
          <w:rPr>
            <w:rFonts w:ascii="Arial" w:eastAsiaTheme="minorEastAsia" w:hAnsi="Arial" w:cs="Arial"/>
            <w:sz w:val="22"/>
            <w:szCs w:val="22"/>
            <w:lang w:eastAsia="zh-CN"/>
          </w:rPr>
          <w:delText xml:space="preserve"> </w:delText>
        </w:r>
      </w:del>
      <w:ins w:id="1057" w:author="Zhang  Zihao" w:date="2024-08-14T10:47:00Z">
        <w:r w:rsidR="005C14B7">
          <w:rPr>
            <w:rFonts w:ascii="Arial" w:eastAsiaTheme="minorEastAsia" w:hAnsi="Arial" w:cs="Arial" w:hint="eastAsia"/>
            <w:sz w:val="22"/>
            <w:szCs w:val="22"/>
            <w:lang w:eastAsia="zh-CN"/>
          </w:rPr>
          <w:t xml:space="preserve"> production</w:t>
        </w:r>
      </w:ins>
      <w:del w:id="1058" w:author="Zhang  Zihao" w:date="2024-08-14T10:47:00Z">
        <w:r w:rsidDel="005C14B7">
          <w:rPr>
            <w:rFonts w:ascii="Arial" w:eastAsiaTheme="minorEastAsia" w:hAnsi="Arial" w:cs="Arial"/>
            <w:sz w:val="22"/>
            <w:szCs w:val="22"/>
            <w:lang w:eastAsia="zh-CN"/>
          </w:rPr>
          <w:delText xml:space="preserve">while </w:delText>
        </w:r>
        <w:r w:rsidR="00437C4F" w:rsidDel="005C14B7">
          <w:rPr>
            <w:rFonts w:ascii="Arial" w:eastAsiaTheme="minorEastAsia" w:hAnsi="Arial" w:cs="Arial"/>
            <w:sz w:val="22"/>
            <w:szCs w:val="22"/>
            <w:lang w:eastAsia="zh-CN"/>
          </w:rPr>
          <w:delText xml:space="preserve">ensuring </w:delText>
        </w:r>
        <w:r w:rsidDel="005C14B7">
          <w:rPr>
            <w:rFonts w:ascii="Arial" w:eastAsiaTheme="minorEastAsia" w:hAnsi="Arial" w:cs="Arial"/>
            <w:sz w:val="22"/>
            <w:szCs w:val="22"/>
            <w:lang w:eastAsia="zh-CN"/>
          </w:rPr>
          <w:delText>sustainab</w:delText>
        </w:r>
        <w:r w:rsidR="00437C4F" w:rsidDel="005C14B7">
          <w:rPr>
            <w:rFonts w:ascii="Arial" w:eastAsiaTheme="minorEastAsia" w:hAnsi="Arial" w:cs="Arial"/>
            <w:sz w:val="22"/>
            <w:szCs w:val="22"/>
            <w:lang w:eastAsia="zh-CN"/>
          </w:rPr>
          <w:delText>ility</w:delText>
        </w:r>
        <w:r w:rsidDel="005C14B7">
          <w:rPr>
            <w:rFonts w:ascii="Arial" w:eastAsiaTheme="minorEastAsia" w:hAnsi="Arial" w:cs="Arial"/>
            <w:sz w:val="22"/>
            <w:szCs w:val="22"/>
            <w:lang w:eastAsia="zh-CN"/>
          </w:rPr>
          <w:delText xml:space="preserve"> and economic</w:delText>
        </w:r>
        <w:r w:rsidR="00437C4F" w:rsidDel="005C14B7">
          <w:rPr>
            <w:rFonts w:ascii="Arial" w:eastAsiaTheme="minorEastAsia" w:hAnsi="Arial" w:cs="Arial"/>
            <w:sz w:val="22"/>
            <w:szCs w:val="22"/>
            <w:lang w:eastAsia="zh-CN"/>
          </w:rPr>
          <w:delText xml:space="preserve"> viability</w:delText>
        </w:r>
      </w:del>
      <w:r>
        <w:rPr>
          <w:rFonts w:ascii="Arial" w:eastAsiaTheme="minorEastAsia" w:hAnsi="Arial" w:cs="Arial"/>
          <w:sz w:val="22"/>
          <w:szCs w:val="22"/>
          <w:lang w:eastAsia="zh-CN"/>
        </w:rPr>
        <w:t>.</w:t>
      </w:r>
    </w:p>
    <w:p w14:paraId="536797CB" w14:textId="6B0E5A89" w:rsidR="007D267C" w:rsidDel="00F362C8" w:rsidRDefault="007D267C" w:rsidP="007D267C">
      <w:pPr>
        <w:spacing w:line="360" w:lineRule="auto"/>
        <w:jc w:val="both"/>
        <w:rPr>
          <w:ins w:id="1059" w:author="Pérez-Ramirez  Javier" w:date="2024-08-05T11:17:00Z"/>
          <w:del w:id="1060" w:author="Zhang  Zihao" w:date="2024-08-13T21:02:00Z"/>
          <w:rFonts w:ascii="Arial" w:hAnsi="Arial" w:cs="Arial"/>
          <w:b/>
          <w:bCs/>
          <w:sz w:val="22"/>
          <w:szCs w:val="22"/>
        </w:rPr>
      </w:pPr>
      <w:ins w:id="1061" w:author="Pérez-Ramirez  Javier" w:date="2024-08-05T11:17:00Z">
        <w:del w:id="1062" w:author="Zhang  Zihao" w:date="2024-08-13T21:02:00Z">
          <w:r w:rsidRPr="001C4C40" w:rsidDel="00F362C8">
            <w:rPr>
              <w:rFonts w:ascii="Arial" w:hAnsi="Arial" w:cs="Arial"/>
              <w:b/>
              <w:bCs/>
              <w:sz w:val="22"/>
              <w:szCs w:val="22"/>
              <w:highlight w:val="yellow"/>
            </w:rPr>
            <w:delText xml:space="preserve">WHY NOT </w:delText>
          </w:r>
        </w:del>
      </w:ins>
      <w:ins w:id="1063" w:author="Pérez-Ramirez  Javier" w:date="2024-08-05T11:18:00Z">
        <w:del w:id="1064" w:author="Zhang  Zihao" w:date="2024-08-13T21:02:00Z">
          <w:r w:rsidRPr="001C4C40" w:rsidDel="00F362C8">
            <w:rPr>
              <w:rFonts w:ascii="Arial" w:hAnsi="Arial" w:cs="Arial"/>
              <w:b/>
              <w:bCs/>
              <w:sz w:val="22"/>
              <w:szCs w:val="22"/>
              <w:highlight w:val="yellow"/>
            </w:rPr>
            <w:delText>INCLUDING VCM COSTS TO EMPHASIZE THE POTENTIAL OF ACETYLENE?</w:delText>
          </w:r>
        </w:del>
      </w:ins>
    </w:p>
    <w:p w14:paraId="72FE513A" w14:textId="2D846859" w:rsidR="0087731C" w:rsidRPr="00736557" w:rsidRDefault="0087731C" w:rsidP="00736557">
      <w:pPr>
        <w:pStyle w:val="ListParagraph"/>
        <w:numPr>
          <w:ilvl w:val="0"/>
          <w:numId w:val="43"/>
        </w:numPr>
        <w:spacing w:line="360" w:lineRule="auto"/>
        <w:ind w:left="360"/>
        <w:jc w:val="both"/>
        <w:rPr>
          <w:rFonts w:ascii="Arial" w:hAnsi="Arial" w:cs="Arial"/>
          <w:b/>
          <w:bCs/>
          <w:sz w:val="22"/>
          <w:szCs w:val="22"/>
        </w:rPr>
      </w:pPr>
      <w:r w:rsidRPr="00736557">
        <w:rPr>
          <w:rFonts w:ascii="Arial" w:hAnsi="Arial" w:cs="Arial"/>
          <w:b/>
          <w:sz w:val="22"/>
          <w:szCs w:val="22"/>
        </w:rPr>
        <w:t>Perspective and outlook</w:t>
      </w:r>
    </w:p>
    <w:p w14:paraId="0629AE65" w14:textId="7B5B663B" w:rsidR="00B162CC" w:rsidDel="00991745" w:rsidRDefault="00E8545B">
      <w:pPr>
        <w:pStyle w:val="ListParagraph"/>
        <w:spacing w:line="360" w:lineRule="auto"/>
        <w:ind w:left="0"/>
        <w:jc w:val="both"/>
        <w:rPr>
          <w:del w:id="1065" w:author="Zhang  Zihao" w:date="2024-08-13T22:36:00Z"/>
          <w:rFonts w:ascii="Arial" w:eastAsiaTheme="minorEastAsia" w:hAnsi="Arial" w:cs="Arial"/>
          <w:sz w:val="22"/>
          <w:szCs w:val="22"/>
          <w:lang w:eastAsia="zh-CN"/>
        </w:rPr>
      </w:pPr>
      <w:bookmarkStart w:id="1066" w:name="_Hlk166062738"/>
      <w:ins w:id="1067" w:author="Zhang  Zihao" w:date="2024-08-14T12:13:00Z">
        <w:r>
          <w:rPr>
            <w:rFonts w:ascii="Arial" w:eastAsiaTheme="minorEastAsia" w:hAnsi="Arial" w:cs="Arial" w:hint="eastAsia"/>
            <w:sz w:val="22"/>
            <w:szCs w:val="22"/>
            <w:lang w:eastAsia="zh-CN"/>
          </w:rPr>
          <w:t>T</w:t>
        </w:r>
      </w:ins>
      <w:ins w:id="1068" w:author="Zhang  Zihao" w:date="2024-08-14T12:14:00Z">
        <w:r>
          <w:rPr>
            <w:rFonts w:ascii="Arial" w:eastAsiaTheme="minorEastAsia" w:hAnsi="Arial" w:cs="Arial"/>
            <w:sz w:val="22"/>
            <w:szCs w:val="22"/>
            <w:lang w:eastAsia="zh-CN"/>
          </w:rPr>
          <w:t xml:space="preserve">ransitioning </w:t>
        </w:r>
      </w:ins>
      <w:ins w:id="1069" w:author="Zhang  Zihao" w:date="2024-08-14T12:15:00Z">
        <w:r>
          <w:rPr>
            <w:rFonts w:ascii="Arial" w:eastAsiaTheme="minorEastAsia" w:hAnsi="Arial" w:cs="Arial" w:hint="eastAsia"/>
            <w:sz w:val="22"/>
            <w:szCs w:val="22"/>
            <w:lang w:eastAsia="zh-CN"/>
          </w:rPr>
          <w:t xml:space="preserve">from </w:t>
        </w:r>
      </w:ins>
      <w:ins w:id="1070" w:author="Nabera  Abhinandan" w:date="2024-08-15T21:09:00Z">
        <w:r w:rsidR="00991745">
          <w:rPr>
            <w:rFonts w:ascii="Arial" w:eastAsiaTheme="minorEastAsia" w:hAnsi="Arial" w:cs="Arial"/>
            <w:sz w:val="22"/>
            <w:szCs w:val="22"/>
            <w:lang w:eastAsia="zh-CN"/>
          </w:rPr>
          <w:t>a</w:t>
        </w:r>
      </w:ins>
      <w:ins w:id="1071" w:author="Nabera  Abhinandan" w:date="2024-08-15T21:10:00Z">
        <w:r w:rsidR="00991745">
          <w:rPr>
            <w:rFonts w:ascii="Arial" w:eastAsiaTheme="minorEastAsia" w:hAnsi="Arial" w:cs="Arial"/>
            <w:sz w:val="22"/>
            <w:szCs w:val="22"/>
            <w:lang w:eastAsia="zh-CN"/>
          </w:rPr>
          <w:t xml:space="preserve"> </w:t>
        </w:r>
      </w:ins>
      <w:ins w:id="1072" w:author="Zhang  Zihao" w:date="2024-08-14T12:16:00Z">
        <w:r w:rsidRPr="00CF7E03">
          <w:rPr>
            <w:rFonts w:ascii="Arial" w:eastAsiaTheme="minorEastAsia" w:hAnsi="Arial" w:cs="Arial"/>
            <w:sz w:val="22"/>
            <w:szCs w:val="22"/>
            <w:lang w:eastAsia="zh-CN"/>
          </w:rPr>
          <w:t>fossil</w:t>
        </w:r>
        <w:r w:rsidRPr="00CF7E03">
          <w:rPr>
            <w:rFonts w:ascii="Arial" w:eastAsiaTheme="minorEastAsia" w:hAnsi="Arial" w:cs="Arial"/>
            <w:sz w:val="22"/>
            <w:szCs w:val="22"/>
            <w:lang w:eastAsia="zh-CN"/>
          </w:rPr>
          <w:noBreakHyphen/>
          <w:t xml:space="preserve">based </w:t>
        </w:r>
      </w:ins>
      <w:ins w:id="1073" w:author="Zhang  Zihao" w:date="2024-08-14T12:14:00Z">
        <w:r>
          <w:rPr>
            <w:rFonts w:ascii="Arial" w:eastAsiaTheme="minorEastAsia" w:hAnsi="Arial" w:cs="Arial"/>
            <w:sz w:val="22"/>
            <w:szCs w:val="22"/>
            <w:lang w:eastAsia="zh-CN"/>
          </w:rPr>
          <w:t xml:space="preserve">to </w:t>
        </w:r>
      </w:ins>
      <w:ins w:id="1074" w:author="Zhang  Zihao" w:date="2024-08-14T12:56:00Z">
        <w:r w:rsidR="006E4EDF">
          <w:rPr>
            <w:rFonts w:ascii="Arial" w:eastAsiaTheme="minorEastAsia" w:hAnsi="Arial" w:cs="Arial" w:hint="eastAsia"/>
            <w:sz w:val="22"/>
            <w:szCs w:val="22"/>
            <w:lang w:eastAsia="zh-CN"/>
          </w:rPr>
          <w:t xml:space="preserve">a </w:t>
        </w:r>
      </w:ins>
      <w:ins w:id="1075" w:author="Zhang  Zihao" w:date="2024-08-14T12:14:00Z">
        <w:r>
          <w:rPr>
            <w:rFonts w:ascii="Arial" w:eastAsiaTheme="minorEastAsia" w:hAnsi="Arial" w:cs="Arial" w:hint="eastAsia"/>
            <w:sz w:val="22"/>
            <w:szCs w:val="22"/>
            <w:lang w:eastAsia="zh-CN"/>
          </w:rPr>
          <w:t>sustainable chemical industry</w:t>
        </w:r>
      </w:ins>
      <w:ins w:id="1076" w:author="Zhang  Zihao" w:date="2024-08-14T12:13:00Z">
        <w:r>
          <w:rPr>
            <w:rFonts w:ascii="Arial" w:eastAsiaTheme="minorEastAsia" w:hAnsi="Arial" w:cs="Arial" w:hint="eastAsia"/>
            <w:sz w:val="22"/>
            <w:szCs w:val="22"/>
            <w:lang w:eastAsia="zh-CN"/>
          </w:rPr>
          <w:t xml:space="preserve"> </w:t>
        </w:r>
      </w:ins>
      <w:ins w:id="1077" w:author="Zhang  Zihao" w:date="2024-08-14T12:16:00Z">
        <w:r>
          <w:rPr>
            <w:rFonts w:ascii="Arial" w:eastAsiaTheme="minorEastAsia" w:hAnsi="Arial" w:cs="Arial" w:hint="eastAsia"/>
            <w:sz w:val="22"/>
            <w:szCs w:val="22"/>
            <w:lang w:eastAsia="zh-CN"/>
          </w:rPr>
          <w:t xml:space="preserve">is a </w:t>
        </w:r>
      </w:ins>
      <w:ins w:id="1078" w:author="Zhang  Zihao" w:date="2024-08-14T12:18:00Z">
        <w:r w:rsidR="00125884">
          <w:rPr>
            <w:rFonts w:ascii="Arial" w:eastAsiaTheme="minorEastAsia" w:hAnsi="Arial" w:cs="Arial" w:hint="eastAsia"/>
            <w:sz w:val="22"/>
            <w:szCs w:val="22"/>
            <w:lang w:eastAsia="zh-CN"/>
          </w:rPr>
          <w:t xml:space="preserve">global </w:t>
        </w:r>
      </w:ins>
      <w:ins w:id="1079" w:author="Zhang  Zihao" w:date="2024-08-14T12:16:00Z">
        <w:r>
          <w:rPr>
            <w:rFonts w:ascii="Arial" w:eastAsiaTheme="minorEastAsia" w:hAnsi="Arial" w:cs="Arial" w:hint="eastAsia"/>
            <w:sz w:val="22"/>
            <w:szCs w:val="22"/>
            <w:lang w:eastAsia="zh-CN"/>
          </w:rPr>
          <w:t>trend</w:t>
        </w:r>
      </w:ins>
      <w:ins w:id="1080" w:author="Zhang  Zihao" w:date="2024-08-14T12:57:00Z">
        <w:r w:rsidR="006E4EDF">
          <w:rPr>
            <w:rFonts w:ascii="Arial" w:eastAsiaTheme="minorEastAsia" w:hAnsi="Arial" w:cs="Arial" w:hint="eastAsia"/>
            <w:sz w:val="22"/>
            <w:szCs w:val="22"/>
            <w:lang w:eastAsia="zh-CN"/>
          </w:rPr>
          <w:t xml:space="preserve"> that presents</w:t>
        </w:r>
      </w:ins>
      <w:ins w:id="1081" w:author="Zhang  Zihao" w:date="2024-08-14T12:16:00Z">
        <w:r>
          <w:rPr>
            <w:rFonts w:ascii="Arial" w:eastAsiaTheme="minorEastAsia" w:hAnsi="Arial" w:cs="Arial" w:hint="eastAsia"/>
            <w:sz w:val="22"/>
            <w:szCs w:val="22"/>
            <w:lang w:eastAsia="zh-CN"/>
          </w:rPr>
          <w:t xml:space="preserve"> </w:t>
        </w:r>
      </w:ins>
      <w:ins w:id="1082" w:author="Zhang  Zihao" w:date="2024-08-14T12:57:00Z">
        <w:r w:rsidR="006E4EDF">
          <w:rPr>
            <w:rFonts w:ascii="Arial" w:eastAsiaTheme="minorEastAsia" w:hAnsi="Arial" w:cs="Arial" w:hint="eastAsia"/>
            <w:sz w:val="22"/>
            <w:szCs w:val="22"/>
            <w:lang w:eastAsia="zh-CN"/>
          </w:rPr>
          <w:t>an opportunity to revitalize the acetylene</w:t>
        </w:r>
      </w:ins>
      <w:ins w:id="1083" w:author="Zhang  Zihao" w:date="2024-08-14T12:19:00Z">
        <w:r w:rsidR="00125884">
          <w:rPr>
            <w:rFonts w:ascii="Arial" w:eastAsiaTheme="minorEastAsia" w:hAnsi="Arial" w:cs="Arial" w:hint="eastAsia"/>
            <w:sz w:val="22"/>
            <w:szCs w:val="22"/>
            <w:lang w:eastAsia="zh-CN"/>
          </w:rPr>
          <w:t xml:space="preserve"> </w:t>
        </w:r>
      </w:ins>
      <w:ins w:id="1084" w:author="Zhang  Zihao" w:date="2024-08-14T13:02:00Z">
        <w:r w:rsidR="00A5207C">
          <w:rPr>
            <w:rFonts w:ascii="Arial" w:eastAsiaTheme="minorEastAsia" w:hAnsi="Arial" w:cs="Arial" w:hint="eastAsia"/>
            <w:sz w:val="22"/>
            <w:szCs w:val="22"/>
            <w:lang w:eastAsia="zh-CN"/>
          </w:rPr>
          <w:t>(</w:t>
        </w:r>
        <w:r w:rsidR="00A5207C" w:rsidRPr="00CF7E03">
          <w:rPr>
            <w:rFonts w:ascii="Arial" w:eastAsiaTheme="minorEastAsia" w:hAnsi="Arial" w:cs="Arial"/>
            <w:sz w:val="22"/>
            <w:szCs w:val="22"/>
            <w:lang w:eastAsia="zh-CN"/>
          </w:rPr>
          <w:t>C</w:t>
        </w:r>
        <w:r w:rsidR="00A5207C" w:rsidRPr="00CF7E03">
          <w:rPr>
            <w:rFonts w:ascii="Arial" w:eastAsiaTheme="minorEastAsia" w:hAnsi="Arial" w:cs="Arial"/>
            <w:sz w:val="22"/>
            <w:szCs w:val="22"/>
            <w:vertAlign w:val="subscript"/>
            <w:lang w:eastAsia="zh-CN"/>
          </w:rPr>
          <w:t>2</w:t>
        </w:r>
        <w:r w:rsidR="00A5207C" w:rsidRPr="00CF7E03">
          <w:rPr>
            <w:rFonts w:ascii="Arial" w:eastAsiaTheme="minorEastAsia" w:hAnsi="Arial" w:cs="Arial"/>
            <w:sz w:val="22"/>
            <w:szCs w:val="22"/>
            <w:lang w:eastAsia="zh-CN"/>
          </w:rPr>
          <w:t>H</w:t>
        </w:r>
        <w:r w:rsidR="00A5207C" w:rsidRPr="00CF7E03">
          <w:rPr>
            <w:rFonts w:ascii="Arial" w:eastAsiaTheme="minorEastAsia" w:hAnsi="Arial" w:cs="Arial"/>
            <w:sz w:val="22"/>
            <w:szCs w:val="22"/>
            <w:vertAlign w:val="subscript"/>
            <w:lang w:eastAsia="zh-CN"/>
          </w:rPr>
          <w:t>2</w:t>
        </w:r>
        <w:r w:rsidR="00A5207C">
          <w:rPr>
            <w:rFonts w:ascii="Arial" w:eastAsiaTheme="minorEastAsia" w:hAnsi="Arial" w:cs="Arial" w:hint="eastAsia"/>
            <w:sz w:val="22"/>
            <w:szCs w:val="22"/>
            <w:lang w:eastAsia="zh-CN"/>
          </w:rPr>
          <w:t xml:space="preserve">) </w:t>
        </w:r>
      </w:ins>
      <w:ins w:id="1085" w:author="Zhang  Zihao" w:date="2024-08-14T12:19:00Z">
        <w:r w:rsidR="00125884">
          <w:rPr>
            <w:rFonts w:ascii="Arial" w:eastAsiaTheme="minorEastAsia" w:hAnsi="Arial" w:cs="Arial" w:hint="eastAsia"/>
            <w:sz w:val="22"/>
            <w:szCs w:val="22"/>
            <w:lang w:eastAsia="zh-CN"/>
          </w:rPr>
          <w:t>industry.</w:t>
        </w:r>
      </w:ins>
      <w:ins w:id="1086" w:author="Zhang  Zihao" w:date="2024-08-14T12:13:00Z">
        <w:r>
          <w:rPr>
            <w:rFonts w:ascii="Arial" w:eastAsiaTheme="minorEastAsia" w:hAnsi="Arial" w:cs="Arial" w:hint="eastAsia"/>
            <w:sz w:val="22"/>
            <w:szCs w:val="22"/>
            <w:lang w:eastAsia="zh-CN"/>
          </w:rPr>
          <w:t xml:space="preserve"> </w:t>
        </w:r>
      </w:ins>
      <w:ins w:id="1087" w:author="Zhang  Zihao" w:date="2024-08-14T12:17:00Z">
        <w:r>
          <w:rPr>
            <w:rFonts w:ascii="Arial" w:eastAsiaTheme="minorEastAsia" w:hAnsi="Arial" w:cs="Arial" w:hint="eastAsia"/>
            <w:sz w:val="22"/>
            <w:szCs w:val="22"/>
            <w:lang w:eastAsia="zh-CN"/>
          </w:rPr>
          <w:t xml:space="preserve">To </w:t>
        </w:r>
      </w:ins>
      <w:ins w:id="1088" w:author="Zhang  Zihao" w:date="2024-08-14T12:57:00Z">
        <w:r w:rsidR="00A31383">
          <w:rPr>
            <w:rFonts w:ascii="Arial" w:eastAsiaTheme="minorEastAsia" w:hAnsi="Arial" w:cs="Arial" w:hint="eastAsia"/>
            <w:sz w:val="22"/>
            <w:szCs w:val="22"/>
            <w:lang w:eastAsia="zh-CN"/>
          </w:rPr>
          <w:t>achieve</w:t>
        </w:r>
      </w:ins>
      <w:ins w:id="1089" w:author="Zhang  Zihao" w:date="2024-08-14T12:18:00Z">
        <w:r>
          <w:rPr>
            <w:rFonts w:ascii="Arial" w:eastAsiaTheme="minorEastAsia" w:hAnsi="Arial" w:cs="Arial" w:hint="eastAsia"/>
            <w:sz w:val="22"/>
            <w:szCs w:val="22"/>
            <w:lang w:eastAsia="zh-CN"/>
          </w:rPr>
          <w:t xml:space="preserve"> this, </w:t>
        </w:r>
      </w:ins>
      <w:ins w:id="1090" w:author="Zhang  Zihao" w:date="2024-08-14T12:57:00Z">
        <w:r w:rsidR="00A31383">
          <w:rPr>
            <w:rFonts w:ascii="Arial" w:eastAsiaTheme="minorEastAsia" w:hAnsi="Arial" w:cs="Arial" w:hint="eastAsia"/>
            <w:sz w:val="22"/>
            <w:szCs w:val="22"/>
            <w:lang w:eastAsia="zh-CN"/>
          </w:rPr>
          <w:t>increased fo</w:t>
        </w:r>
      </w:ins>
      <w:ins w:id="1091" w:author="Zhang  Zihao" w:date="2024-08-14T12:58:00Z">
        <w:r w:rsidR="00A31383">
          <w:rPr>
            <w:rFonts w:ascii="Arial" w:eastAsiaTheme="minorEastAsia" w:hAnsi="Arial" w:cs="Arial" w:hint="eastAsia"/>
            <w:sz w:val="22"/>
            <w:szCs w:val="22"/>
            <w:lang w:eastAsia="zh-CN"/>
          </w:rPr>
          <w:t>cus on both</w:t>
        </w:r>
      </w:ins>
      <w:ins w:id="1092" w:author="Zhang  Zihao" w:date="2024-08-14T12:21:00Z">
        <w:r w:rsidR="00C713D2">
          <w:rPr>
            <w:rFonts w:ascii="Arial" w:eastAsiaTheme="minorEastAsia" w:hAnsi="Arial" w:cs="Arial" w:hint="eastAsia"/>
            <w:sz w:val="22"/>
            <w:szCs w:val="22"/>
            <w:lang w:eastAsia="zh-CN"/>
          </w:rPr>
          <w:t xml:space="preserve"> </w:t>
        </w:r>
      </w:ins>
      <w:ins w:id="1093" w:author="Zhang  Zihao" w:date="2024-08-14T12:18:00Z">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Pr>
            <w:rFonts w:ascii="Arial" w:eastAsiaTheme="minorEastAsia" w:hAnsi="Arial" w:cs="Arial" w:hint="eastAsia"/>
            <w:sz w:val="22"/>
            <w:szCs w:val="22"/>
            <w:lang w:eastAsia="zh-CN"/>
          </w:rPr>
          <w:t xml:space="preserve"> production and</w:t>
        </w:r>
        <w:r w:rsidRPr="00E8545B">
          <w:rPr>
            <w:rFonts w:ascii="Arial" w:eastAsiaTheme="minorEastAsia" w:hAnsi="Arial" w:cs="Arial"/>
            <w:sz w:val="22"/>
            <w:szCs w:val="22"/>
            <w:lang w:eastAsia="zh-CN"/>
          </w:rPr>
          <w:t xml:space="preserve"> </w:t>
        </w:r>
      </w:ins>
      <w:ins w:id="1094" w:author="Zhang  Zihao" w:date="2024-08-14T12:58:00Z">
        <w:r w:rsidR="00A31383">
          <w:rPr>
            <w:rFonts w:ascii="Arial" w:eastAsiaTheme="minorEastAsia" w:hAnsi="Arial" w:cs="Arial" w:hint="eastAsia"/>
            <w:sz w:val="22"/>
            <w:szCs w:val="22"/>
            <w:lang w:eastAsia="zh-CN"/>
          </w:rPr>
          <w:t>its</w:t>
        </w:r>
      </w:ins>
      <w:ins w:id="1095" w:author="Zhang  Zihao" w:date="2024-08-14T12:18:00Z">
        <w:r>
          <w:rPr>
            <w:rFonts w:ascii="Arial" w:eastAsiaTheme="minorEastAsia" w:hAnsi="Arial" w:cs="Arial" w:hint="eastAsia"/>
            <w:sz w:val="22"/>
            <w:szCs w:val="22"/>
            <w:lang w:eastAsia="zh-CN"/>
          </w:rPr>
          <w:t xml:space="preserve"> chemistry</w:t>
        </w:r>
      </w:ins>
      <w:ins w:id="1096" w:author="Zhang  Zihao" w:date="2024-08-14T12:21:00Z">
        <w:r w:rsidR="00C713D2">
          <w:rPr>
            <w:rFonts w:ascii="Arial" w:eastAsiaTheme="minorEastAsia" w:hAnsi="Arial" w:cs="Arial" w:hint="eastAsia"/>
            <w:sz w:val="22"/>
            <w:szCs w:val="22"/>
            <w:lang w:eastAsia="zh-CN"/>
          </w:rPr>
          <w:t xml:space="preserve"> </w:t>
        </w:r>
      </w:ins>
      <w:ins w:id="1097" w:author="Zhang  Zihao" w:date="2024-08-14T12:58:00Z">
        <w:r w:rsidR="00A31383">
          <w:rPr>
            <w:rFonts w:ascii="Arial" w:eastAsiaTheme="minorEastAsia" w:hAnsi="Arial" w:cs="Arial" w:hint="eastAsia"/>
            <w:sz w:val="22"/>
            <w:szCs w:val="22"/>
            <w:lang w:eastAsia="zh-CN"/>
          </w:rPr>
          <w:t>is essential</w:t>
        </w:r>
      </w:ins>
      <w:ins w:id="1098" w:author="Zhang  Zihao" w:date="2024-08-14T12:18:00Z">
        <w:r>
          <w:rPr>
            <w:rFonts w:ascii="Arial" w:eastAsiaTheme="minorEastAsia" w:hAnsi="Arial" w:cs="Arial" w:hint="eastAsia"/>
            <w:sz w:val="22"/>
            <w:szCs w:val="22"/>
            <w:lang w:eastAsia="zh-CN"/>
          </w:rPr>
          <w:t xml:space="preserve">. </w:t>
        </w:r>
      </w:ins>
      <w:ins w:id="1099" w:author="Zhang  Zihao" w:date="2024-08-14T12:21:00Z">
        <w:r w:rsidR="00C713D2">
          <w:rPr>
            <w:rFonts w:ascii="Arial" w:eastAsiaTheme="minorEastAsia" w:hAnsi="Arial" w:cs="Arial" w:hint="eastAsia"/>
            <w:sz w:val="22"/>
            <w:szCs w:val="22"/>
            <w:lang w:eastAsia="zh-CN"/>
          </w:rPr>
          <w:t xml:space="preserve">For production, </w:t>
        </w:r>
      </w:ins>
      <w:ins w:id="1100" w:author="Zhang  Zihao" w:date="2024-08-14T12:22:00Z">
        <w:r w:rsidR="005E6E60">
          <w:rPr>
            <w:rFonts w:ascii="Arial" w:eastAsiaTheme="minorEastAsia" w:hAnsi="Arial" w:cs="Arial" w:hint="eastAsia"/>
            <w:sz w:val="22"/>
            <w:szCs w:val="22"/>
            <w:lang w:eastAsia="zh-CN"/>
          </w:rPr>
          <w:t xml:space="preserve">our </w:t>
        </w:r>
      </w:ins>
      <w:ins w:id="1101" w:author="Zhang  Zihao" w:date="2024-08-14T12:20:00Z">
        <w:r w:rsidR="00FA3C9D" w:rsidRPr="00CF7E03">
          <w:rPr>
            <w:rFonts w:ascii="Arial" w:eastAsiaTheme="minorEastAsia" w:hAnsi="Arial" w:cs="Arial"/>
            <w:sz w:val="22"/>
            <w:szCs w:val="22"/>
            <w:lang w:eastAsia="zh-CN"/>
          </w:rPr>
          <w:t>initiatives</w:t>
        </w:r>
        <w:r w:rsidR="00FA3C9D" w:rsidDel="00172BF8">
          <w:rPr>
            <w:rFonts w:ascii="Arial" w:eastAsiaTheme="minorEastAsia" w:hAnsi="Arial" w:cs="Arial" w:hint="eastAsia"/>
            <w:sz w:val="22"/>
            <w:szCs w:val="22"/>
            <w:lang w:eastAsia="zh-CN"/>
          </w:rPr>
          <w:t xml:space="preserve"> </w:t>
        </w:r>
      </w:ins>
      <w:ins w:id="1102" w:author="Zhang  Zihao" w:date="2024-08-14T12:58:00Z">
        <w:r w:rsidR="00C543E3">
          <w:rPr>
            <w:rFonts w:ascii="Arial" w:eastAsiaTheme="minorEastAsia" w:hAnsi="Arial" w:cs="Arial" w:hint="eastAsia"/>
            <w:sz w:val="22"/>
            <w:szCs w:val="22"/>
            <w:lang w:eastAsia="zh-CN"/>
          </w:rPr>
          <w:t>involve</w:t>
        </w:r>
        <w:del w:id="1103" w:author="Nabera  Abhinandan" w:date="2024-08-15T21:10:00Z">
          <w:r w:rsidR="00C543E3" w:rsidDel="00991745">
            <w:rPr>
              <w:rFonts w:ascii="Arial" w:eastAsiaTheme="minorEastAsia" w:hAnsi="Arial" w:cs="Arial" w:hint="eastAsia"/>
              <w:sz w:val="22"/>
              <w:szCs w:val="22"/>
              <w:lang w:eastAsia="zh-CN"/>
            </w:rPr>
            <w:delText>s</w:delText>
          </w:r>
        </w:del>
      </w:ins>
      <w:ins w:id="1104" w:author="Zhang  Zihao" w:date="2024-08-14T12:22:00Z">
        <w:r w:rsidR="005E6E60">
          <w:rPr>
            <w:rFonts w:ascii="Arial" w:eastAsiaTheme="minorEastAsia" w:hAnsi="Arial" w:cs="Arial" w:hint="eastAsia"/>
            <w:sz w:val="22"/>
            <w:szCs w:val="22"/>
            <w:lang w:eastAsia="zh-CN"/>
          </w:rPr>
          <w:t xml:space="preserve"> two </w:t>
        </w:r>
      </w:ins>
      <w:ins w:id="1105" w:author="Zhang  Zihao" w:date="2024-08-14T12:58:00Z">
        <w:r w:rsidR="00C543E3">
          <w:rPr>
            <w:rFonts w:ascii="Arial" w:eastAsiaTheme="minorEastAsia" w:hAnsi="Arial" w:cs="Arial" w:hint="eastAsia"/>
            <w:sz w:val="22"/>
            <w:szCs w:val="22"/>
            <w:lang w:eastAsia="zh-CN"/>
          </w:rPr>
          <w:t xml:space="preserve">main </w:t>
        </w:r>
        <w:r w:rsidR="00C543E3">
          <w:rPr>
            <w:rFonts w:ascii="Arial" w:eastAsiaTheme="minorEastAsia" w:hAnsi="Arial" w:cs="Arial"/>
            <w:sz w:val="22"/>
            <w:szCs w:val="22"/>
            <w:lang w:eastAsia="zh-CN"/>
          </w:rPr>
          <w:t>strategies</w:t>
        </w:r>
      </w:ins>
      <w:ins w:id="1106" w:author="Zhang  Zihao" w:date="2024-08-14T12:22:00Z">
        <w:r w:rsidR="005E6E60">
          <w:rPr>
            <w:rFonts w:ascii="Arial" w:eastAsiaTheme="minorEastAsia" w:hAnsi="Arial" w:cs="Arial" w:hint="eastAsia"/>
            <w:sz w:val="22"/>
            <w:szCs w:val="22"/>
            <w:lang w:eastAsia="zh-CN"/>
          </w:rPr>
          <w:t xml:space="preserve">: </w:t>
        </w:r>
      </w:ins>
      <w:ins w:id="1107" w:author="Zhang  Zihao" w:date="2024-08-14T12:58:00Z">
        <w:r w:rsidR="00C543E3">
          <w:rPr>
            <w:rFonts w:ascii="Arial" w:eastAsiaTheme="minorEastAsia" w:hAnsi="Arial" w:cs="Arial"/>
            <w:sz w:val="22"/>
            <w:szCs w:val="22"/>
            <w:lang w:eastAsia="zh-CN"/>
          </w:rPr>
          <w:t>integrating</w:t>
        </w:r>
        <w:r w:rsidR="00C543E3">
          <w:rPr>
            <w:rFonts w:ascii="Arial" w:eastAsiaTheme="minorEastAsia" w:hAnsi="Arial" w:cs="Arial" w:hint="eastAsia"/>
            <w:sz w:val="22"/>
            <w:szCs w:val="22"/>
            <w:lang w:eastAsia="zh-CN"/>
          </w:rPr>
          <w:t xml:space="preserve"> </w:t>
        </w:r>
      </w:ins>
      <w:ins w:id="1108" w:author="Zhang  Zihao" w:date="2024-08-14T12:22:00Z">
        <w:r w:rsidR="005E6E60">
          <w:rPr>
            <w:rFonts w:ascii="Arial" w:eastAsiaTheme="minorEastAsia" w:hAnsi="Arial" w:cs="Arial" w:hint="eastAsia"/>
            <w:sz w:val="22"/>
            <w:szCs w:val="22"/>
            <w:lang w:eastAsia="zh-CN"/>
          </w:rPr>
          <w:t>mature</w:t>
        </w:r>
        <w:r w:rsidR="005E6E60" w:rsidRPr="00F84711">
          <w:rPr>
            <w:rFonts w:ascii="Arial" w:eastAsiaTheme="minorEastAsia" w:hAnsi="Arial" w:cs="Arial"/>
            <w:sz w:val="22"/>
            <w:szCs w:val="22"/>
            <w:lang w:eastAsia="zh-CN"/>
          </w:rPr>
          <w:t xml:space="preserve"> technologies with renewable carbon sources and </w:t>
        </w:r>
      </w:ins>
      <w:ins w:id="1109" w:author="Zhang  Zihao" w:date="2024-08-14T12:59:00Z">
        <w:r w:rsidR="00C543E3">
          <w:rPr>
            <w:rFonts w:ascii="Arial" w:eastAsiaTheme="minorEastAsia" w:hAnsi="Arial" w:cs="Arial" w:hint="eastAsia"/>
            <w:sz w:val="22"/>
            <w:szCs w:val="22"/>
            <w:lang w:eastAsia="zh-CN"/>
          </w:rPr>
          <w:t xml:space="preserve">decarbonized </w:t>
        </w:r>
      </w:ins>
      <w:ins w:id="1110" w:author="Zhang  Zihao" w:date="2024-08-14T12:22:00Z">
        <w:r w:rsidR="005E6E60" w:rsidRPr="00F84711">
          <w:rPr>
            <w:rFonts w:ascii="Arial" w:eastAsiaTheme="minorEastAsia" w:hAnsi="Arial" w:cs="Arial"/>
            <w:sz w:val="22"/>
            <w:szCs w:val="22"/>
            <w:lang w:eastAsia="zh-CN"/>
          </w:rPr>
          <w:t xml:space="preserve">electricity to </w:t>
        </w:r>
      </w:ins>
      <w:ins w:id="1111" w:author="Zhang  Zihao" w:date="2024-08-14T12:59:00Z">
        <w:r w:rsidR="00C543E3">
          <w:rPr>
            <w:rFonts w:ascii="Arial" w:eastAsiaTheme="minorEastAsia" w:hAnsi="Arial" w:cs="Arial" w:hint="eastAsia"/>
            <w:sz w:val="22"/>
            <w:szCs w:val="22"/>
            <w:lang w:eastAsia="zh-CN"/>
          </w:rPr>
          <w:t>lower</w:t>
        </w:r>
      </w:ins>
      <w:ins w:id="1112" w:author="Zhang  Zihao" w:date="2024-08-14T12:22:00Z">
        <w:r w:rsidR="005E6E60" w:rsidRPr="00F84711">
          <w:rPr>
            <w:rFonts w:ascii="Arial" w:eastAsiaTheme="minorEastAsia" w:hAnsi="Arial" w:cs="Arial"/>
            <w:sz w:val="22"/>
            <w:szCs w:val="22"/>
            <w:lang w:eastAsia="zh-CN"/>
          </w:rPr>
          <w:t xml:space="preserve"> the carbon footprint</w:t>
        </w:r>
      </w:ins>
      <w:ins w:id="1113" w:author="Zhang  Zihao" w:date="2024-08-14T12:59:00Z">
        <w:r w:rsidR="00C543E3">
          <w:rPr>
            <w:rFonts w:ascii="Arial" w:eastAsiaTheme="minorEastAsia" w:hAnsi="Arial" w:cs="Arial" w:hint="eastAsia"/>
            <w:sz w:val="22"/>
            <w:szCs w:val="22"/>
            <w:lang w:eastAsia="zh-CN"/>
          </w:rPr>
          <w:t>, and</w:t>
        </w:r>
      </w:ins>
      <w:ins w:id="1114" w:author="Zhang  Zihao" w:date="2024-08-14T12:22:00Z">
        <w:r w:rsidR="005E6E60">
          <w:rPr>
            <w:rFonts w:ascii="Arial" w:eastAsiaTheme="minorEastAsia" w:hAnsi="Arial" w:cs="Arial" w:hint="eastAsia"/>
            <w:sz w:val="22"/>
            <w:szCs w:val="22"/>
            <w:lang w:eastAsia="zh-CN"/>
          </w:rPr>
          <w:t xml:space="preserve"> </w:t>
        </w:r>
      </w:ins>
      <w:ins w:id="1115" w:author="Zhang  Zihao" w:date="2024-08-14T12:23:00Z">
        <w:r w:rsidR="00B55BBF">
          <w:rPr>
            <w:rFonts w:ascii="Arial" w:eastAsiaTheme="minorEastAsia" w:hAnsi="Arial" w:cs="Arial" w:hint="eastAsia"/>
            <w:sz w:val="22"/>
            <w:szCs w:val="22"/>
            <w:lang w:eastAsia="zh-CN"/>
          </w:rPr>
          <w:t>explor</w:t>
        </w:r>
      </w:ins>
      <w:ins w:id="1116" w:author="Zhang  Zihao" w:date="2024-08-14T12:59:00Z">
        <w:r w:rsidR="00C543E3">
          <w:rPr>
            <w:rFonts w:ascii="Arial" w:eastAsiaTheme="minorEastAsia" w:hAnsi="Arial" w:cs="Arial" w:hint="eastAsia"/>
            <w:sz w:val="22"/>
            <w:szCs w:val="22"/>
            <w:lang w:eastAsia="zh-CN"/>
          </w:rPr>
          <w:t>ing</w:t>
        </w:r>
      </w:ins>
      <w:ins w:id="1117" w:author="Zhang  Zihao" w:date="2024-08-14T12:23:00Z">
        <w:r w:rsidR="00B55BBF">
          <w:rPr>
            <w:rFonts w:ascii="Arial" w:eastAsiaTheme="minorEastAsia" w:hAnsi="Arial" w:cs="Arial" w:hint="eastAsia"/>
            <w:sz w:val="22"/>
            <w:szCs w:val="22"/>
            <w:lang w:eastAsia="zh-CN"/>
          </w:rPr>
          <w:t xml:space="preserve"> emerging technologies</w:t>
        </w:r>
      </w:ins>
      <w:ins w:id="1118" w:author="Zhang  Zihao" w:date="2024-08-14T12:27:00Z">
        <w:r w:rsidR="0052164C">
          <w:rPr>
            <w:rFonts w:ascii="Arial" w:eastAsiaTheme="minorEastAsia" w:hAnsi="Arial" w:cs="Arial" w:hint="eastAsia"/>
            <w:sz w:val="22"/>
            <w:szCs w:val="22"/>
            <w:lang w:eastAsia="zh-CN"/>
          </w:rPr>
          <w:t xml:space="preserve"> </w:t>
        </w:r>
      </w:ins>
      <w:ins w:id="1119" w:author="Zhang  Zihao" w:date="2024-08-14T12:59:00Z">
        <w:r w:rsidR="00C543E3">
          <w:rPr>
            <w:rFonts w:ascii="Arial" w:eastAsiaTheme="minorEastAsia" w:hAnsi="Arial" w:cs="Arial" w:hint="eastAsia"/>
            <w:sz w:val="22"/>
            <w:szCs w:val="22"/>
            <w:lang w:eastAsia="zh-CN"/>
          </w:rPr>
          <w:t>to enhance</w:t>
        </w:r>
      </w:ins>
      <w:ins w:id="1120" w:author="Zhang  Zihao" w:date="2024-08-14T12:32:00Z">
        <w:r w:rsidR="00357B96" w:rsidRPr="00357B96">
          <w:rPr>
            <w:rFonts w:ascii="Arial" w:eastAsiaTheme="minorEastAsia" w:hAnsi="Arial" w:cs="Arial"/>
            <w:sz w:val="22"/>
            <w:szCs w:val="22"/>
            <w:lang w:eastAsia="zh-CN"/>
          </w:rPr>
          <w:t xml:space="preserve"> </w:t>
        </w:r>
        <w:r w:rsidR="00357B96" w:rsidRPr="00CF7E03">
          <w:rPr>
            <w:rFonts w:ascii="Arial" w:eastAsiaTheme="minorEastAsia" w:hAnsi="Arial" w:cs="Arial"/>
            <w:sz w:val="22"/>
            <w:szCs w:val="22"/>
            <w:lang w:eastAsia="zh-CN"/>
          </w:rPr>
          <w:t>C</w:t>
        </w:r>
        <w:r w:rsidR="00357B96" w:rsidRPr="00CF7E03">
          <w:rPr>
            <w:rFonts w:ascii="Arial" w:eastAsiaTheme="minorEastAsia" w:hAnsi="Arial" w:cs="Arial"/>
            <w:sz w:val="22"/>
            <w:szCs w:val="22"/>
            <w:vertAlign w:val="subscript"/>
            <w:lang w:eastAsia="zh-CN"/>
          </w:rPr>
          <w:t>2</w:t>
        </w:r>
        <w:r w:rsidR="00357B96" w:rsidRPr="00CF7E03">
          <w:rPr>
            <w:rFonts w:ascii="Arial" w:eastAsiaTheme="minorEastAsia" w:hAnsi="Arial" w:cs="Arial"/>
            <w:sz w:val="22"/>
            <w:szCs w:val="22"/>
            <w:lang w:eastAsia="zh-CN"/>
          </w:rPr>
          <w:t>H</w:t>
        </w:r>
        <w:r w:rsidR="00357B96" w:rsidRPr="00CF7E03">
          <w:rPr>
            <w:rFonts w:ascii="Arial" w:eastAsiaTheme="minorEastAsia" w:hAnsi="Arial" w:cs="Arial"/>
            <w:sz w:val="22"/>
            <w:szCs w:val="22"/>
            <w:vertAlign w:val="subscript"/>
            <w:lang w:eastAsia="zh-CN"/>
          </w:rPr>
          <w:t>2</w:t>
        </w:r>
      </w:ins>
      <w:ins w:id="1121" w:author="Zhang  Zihao" w:date="2024-08-14T12:31:00Z">
        <w:r w:rsidR="00357B96">
          <w:rPr>
            <w:rFonts w:ascii="Arial" w:eastAsiaTheme="minorEastAsia" w:hAnsi="Arial" w:cs="Arial" w:hint="eastAsia"/>
            <w:sz w:val="22"/>
            <w:szCs w:val="22"/>
            <w:lang w:eastAsia="zh-CN"/>
          </w:rPr>
          <w:t xml:space="preserve"> yield and </w:t>
        </w:r>
      </w:ins>
      <w:ins w:id="1122" w:author="Zhang  Zihao" w:date="2024-08-14T12:32:00Z">
        <w:r w:rsidR="00357B96">
          <w:rPr>
            <w:rFonts w:ascii="Arial" w:eastAsiaTheme="minorEastAsia" w:hAnsi="Arial" w:cs="Arial" w:hint="eastAsia"/>
            <w:sz w:val="22"/>
            <w:szCs w:val="22"/>
            <w:lang w:eastAsia="zh-CN"/>
          </w:rPr>
          <w:t xml:space="preserve">energy </w:t>
        </w:r>
        <w:r w:rsidR="00357B96">
          <w:rPr>
            <w:rFonts w:ascii="Arial" w:eastAsiaTheme="minorEastAsia" w:hAnsi="Arial" w:cs="Arial"/>
            <w:sz w:val="22"/>
            <w:szCs w:val="22"/>
            <w:lang w:eastAsia="zh-CN"/>
          </w:rPr>
          <w:t>efficiency</w:t>
        </w:r>
      </w:ins>
      <w:ins w:id="1123" w:author="Zhang  Zihao" w:date="2024-08-14T12:22:00Z">
        <w:r w:rsidR="005E6E60">
          <w:rPr>
            <w:rFonts w:ascii="Arial" w:eastAsiaTheme="minorEastAsia" w:hAnsi="Arial" w:cs="Arial" w:hint="eastAsia"/>
            <w:sz w:val="22"/>
            <w:szCs w:val="22"/>
            <w:lang w:eastAsia="zh-CN"/>
          </w:rPr>
          <w:t>.</w:t>
        </w:r>
        <w:del w:id="1124" w:author="Nabera  Abhinandan" w:date="2024-08-15T21:10:00Z">
          <w:r w:rsidR="005E6E60" w:rsidDel="00991745">
            <w:rPr>
              <w:rFonts w:ascii="Arial" w:eastAsiaTheme="minorEastAsia" w:hAnsi="Arial" w:cs="Arial" w:hint="eastAsia"/>
              <w:sz w:val="22"/>
              <w:szCs w:val="22"/>
              <w:lang w:eastAsia="zh-CN"/>
            </w:rPr>
            <w:delText xml:space="preserve"> </w:delText>
          </w:r>
        </w:del>
      </w:ins>
      <w:del w:id="1125" w:author="Zhang  Zihao" w:date="2024-08-13T21:49:00Z">
        <w:r w:rsidR="0040792D" w:rsidDel="00172BF8">
          <w:rPr>
            <w:rFonts w:ascii="Arial" w:eastAsiaTheme="minorEastAsia" w:hAnsi="Arial" w:cs="Arial" w:hint="eastAsia"/>
            <w:sz w:val="22"/>
            <w:szCs w:val="22"/>
            <w:lang w:eastAsia="zh-CN"/>
          </w:rPr>
          <w:delText xml:space="preserve">Commercial </w:delText>
        </w:r>
      </w:del>
      <w:del w:id="1126" w:author="Zhang  Zihao" w:date="2024-08-13T21:34:00Z">
        <w:r w:rsidR="006212A1" w:rsidRPr="00CF7E03" w:rsidDel="00181D88">
          <w:rPr>
            <w:rFonts w:ascii="Arial" w:eastAsiaTheme="minorEastAsia" w:hAnsi="Arial" w:cs="Arial"/>
            <w:sz w:val="22"/>
            <w:szCs w:val="22"/>
            <w:lang w:eastAsia="zh-CN"/>
          </w:rPr>
          <w:delText xml:space="preserve">production of </w:delText>
        </w:r>
      </w:del>
      <w:del w:id="1127" w:author="Zhang  Zihao" w:date="2024-08-13T21:49:00Z">
        <w:r w:rsidR="00AB1C86" w:rsidRPr="00CF7E03" w:rsidDel="00172BF8">
          <w:rPr>
            <w:rFonts w:ascii="Arial" w:eastAsiaTheme="minorEastAsia" w:hAnsi="Arial" w:cs="Arial"/>
            <w:sz w:val="22"/>
            <w:szCs w:val="22"/>
            <w:lang w:eastAsia="zh-CN"/>
          </w:rPr>
          <w:delText>C</w:delText>
        </w:r>
        <w:r w:rsidR="00AB1C86" w:rsidRPr="00CF7E03" w:rsidDel="00172BF8">
          <w:rPr>
            <w:rFonts w:ascii="Arial" w:eastAsiaTheme="minorEastAsia" w:hAnsi="Arial" w:cs="Arial"/>
            <w:sz w:val="22"/>
            <w:szCs w:val="22"/>
            <w:vertAlign w:val="subscript"/>
            <w:lang w:eastAsia="zh-CN"/>
          </w:rPr>
          <w:delText>2</w:delText>
        </w:r>
        <w:r w:rsidR="00AB1C86" w:rsidRPr="00CF7E03" w:rsidDel="00172BF8">
          <w:rPr>
            <w:rFonts w:ascii="Arial" w:eastAsiaTheme="minorEastAsia" w:hAnsi="Arial" w:cs="Arial"/>
            <w:sz w:val="22"/>
            <w:szCs w:val="22"/>
            <w:lang w:eastAsia="zh-CN"/>
          </w:rPr>
          <w:delText>H</w:delText>
        </w:r>
        <w:r w:rsidR="00AB1C86" w:rsidRPr="00CF7E03" w:rsidDel="00172BF8">
          <w:rPr>
            <w:rFonts w:ascii="Arial" w:eastAsiaTheme="minorEastAsia" w:hAnsi="Arial" w:cs="Arial"/>
            <w:sz w:val="22"/>
            <w:szCs w:val="22"/>
            <w:vertAlign w:val="subscript"/>
            <w:lang w:eastAsia="zh-CN"/>
          </w:rPr>
          <w:delText>2</w:delText>
        </w:r>
        <w:r w:rsidR="00AB1C86" w:rsidRPr="00CF7E03" w:rsidDel="00172BF8">
          <w:rPr>
            <w:rFonts w:ascii="Arial" w:hAnsi="Arial" w:cs="Arial"/>
            <w:sz w:val="22"/>
            <w:szCs w:val="22"/>
          </w:rPr>
          <w:delText xml:space="preserve"> </w:delText>
        </w:r>
        <w:r w:rsidR="00AB1C86" w:rsidRPr="00CF7E03" w:rsidDel="00172BF8">
          <w:rPr>
            <w:rFonts w:ascii="Arial" w:eastAsiaTheme="minorEastAsia" w:hAnsi="Arial" w:cs="Arial"/>
            <w:sz w:val="22"/>
            <w:szCs w:val="22"/>
            <w:lang w:eastAsia="zh-CN"/>
          </w:rPr>
          <w:delText xml:space="preserve">relies on </w:delText>
        </w:r>
      </w:del>
      <w:del w:id="1128" w:author="Zhang  Zihao" w:date="2024-08-13T21:43:00Z">
        <w:r w:rsidR="00AB1C86" w:rsidRPr="00CF7E03" w:rsidDel="0017367A">
          <w:rPr>
            <w:rFonts w:ascii="Arial" w:eastAsiaTheme="minorEastAsia" w:hAnsi="Arial" w:cs="Arial"/>
            <w:sz w:val="22"/>
            <w:szCs w:val="22"/>
            <w:lang w:eastAsia="zh-CN"/>
          </w:rPr>
          <w:delText xml:space="preserve">three </w:delText>
        </w:r>
        <w:r w:rsidR="00D62E48" w:rsidRPr="00CF7E03" w:rsidDel="0017367A">
          <w:rPr>
            <w:rFonts w:ascii="Arial" w:eastAsiaTheme="minorEastAsia" w:hAnsi="Arial" w:cs="Arial"/>
            <w:sz w:val="22"/>
            <w:szCs w:val="22"/>
            <w:lang w:eastAsia="zh-CN"/>
          </w:rPr>
          <w:delText>well</w:delText>
        </w:r>
        <w:r w:rsidR="00D62E48" w:rsidRPr="00CF7E03" w:rsidDel="0017367A">
          <w:rPr>
            <w:rFonts w:ascii="Arial" w:eastAsiaTheme="minorEastAsia" w:hAnsi="Arial" w:cs="Arial"/>
            <w:sz w:val="22"/>
            <w:szCs w:val="22"/>
            <w:lang w:eastAsia="zh-CN"/>
          </w:rPr>
          <w:noBreakHyphen/>
          <w:delText xml:space="preserve">established </w:delText>
        </w:r>
        <w:r w:rsidR="00AB1C86" w:rsidRPr="00CF7E03" w:rsidDel="0017367A">
          <w:rPr>
            <w:rFonts w:ascii="Arial" w:eastAsiaTheme="minorEastAsia" w:hAnsi="Arial" w:cs="Arial"/>
            <w:sz w:val="22"/>
            <w:szCs w:val="22"/>
            <w:lang w:eastAsia="zh-CN"/>
          </w:rPr>
          <w:delText>technologies: CaC</w:delText>
        </w:r>
        <w:r w:rsidR="00AB1C86" w:rsidRPr="00CF7E03" w:rsidDel="0017367A">
          <w:rPr>
            <w:rFonts w:ascii="Arial" w:eastAsiaTheme="minorEastAsia" w:hAnsi="Arial" w:cs="Arial"/>
            <w:sz w:val="22"/>
            <w:szCs w:val="22"/>
            <w:vertAlign w:val="subscript"/>
            <w:lang w:eastAsia="zh-CN"/>
          </w:rPr>
          <w:delText>2</w:delText>
        </w:r>
        <w:r w:rsidR="00AB1C86" w:rsidRPr="00CF7E03" w:rsidDel="0017367A">
          <w:rPr>
            <w:rFonts w:ascii="Arial" w:eastAsiaTheme="minorEastAsia" w:hAnsi="Arial" w:cs="Arial"/>
            <w:sz w:val="22"/>
            <w:szCs w:val="22"/>
            <w:lang w:eastAsia="zh-CN"/>
          </w:rPr>
          <w:delText xml:space="preserve">, thermal plasma, and </w:delText>
        </w:r>
        <w:r w:rsidR="00763B49" w:rsidDel="0017367A">
          <w:rPr>
            <w:rFonts w:ascii="Arial" w:eastAsiaTheme="minorEastAsia" w:hAnsi="Arial" w:cs="Arial"/>
            <w:sz w:val="22"/>
            <w:szCs w:val="22"/>
            <w:lang w:eastAsia="zh-CN"/>
          </w:rPr>
          <w:delText>PC</w:delText>
        </w:r>
        <w:r w:rsidR="00AB1C86" w:rsidRPr="00CF7E03" w:rsidDel="0017367A">
          <w:rPr>
            <w:rFonts w:ascii="Arial" w:eastAsiaTheme="minorEastAsia" w:hAnsi="Arial" w:cs="Arial"/>
            <w:sz w:val="22"/>
            <w:szCs w:val="22"/>
            <w:lang w:eastAsia="zh-CN"/>
          </w:rPr>
          <w:delText xml:space="preserve">, utilizing </w:delText>
        </w:r>
      </w:del>
      <w:del w:id="1129" w:author="Zhang  Zihao" w:date="2024-08-13T21:49:00Z">
        <w:r w:rsidR="00AB1C86" w:rsidRPr="00CF7E03" w:rsidDel="00172BF8">
          <w:rPr>
            <w:rFonts w:ascii="Arial" w:eastAsiaTheme="minorEastAsia" w:hAnsi="Arial" w:cs="Arial"/>
            <w:sz w:val="22"/>
            <w:szCs w:val="22"/>
            <w:lang w:eastAsia="zh-CN"/>
          </w:rPr>
          <w:delText xml:space="preserve">coal and natural gas as feedstocks. </w:delText>
        </w:r>
      </w:del>
      <w:del w:id="1130" w:author="Zhang  Zihao" w:date="2024-08-13T22:36:00Z">
        <w:r w:rsidR="00EF6B3C" w:rsidRPr="00CF7E03" w:rsidDel="00BA6A5E">
          <w:rPr>
            <w:rFonts w:ascii="Arial" w:eastAsiaTheme="minorEastAsia" w:hAnsi="Arial" w:cs="Arial"/>
            <w:sz w:val="22"/>
            <w:szCs w:val="22"/>
            <w:lang w:eastAsia="zh-CN"/>
          </w:rPr>
          <w:delText xml:space="preserve">Emerging </w:delText>
        </w:r>
      </w:del>
      <w:del w:id="1131" w:author="Zhang  Zihao" w:date="2024-08-13T21:44:00Z">
        <w:r w:rsidR="00EF6B3C" w:rsidRPr="00CF7E03" w:rsidDel="00F2312D">
          <w:rPr>
            <w:rFonts w:ascii="Arial" w:eastAsiaTheme="minorEastAsia" w:hAnsi="Arial" w:cs="Arial"/>
            <w:sz w:val="22"/>
            <w:szCs w:val="22"/>
            <w:lang w:eastAsia="zh-CN"/>
          </w:rPr>
          <w:delText xml:space="preserve">alternatives </w:delText>
        </w:r>
      </w:del>
      <w:del w:id="1132" w:author="Zhang  Zihao" w:date="2024-08-13T21:34:00Z">
        <w:r w:rsidR="00EF6B3C" w:rsidRPr="00CF7E03" w:rsidDel="00181D88">
          <w:rPr>
            <w:rFonts w:ascii="Arial" w:eastAsiaTheme="minorEastAsia" w:hAnsi="Arial" w:cs="Arial"/>
            <w:sz w:val="22"/>
            <w:szCs w:val="22"/>
            <w:lang w:eastAsia="zh-CN"/>
          </w:rPr>
          <w:delText>for C</w:delText>
        </w:r>
        <w:r w:rsidR="00EF6B3C" w:rsidRPr="004241C5" w:rsidDel="00181D88">
          <w:rPr>
            <w:rFonts w:ascii="Arial" w:eastAsiaTheme="minorEastAsia" w:hAnsi="Arial" w:cs="Arial"/>
            <w:sz w:val="22"/>
            <w:szCs w:val="22"/>
            <w:vertAlign w:val="subscript"/>
            <w:lang w:eastAsia="zh-CN"/>
          </w:rPr>
          <w:delText>2</w:delText>
        </w:r>
        <w:r w:rsidR="00EF6B3C" w:rsidRPr="00CF7E03" w:rsidDel="00181D88">
          <w:rPr>
            <w:rFonts w:ascii="Arial" w:eastAsiaTheme="minorEastAsia" w:hAnsi="Arial" w:cs="Arial"/>
            <w:sz w:val="22"/>
            <w:szCs w:val="22"/>
            <w:lang w:eastAsia="zh-CN"/>
          </w:rPr>
          <w:delText>H</w:delText>
        </w:r>
        <w:r w:rsidR="00EF6B3C" w:rsidRPr="004241C5" w:rsidDel="00181D88">
          <w:rPr>
            <w:rFonts w:ascii="Arial" w:eastAsiaTheme="minorEastAsia" w:hAnsi="Arial" w:cs="Arial"/>
            <w:sz w:val="22"/>
            <w:szCs w:val="22"/>
            <w:vertAlign w:val="subscript"/>
            <w:lang w:eastAsia="zh-CN"/>
          </w:rPr>
          <w:delText>2</w:delText>
        </w:r>
        <w:r w:rsidR="00EF6B3C" w:rsidRPr="00CF7E03" w:rsidDel="00181D88">
          <w:rPr>
            <w:rFonts w:ascii="Arial" w:eastAsiaTheme="minorEastAsia" w:hAnsi="Arial" w:cs="Arial"/>
            <w:sz w:val="22"/>
            <w:szCs w:val="22"/>
            <w:lang w:eastAsia="zh-CN"/>
          </w:rPr>
          <w:delText xml:space="preserve"> production </w:delText>
        </w:r>
      </w:del>
      <w:del w:id="1133" w:author="Zhang  Zihao" w:date="2024-08-13T21:44:00Z">
        <w:r w:rsidR="00EF6B3C" w:rsidRPr="00CF7E03" w:rsidDel="00F2312D">
          <w:rPr>
            <w:rFonts w:ascii="Arial" w:eastAsiaTheme="minorEastAsia" w:hAnsi="Arial" w:cs="Arial"/>
            <w:sz w:val="22"/>
            <w:szCs w:val="22"/>
            <w:lang w:eastAsia="zh-CN"/>
          </w:rPr>
          <w:delText>include n</w:delText>
        </w:r>
        <w:r w:rsidR="00B162CC" w:rsidRPr="00CF7E03" w:rsidDel="00F2312D">
          <w:rPr>
            <w:rFonts w:ascii="Arial" w:eastAsiaTheme="minorEastAsia" w:hAnsi="Arial" w:cs="Arial"/>
            <w:sz w:val="22"/>
            <w:szCs w:val="22"/>
            <w:lang w:eastAsia="zh-CN"/>
          </w:rPr>
          <w:delText xml:space="preserve">on-thermal plasma and </w:delText>
        </w:r>
        <w:r w:rsidR="00763B49" w:rsidDel="00F2312D">
          <w:rPr>
            <w:rFonts w:ascii="Arial" w:eastAsiaTheme="minorEastAsia" w:hAnsi="Arial" w:cs="Arial"/>
            <w:sz w:val="22"/>
            <w:szCs w:val="22"/>
            <w:lang w:eastAsia="zh-CN"/>
          </w:rPr>
          <w:delText>TP</w:delText>
        </w:r>
        <w:r w:rsidR="00EF6B3C" w:rsidRPr="00CF7E03" w:rsidDel="00F2312D">
          <w:rPr>
            <w:rFonts w:ascii="Arial" w:eastAsiaTheme="minorEastAsia" w:hAnsi="Arial" w:cs="Arial"/>
            <w:sz w:val="22"/>
            <w:szCs w:val="22"/>
            <w:lang w:eastAsia="zh-CN"/>
          </w:rPr>
          <w:delText>. Non</w:delText>
        </w:r>
      </w:del>
      <w:del w:id="1134" w:author="Zhang  Zihao" w:date="2024-08-13T22:36:00Z">
        <w:r w:rsidR="00EF6B3C" w:rsidRPr="00CF7E03" w:rsidDel="00BA6A5E">
          <w:rPr>
            <w:rFonts w:ascii="Arial" w:eastAsiaTheme="minorEastAsia" w:hAnsi="Arial" w:cs="Arial"/>
            <w:sz w:val="22"/>
            <w:szCs w:val="22"/>
            <w:lang w:eastAsia="zh-CN"/>
          </w:rPr>
          <w:noBreakHyphen/>
          <w:delText>thermal plasma</w:delText>
        </w:r>
        <w:r w:rsidR="00B162CC" w:rsidRPr="00CF7E03" w:rsidDel="00BA6A5E">
          <w:rPr>
            <w:rFonts w:ascii="Arial" w:eastAsiaTheme="minorEastAsia" w:hAnsi="Arial" w:cs="Arial"/>
            <w:sz w:val="22"/>
            <w:szCs w:val="22"/>
            <w:lang w:eastAsia="zh-CN"/>
          </w:rPr>
          <w:delText xml:space="preserve"> </w:delText>
        </w:r>
        <w:r w:rsidR="00EF6B3C" w:rsidRPr="00CF7E03" w:rsidDel="00BA6A5E">
          <w:rPr>
            <w:rFonts w:ascii="Arial" w:eastAsiaTheme="minorEastAsia" w:hAnsi="Arial" w:cs="Arial"/>
            <w:sz w:val="22"/>
            <w:szCs w:val="22"/>
            <w:lang w:eastAsia="zh-CN"/>
          </w:rPr>
          <w:delText xml:space="preserve">demonstrates </w:delText>
        </w:r>
        <w:r w:rsidR="00B162CC" w:rsidRPr="00CF7E03" w:rsidDel="00BA6A5E">
          <w:rPr>
            <w:rFonts w:ascii="Arial" w:eastAsiaTheme="minorEastAsia" w:hAnsi="Arial" w:cs="Arial"/>
            <w:sz w:val="22"/>
            <w:szCs w:val="22"/>
            <w:lang w:eastAsia="zh-CN"/>
          </w:rPr>
          <w:delText xml:space="preserve">performance </w:delText>
        </w:r>
        <w:r w:rsidR="00226193" w:rsidRPr="00CF7E03" w:rsidDel="00BA6A5E">
          <w:rPr>
            <w:rFonts w:ascii="Arial" w:eastAsiaTheme="minorEastAsia" w:hAnsi="Arial" w:cs="Arial"/>
            <w:sz w:val="22"/>
            <w:szCs w:val="22"/>
            <w:lang w:eastAsia="zh-CN"/>
          </w:rPr>
          <w:delText xml:space="preserve">close </w:delText>
        </w:r>
        <w:r w:rsidR="00B162CC" w:rsidRPr="00CF7E03" w:rsidDel="00BA6A5E">
          <w:rPr>
            <w:rFonts w:ascii="Arial" w:eastAsiaTheme="minorEastAsia" w:hAnsi="Arial" w:cs="Arial"/>
            <w:sz w:val="22"/>
            <w:szCs w:val="22"/>
            <w:lang w:eastAsia="zh-CN"/>
          </w:rPr>
          <w:delText>to commercial thermal plasma</w:delText>
        </w:r>
        <w:r w:rsidR="008B21E8" w:rsidRPr="00CF7E03" w:rsidDel="00BA6A5E">
          <w:rPr>
            <w:rFonts w:ascii="Arial" w:eastAsiaTheme="minorEastAsia" w:hAnsi="Arial" w:cs="Arial"/>
            <w:sz w:val="22"/>
            <w:szCs w:val="22"/>
            <w:lang w:eastAsia="zh-CN"/>
          </w:rPr>
          <w:delText xml:space="preserve"> technology</w:delText>
        </w:r>
        <w:r w:rsidR="00B162CC" w:rsidRPr="00CF7E03" w:rsidDel="00BA6A5E">
          <w:rPr>
            <w:rFonts w:ascii="Arial" w:eastAsiaTheme="minorEastAsia" w:hAnsi="Arial" w:cs="Arial"/>
            <w:sz w:val="22"/>
            <w:szCs w:val="22"/>
            <w:lang w:eastAsia="zh-CN"/>
          </w:rPr>
          <w:delText xml:space="preserve">, </w:delText>
        </w:r>
        <w:r w:rsidR="00857337" w:rsidRPr="00CF7E03" w:rsidDel="00BA6A5E">
          <w:rPr>
            <w:rFonts w:ascii="Arial" w:eastAsiaTheme="minorEastAsia" w:hAnsi="Arial" w:cs="Arial"/>
            <w:sz w:val="22"/>
            <w:szCs w:val="22"/>
            <w:lang w:eastAsia="zh-CN"/>
          </w:rPr>
          <w:delText xml:space="preserve">but </w:delText>
        </w:r>
        <w:r w:rsidR="00B162CC" w:rsidRPr="00CF7E03" w:rsidDel="00BA6A5E">
          <w:rPr>
            <w:rFonts w:ascii="Arial" w:eastAsiaTheme="minorEastAsia" w:hAnsi="Arial" w:cs="Arial"/>
            <w:sz w:val="22"/>
            <w:szCs w:val="22"/>
            <w:lang w:eastAsia="zh-CN"/>
          </w:rPr>
          <w:delText xml:space="preserve">the </w:delText>
        </w:r>
      </w:del>
      <w:del w:id="1135" w:author="Zhang  Zihao" w:date="2024-08-13T21:52:00Z">
        <w:r w:rsidR="00B162CC" w:rsidRPr="00CF7E03" w:rsidDel="00327B02">
          <w:rPr>
            <w:rFonts w:ascii="Arial" w:eastAsiaTheme="minorEastAsia" w:hAnsi="Arial" w:cs="Arial"/>
            <w:sz w:val="22"/>
            <w:szCs w:val="22"/>
            <w:lang w:eastAsia="zh-CN"/>
          </w:rPr>
          <w:delText>C</w:delText>
        </w:r>
        <w:r w:rsidR="00B162CC" w:rsidRPr="00CF7E03" w:rsidDel="00327B02">
          <w:rPr>
            <w:rFonts w:ascii="Arial" w:eastAsiaTheme="minorEastAsia" w:hAnsi="Arial" w:cs="Arial"/>
            <w:sz w:val="22"/>
            <w:szCs w:val="22"/>
            <w:vertAlign w:val="subscript"/>
            <w:lang w:eastAsia="zh-CN"/>
          </w:rPr>
          <w:delText>2</w:delText>
        </w:r>
        <w:r w:rsidR="00B162CC" w:rsidRPr="00CF7E03" w:rsidDel="00327B02">
          <w:rPr>
            <w:rFonts w:ascii="Arial" w:eastAsiaTheme="minorEastAsia" w:hAnsi="Arial" w:cs="Arial"/>
            <w:sz w:val="22"/>
            <w:szCs w:val="22"/>
            <w:lang w:eastAsia="zh-CN"/>
          </w:rPr>
          <w:delText>H</w:delText>
        </w:r>
        <w:r w:rsidR="00B162CC" w:rsidRPr="00CF7E03" w:rsidDel="00327B02">
          <w:rPr>
            <w:rFonts w:ascii="Arial" w:eastAsiaTheme="minorEastAsia" w:hAnsi="Arial" w:cs="Arial"/>
            <w:sz w:val="22"/>
            <w:szCs w:val="22"/>
            <w:vertAlign w:val="subscript"/>
            <w:lang w:eastAsia="zh-CN"/>
          </w:rPr>
          <w:delText>2</w:delText>
        </w:r>
        <w:r w:rsidR="00B162CC" w:rsidRPr="00CF7E03" w:rsidDel="00327B02">
          <w:rPr>
            <w:rFonts w:ascii="Arial" w:eastAsiaTheme="minorEastAsia" w:hAnsi="Arial" w:cs="Arial"/>
            <w:sz w:val="22"/>
            <w:szCs w:val="22"/>
            <w:lang w:eastAsia="zh-CN"/>
          </w:rPr>
          <w:delText xml:space="preserve"> yield through </w:delText>
        </w:r>
        <w:r w:rsidR="00763B49" w:rsidDel="00327B02">
          <w:rPr>
            <w:rFonts w:ascii="Arial" w:eastAsiaTheme="minorEastAsia" w:hAnsi="Arial" w:cs="Arial"/>
            <w:sz w:val="22"/>
            <w:szCs w:val="22"/>
            <w:lang w:eastAsia="zh-CN"/>
          </w:rPr>
          <w:delText>TP</w:delText>
        </w:r>
        <w:r w:rsidR="00B162CC" w:rsidRPr="00CF7E03" w:rsidDel="00327B02">
          <w:rPr>
            <w:rFonts w:ascii="Arial" w:eastAsiaTheme="minorEastAsia" w:hAnsi="Arial" w:cs="Arial"/>
            <w:sz w:val="22"/>
            <w:szCs w:val="22"/>
            <w:lang w:eastAsia="zh-CN"/>
          </w:rPr>
          <w:delText xml:space="preserve"> remains limited to less than 10% (</w:delText>
        </w:r>
        <w:r w:rsidR="00B162CC" w:rsidRPr="00CF7E03" w:rsidDel="00327B02">
          <w:rPr>
            <w:rFonts w:ascii="Arial" w:eastAsiaTheme="minorEastAsia" w:hAnsi="Arial" w:cs="Arial"/>
            <w:b/>
            <w:bCs/>
            <w:sz w:val="22"/>
            <w:szCs w:val="22"/>
            <w:lang w:eastAsia="zh-CN"/>
          </w:rPr>
          <w:delText>Fig</w:delText>
        </w:r>
        <w:r w:rsidR="00495801" w:rsidRPr="00CF7E03" w:rsidDel="00327B02">
          <w:rPr>
            <w:rFonts w:ascii="Arial" w:eastAsiaTheme="minorEastAsia" w:hAnsi="Arial" w:cs="Arial"/>
            <w:b/>
            <w:bCs/>
            <w:sz w:val="22"/>
            <w:szCs w:val="22"/>
            <w:lang w:eastAsia="zh-CN"/>
          </w:rPr>
          <w:delText>. </w:delText>
        </w:r>
        <w:r w:rsidR="0017367A" w:rsidRPr="00CF7E03" w:rsidDel="00327B02">
          <w:rPr>
            <w:rFonts w:ascii="Arial" w:eastAsiaTheme="minorEastAsia" w:hAnsi="Arial" w:cs="Arial"/>
            <w:b/>
            <w:bCs/>
            <w:sz w:val="22"/>
            <w:szCs w:val="22"/>
            <w:lang w:eastAsia="zh-CN"/>
          </w:rPr>
          <w:delText>5</w:delText>
        </w:r>
        <w:r w:rsidR="0017367A" w:rsidDel="00327B02">
          <w:rPr>
            <w:rFonts w:ascii="Arial" w:eastAsiaTheme="minorEastAsia" w:hAnsi="Arial" w:cs="Arial" w:hint="eastAsia"/>
            <w:b/>
            <w:bCs/>
            <w:sz w:val="22"/>
            <w:szCs w:val="22"/>
            <w:lang w:eastAsia="zh-CN"/>
          </w:rPr>
          <w:delText>c</w:delText>
        </w:r>
        <w:r w:rsidR="00B162CC" w:rsidRPr="00CF7E03" w:rsidDel="00327B02">
          <w:rPr>
            <w:rFonts w:ascii="Arial" w:eastAsiaTheme="minorEastAsia" w:hAnsi="Arial" w:cs="Arial"/>
            <w:sz w:val="22"/>
            <w:szCs w:val="22"/>
            <w:lang w:eastAsia="zh-CN"/>
          </w:rPr>
          <w:delText>).</w:delText>
        </w:r>
      </w:del>
      <w:del w:id="1136" w:author="Zhang  Zihao" w:date="2024-08-13T21:45:00Z">
        <w:r w:rsidR="00B162CC" w:rsidRPr="00CF7E03" w:rsidDel="00077887">
          <w:rPr>
            <w:rFonts w:ascii="Arial" w:eastAsiaTheme="minorEastAsia" w:hAnsi="Arial" w:cs="Arial"/>
            <w:sz w:val="22"/>
            <w:szCs w:val="22"/>
            <w:lang w:eastAsia="zh-CN"/>
          </w:rPr>
          <w:delText xml:space="preserve"> </w:delText>
        </w:r>
        <w:r w:rsidR="00C65BA7" w:rsidRPr="00CF7E03" w:rsidDel="00077887">
          <w:rPr>
            <w:rFonts w:ascii="Arial" w:eastAsiaTheme="minorEastAsia" w:hAnsi="Arial" w:cs="Arial"/>
            <w:sz w:val="22"/>
            <w:szCs w:val="22"/>
            <w:lang w:eastAsia="zh-CN"/>
          </w:rPr>
          <w:delText>Despite</w:delText>
        </w:r>
        <w:r w:rsidR="00B162CC" w:rsidRPr="00CF7E03" w:rsidDel="00077887">
          <w:rPr>
            <w:rFonts w:ascii="Arial" w:eastAsiaTheme="minorEastAsia" w:hAnsi="Arial" w:cs="Arial"/>
            <w:sz w:val="22"/>
            <w:szCs w:val="22"/>
            <w:lang w:eastAsia="zh-CN"/>
          </w:rPr>
          <w:delText xml:space="preserve"> non</w:delText>
        </w:r>
        <w:r w:rsidR="00025A6E" w:rsidRPr="00CF7E03" w:rsidDel="00077887">
          <w:rPr>
            <w:rFonts w:ascii="Arial" w:eastAsiaTheme="minorEastAsia" w:hAnsi="Arial" w:cs="Arial"/>
            <w:sz w:val="22"/>
            <w:szCs w:val="22"/>
            <w:lang w:eastAsia="zh-CN"/>
          </w:rPr>
          <w:noBreakHyphen/>
        </w:r>
        <w:r w:rsidR="00B162CC" w:rsidRPr="00CF7E03" w:rsidDel="00077887">
          <w:rPr>
            <w:rFonts w:ascii="Arial" w:eastAsiaTheme="minorEastAsia" w:hAnsi="Arial" w:cs="Arial"/>
            <w:sz w:val="22"/>
            <w:szCs w:val="22"/>
            <w:lang w:eastAsia="zh-CN"/>
          </w:rPr>
          <w:delText xml:space="preserve">thermal plasma </w:delText>
        </w:r>
        <w:r w:rsidR="00C65BA7" w:rsidRPr="00CF7E03" w:rsidDel="00077887">
          <w:rPr>
            <w:rFonts w:ascii="Arial" w:eastAsiaTheme="minorEastAsia" w:hAnsi="Arial" w:cs="Arial"/>
            <w:sz w:val="22"/>
            <w:szCs w:val="22"/>
            <w:lang w:eastAsia="zh-CN"/>
          </w:rPr>
          <w:delText>achieving</w:delText>
        </w:r>
        <w:r w:rsidR="00B162CC" w:rsidRPr="00CF7E03" w:rsidDel="00077887">
          <w:rPr>
            <w:rFonts w:ascii="Arial" w:eastAsiaTheme="minorEastAsia" w:hAnsi="Arial" w:cs="Arial"/>
            <w:sz w:val="22"/>
            <w:szCs w:val="22"/>
            <w:lang w:eastAsia="zh-CN"/>
          </w:rPr>
          <w:delText xml:space="preserve"> high C</w:delText>
        </w:r>
        <w:r w:rsidR="00B162CC" w:rsidRPr="00CF7E03" w:rsidDel="00077887">
          <w:rPr>
            <w:rFonts w:ascii="Arial" w:eastAsiaTheme="minorEastAsia" w:hAnsi="Arial" w:cs="Arial"/>
            <w:sz w:val="22"/>
            <w:szCs w:val="22"/>
            <w:vertAlign w:val="subscript"/>
            <w:lang w:eastAsia="zh-CN"/>
          </w:rPr>
          <w:delText>2</w:delText>
        </w:r>
        <w:r w:rsidR="00B162CC" w:rsidRPr="00CF7E03" w:rsidDel="00077887">
          <w:rPr>
            <w:rFonts w:ascii="Arial" w:eastAsiaTheme="minorEastAsia" w:hAnsi="Arial" w:cs="Arial"/>
            <w:sz w:val="22"/>
            <w:szCs w:val="22"/>
            <w:lang w:eastAsia="zh-CN"/>
          </w:rPr>
          <w:delText>H</w:delText>
        </w:r>
        <w:r w:rsidR="00B162CC" w:rsidRPr="00CF7E03" w:rsidDel="00077887">
          <w:rPr>
            <w:rFonts w:ascii="Arial" w:eastAsiaTheme="minorEastAsia" w:hAnsi="Arial" w:cs="Arial"/>
            <w:sz w:val="22"/>
            <w:szCs w:val="22"/>
            <w:vertAlign w:val="subscript"/>
            <w:lang w:eastAsia="zh-CN"/>
          </w:rPr>
          <w:delText>2</w:delText>
        </w:r>
        <w:r w:rsidR="00B162CC" w:rsidRPr="00CF7E03" w:rsidDel="00077887">
          <w:rPr>
            <w:rFonts w:ascii="Arial" w:eastAsiaTheme="minorEastAsia" w:hAnsi="Arial" w:cs="Arial"/>
            <w:sz w:val="22"/>
            <w:szCs w:val="22"/>
            <w:lang w:eastAsia="zh-CN"/>
          </w:rPr>
          <w:delText xml:space="preserve"> yields </w:delText>
        </w:r>
        <w:r w:rsidR="00C65BA7" w:rsidRPr="00CF7E03" w:rsidDel="00077887">
          <w:rPr>
            <w:rFonts w:ascii="Arial" w:eastAsiaTheme="minorEastAsia" w:hAnsi="Arial" w:cs="Arial"/>
            <w:sz w:val="22"/>
            <w:szCs w:val="22"/>
            <w:lang w:eastAsia="zh-CN"/>
          </w:rPr>
          <w:delText xml:space="preserve">that meet </w:delText>
        </w:r>
        <w:r w:rsidR="00B162CC" w:rsidRPr="00CF7E03" w:rsidDel="00077887">
          <w:rPr>
            <w:rFonts w:ascii="Arial" w:eastAsiaTheme="minorEastAsia" w:hAnsi="Arial" w:cs="Arial"/>
            <w:sz w:val="22"/>
            <w:szCs w:val="22"/>
            <w:lang w:eastAsia="zh-CN"/>
          </w:rPr>
          <w:delText>industrial standards</w:delText>
        </w:r>
      </w:del>
      <w:del w:id="1137" w:author="Zhang  Zihao" w:date="2024-08-13T21:52:00Z">
        <w:r w:rsidR="00B162CC" w:rsidRPr="00CF7E03" w:rsidDel="00327B02">
          <w:rPr>
            <w:rFonts w:ascii="Arial" w:eastAsiaTheme="minorEastAsia" w:hAnsi="Arial" w:cs="Arial"/>
            <w:sz w:val="22"/>
            <w:szCs w:val="22"/>
            <w:lang w:eastAsia="zh-CN"/>
          </w:rPr>
          <w:delText xml:space="preserve">, </w:delText>
        </w:r>
      </w:del>
      <w:del w:id="1138" w:author="Zhang  Zihao" w:date="2024-08-13T21:45:00Z">
        <w:r w:rsidR="00B162CC" w:rsidRPr="00CF7E03" w:rsidDel="00077887">
          <w:rPr>
            <w:rFonts w:ascii="Arial" w:eastAsiaTheme="minorEastAsia" w:hAnsi="Arial" w:cs="Arial"/>
            <w:sz w:val="22"/>
            <w:szCs w:val="22"/>
            <w:lang w:eastAsia="zh-CN"/>
          </w:rPr>
          <w:delText xml:space="preserve">it typically requires higher energy </w:delText>
        </w:r>
        <w:r w:rsidR="002C1C0F" w:rsidDel="00077887">
          <w:rPr>
            <w:rFonts w:ascii="Arial" w:eastAsiaTheme="minorEastAsia" w:hAnsi="Arial" w:cs="Arial" w:hint="eastAsia"/>
            <w:sz w:val="22"/>
            <w:szCs w:val="22"/>
            <w:lang w:eastAsia="zh-CN"/>
          </w:rPr>
          <w:delText xml:space="preserve">consumption </w:delText>
        </w:r>
        <w:r w:rsidR="00B162CC" w:rsidRPr="00CF7E03" w:rsidDel="00077887">
          <w:rPr>
            <w:rFonts w:ascii="Arial" w:eastAsiaTheme="minorEastAsia" w:hAnsi="Arial" w:cs="Arial"/>
            <w:sz w:val="22"/>
            <w:szCs w:val="22"/>
            <w:lang w:eastAsia="zh-CN"/>
          </w:rPr>
          <w:delText xml:space="preserve">and more complex equipment </w:delText>
        </w:r>
        <w:r w:rsidR="007A2BB0" w:rsidRPr="00CF7E03" w:rsidDel="00077887">
          <w:rPr>
            <w:rFonts w:ascii="Arial" w:eastAsiaTheme="minorEastAsia" w:hAnsi="Arial" w:cs="Arial"/>
            <w:sz w:val="22"/>
            <w:szCs w:val="22"/>
            <w:lang w:eastAsia="zh-CN"/>
          </w:rPr>
          <w:delText xml:space="preserve">compared to </w:delText>
        </w:r>
        <w:r w:rsidR="00B162CC" w:rsidRPr="00CF7E03" w:rsidDel="00077887">
          <w:rPr>
            <w:rFonts w:ascii="Arial" w:eastAsiaTheme="minorEastAsia" w:hAnsi="Arial" w:cs="Arial"/>
            <w:sz w:val="22"/>
            <w:szCs w:val="22"/>
            <w:lang w:eastAsia="zh-CN"/>
          </w:rPr>
          <w:delText xml:space="preserve">thermal plasma. </w:delText>
        </w:r>
      </w:del>
      <w:del w:id="1139" w:author="Zhang  Zihao" w:date="2024-08-13T21:52:00Z">
        <w:r w:rsidR="00B267DF" w:rsidDel="00327B02">
          <w:rPr>
            <w:rFonts w:ascii="Arial" w:eastAsiaTheme="minorEastAsia" w:hAnsi="Arial" w:cs="Arial" w:hint="eastAsia"/>
            <w:sz w:val="22"/>
            <w:szCs w:val="22"/>
            <w:lang w:eastAsia="zh-CN"/>
          </w:rPr>
          <w:delText>The development of cost</w:delText>
        </w:r>
        <w:r w:rsidR="00B267DF" w:rsidRPr="00CF7E03" w:rsidDel="00327B02">
          <w:rPr>
            <w:rFonts w:ascii="Arial" w:eastAsiaTheme="minorEastAsia" w:hAnsi="Arial" w:cs="Arial"/>
            <w:sz w:val="22"/>
            <w:szCs w:val="22"/>
            <w:lang w:eastAsia="zh-CN"/>
          </w:rPr>
          <w:noBreakHyphen/>
        </w:r>
        <w:r w:rsidR="00B267DF" w:rsidDel="00327B02">
          <w:rPr>
            <w:rFonts w:ascii="Arial" w:eastAsiaTheme="minorEastAsia" w:hAnsi="Arial" w:cs="Arial" w:hint="eastAsia"/>
            <w:sz w:val="22"/>
            <w:szCs w:val="22"/>
            <w:lang w:eastAsia="zh-CN"/>
          </w:rPr>
          <w:delText xml:space="preserve">efficient equipment </w:delText>
        </w:r>
        <w:r w:rsidR="00157F04" w:rsidDel="00327B02">
          <w:rPr>
            <w:rFonts w:ascii="Arial" w:eastAsiaTheme="minorEastAsia" w:hAnsi="Arial" w:cs="Arial" w:hint="eastAsia"/>
            <w:sz w:val="22"/>
            <w:szCs w:val="22"/>
            <w:lang w:eastAsia="zh-CN"/>
          </w:rPr>
          <w:delText>for long</w:delText>
        </w:r>
        <w:r w:rsidR="00157F04" w:rsidRPr="00CF7E03" w:rsidDel="00327B02">
          <w:rPr>
            <w:rFonts w:ascii="Arial" w:eastAsiaTheme="minorEastAsia" w:hAnsi="Arial" w:cs="Arial"/>
            <w:sz w:val="22"/>
            <w:szCs w:val="22"/>
            <w:lang w:eastAsia="zh-CN"/>
          </w:rPr>
          <w:noBreakHyphen/>
        </w:r>
        <w:r w:rsidR="00157F04" w:rsidDel="00327B02">
          <w:rPr>
            <w:rFonts w:ascii="Arial" w:eastAsiaTheme="minorEastAsia" w:hAnsi="Arial" w:cs="Arial" w:hint="eastAsia"/>
            <w:sz w:val="22"/>
            <w:szCs w:val="22"/>
            <w:lang w:eastAsia="zh-CN"/>
          </w:rPr>
          <w:delText xml:space="preserve">term operation </w:delText>
        </w:r>
        <w:r w:rsidR="00781E70" w:rsidDel="00327B02">
          <w:rPr>
            <w:rFonts w:ascii="Arial" w:eastAsiaTheme="minorEastAsia" w:hAnsi="Arial" w:cs="Arial" w:hint="eastAsia"/>
            <w:sz w:val="22"/>
            <w:szCs w:val="22"/>
            <w:lang w:eastAsia="zh-CN"/>
          </w:rPr>
          <w:delText>in</w:delText>
        </w:r>
        <w:r w:rsidR="00B267DF" w:rsidDel="00327B02">
          <w:rPr>
            <w:rFonts w:ascii="Arial" w:eastAsiaTheme="minorEastAsia" w:hAnsi="Arial" w:cs="Arial" w:hint="eastAsia"/>
            <w:sz w:val="22"/>
            <w:szCs w:val="22"/>
            <w:lang w:eastAsia="zh-CN"/>
          </w:rPr>
          <w:delText xml:space="preserve"> </w:delText>
        </w:r>
        <w:r w:rsidR="00B267DF" w:rsidRPr="00CF7E03" w:rsidDel="00327B02">
          <w:rPr>
            <w:rFonts w:ascii="Arial" w:eastAsiaTheme="minorEastAsia" w:hAnsi="Arial" w:cs="Arial"/>
            <w:sz w:val="22"/>
            <w:szCs w:val="22"/>
            <w:lang w:eastAsia="zh-CN"/>
          </w:rPr>
          <w:delText>non</w:delText>
        </w:r>
        <w:r w:rsidR="00B267DF" w:rsidRPr="00CF7E03" w:rsidDel="00327B02">
          <w:rPr>
            <w:rFonts w:ascii="Arial" w:eastAsiaTheme="minorEastAsia" w:hAnsi="Arial" w:cs="Arial"/>
            <w:sz w:val="22"/>
            <w:szCs w:val="22"/>
            <w:lang w:eastAsia="zh-CN"/>
          </w:rPr>
          <w:noBreakHyphen/>
          <w:delText>thermal plasma</w:delText>
        </w:r>
        <w:r w:rsidR="00B267DF" w:rsidDel="00327B02">
          <w:rPr>
            <w:rFonts w:ascii="Arial" w:eastAsiaTheme="minorEastAsia" w:hAnsi="Arial" w:cs="Arial" w:hint="eastAsia"/>
            <w:sz w:val="22"/>
            <w:szCs w:val="22"/>
            <w:lang w:eastAsia="zh-CN"/>
          </w:rPr>
          <w:delText xml:space="preserve"> </w:delText>
        </w:r>
        <w:r w:rsidR="00157F04" w:rsidDel="00327B02">
          <w:rPr>
            <w:rFonts w:ascii="Arial" w:eastAsiaTheme="minorEastAsia" w:hAnsi="Arial" w:cs="Arial" w:hint="eastAsia"/>
            <w:sz w:val="22"/>
            <w:szCs w:val="22"/>
            <w:lang w:eastAsia="zh-CN"/>
          </w:rPr>
          <w:delText xml:space="preserve">remains </w:delText>
        </w:r>
        <w:r w:rsidR="00781E70" w:rsidDel="00327B02">
          <w:rPr>
            <w:rFonts w:ascii="Arial" w:eastAsiaTheme="minorEastAsia" w:hAnsi="Arial" w:cs="Arial" w:hint="eastAsia"/>
            <w:sz w:val="22"/>
            <w:szCs w:val="22"/>
            <w:lang w:eastAsia="zh-CN"/>
          </w:rPr>
          <w:delText xml:space="preserve">a </w:delText>
        </w:r>
        <w:r w:rsidR="00157F04" w:rsidDel="00327B02">
          <w:rPr>
            <w:rFonts w:ascii="Arial" w:eastAsiaTheme="minorEastAsia" w:hAnsi="Arial" w:cs="Arial" w:hint="eastAsia"/>
            <w:sz w:val="22"/>
            <w:szCs w:val="22"/>
            <w:lang w:eastAsia="zh-CN"/>
          </w:rPr>
          <w:delText xml:space="preserve">significant </w:delText>
        </w:r>
        <w:r w:rsidR="00781E70" w:rsidDel="00327B02">
          <w:rPr>
            <w:rFonts w:ascii="Arial" w:eastAsiaTheme="minorEastAsia" w:hAnsi="Arial" w:cs="Arial" w:hint="eastAsia"/>
            <w:sz w:val="22"/>
            <w:szCs w:val="22"/>
            <w:lang w:eastAsia="zh-CN"/>
          </w:rPr>
          <w:delText>challenge</w:delText>
        </w:r>
        <w:r w:rsidR="00B267DF" w:rsidDel="00327B02">
          <w:rPr>
            <w:rFonts w:ascii="Arial" w:eastAsiaTheme="minorEastAsia" w:hAnsi="Arial" w:cs="Arial" w:hint="eastAsia"/>
            <w:sz w:val="22"/>
            <w:szCs w:val="22"/>
            <w:lang w:eastAsia="zh-CN"/>
          </w:rPr>
          <w:delText xml:space="preserve">. </w:delText>
        </w:r>
      </w:del>
      <w:del w:id="1140" w:author="Zhang  Zihao" w:date="2024-08-13T22:36:00Z">
        <w:r w:rsidR="00025A6E" w:rsidRPr="00CF7E03" w:rsidDel="00BA6A5E">
          <w:rPr>
            <w:rFonts w:ascii="Arial" w:eastAsiaTheme="minorEastAsia" w:hAnsi="Arial" w:cs="Arial"/>
            <w:sz w:val="22"/>
            <w:szCs w:val="22"/>
            <w:lang w:eastAsia="zh-CN"/>
          </w:rPr>
          <w:delText>Therefore, f</w:delText>
        </w:r>
        <w:r w:rsidR="00B162CC" w:rsidRPr="00CF7E03" w:rsidDel="00BA6A5E">
          <w:rPr>
            <w:rFonts w:ascii="Arial" w:eastAsiaTheme="minorEastAsia" w:hAnsi="Arial" w:cs="Arial"/>
            <w:sz w:val="22"/>
            <w:szCs w:val="22"/>
            <w:lang w:eastAsia="zh-CN"/>
          </w:rPr>
          <w:delText xml:space="preserve">uture </w:delText>
        </w:r>
        <w:r w:rsidR="00025A6E" w:rsidRPr="00CF7E03" w:rsidDel="00BA6A5E">
          <w:rPr>
            <w:rFonts w:ascii="Arial" w:eastAsiaTheme="minorEastAsia" w:hAnsi="Arial" w:cs="Arial"/>
            <w:sz w:val="22"/>
            <w:szCs w:val="22"/>
            <w:lang w:eastAsia="zh-CN"/>
          </w:rPr>
          <w:delText>research</w:delText>
        </w:r>
        <w:r w:rsidR="00B162CC" w:rsidRPr="00CF7E03" w:rsidDel="00BA6A5E">
          <w:rPr>
            <w:rFonts w:ascii="Arial" w:eastAsiaTheme="minorEastAsia" w:hAnsi="Arial" w:cs="Arial"/>
            <w:sz w:val="22"/>
            <w:szCs w:val="22"/>
            <w:lang w:eastAsia="zh-CN"/>
          </w:rPr>
          <w:delText xml:space="preserve"> should focus on </w:delText>
        </w:r>
      </w:del>
      <w:del w:id="1141" w:author="Zhang  Zihao" w:date="2024-08-13T21:59:00Z">
        <w:r w:rsidR="00B162CC" w:rsidRPr="00CF7E03" w:rsidDel="001F21AD">
          <w:rPr>
            <w:rFonts w:ascii="Arial" w:eastAsiaTheme="minorEastAsia" w:hAnsi="Arial" w:cs="Arial"/>
            <w:sz w:val="22"/>
            <w:szCs w:val="22"/>
            <w:lang w:eastAsia="zh-CN"/>
          </w:rPr>
          <w:delText xml:space="preserve">increasing energy </w:delText>
        </w:r>
        <w:r w:rsidR="00AD2406" w:rsidDel="001F21AD">
          <w:rPr>
            <w:rFonts w:ascii="Arial" w:eastAsiaTheme="minorEastAsia" w:hAnsi="Arial" w:cs="Arial" w:hint="eastAsia"/>
            <w:sz w:val="22"/>
            <w:szCs w:val="22"/>
            <w:lang w:eastAsia="zh-CN"/>
          </w:rPr>
          <w:delText xml:space="preserve">utilization </w:delText>
        </w:r>
        <w:r w:rsidR="00B162CC" w:rsidRPr="00CF7E03" w:rsidDel="001F21AD">
          <w:rPr>
            <w:rFonts w:ascii="Arial" w:eastAsiaTheme="minorEastAsia" w:hAnsi="Arial" w:cs="Arial"/>
            <w:sz w:val="22"/>
            <w:szCs w:val="22"/>
            <w:lang w:eastAsia="zh-CN"/>
          </w:rPr>
          <w:delText>efficiency to</w:delText>
        </w:r>
      </w:del>
      <w:del w:id="1142" w:author="Zhang  Zihao" w:date="2024-08-13T22:36:00Z">
        <w:r w:rsidR="00B162CC" w:rsidRPr="00CF7E03" w:rsidDel="00BA6A5E">
          <w:rPr>
            <w:rFonts w:ascii="Arial" w:eastAsiaTheme="minorEastAsia" w:hAnsi="Arial" w:cs="Arial"/>
            <w:sz w:val="22"/>
            <w:szCs w:val="22"/>
            <w:lang w:eastAsia="zh-CN"/>
          </w:rPr>
          <w:delText xml:space="preserve"> reduc</w:delText>
        </w:r>
      </w:del>
      <w:del w:id="1143" w:author="Zhang  Zihao" w:date="2024-08-13T22:01:00Z">
        <w:r w:rsidR="00B162CC" w:rsidRPr="00CF7E03" w:rsidDel="001F21AD">
          <w:rPr>
            <w:rFonts w:ascii="Arial" w:eastAsiaTheme="minorEastAsia" w:hAnsi="Arial" w:cs="Arial"/>
            <w:sz w:val="22"/>
            <w:szCs w:val="22"/>
            <w:lang w:eastAsia="zh-CN"/>
          </w:rPr>
          <w:delText>e</w:delText>
        </w:r>
      </w:del>
      <w:del w:id="1144" w:author="Zhang  Zihao" w:date="2024-08-13T22:36:00Z">
        <w:r w:rsidR="00B162CC" w:rsidRPr="00CF7E03" w:rsidDel="00BA6A5E">
          <w:rPr>
            <w:rFonts w:ascii="Arial" w:eastAsiaTheme="minorEastAsia" w:hAnsi="Arial" w:cs="Arial"/>
            <w:sz w:val="22"/>
            <w:szCs w:val="22"/>
            <w:lang w:eastAsia="zh-CN"/>
          </w:rPr>
          <w:delText xml:space="preserve"> energy requirements to the theoretical limit (</w:delText>
        </w:r>
        <w:r w:rsidR="00025A6E" w:rsidRPr="00CF7E03" w:rsidDel="00BA6A5E">
          <w:rPr>
            <w:rFonts w:ascii="Arial" w:eastAsiaTheme="minorEastAsia" w:hAnsi="Arial" w:cs="Arial"/>
            <w:i/>
            <w:sz w:val="22"/>
            <w:szCs w:val="22"/>
            <w:lang w:eastAsia="zh-CN"/>
          </w:rPr>
          <w:delText>i.e.</w:delText>
        </w:r>
        <w:r w:rsidR="00025A6E" w:rsidRPr="00CF7E03" w:rsidDel="00BA6A5E">
          <w:rPr>
            <w:rFonts w:ascii="Arial" w:eastAsiaTheme="minorEastAsia" w:hAnsi="Arial" w:cs="Arial"/>
            <w:sz w:val="22"/>
            <w:szCs w:val="22"/>
            <w:lang w:eastAsia="zh-CN"/>
          </w:rPr>
          <w:delText xml:space="preserve">, </w:delText>
        </w:r>
        <w:r w:rsidR="00B162CC" w:rsidRPr="00CF7E03" w:rsidDel="00BA6A5E">
          <w:rPr>
            <w:rFonts w:ascii="Arial" w:eastAsiaTheme="minorEastAsia" w:hAnsi="Arial" w:cs="Arial"/>
            <w:sz w:val="22"/>
            <w:szCs w:val="22"/>
            <w:lang w:eastAsia="zh-CN"/>
          </w:rPr>
          <w:delText>4.0</w:delText>
        </w:r>
        <w:r w:rsidR="00025A6E" w:rsidRPr="00CF7E03" w:rsidDel="00BA6A5E">
          <w:rPr>
            <w:rFonts w:ascii="Arial" w:eastAsiaTheme="minorEastAsia" w:hAnsi="Arial" w:cs="Arial"/>
            <w:sz w:val="22"/>
            <w:szCs w:val="22"/>
            <w:lang w:eastAsia="zh-CN"/>
          </w:rPr>
          <w:delText> </w:delText>
        </w:r>
        <w:r w:rsidR="00B162CC" w:rsidRPr="00CF7E03" w:rsidDel="00BA6A5E">
          <w:rPr>
            <w:rFonts w:ascii="Arial" w:eastAsiaTheme="minorEastAsia" w:hAnsi="Arial" w:cs="Arial"/>
            <w:sz w:val="22"/>
            <w:szCs w:val="22"/>
            <w:lang w:eastAsia="zh-CN"/>
          </w:rPr>
          <w:delText>kWh</w:delText>
        </w:r>
        <w:r w:rsidR="00025A6E" w:rsidRPr="00CF7E03" w:rsidDel="00BA6A5E">
          <w:rPr>
            <w:rFonts w:ascii="Arial" w:eastAsiaTheme="minorEastAsia" w:hAnsi="Arial" w:cs="Arial"/>
            <w:sz w:val="22"/>
            <w:szCs w:val="22"/>
            <w:lang w:eastAsia="zh-CN"/>
          </w:rPr>
          <w:delText> </w:delText>
        </w:r>
        <w:r w:rsidR="00B162CC" w:rsidRPr="00CF7E03" w:rsidDel="00BA6A5E">
          <w:rPr>
            <w:rFonts w:ascii="Arial" w:eastAsiaTheme="minorEastAsia" w:hAnsi="Arial" w:cs="Arial"/>
            <w:sz w:val="22"/>
            <w:szCs w:val="22"/>
            <w:lang w:eastAsia="zh-CN"/>
          </w:rPr>
          <w:delText>kg</w:delText>
        </w:r>
        <w:r w:rsidR="00025A6E" w:rsidRPr="00CF7E03" w:rsidDel="00BA6A5E">
          <w:rPr>
            <w:rFonts w:ascii="Arial" w:eastAsiaTheme="minorEastAsia" w:hAnsi="Arial" w:cs="Arial"/>
            <w:sz w:val="22"/>
            <w:szCs w:val="22"/>
            <w:vertAlign w:val="superscript"/>
            <w:lang w:eastAsia="zh-CN"/>
          </w:rPr>
          <w:delText>–</w:delText>
        </w:r>
        <w:r w:rsidR="00B162CC" w:rsidRPr="00CF7E03" w:rsidDel="00BA6A5E">
          <w:rPr>
            <w:rFonts w:ascii="Arial" w:eastAsiaTheme="minorEastAsia" w:hAnsi="Arial" w:cs="Arial"/>
            <w:sz w:val="22"/>
            <w:szCs w:val="22"/>
            <w:vertAlign w:val="superscript"/>
            <w:lang w:eastAsia="zh-CN"/>
          </w:rPr>
          <w:delText>1</w:delText>
        </w:r>
        <w:r w:rsidR="00025A6E" w:rsidRPr="00CF7E03" w:rsidDel="00BA6A5E">
          <w:rPr>
            <w:rFonts w:ascii="Arial" w:eastAsiaTheme="minorEastAsia" w:hAnsi="Arial" w:cs="Arial"/>
            <w:sz w:val="22"/>
            <w:szCs w:val="22"/>
            <w:lang w:eastAsia="zh-CN"/>
          </w:rPr>
          <w:delText> </w:delText>
        </w:r>
        <w:r w:rsidR="00B162CC" w:rsidRPr="00CF7E03" w:rsidDel="00BA6A5E">
          <w:rPr>
            <w:rFonts w:ascii="Arial" w:eastAsiaTheme="minorEastAsia" w:hAnsi="Arial" w:cs="Arial"/>
            <w:sz w:val="22"/>
            <w:szCs w:val="22"/>
            <w:lang w:eastAsia="zh-CN"/>
          </w:rPr>
          <w:delText>C</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H</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w:delText>
        </w:r>
      </w:del>
      <w:del w:id="1145" w:author="Zhang  Zihao" w:date="2024-08-13T21:59:00Z">
        <w:r w:rsidR="00B162CC" w:rsidRPr="00CF7E03" w:rsidDel="001F21AD">
          <w:rPr>
            <w:rFonts w:ascii="Arial" w:eastAsiaTheme="minorEastAsia" w:hAnsi="Arial" w:cs="Arial"/>
            <w:sz w:val="22"/>
            <w:szCs w:val="22"/>
            <w:lang w:eastAsia="zh-CN"/>
          </w:rPr>
          <w:delText xml:space="preserve"> and </w:delText>
        </w:r>
        <w:r w:rsidR="004D0712" w:rsidRPr="00CF7E03" w:rsidDel="001F21AD">
          <w:rPr>
            <w:rFonts w:ascii="Arial" w:eastAsiaTheme="minorEastAsia" w:hAnsi="Arial" w:cs="Arial"/>
            <w:sz w:val="22"/>
            <w:szCs w:val="22"/>
            <w:lang w:eastAsia="zh-CN"/>
          </w:rPr>
          <w:delText xml:space="preserve">on </w:delText>
        </w:r>
        <w:r w:rsidR="00B162CC" w:rsidRPr="00CF7E03" w:rsidDel="001F21AD">
          <w:rPr>
            <w:rFonts w:ascii="Arial" w:eastAsiaTheme="minorEastAsia" w:hAnsi="Arial" w:cs="Arial"/>
            <w:sz w:val="22"/>
            <w:szCs w:val="22"/>
            <w:lang w:eastAsia="zh-CN"/>
          </w:rPr>
          <w:delText>designing durable equipment</w:delText>
        </w:r>
      </w:del>
      <w:del w:id="1146" w:author="Zhang  Zihao" w:date="2024-08-13T22:36:00Z">
        <w:r w:rsidR="00B162CC" w:rsidRPr="00CF7E03" w:rsidDel="00BA6A5E">
          <w:rPr>
            <w:rFonts w:ascii="Arial" w:eastAsiaTheme="minorEastAsia" w:hAnsi="Arial" w:cs="Arial"/>
            <w:sz w:val="22"/>
            <w:szCs w:val="22"/>
            <w:lang w:eastAsia="zh-CN"/>
          </w:rPr>
          <w:delText xml:space="preserve">. </w:delText>
        </w:r>
      </w:del>
      <w:del w:id="1147" w:author="Zhang  Zihao" w:date="2024-08-13T22:01:00Z">
        <w:r w:rsidR="00B162CC" w:rsidRPr="00CF7E03" w:rsidDel="002167DF">
          <w:rPr>
            <w:rFonts w:ascii="Arial" w:eastAsiaTheme="minorEastAsia" w:hAnsi="Arial" w:cs="Arial"/>
            <w:sz w:val="22"/>
            <w:szCs w:val="22"/>
            <w:lang w:eastAsia="zh-CN"/>
          </w:rPr>
          <w:delText>Although w</w:delText>
        </w:r>
      </w:del>
      <w:del w:id="1148" w:author="Zhang  Zihao" w:date="2024-08-13T22:36:00Z">
        <w:r w:rsidR="00B162CC" w:rsidRPr="00CF7E03" w:rsidDel="00BA6A5E">
          <w:rPr>
            <w:rFonts w:ascii="Arial" w:eastAsiaTheme="minorEastAsia" w:hAnsi="Arial" w:cs="Arial"/>
            <w:sz w:val="22"/>
            <w:szCs w:val="22"/>
            <w:lang w:eastAsia="zh-CN"/>
          </w:rPr>
          <w:delText>arm plasma shows higher CH</w:delText>
        </w:r>
        <w:r w:rsidR="00B162CC" w:rsidRPr="00CF7E03" w:rsidDel="00BA6A5E">
          <w:rPr>
            <w:rFonts w:ascii="Arial" w:eastAsiaTheme="minorEastAsia" w:hAnsi="Arial" w:cs="Arial"/>
            <w:sz w:val="22"/>
            <w:szCs w:val="22"/>
            <w:vertAlign w:val="subscript"/>
            <w:lang w:eastAsia="zh-CN"/>
          </w:rPr>
          <w:delText>4</w:delText>
        </w:r>
        <w:r w:rsidR="00B162CC" w:rsidRPr="00CF7E03" w:rsidDel="00BA6A5E">
          <w:rPr>
            <w:rFonts w:ascii="Arial" w:eastAsiaTheme="minorEastAsia" w:hAnsi="Arial" w:cs="Arial"/>
            <w:sz w:val="22"/>
            <w:szCs w:val="22"/>
            <w:lang w:eastAsia="zh-CN"/>
          </w:rPr>
          <w:delText xml:space="preserve"> conversion due to high neutral temperatures, C</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H</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 xml:space="preserve"> formation in cold plasma at room temperature avoids C</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H</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 xml:space="preserve"> decomposition into carbon and eliminates costly cooling processes. </w:delText>
        </w:r>
      </w:del>
      <w:del w:id="1149" w:author="Zhang  Zihao" w:date="2024-08-13T22:07:00Z">
        <w:r w:rsidR="00763B49" w:rsidDel="00BF38ED">
          <w:rPr>
            <w:rFonts w:ascii="Arial" w:eastAsiaTheme="minorEastAsia" w:hAnsi="Arial" w:cs="Arial"/>
            <w:sz w:val="22"/>
            <w:szCs w:val="22"/>
            <w:lang w:eastAsia="zh-CN"/>
          </w:rPr>
          <w:delText>TP</w:delText>
        </w:r>
        <w:r w:rsidR="00B162CC" w:rsidRPr="00CF7E03" w:rsidDel="00BF38ED">
          <w:rPr>
            <w:rFonts w:ascii="Arial" w:eastAsiaTheme="minorEastAsia" w:hAnsi="Arial" w:cs="Arial"/>
            <w:sz w:val="22"/>
            <w:szCs w:val="22"/>
            <w:lang w:eastAsia="zh-CN"/>
          </w:rPr>
          <w:delText xml:space="preserve"> of CH</w:delText>
        </w:r>
        <w:r w:rsidR="00B162CC" w:rsidRPr="00CF7E03" w:rsidDel="00BF38ED">
          <w:rPr>
            <w:rFonts w:ascii="Arial" w:eastAsiaTheme="minorEastAsia" w:hAnsi="Arial" w:cs="Arial"/>
            <w:sz w:val="22"/>
            <w:szCs w:val="22"/>
            <w:vertAlign w:val="subscript"/>
            <w:lang w:eastAsia="zh-CN"/>
          </w:rPr>
          <w:delText>4</w:delText>
        </w:r>
        <w:r w:rsidR="00B162CC" w:rsidRPr="00CF7E03" w:rsidDel="00BF38ED">
          <w:rPr>
            <w:rFonts w:ascii="Arial" w:eastAsiaTheme="minorEastAsia" w:hAnsi="Arial" w:cs="Arial"/>
            <w:sz w:val="22"/>
            <w:szCs w:val="22"/>
            <w:lang w:eastAsia="zh-CN"/>
          </w:rPr>
          <w:delText xml:space="preserve"> to C</w:delText>
        </w:r>
        <w:r w:rsidR="00B162CC" w:rsidRPr="00CF7E03" w:rsidDel="00BF38ED">
          <w:rPr>
            <w:rFonts w:ascii="Arial" w:eastAsiaTheme="minorEastAsia" w:hAnsi="Arial" w:cs="Arial"/>
            <w:sz w:val="22"/>
            <w:szCs w:val="22"/>
            <w:vertAlign w:val="subscript"/>
            <w:lang w:eastAsia="zh-CN"/>
          </w:rPr>
          <w:delText>2</w:delText>
        </w:r>
        <w:r w:rsidR="00B162CC" w:rsidRPr="00CF7E03" w:rsidDel="00BF38ED">
          <w:rPr>
            <w:rFonts w:ascii="Arial" w:eastAsiaTheme="minorEastAsia" w:hAnsi="Arial" w:cs="Arial"/>
            <w:sz w:val="22"/>
            <w:szCs w:val="22"/>
            <w:lang w:eastAsia="zh-CN"/>
          </w:rPr>
          <w:delText>H</w:delText>
        </w:r>
        <w:r w:rsidR="00B162CC" w:rsidRPr="00CF7E03" w:rsidDel="00BF38ED">
          <w:rPr>
            <w:rFonts w:ascii="Arial" w:eastAsiaTheme="minorEastAsia" w:hAnsi="Arial" w:cs="Arial"/>
            <w:sz w:val="22"/>
            <w:szCs w:val="22"/>
            <w:vertAlign w:val="subscript"/>
            <w:lang w:eastAsia="zh-CN"/>
          </w:rPr>
          <w:delText>2</w:delText>
        </w:r>
        <w:r w:rsidR="00B162CC" w:rsidRPr="00CF7E03" w:rsidDel="00BF38ED">
          <w:rPr>
            <w:rFonts w:ascii="Arial" w:eastAsiaTheme="minorEastAsia" w:hAnsi="Arial" w:cs="Arial"/>
            <w:sz w:val="22"/>
            <w:szCs w:val="22"/>
            <w:lang w:eastAsia="zh-CN"/>
          </w:rPr>
          <w:delText xml:space="preserve"> faces</w:delText>
        </w:r>
      </w:del>
      <w:del w:id="1150" w:author="Zhang  Zihao" w:date="2024-08-13T22:36:00Z">
        <w:r w:rsidR="00B162CC" w:rsidRPr="00CF7E03" w:rsidDel="00BA6A5E">
          <w:rPr>
            <w:rFonts w:ascii="Arial" w:eastAsiaTheme="minorEastAsia" w:hAnsi="Arial" w:cs="Arial"/>
            <w:sz w:val="22"/>
            <w:szCs w:val="22"/>
            <w:lang w:eastAsia="zh-CN"/>
          </w:rPr>
          <w:delText xml:space="preserve"> thermodynamic limitations at low temperatures. At high temperature</w:delText>
        </w:r>
        <w:r w:rsidR="00B852C3" w:rsidRPr="00CF7E03" w:rsidDel="00BA6A5E">
          <w:rPr>
            <w:rFonts w:ascii="Arial" w:eastAsiaTheme="minorEastAsia" w:hAnsi="Arial" w:cs="Arial"/>
            <w:sz w:val="22"/>
            <w:szCs w:val="22"/>
            <w:lang w:eastAsia="zh-CN"/>
          </w:rPr>
          <w:delText>s</w:delText>
        </w:r>
        <w:r w:rsidR="00B162CC" w:rsidRPr="00CF7E03" w:rsidDel="00BA6A5E">
          <w:rPr>
            <w:rFonts w:ascii="Arial" w:eastAsiaTheme="minorEastAsia" w:hAnsi="Arial" w:cs="Arial"/>
            <w:sz w:val="22"/>
            <w:szCs w:val="22"/>
            <w:lang w:eastAsia="zh-CN"/>
          </w:rPr>
          <w:delText xml:space="preserve"> (&gt;1500 °C), </w:delText>
        </w:r>
        <w:r w:rsidR="00763B49" w:rsidDel="00BA6A5E">
          <w:rPr>
            <w:rFonts w:ascii="Arial" w:eastAsiaTheme="minorEastAsia" w:hAnsi="Arial" w:cs="Arial"/>
            <w:sz w:val="22"/>
            <w:szCs w:val="22"/>
            <w:lang w:eastAsia="zh-CN"/>
          </w:rPr>
          <w:delText>TP</w:delText>
        </w:r>
        <w:r w:rsidR="00B162CC" w:rsidRPr="00CF7E03" w:rsidDel="00BA6A5E">
          <w:rPr>
            <w:rFonts w:ascii="Arial" w:eastAsiaTheme="minorEastAsia" w:hAnsi="Arial" w:cs="Arial"/>
            <w:sz w:val="22"/>
            <w:szCs w:val="22"/>
            <w:lang w:eastAsia="zh-CN"/>
          </w:rPr>
          <w:delText xml:space="preserve"> is less competitive than </w:delText>
        </w:r>
        <w:r w:rsidR="00763B49" w:rsidDel="00BA6A5E">
          <w:rPr>
            <w:rFonts w:ascii="Arial" w:eastAsiaTheme="minorEastAsia" w:hAnsi="Arial" w:cs="Arial"/>
            <w:sz w:val="22"/>
            <w:szCs w:val="22"/>
            <w:lang w:eastAsia="zh-CN"/>
          </w:rPr>
          <w:delText>PC</w:delText>
        </w:r>
      </w:del>
      <w:del w:id="1151" w:author="Zhang  Zihao" w:date="2024-08-13T22:07:00Z">
        <w:r w:rsidR="00B162CC" w:rsidRPr="00CF7E03" w:rsidDel="00BF38ED">
          <w:rPr>
            <w:rFonts w:ascii="Arial" w:eastAsiaTheme="minorEastAsia" w:hAnsi="Arial" w:cs="Arial"/>
            <w:sz w:val="22"/>
            <w:szCs w:val="22"/>
            <w:lang w:eastAsia="zh-CN"/>
          </w:rPr>
          <w:delText xml:space="preserve"> due to lower energy efficiency and </w:delText>
        </w:r>
        <w:r w:rsidR="00B162CC" w:rsidRPr="00CF7E03" w:rsidDel="00BF38ED">
          <w:rPr>
            <w:rFonts w:ascii="Arial" w:eastAsiaTheme="minorEastAsia" w:hAnsi="Arial" w:cs="Arial"/>
            <w:sz w:val="22"/>
            <w:szCs w:val="22"/>
            <w:lang w:eastAsia="zh-CN"/>
          </w:rPr>
          <w:lastRenderedPageBreak/>
          <w:delText>significant soot formation</w:delText>
        </w:r>
      </w:del>
      <w:del w:id="1152" w:author="Zhang  Zihao" w:date="2024-08-13T22:36:00Z">
        <w:r w:rsidR="00B162CC" w:rsidRPr="00CF7E03" w:rsidDel="00BA6A5E">
          <w:rPr>
            <w:rFonts w:ascii="Arial" w:eastAsiaTheme="minorEastAsia" w:hAnsi="Arial" w:cs="Arial"/>
            <w:sz w:val="22"/>
            <w:szCs w:val="22"/>
            <w:lang w:eastAsia="zh-CN"/>
          </w:rPr>
          <w:delText>. At lower temperatures (</w:delText>
        </w:r>
        <w:r w:rsidR="00B852C3" w:rsidRPr="00CF7E03" w:rsidDel="00BA6A5E">
          <w:rPr>
            <w:rFonts w:ascii="Arial" w:eastAsiaTheme="minorEastAsia" w:hAnsi="Arial" w:cs="Arial"/>
            <w:sz w:val="22"/>
            <w:szCs w:val="22"/>
            <w:lang w:eastAsia="zh-CN"/>
          </w:rPr>
          <w:delText>&lt;</w:delText>
        </w:r>
        <w:r w:rsidR="00B162CC" w:rsidRPr="00CF7E03" w:rsidDel="00BA6A5E">
          <w:rPr>
            <w:rFonts w:ascii="Arial" w:eastAsiaTheme="minorEastAsia" w:hAnsi="Arial" w:cs="Arial"/>
            <w:sz w:val="22"/>
            <w:szCs w:val="22"/>
            <w:lang w:eastAsia="zh-CN"/>
          </w:rPr>
          <w:delText xml:space="preserve">1100 °C), catalysts are </w:delText>
        </w:r>
      </w:del>
      <w:del w:id="1153" w:author="Zhang  Zihao" w:date="2024-08-13T22:10:00Z">
        <w:r w:rsidR="00B162CC" w:rsidRPr="00CF7E03" w:rsidDel="00F6257F">
          <w:rPr>
            <w:rFonts w:ascii="Arial" w:eastAsiaTheme="minorEastAsia" w:hAnsi="Arial" w:cs="Arial"/>
            <w:sz w:val="22"/>
            <w:szCs w:val="22"/>
            <w:lang w:eastAsia="zh-CN"/>
          </w:rPr>
          <w:delText xml:space="preserve">critical </w:delText>
        </w:r>
      </w:del>
      <w:del w:id="1154" w:author="Zhang  Zihao" w:date="2024-08-13T22:36:00Z">
        <w:r w:rsidR="00B162CC" w:rsidRPr="00CF7E03" w:rsidDel="00BA6A5E">
          <w:rPr>
            <w:rFonts w:ascii="Arial" w:eastAsiaTheme="minorEastAsia" w:hAnsi="Arial" w:cs="Arial"/>
            <w:sz w:val="22"/>
            <w:szCs w:val="22"/>
            <w:lang w:eastAsia="zh-CN"/>
          </w:rPr>
          <w:delText>for improving activity</w:delText>
        </w:r>
      </w:del>
      <w:del w:id="1155" w:author="Zhang  Zihao" w:date="2024-08-13T22:21:00Z">
        <w:r w:rsidR="00B162CC" w:rsidRPr="00CF7E03" w:rsidDel="008F6B0E">
          <w:rPr>
            <w:rFonts w:ascii="Arial" w:eastAsiaTheme="minorEastAsia" w:hAnsi="Arial" w:cs="Arial"/>
            <w:sz w:val="22"/>
            <w:szCs w:val="22"/>
            <w:lang w:eastAsia="zh-CN"/>
          </w:rPr>
          <w:delText xml:space="preserve"> and</w:delText>
        </w:r>
      </w:del>
      <w:del w:id="1156" w:author="Zhang  Zihao" w:date="2024-08-13T22:36:00Z">
        <w:r w:rsidR="00B162CC" w:rsidRPr="00CF7E03" w:rsidDel="00BA6A5E">
          <w:rPr>
            <w:rFonts w:ascii="Arial" w:eastAsiaTheme="minorEastAsia" w:hAnsi="Arial" w:cs="Arial"/>
            <w:sz w:val="22"/>
            <w:szCs w:val="22"/>
            <w:lang w:eastAsia="zh-CN"/>
          </w:rPr>
          <w:delText xml:space="preserve"> </w:delText>
        </w:r>
      </w:del>
      <w:del w:id="1157" w:author="Zhang  Zihao" w:date="2024-08-13T22:21:00Z">
        <w:r w:rsidR="00B162CC" w:rsidRPr="00CF7E03" w:rsidDel="008F6B0E">
          <w:rPr>
            <w:rFonts w:ascii="Arial" w:eastAsiaTheme="minorEastAsia" w:hAnsi="Arial" w:cs="Arial"/>
            <w:sz w:val="22"/>
            <w:szCs w:val="22"/>
            <w:lang w:eastAsia="zh-CN"/>
          </w:rPr>
          <w:delText>C</w:delText>
        </w:r>
        <w:r w:rsidR="00B162CC" w:rsidRPr="00CF7E03" w:rsidDel="008F6B0E">
          <w:rPr>
            <w:rFonts w:ascii="Arial" w:eastAsiaTheme="minorEastAsia" w:hAnsi="Arial" w:cs="Arial"/>
            <w:sz w:val="22"/>
            <w:szCs w:val="22"/>
            <w:vertAlign w:val="subscript"/>
            <w:lang w:eastAsia="zh-CN"/>
          </w:rPr>
          <w:delText>2</w:delText>
        </w:r>
        <w:r w:rsidR="00B162CC" w:rsidRPr="00CF7E03" w:rsidDel="008F6B0E">
          <w:rPr>
            <w:rFonts w:ascii="Arial" w:eastAsiaTheme="minorEastAsia" w:hAnsi="Arial" w:cs="Arial"/>
            <w:sz w:val="22"/>
            <w:szCs w:val="22"/>
            <w:lang w:eastAsia="zh-CN"/>
          </w:rPr>
          <w:delText>H</w:delText>
        </w:r>
        <w:r w:rsidR="00B162CC" w:rsidRPr="00CF7E03" w:rsidDel="008F6B0E">
          <w:rPr>
            <w:rFonts w:ascii="Arial" w:eastAsiaTheme="minorEastAsia" w:hAnsi="Arial" w:cs="Arial"/>
            <w:sz w:val="22"/>
            <w:szCs w:val="22"/>
            <w:vertAlign w:val="subscript"/>
            <w:lang w:eastAsia="zh-CN"/>
          </w:rPr>
          <w:delText>2</w:delText>
        </w:r>
        <w:r w:rsidR="00B162CC" w:rsidRPr="00CF7E03" w:rsidDel="008F6B0E">
          <w:rPr>
            <w:rFonts w:ascii="Arial" w:eastAsiaTheme="minorEastAsia" w:hAnsi="Arial" w:cs="Arial"/>
            <w:sz w:val="22"/>
            <w:szCs w:val="22"/>
            <w:lang w:eastAsia="zh-CN"/>
          </w:rPr>
          <w:delText xml:space="preserve"> </w:delText>
        </w:r>
      </w:del>
      <w:del w:id="1158" w:author="Zhang  Zihao" w:date="2024-08-13T22:36:00Z">
        <w:r w:rsidR="00B162CC" w:rsidRPr="00CF7E03" w:rsidDel="00BA6A5E">
          <w:rPr>
            <w:rFonts w:ascii="Arial" w:eastAsiaTheme="minorEastAsia" w:hAnsi="Arial" w:cs="Arial"/>
            <w:sz w:val="22"/>
            <w:szCs w:val="22"/>
            <w:lang w:eastAsia="zh-CN"/>
          </w:rPr>
          <w:delText>selectivity. Despite decades of effort, C</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H</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 xml:space="preserve"> selectivity remains below 40% (</w:delText>
        </w:r>
        <w:r w:rsidR="00B162CC" w:rsidRPr="00CF7E03" w:rsidDel="00BA6A5E">
          <w:rPr>
            <w:rFonts w:ascii="Arial" w:eastAsiaTheme="minorEastAsia" w:hAnsi="Arial" w:cs="Arial"/>
            <w:b/>
            <w:bCs/>
            <w:sz w:val="22"/>
            <w:szCs w:val="22"/>
            <w:lang w:eastAsia="zh-CN"/>
          </w:rPr>
          <w:delText>Fig</w:delText>
        </w:r>
        <w:r w:rsidR="00813F14" w:rsidRPr="00CF7E03" w:rsidDel="00BA6A5E">
          <w:rPr>
            <w:rFonts w:ascii="Arial" w:eastAsiaTheme="minorEastAsia" w:hAnsi="Arial" w:cs="Arial"/>
            <w:b/>
            <w:bCs/>
            <w:sz w:val="22"/>
            <w:szCs w:val="22"/>
            <w:lang w:eastAsia="zh-CN"/>
          </w:rPr>
          <w:delText>. </w:delText>
        </w:r>
        <w:r w:rsidR="00B162CC" w:rsidRPr="00CF7E03" w:rsidDel="00BA6A5E">
          <w:rPr>
            <w:rFonts w:ascii="Arial" w:eastAsiaTheme="minorEastAsia" w:hAnsi="Arial" w:cs="Arial"/>
            <w:b/>
            <w:bCs/>
            <w:sz w:val="22"/>
            <w:szCs w:val="22"/>
            <w:lang w:eastAsia="zh-CN"/>
          </w:rPr>
          <w:delText>5b</w:delText>
        </w:r>
        <w:r w:rsidR="00B162CC" w:rsidRPr="00CF7E03" w:rsidDel="00BA6A5E">
          <w:rPr>
            <w:rFonts w:ascii="Arial" w:eastAsiaTheme="minorEastAsia" w:hAnsi="Arial" w:cs="Arial"/>
            <w:sz w:val="22"/>
            <w:szCs w:val="22"/>
            <w:lang w:eastAsia="zh-CN"/>
          </w:rPr>
          <w:delText xml:space="preserve">), </w:delText>
        </w:r>
      </w:del>
      <w:del w:id="1159" w:author="Zhang  Zihao" w:date="2024-08-13T22:13:00Z">
        <w:r w:rsidR="00B162CC" w:rsidRPr="00CF7E03" w:rsidDel="00F6257F">
          <w:rPr>
            <w:rFonts w:ascii="Arial" w:eastAsiaTheme="minorEastAsia" w:hAnsi="Arial" w:cs="Arial"/>
            <w:sz w:val="22"/>
            <w:szCs w:val="22"/>
            <w:lang w:eastAsia="zh-CN"/>
          </w:rPr>
          <w:delText>with byproducts including other C</w:delText>
        </w:r>
        <w:r w:rsidR="00B162CC" w:rsidRPr="00CF7E03" w:rsidDel="00F6257F">
          <w:rPr>
            <w:rFonts w:ascii="Arial" w:eastAsiaTheme="minorEastAsia" w:hAnsi="Arial" w:cs="Arial"/>
            <w:sz w:val="22"/>
            <w:szCs w:val="22"/>
            <w:vertAlign w:val="subscript"/>
            <w:lang w:eastAsia="zh-CN"/>
          </w:rPr>
          <w:delText>2</w:delText>
        </w:r>
        <w:r w:rsidR="00B162CC" w:rsidRPr="00CF7E03" w:rsidDel="00F6257F">
          <w:rPr>
            <w:rFonts w:ascii="Arial" w:eastAsiaTheme="minorEastAsia" w:hAnsi="Arial" w:cs="Arial"/>
            <w:sz w:val="22"/>
            <w:szCs w:val="22"/>
            <w:lang w:eastAsia="zh-CN"/>
          </w:rPr>
          <w:delText xml:space="preserve"> (C</w:delText>
        </w:r>
        <w:r w:rsidR="00B162CC" w:rsidRPr="00CF7E03" w:rsidDel="00F6257F">
          <w:rPr>
            <w:rFonts w:ascii="Arial" w:eastAsiaTheme="minorEastAsia" w:hAnsi="Arial" w:cs="Arial"/>
            <w:sz w:val="22"/>
            <w:szCs w:val="22"/>
            <w:vertAlign w:val="subscript"/>
            <w:lang w:eastAsia="zh-CN"/>
          </w:rPr>
          <w:delText>2</w:delText>
        </w:r>
        <w:r w:rsidR="00B162CC" w:rsidRPr="00CF7E03" w:rsidDel="00F6257F">
          <w:rPr>
            <w:rFonts w:ascii="Arial" w:eastAsiaTheme="minorEastAsia" w:hAnsi="Arial" w:cs="Arial"/>
            <w:sz w:val="22"/>
            <w:szCs w:val="22"/>
            <w:lang w:eastAsia="zh-CN"/>
          </w:rPr>
          <w:delText>H</w:delText>
        </w:r>
        <w:r w:rsidR="00B162CC" w:rsidRPr="00CF7E03" w:rsidDel="00F6257F">
          <w:rPr>
            <w:rFonts w:ascii="Arial" w:eastAsiaTheme="minorEastAsia" w:hAnsi="Arial" w:cs="Arial"/>
            <w:sz w:val="22"/>
            <w:szCs w:val="22"/>
            <w:vertAlign w:val="subscript"/>
            <w:lang w:eastAsia="zh-CN"/>
          </w:rPr>
          <w:delText>4</w:delText>
        </w:r>
        <w:r w:rsidR="00B162CC" w:rsidRPr="00CF7E03" w:rsidDel="00F6257F">
          <w:rPr>
            <w:rFonts w:ascii="Arial" w:eastAsiaTheme="minorEastAsia" w:hAnsi="Arial" w:cs="Arial"/>
            <w:sz w:val="22"/>
            <w:szCs w:val="22"/>
            <w:lang w:eastAsia="zh-CN"/>
          </w:rPr>
          <w:delText>, C</w:delText>
        </w:r>
        <w:r w:rsidR="00B162CC" w:rsidRPr="00CF7E03" w:rsidDel="00F6257F">
          <w:rPr>
            <w:rFonts w:ascii="Arial" w:eastAsiaTheme="minorEastAsia" w:hAnsi="Arial" w:cs="Arial"/>
            <w:sz w:val="22"/>
            <w:szCs w:val="22"/>
            <w:vertAlign w:val="subscript"/>
            <w:lang w:eastAsia="zh-CN"/>
          </w:rPr>
          <w:delText>2</w:delText>
        </w:r>
        <w:r w:rsidR="00B162CC" w:rsidRPr="00CF7E03" w:rsidDel="00F6257F">
          <w:rPr>
            <w:rFonts w:ascii="Arial" w:eastAsiaTheme="minorEastAsia" w:hAnsi="Arial" w:cs="Arial"/>
            <w:sz w:val="22"/>
            <w:szCs w:val="22"/>
            <w:lang w:eastAsia="zh-CN"/>
          </w:rPr>
          <w:delText>H</w:delText>
        </w:r>
        <w:r w:rsidR="00B162CC" w:rsidRPr="00CF7E03" w:rsidDel="00F6257F">
          <w:rPr>
            <w:rFonts w:ascii="Arial" w:eastAsiaTheme="minorEastAsia" w:hAnsi="Arial" w:cs="Arial"/>
            <w:sz w:val="22"/>
            <w:szCs w:val="22"/>
            <w:vertAlign w:val="subscript"/>
            <w:lang w:eastAsia="zh-CN"/>
          </w:rPr>
          <w:delText>6</w:delText>
        </w:r>
        <w:r w:rsidR="00B162CC" w:rsidRPr="00CF7E03" w:rsidDel="00F6257F">
          <w:rPr>
            <w:rFonts w:ascii="Arial" w:eastAsiaTheme="minorEastAsia" w:hAnsi="Arial" w:cs="Arial"/>
            <w:sz w:val="22"/>
            <w:szCs w:val="22"/>
            <w:lang w:eastAsia="zh-CN"/>
          </w:rPr>
          <w:delText>), C</w:delText>
        </w:r>
        <w:r w:rsidR="00B162CC" w:rsidRPr="00CF7E03" w:rsidDel="00F6257F">
          <w:rPr>
            <w:rFonts w:ascii="Arial" w:eastAsiaTheme="minorEastAsia" w:hAnsi="Arial" w:cs="Arial"/>
            <w:sz w:val="22"/>
            <w:szCs w:val="22"/>
            <w:vertAlign w:val="subscript"/>
            <w:lang w:eastAsia="zh-CN"/>
          </w:rPr>
          <w:delText>3</w:delText>
        </w:r>
        <w:r w:rsidR="00B162CC" w:rsidRPr="00CF7E03" w:rsidDel="00F6257F">
          <w:rPr>
            <w:rFonts w:ascii="Arial" w:eastAsiaTheme="minorEastAsia" w:hAnsi="Arial" w:cs="Arial"/>
            <w:sz w:val="22"/>
            <w:szCs w:val="22"/>
            <w:lang w:eastAsia="zh-CN"/>
          </w:rPr>
          <w:delText>-C</w:delText>
        </w:r>
        <w:r w:rsidR="00B162CC" w:rsidRPr="00CF7E03" w:rsidDel="00F6257F">
          <w:rPr>
            <w:rFonts w:ascii="Arial" w:eastAsiaTheme="minorEastAsia" w:hAnsi="Arial" w:cs="Arial"/>
            <w:sz w:val="22"/>
            <w:szCs w:val="22"/>
            <w:vertAlign w:val="subscript"/>
            <w:lang w:eastAsia="zh-CN"/>
          </w:rPr>
          <w:delText>5</w:delText>
        </w:r>
        <w:r w:rsidR="00B162CC" w:rsidRPr="00CF7E03" w:rsidDel="00F6257F">
          <w:rPr>
            <w:rFonts w:ascii="Arial" w:eastAsiaTheme="minorEastAsia" w:hAnsi="Arial" w:cs="Arial"/>
            <w:sz w:val="22"/>
            <w:szCs w:val="22"/>
            <w:lang w:eastAsia="zh-CN"/>
          </w:rPr>
          <w:delText>, aromatics, and coke. Given that</w:delText>
        </w:r>
      </w:del>
      <w:del w:id="1160" w:author="Zhang  Zihao" w:date="2024-08-13T22:36:00Z">
        <w:r w:rsidR="00B162CC" w:rsidRPr="00CF7E03" w:rsidDel="00BA6A5E">
          <w:rPr>
            <w:rFonts w:ascii="Arial" w:eastAsiaTheme="minorEastAsia" w:hAnsi="Arial" w:cs="Arial"/>
            <w:sz w:val="22"/>
            <w:szCs w:val="22"/>
            <w:lang w:eastAsia="zh-CN"/>
          </w:rPr>
          <w:delText xml:space="preserve"> C</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H</w:delText>
        </w:r>
        <w:r w:rsidR="00B162CC" w:rsidRPr="00CF7E03" w:rsidDel="00BA6A5E">
          <w:rPr>
            <w:rFonts w:ascii="Arial" w:eastAsiaTheme="minorEastAsia" w:hAnsi="Arial" w:cs="Arial"/>
            <w:sz w:val="22"/>
            <w:szCs w:val="22"/>
            <w:vertAlign w:val="subscript"/>
            <w:lang w:eastAsia="zh-CN"/>
          </w:rPr>
          <w:delText>2</w:delText>
        </w:r>
        <w:r w:rsidR="00B162CC" w:rsidRPr="00CF7E03" w:rsidDel="00BA6A5E">
          <w:rPr>
            <w:rFonts w:ascii="Arial" w:eastAsiaTheme="minorEastAsia" w:hAnsi="Arial" w:cs="Arial"/>
            <w:sz w:val="22"/>
            <w:szCs w:val="22"/>
            <w:lang w:eastAsia="zh-CN"/>
          </w:rPr>
          <w:delText xml:space="preserve"> is not thermodynamically favorable at low temperatures</w:delText>
        </w:r>
        <w:r w:rsidR="005C0D7F" w:rsidDel="00BA6A5E">
          <w:rPr>
            <w:rFonts w:ascii="Arial" w:eastAsiaTheme="minorEastAsia" w:hAnsi="Arial" w:cs="Arial" w:hint="eastAsia"/>
            <w:sz w:val="22"/>
            <w:szCs w:val="22"/>
            <w:lang w:eastAsia="zh-CN"/>
          </w:rPr>
          <w:delText xml:space="preserve"> </w:delText>
        </w:r>
        <w:r w:rsidR="005C0D7F" w:rsidRPr="00CF7E03" w:rsidDel="00BA6A5E">
          <w:rPr>
            <w:rFonts w:ascii="Arial" w:eastAsiaTheme="minorEastAsia" w:hAnsi="Arial" w:cs="Arial"/>
            <w:sz w:val="22"/>
            <w:szCs w:val="22"/>
            <w:lang w:eastAsia="zh-CN"/>
          </w:rPr>
          <w:delText>(&lt;1100 °C</w:delText>
        </w:r>
      </w:del>
      <w:del w:id="1161" w:author="Zhang  Zihao" w:date="2024-08-13T22:13:00Z">
        <w:r w:rsidR="005C0D7F" w:rsidRPr="00CF7E03" w:rsidDel="00F6257F">
          <w:rPr>
            <w:rFonts w:ascii="Arial" w:eastAsiaTheme="minorEastAsia" w:hAnsi="Arial" w:cs="Arial"/>
            <w:sz w:val="22"/>
            <w:szCs w:val="22"/>
            <w:lang w:eastAsia="zh-CN"/>
          </w:rPr>
          <w:delText>)</w:delText>
        </w:r>
        <w:r w:rsidR="00B162CC" w:rsidRPr="00CF7E03" w:rsidDel="00F6257F">
          <w:rPr>
            <w:rFonts w:ascii="Arial" w:eastAsiaTheme="minorEastAsia" w:hAnsi="Arial" w:cs="Arial"/>
            <w:sz w:val="22"/>
            <w:szCs w:val="22"/>
            <w:lang w:eastAsia="zh-CN"/>
          </w:rPr>
          <w:delText xml:space="preserve">, </w:delText>
        </w:r>
      </w:del>
      <w:del w:id="1162" w:author="Zhang  Zihao" w:date="2024-08-13T22:36:00Z">
        <w:r w:rsidR="00526E90" w:rsidRPr="00CF7E03" w:rsidDel="00BA6A5E">
          <w:rPr>
            <w:rFonts w:ascii="Arial" w:eastAsiaTheme="minorEastAsia" w:hAnsi="Arial" w:cs="Arial"/>
            <w:sz w:val="22"/>
            <w:szCs w:val="22"/>
            <w:lang w:eastAsia="zh-CN"/>
          </w:rPr>
          <w:delText xml:space="preserve">the </w:delText>
        </w:r>
        <w:r w:rsidR="00B162CC" w:rsidRPr="00CF7E03" w:rsidDel="00BA6A5E">
          <w:rPr>
            <w:rFonts w:ascii="Arial" w:eastAsiaTheme="minorEastAsia" w:hAnsi="Arial" w:cs="Arial"/>
            <w:sz w:val="22"/>
            <w:szCs w:val="22"/>
            <w:lang w:eastAsia="zh-CN"/>
          </w:rPr>
          <w:delText xml:space="preserve">formation of other hydrocarbons is inevitable. Therefore, it might be more practical to focus </w:delText>
        </w:r>
        <w:r w:rsidR="0011598D" w:rsidDel="00BA6A5E">
          <w:rPr>
            <w:rFonts w:ascii="Arial" w:eastAsiaTheme="minorEastAsia" w:hAnsi="Arial" w:cs="Arial" w:hint="eastAsia"/>
            <w:sz w:val="22"/>
            <w:szCs w:val="22"/>
            <w:lang w:eastAsia="zh-CN"/>
          </w:rPr>
          <w:delText xml:space="preserve">catalytic </w:delText>
        </w:r>
        <w:r w:rsidR="00763B49" w:rsidDel="00BA6A5E">
          <w:rPr>
            <w:rFonts w:ascii="Arial" w:eastAsiaTheme="minorEastAsia" w:hAnsi="Arial" w:cs="Arial"/>
            <w:sz w:val="22"/>
            <w:szCs w:val="22"/>
            <w:lang w:eastAsia="zh-CN"/>
          </w:rPr>
          <w:delText>TP</w:delText>
        </w:r>
        <w:r w:rsidR="00B162CC" w:rsidRPr="00CF7E03" w:rsidDel="00BA6A5E">
          <w:rPr>
            <w:rFonts w:ascii="Arial" w:eastAsiaTheme="minorEastAsia" w:hAnsi="Arial" w:cs="Arial"/>
            <w:sz w:val="22"/>
            <w:szCs w:val="22"/>
            <w:lang w:eastAsia="zh-CN"/>
          </w:rPr>
          <w:delText xml:space="preserve"> on selective </w:delText>
        </w:r>
        <w:r w:rsidR="00B632FE" w:rsidRPr="00CF7E03" w:rsidDel="00BA6A5E">
          <w:rPr>
            <w:rFonts w:ascii="Arial" w:eastAsiaTheme="minorEastAsia" w:hAnsi="Arial" w:cs="Arial"/>
            <w:sz w:val="22"/>
            <w:szCs w:val="22"/>
            <w:lang w:eastAsia="zh-CN"/>
          </w:rPr>
          <w:delText>CH</w:delText>
        </w:r>
        <w:r w:rsidR="00B632FE" w:rsidRPr="00CF7E03" w:rsidDel="00BA6A5E">
          <w:rPr>
            <w:rFonts w:ascii="Arial" w:eastAsiaTheme="minorEastAsia" w:hAnsi="Arial" w:cs="Arial"/>
            <w:sz w:val="22"/>
            <w:szCs w:val="22"/>
            <w:vertAlign w:val="subscript"/>
            <w:lang w:eastAsia="zh-CN"/>
          </w:rPr>
          <w:delText>4</w:delText>
        </w:r>
        <w:r w:rsidR="00B632FE" w:rsidRPr="00CF7E03" w:rsidDel="00BA6A5E">
          <w:rPr>
            <w:rFonts w:ascii="Arial" w:eastAsiaTheme="minorEastAsia" w:hAnsi="Arial" w:cs="Arial"/>
            <w:sz w:val="22"/>
            <w:szCs w:val="22"/>
            <w:lang w:eastAsia="zh-CN"/>
          </w:rPr>
          <w:delText xml:space="preserve"> conversion to C</w:delText>
        </w:r>
        <w:r w:rsidR="00B632FE" w:rsidRPr="00CF7E03" w:rsidDel="00BA6A5E">
          <w:rPr>
            <w:rFonts w:ascii="Arial" w:eastAsiaTheme="minorEastAsia" w:hAnsi="Arial" w:cs="Arial"/>
            <w:sz w:val="22"/>
            <w:szCs w:val="22"/>
            <w:vertAlign w:val="subscript"/>
            <w:lang w:eastAsia="zh-CN"/>
          </w:rPr>
          <w:delText>2</w:delText>
        </w:r>
        <w:r w:rsidR="00B632FE" w:rsidRPr="00CF7E03" w:rsidDel="00BA6A5E">
          <w:rPr>
            <w:rFonts w:ascii="Arial" w:eastAsiaTheme="minorEastAsia" w:hAnsi="Arial" w:cs="Arial"/>
            <w:sz w:val="22"/>
            <w:szCs w:val="22"/>
            <w:lang w:eastAsia="zh-CN"/>
          </w:rPr>
          <w:delText xml:space="preserve"> products or mixtures of C</w:delText>
        </w:r>
        <w:r w:rsidR="00B632FE" w:rsidRPr="00CF7E03" w:rsidDel="00BA6A5E">
          <w:rPr>
            <w:rFonts w:ascii="Arial" w:eastAsiaTheme="minorEastAsia" w:hAnsi="Arial" w:cs="Arial"/>
            <w:sz w:val="22"/>
            <w:szCs w:val="22"/>
            <w:vertAlign w:val="subscript"/>
            <w:lang w:eastAsia="zh-CN"/>
          </w:rPr>
          <w:delText>2</w:delText>
        </w:r>
        <w:r w:rsidR="00B632FE" w:rsidRPr="00CF7E03" w:rsidDel="00BA6A5E">
          <w:rPr>
            <w:rFonts w:ascii="Arial" w:eastAsiaTheme="minorEastAsia" w:hAnsi="Arial" w:cs="Arial"/>
            <w:sz w:val="22"/>
            <w:szCs w:val="22"/>
            <w:lang w:eastAsia="zh-CN"/>
          </w:rPr>
          <w:delText xml:space="preserve"> and other hydrocarbons with enhanced C</w:delText>
        </w:r>
        <w:r w:rsidR="00B632FE" w:rsidRPr="00CF7E03" w:rsidDel="00BA6A5E">
          <w:rPr>
            <w:rFonts w:ascii="Arial" w:eastAsiaTheme="minorEastAsia" w:hAnsi="Arial" w:cs="Arial"/>
            <w:sz w:val="22"/>
            <w:szCs w:val="22"/>
            <w:vertAlign w:val="subscript"/>
            <w:lang w:eastAsia="zh-CN"/>
          </w:rPr>
          <w:delText>2</w:delText>
        </w:r>
        <w:r w:rsidR="00B632FE" w:rsidRPr="00CF7E03" w:rsidDel="00BA6A5E">
          <w:rPr>
            <w:rFonts w:ascii="Arial" w:eastAsiaTheme="minorEastAsia" w:hAnsi="Arial" w:cs="Arial"/>
            <w:sz w:val="22"/>
            <w:szCs w:val="22"/>
            <w:lang w:eastAsia="zh-CN"/>
          </w:rPr>
          <w:delText>H</w:delText>
        </w:r>
        <w:r w:rsidR="00B632FE" w:rsidRPr="00CF7E03" w:rsidDel="00BA6A5E">
          <w:rPr>
            <w:rFonts w:ascii="Arial" w:eastAsiaTheme="minorEastAsia" w:hAnsi="Arial" w:cs="Arial"/>
            <w:sz w:val="22"/>
            <w:szCs w:val="22"/>
            <w:vertAlign w:val="subscript"/>
            <w:lang w:eastAsia="zh-CN"/>
          </w:rPr>
          <w:delText>2</w:delText>
        </w:r>
        <w:r w:rsidR="00B632FE" w:rsidRPr="00CF7E03" w:rsidDel="00BA6A5E">
          <w:rPr>
            <w:rFonts w:ascii="Arial" w:eastAsiaTheme="minorEastAsia" w:hAnsi="Arial" w:cs="Arial"/>
            <w:sz w:val="22"/>
            <w:szCs w:val="22"/>
            <w:lang w:eastAsia="zh-CN"/>
          </w:rPr>
          <w:delText xml:space="preserve"> selectivity.</w:delText>
        </w:r>
      </w:del>
    </w:p>
    <w:p w14:paraId="7C6DD7FF" w14:textId="4837C8B3" w:rsidR="00991745" w:rsidRPr="00CF7E03" w:rsidRDefault="00991745" w:rsidP="001017A8">
      <w:pPr>
        <w:pStyle w:val="ListParagraph"/>
        <w:spacing w:line="360" w:lineRule="auto"/>
        <w:ind w:left="0"/>
        <w:jc w:val="both"/>
        <w:rPr>
          <w:ins w:id="1163" w:author="Nabera  Abhinandan" w:date="2024-08-15T21:10:00Z"/>
          <w:rFonts w:ascii="Arial" w:eastAsiaTheme="minorEastAsia" w:hAnsi="Arial" w:cs="Arial"/>
          <w:sz w:val="22"/>
          <w:szCs w:val="22"/>
          <w:lang w:eastAsia="zh-CN"/>
        </w:rPr>
      </w:pPr>
    </w:p>
    <w:p w14:paraId="586E1FFD" w14:textId="5B6433F7" w:rsidR="00F23B1B" w:rsidRDefault="009D3D3F" w:rsidP="001017A8">
      <w:pPr>
        <w:pStyle w:val="ListParagraph"/>
        <w:spacing w:line="360" w:lineRule="auto"/>
        <w:ind w:left="0" w:firstLine="504"/>
        <w:jc w:val="both"/>
        <w:rPr>
          <w:ins w:id="1164" w:author="Zhang  Zihao" w:date="2024-08-13T22:34:00Z"/>
          <w:rFonts w:ascii="Arial" w:eastAsiaTheme="minorEastAsia" w:hAnsi="Arial" w:cs="Arial"/>
          <w:sz w:val="22"/>
          <w:szCs w:val="22"/>
          <w:lang w:eastAsia="zh-CN"/>
        </w:rPr>
      </w:pPr>
      <w:ins w:id="1165" w:author="Zhang  Zihao" w:date="2024-08-13T22:34:00Z">
        <w:r>
          <w:rPr>
            <w:rFonts w:ascii="Arial" w:eastAsiaTheme="minorEastAsia" w:hAnsi="Arial" w:cs="Arial" w:hint="eastAsia"/>
            <w:sz w:val="22"/>
            <w:szCs w:val="22"/>
            <w:lang w:eastAsia="zh-CN"/>
          </w:rPr>
          <w:t>C</w:t>
        </w:r>
      </w:ins>
      <w:del w:id="1166" w:author="Zhang  Zihao" w:date="2024-08-13T22:33:00Z">
        <w:r w:rsidR="00B632FE" w:rsidRPr="00CF7E03" w:rsidDel="009D3D3F">
          <w:rPr>
            <w:rFonts w:ascii="Arial" w:eastAsiaTheme="minorEastAsia" w:hAnsi="Arial" w:cs="Arial"/>
            <w:sz w:val="22"/>
            <w:szCs w:val="22"/>
            <w:lang w:eastAsia="zh-CN"/>
          </w:rPr>
          <w:delText xml:space="preserve">Without significant advancements in </w:delText>
        </w:r>
      </w:del>
      <w:del w:id="1167" w:author="Zhang  Zihao" w:date="2024-08-13T22:29:00Z">
        <w:r w:rsidR="00B632FE" w:rsidRPr="00CF7E03" w:rsidDel="006D67AF">
          <w:rPr>
            <w:rFonts w:ascii="Arial" w:eastAsiaTheme="minorEastAsia" w:hAnsi="Arial" w:cs="Arial"/>
            <w:sz w:val="22"/>
            <w:szCs w:val="22"/>
            <w:lang w:eastAsia="zh-CN"/>
          </w:rPr>
          <w:delText xml:space="preserve">alternative </w:delText>
        </w:r>
      </w:del>
      <w:del w:id="1168" w:author="Zhang  Zihao" w:date="2024-08-13T22:33:00Z">
        <w:r w:rsidR="00B632FE" w:rsidRPr="00CF7E03" w:rsidDel="009D3D3F">
          <w:rPr>
            <w:rFonts w:ascii="Arial" w:eastAsiaTheme="minorEastAsia" w:hAnsi="Arial" w:cs="Arial"/>
            <w:sz w:val="22"/>
            <w:szCs w:val="22"/>
            <w:lang w:eastAsia="zh-CN"/>
          </w:rPr>
          <w:delText xml:space="preserve">technologies, </w:delText>
        </w:r>
      </w:del>
      <w:del w:id="1169" w:author="Zhang  Zihao" w:date="2024-08-13T22:31:00Z">
        <w:r w:rsidR="00DD165E" w:rsidRPr="00CF7E03" w:rsidDel="00012D91">
          <w:rPr>
            <w:rFonts w:ascii="Arial" w:eastAsiaTheme="minorEastAsia" w:hAnsi="Arial" w:cs="Arial"/>
            <w:sz w:val="22"/>
            <w:szCs w:val="22"/>
            <w:lang w:eastAsia="zh-CN"/>
          </w:rPr>
          <w:delText>well</w:delText>
        </w:r>
        <w:r w:rsidR="00DD165E" w:rsidRPr="00CF7E03" w:rsidDel="00012D91">
          <w:rPr>
            <w:rFonts w:ascii="Arial" w:eastAsiaTheme="minorEastAsia" w:hAnsi="Arial" w:cs="Arial"/>
            <w:sz w:val="22"/>
            <w:szCs w:val="22"/>
            <w:lang w:eastAsia="zh-CN"/>
          </w:rPr>
          <w:noBreakHyphen/>
          <w:delText>established</w:delText>
        </w:r>
      </w:del>
      <w:ins w:id="1170" w:author="Zhang  Zihao" w:date="2024-08-13T22:31:00Z">
        <w:r w:rsidR="00012D91">
          <w:rPr>
            <w:rFonts w:ascii="Arial" w:eastAsiaTheme="minorEastAsia" w:hAnsi="Arial" w:cs="Arial" w:hint="eastAsia"/>
            <w:sz w:val="22"/>
            <w:szCs w:val="22"/>
            <w:lang w:eastAsia="zh-CN"/>
          </w:rPr>
          <w:t>ommercial</w:t>
        </w:r>
      </w:ins>
      <w:r w:rsidR="00DD165E" w:rsidRPr="00CF7E03">
        <w:rPr>
          <w:rFonts w:ascii="Arial" w:eastAsiaTheme="minorEastAsia" w:hAnsi="Arial" w:cs="Arial"/>
          <w:sz w:val="22"/>
          <w:szCs w:val="22"/>
          <w:lang w:eastAsia="zh-CN"/>
        </w:rPr>
        <w:t xml:space="preserve"> </w:t>
      </w:r>
      <w:ins w:id="1171" w:author="Zhang  Zihao" w:date="2024-08-13T23:33:00Z">
        <w:r w:rsidR="004D42EA" w:rsidRPr="00CF7E03">
          <w:rPr>
            <w:rFonts w:ascii="Arial" w:eastAsiaTheme="minorEastAsia" w:hAnsi="Arial" w:cs="Arial"/>
            <w:sz w:val="22"/>
            <w:szCs w:val="22"/>
            <w:lang w:eastAsia="zh-CN"/>
          </w:rPr>
          <w:t>C</w:t>
        </w:r>
        <w:r w:rsidR="004D42EA" w:rsidRPr="00CF7E03">
          <w:rPr>
            <w:rFonts w:ascii="Arial" w:eastAsiaTheme="minorEastAsia" w:hAnsi="Arial" w:cs="Arial"/>
            <w:sz w:val="22"/>
            <w:szCs w:val="22"/>
            <w:vertAlign w:val="subscript"/>
            <w:lang w:eastAsia="zh-CN"/>
          </w:rPr>
          <w:t>2</w:t>
        </w:r>
        <w:r w:rsidR="004D42EA" w:rsidRPr="00CF7E03">
          <w:rPr>
            <w:rFonts w:ascii="Arial" w:eastAsiaTheme="minorEastAsia" w:hAnsi="Arial" w:cs="Arial"/>
            <w:sz w:val="22"/>
            <w:szCs w:val="22"/>
            <w:lang w:eastAsia="zh-CN"/>
          </w:rPr>
          <w:t>H</w:t>
        </w:r>
        <w:r w:rsidR="004D42EA" w:rsidRPr="00CF7E03">
          <w:rPr>
            <w:rFonts w:ascii="Arial" w:eastAsiaTheme="minorEastAsia" w:hAnsi="Arial" w:cs="Arial"/>
            <w:sz w:val="22"/>
            <w:szCs w:val="22"/>
            <w:vertAlign w:val="subscript"/>
            <w:lang w:eastAsia="zh-CN"/>
          </w:rPr>
          <w:t>2</w:t>
        </w:r>
        <w:r w:rsidR="004D42EA" w:rsidRPr="00CF7E03">
          <w:rPr>
            <w:rFonts w:ascii="Arial" w:hAnsi="Arial" w:cs="Arial"/>
            <w:sz w:val="22"/>
            <w:szCs w:val="22"/>
          </w:rPr>
          <w:t xml:space="preserve"> </w:t>
        </w:r>
        <w:r w:rsidR="004D42EA" w:rsidRPr="00CF7E03">
          <w:rPr>
            <w:rFonts w:ascii="Arial" w:eastAsiaTheme="minorEastAsia" w:hAnsi="Arial" w:cs="Arial"/>
            <w:sz w:val="22"/>
            <w:szCs w:val="22"/>
            <w:lang w:eastAsia="zh-CN"/>
          </w:rPr>
          <w:t xml:space="preserve">production </w:t>
        </w:r>
      </w:ins>
      <w:r w:rsidR="00DD165E" w:rsidRPr="00CF7E03">
        <w:rPr>
          <w:rFonts w:ascii="Arial" w:eastAsiaTheme="minorEastAsia" w:hAnsi="Arial" w:cs="Arial"/>
          <w:sz w:val="22"/>
          <w:szCs w:val="22"/>
          <w:lang w:eastAsia="zh-CN"/>
        </w:rPr>
        <w:t>technologies</w:t>
      </w:r>
      <w:ins w:id="1172" w:author="Zhang  Zihao" w:date="2024-08-13T22:31:00Z">
        <w:r w:rsidR="00012D91">
          <w:rPr>
            <w:rFonts w:ascii="Arial" w:eastAsiaTheme="minorEastAsia" w:hAnsi="Arial" w:cs="Arial" w:hint="eastAsia"/>
            <w:sz w:val="22"/>
            <w:szCs w:val="22"/>
            <w:lang w:eastAsia="zh-CN"/>
          </w:rPr>
          <w:t xml:space="preserve"> </w:t>
        </w:r>
      </w:ins>
      <w:del w:id="1173" w:author="Zhang  Zihao" w:date="2024-08-13T22:31:00Z">
        <w:r w:rsidR="00CC7B69" w:rsidRPr="00CF7E03" w:rsidDel="00012D91">
          <w:rPr>
            <w:rFonts w:ascii="Arial" w:eastAsiaTheme="minorEastAsia" w:hAnsi="Arial" w:cs="Arial"/>
            <w:sz w:val="22"/>
            <w:szCs w:val="22"/>
            <w:lang w:eastAsia="zh-CN"/>
          </w:rPr>
          <w:delText xml:space="preserve">, particularly </w:delText>
        </w:r>
        <w:r w:rsidR="00552AE0" w:rsidRPr="00CF7E03" w:rsidDel="00012D91">
          <w:rPr>
            <w:rFonts w:ascii="Arial" w:eastAsiaTheme="minorEastAsia" w:hAnsi="Arial" w:cs="Arial"/>
            <w:sz w:val="22"/>
            <w:szCs w:val="22"/>
            <w:lang w:eastAsia="zh-CN"/>
          </w:rPr>
          <w:delText>coal</w:delText>
        </w:r>
        <w:r w:rsidR="00552AE0" w:rsidRPr="00CF7E03" w:rsidDel="00012D91">
          <w:rPr>
            <w:rFonts w:ascii="Arial" w:eastAsiaTheme="minorEastAsia" w:hAnsi="Arial" w:cs="Arial"/>
            <w:sz w:val="22"/>
            <w:szCs w:val="22"/>
            <w:lang w:eastAsia="zh-CN"/>
          </w:rPr>
          <w:noBreakHyphen/>
          <w:delText>derived CaC</w:delText>
        </w:r>
        <w:r w:rsidR="00552AE0" w:rsidRPr="00CF7E03" w:rsidDel="00012D91">
          <w:rPr>
            <w:rFonts w:ascii="Arial" w:eastAsiaTheme="minorEastAsia" w:hAnsi="Arial" w:cs="Arial"/>
            <w:sz w:val="22"/>
            <w:szCs w:val="22"/>
            <w:vertAlign w:val="subscript"/>
            <w:lang w:eastAsia="zh-CN"/>
          </w:rPr>
          <w:delText>2</w:delText>
        </w:r>
        <w:r w:rsidR="00552AE0" w:rsidRPr="00CF7E03" w:rsidDel="00012D91">
          <w:rPr>
            <w:rFonts w:ascii="Arial" w:eastAsiaTheme="minorEastAsia" w:hAnsi="Arial" w:cs="Arial"/>
            <w:sz w:val="22"/>
            <w:szCs w:val="22"/>
            <w:lang w:eastAsia="zh-CN"/>
          </w:rPr>
          <w:delText xml:space="preserve"> (prevalent in China) and natural gas</w:delText>
        </w:r>
        <w:r w:rsidR="00552AE0" w:rsidRPr="00CF7E03" w:rsidDel="00012D91">
          <w:rPr>
            <w:rFonts w:ascii="Arial" w:eastAsiaTheme="minorEastAsia" w:hAnsi="Arial" w:cs="Arial"/>
            <w:sz w:val="22"/>
            <w:szCs w:val="22"/>
            <w:lang w:eastAsia="zh-CN"/>
          </w:rPr>
          <w:noBreakHyphen/>
          <w:delText xml:space="preserve">derived </w:delText>
        </w:r>
        <w:r w:rsidR="00763B49" w:rsidDel="00012D91">
          <w:rPr>
            <w:rFonts w:ascii="Arial" w:eastAsiaTheme="minorEastAsia" w:hAnsi="Arial" w:cs="Arial"/>
            <w:sz w:val="22"/>
            <w:szCs w:val="22"/>
            <w:lang w:eastAsia="zh-CN"/>
          </w:rPr>
          <w:delText>PC</w:delText>
        </w:r>
        <w:r w:rsidR="00CC7B69" w:rsidRPr="00CF7E03" w:rsidDel="00012D91">
          <w:rPr>
            <w:rFonts w:ascii="Arial" w:eastAsiaTheme="minorEastAsia" w:hAnsi="Arial" w:cs="Arial"/>
            <w:sz w:val="22"/>
            <w:szCs w:val="22"/>
            <w:lang w:eastAsia="zh-CN"/>
          </w:rPr>
          <w:delText>,</w:delText>
        </w:r>
        <w:r w:rsidR="00552AE0" w:rsidRPr="00CF7E03" w:rsidDel="00012D91">
          <w:rPr>
            <w:rFonts w:ascii="Arial" w:eastAsiaTheme="minorEastAsia" w:hAnsi="Arial" w:cs="Arial"/>
            <w:sz w:val="22"/>
            <w:szCs w:val="22"/>
            <w:lang w:eastAsia="zh-CN"/>
          </w:rPr>
          <w:delText xml:space="preserve"> </w:delText>
        </w:r>
      </w:del>
      <w:del w:id="1174" w:author="Zhang  Zihao" w:date="2024-08-13T22:33:00Z">
        <w:r w:rsidR="00CC7B69" w:rsidRPr="00CF7E03" w:rsidDel="009D3D3F">
          <w:rPr>
            <w:rFonts w:ascii="Arial" w:eastAsiaTheme="minorEastAsia" w:hAnsi="Arial" w:cs="Arial"/>
            <w:sz w:val="22"/>
            <w:szCs w:val="22"/>
            <w:lang w:eastAsia="zh-CN"/>
          </w:rPr>
          <w:delText xml:space="preserve">will continue to </w:delText>
        </w:r>
      </w:del>
      <w:del w:id="1175" w:author="Zhang  Zihao" w:date="2024-08-13T23:33:00Z">
        <w:r w:rsidR="00552AE0" w:rsidRPr="00CF7E03" w:rsidDel="004D42EA">
          <w:rPr>
            <w:rFonts w:ascii="Arial" w:eastAsiaTheme="minorEastAsia" w:hAnsi="Arial" w:cs="Arial"/>
            <w:sz w:val="22"/>
            <w:szCs w:val="22"/>
            <w:lang w:eastAsia="zh-CN"/>
          </w:rPr>
          <w:delText xml:space="preserve">dominate </w:delText>
        </w:r>
        <w:r w:rsidR="00CC7B69" w:rsidRPr="00CF7E03" w:rsidDel="004D42EA">
          <w:rPr>
            <w:rFonts w:ascii="Arial" w:eastAsiaTheme="minorEastAsia" w:hAnsi="Arial" w:cs="Arial"/>
            <w:sz w:val="22"/>
            <w:szCs w:val="22"/>
            <w:lang w:eastAsia="zh-CN"/>
          </w:rPr>
          <w:delText>C</w:delText>
        </w:r>
        <w:r w:rsidR="00CC7B69" w:rsidRPr="00CF7E03" w:rsidDel="004D42EA">
          <w:rPr>
            <w:rFonts w:ascii="Arial" w:eastAsiaTheme="minorEastAsia" w:hAnsi="Arial" w:cs="Arial"/>
            <w:sz w:val="22"/>
            <w:szCs w:val="22"/>
            <w:vertAlign w:val="subscript"/>
            <w:lang w:eastAsia="zh-CN"/>
          </w:rPr>
          <w:delText>2</w:delText>
        </w:r>
        <w:r w:rsidR="00CC7B69" w:rsidRPr="00CF7E03" w:rsidDel="004D42EA">
          <w:rPr>
            <w:rFonts w:ascii="Arial" w:eastAsiaTheme="minorEastAsia" w:hAnsi="Arial" w:cs="Arial"/>
            <w:sz w:val="22"/>
            <w:szCs w:val="22"/>
            <w:lang w:eastAsia="zh-CN"/>
          </w:rPr>
          <w:delText>H</w:delText>
        </w:r>
        <w:r w:rsidR="00CC7B69" w:rsidRPr="00CF7E03" w:rsidDel="004D42EA">
          <w:rPr>
            <w:rFonts w:ascii="Arial" w:eastAsiaTheme="minorEastAsia" w:hAnsi="Arial" w:cs="Arial"/>
            <w:sz w:val="22"/>
            <w:szCs w:val="22"/>
            <w:vertAlign w:val="subscript"/>
            <w:lang w:eastAsia="zh-CN"/>
          </w:rPr>
          <w:delText>2</w:delText>
        </w:r>
        <w:r w:rsidR="00CC7B69" w:rsidRPr="00CF7E03" w:rsidDel="004D42EA">
          <w:rPr>
            <w:rFonts w:ascii="Arial" w:hAnsi="Arial" w:cs="Arial"/>
            <w:sz w:val="22"/>
            <w:szCs w:val="22"/>
          </w:rPr>
          <w:delText xml:space="preserve"> </w:delText>
        </w:r>
        <w:r w:rsidR="00CC7B69" w:rsidRPr="00CF7E03" w:rsidDel="004D42EA">
          <w:rPr>
            <w:rFonts w:ascii="Arial" w:eastAsiaTheme="minorEastAsia" w:hAnsi="Arial" w:cs="Arial"/>
            <w:sz w:val="22"/>
            <w:szCs w:val="22"/>
            <w:lang w:eastAsia="zh-CN"/>
          </w:rPr>
          <w:delText>production</w:delText>
        </w:r>
      </w:del>
      <w:del w:id="1176" w:author="Zhang  Zihao" w:date="2024-08-13T22:31:00Z">
        <w:r w:rsidR="00CC7B69" w:rsidRPr="00CF7E03" w:rsidDel="00D95C49">
          <w:rPr>
            <w:rFonts w:ascii="Arial" w:eastAsiaTheme="minorEastAsia" w:hAnsi="Arial" w:cs="Arial"/>
            <w:sz w:val="22"/>
            <w:szCs w:val="22"/>
            <w:lang w:eastAsia="zh-CN"/>
          </w:rPr>
          <w:delText xml:space="preserve"> </w:delText>
        </w:r>
        <w:r w:rsidR="00552AE0" w:rsidRPr="00CF7E03" w:rsidDel="00D95C49">
          <w:rPr>
            <w:rFonts w:ascii="Arial" w:eastAsiaTheme="minorEastAsia" w:hAnsi="Arial" w:cs="Arial"/>
            <w:sz w:val="22"/>
            <w:szCs w:val="22"/>
            <w:lang w:eastAsia="zh-CN"/>
          </w:rPr>
          <w:delText xml:space="preserve">from an economic </w:delText>
        </w:r>
        <w:r w:rsidR="00CC7B69" w:rsidRPr="00CF7E03" w:rsidDel="00D95C49">
          <w:rPr>
            <w:rFonts w:ascii="Arial" w:eastAsiaTheme="minorEastAsia" w:hAnsi="Arial" w:cs="Arial"/>
            <w:sz w:val="22"/>
            <w:szCs w:val="22"/>
            <w:lang w:eastAsia="zh-CN"/>
          </w:rPr>
          <w:delText>perspective</w:delText>
        </w:r>
        <w:r w:rsidR="00552AE0" w:rsidRPr="00CF7E03" w:rsidDel="00D95C49">
          <w:rPr>
            <w:rFonts w:ascii="Arial" w:eastAsiaTheme="minorEastAsia" w:hAnsi="Arial" w:cs="Arial"/>
            <w:sz w:val="22"/>
            <w:szCs w:val="22"/>
            <w:lang w:eastAsia="zh-CN"/>
          </w:rPr>
          <w:delText xml:space="preserve"> (</w:delText>
        </w:r>
        <w:r w:rsidR="00552AE0" w:rsidRPr="00CF7E03" w:rsidDel="00D95C49">
          <w:rPr>
            <w:rFonts w:ascii="Arial" w:eastAsiaTheme="minorEastAsia" w:hAnsi="Arial" w:cs="Arial"/>
            <w:b/>
            <w:bCs/>
            <w:sz w:val="22"/>
            <w:szCs w:val="22"/>
            <w:lang w:eastAsia="zh-CN"/>
          </w:rPr>
          <w:delText>Fig</w:delText>
        </w:r>
        <w:r w:rsidR="00B65919" w:rsidRPr="00CF7E03" w:rsidDel="00D95C49">
          <w:rPr>
            <w:rFonts w:ascii="Arial" w:eastAsiaTheme="minorEastAsia" w:hAnsi="Arial" w:cs="Arial"/>
            <w:b/>
            <w:bCs/>
            <w:sz w:val="22"/>
            <w:szCs w:val="22"/>
            <w:lang w:eastAsia="zh-CN"/>
          </w:rPr>
          <w:delText>. </w:delText>
        </w:r>
        <w:r w:rsidR="00552AE0" w:rsidRPr="00CF7E03" w:rsidDel="00D95C49">
          <w:rPr>
            <w:rFonts w:ascii="Arial" w:eastAsiaTheme="minorEastAsia" w:hAnsi="Arial" w:cs="Arial"/>
            <w:b/>
            <w:bCs/>
            <w:sz w:val="22"/>
            <w:szCs w:val="22"/>
            <w:lang w:eastAsia="zh-CN"/>
          </w:rPr>
          <w:delText>7b</w:delText>
        </w:r>
        <w:r w:rsidR="00552AE0" w:rsidRPr="00CF7E03" w:rsidDel="00D95C49">
          <w:rPr>
            <w:rFonts w:ascii="Arial" w:eastAsiaTheme="minorEastAsia" w:hAnsi="Arial" w:cs="Arial"/>
            <w:sz w:val="22"/>
            <w:szCs w:val="22"/>
            <w:lang w:eastAsia="zh-CN"/>
          </w:rPr>
          <w:delText>)</w:delText>
        </w:r>
      </w:del>
      <w:del w:id="1177" w:author="Zhang  Zihao" w:date="2024-08-13T22:33:00Z">
        <w:r w:rsidR="00552AE0" w:rsidRPr="00CF7E03" w:rsidDel="009D3D3F">
          <w:rPr>
            <w:rFonts w:ascii="Arial" w:eastAsiaTheme="minorEastAsia" w:hAnsi="Arial" w:cs="Arial"/>
            <w:sz w:val="22"/>
            <w:szCs w:val="22"/>
            <w:lang w:eastAsia="zh-CN"/>
          </w:rPr>
          <w:delText>.</w:delText>
        </w:r>
        <w:r w:rsidR="00CC7B69" w:rsidRPr="00CF7E03" w:rsidDel="009D3D3F">
          <w:rPr>
            <w:rFonts w:ascii="Arial" w:eastAsiaTheme="minorEastAsia" w:hAnsi="Arial" w:cs="Arial"/>
            <w:sz w:val="22"/>
            <w:szCs w:val="22"/>
            <w:lang w:eastAsia="zh-CN"/>
          </w:rPr>
          <w:delText xml:space="preserve"> However</w:delText>
        </w:r>
      </w:del>
      <w:del w:id="1178" w:author="Zhang  Zihao" w:date="2024-08-13T23:29:00Z">
        <w:r w:rsidR="00CC7B69" w:rsidRPr="00CF7E03" w:rsidDel="00B42180">
          <w:rPr>
            <w:rFonts w:ascii="Arial" w:eastAsiaTheme="minorEastAsia" w:hAnsi="Arial" w:cs="Arial"/>
            <w:sz w:val="22"/>
            <w:szCs w:val="22"/>
            <w:lang w:eastAsia="zh-CN"/>
          </w:rPr>
          <w:delText>,</w:delText>
        </w:r>
      </w:del>
      <w:del w:id="1179" w:author="Zhang  Zihao" w:date="2024-08-13T23:33:00Z">
        <w:r w:rsidR="00CC7B69" w:rsidRPr="00CF7E03" w:rsidDel="004D42EA">
          <w:rPr>
            <w:rFonts w:ascii="Arial" w:eastAsiaTheme="minorEastAsia" w:hAnsi="Arial" w:cs="Arial"/>
            <w:sz w:val="22"/>
            <w:szCs w:val="22"/>
            <w:lang w:eastAsia="zh-CN"/>
          </w:rPr>
          <w:delText xml:space="preserve"> </w:delText>
        </w:r>
      </w:del>
      <w:del w:id="1180" w:author="Zhang  Zihao" w:date="2024-08-13T23:29:00Z">
        <w:r w:rsidR="00CC7B69" w:rsidRPr="00CF7E03" w:rsidDel="005E4F02">
          <w:rPr>
            <w:rFonts w:ascii="Arial" w:eastAsiaTheme="minorEastAsia" w:hAnsi="Arial" w:cs="Arial"/>
            <w:sz w:val="22"/>
            <w:szCs w:val="22"/>
            <w:lang w:eastAsia="zh-CN"/>
          </w:rPr>
          <w:delText>these routes</w:delText>
        </w:r>
      </w:del>
      <w:del w:id="1181" w:author="Zhang  Zihao" w:date="2024-08-13T23:33:00Z">
        <w:r w:rsidR="00CC7B69" w:rsidRPr="00CF7E03" w:rsidDel="004D42EA">
          <w:rPr>
            <w:rFonts w:ascii="Arial" w:eastAsiaTheme="minorEastAsia" w:hAnsi="Arial" w:cs="Arial"/>
            <w:sz w:val="22"/>
            <w:szCs w:val="22"/>
            <w:lang w:eastAsia="zh-CN"/>
          </w:rPr>
          <w:delText xml:space="preserve"> </w:delText>
        </w:r>
      </w:del>
      <w:r w:rsidR="00CC7B69" w:rsidRPr="00CF7E03">
        <w:rPr>
          <w:rFonts w:ascii="Arial" w:eastAsiaTheme="minorEastAsia" w:hAnsi="Arial" w:cs="Arial"/>
          <w:sz w:val="22"/>
          <w:szCs w:val="22"/>
          <w:lang w:eastAsia="zh-CN"/>
        </w:rPr>
        <w:t xml:space="preserve">have </w:t>
      </w:r>
      <w:ins w:id="1182" w:author="Zhang  Zihao" w:date="2024-08-13T23:29:00Z">
        <w:r w:rsidR="005E4F02">
          <w:rPr>
            <w:rFonts w:ascii="Arial" w:eastAsiaTheme="minorEastAsia" w:hAnsi="Arial" w:cs="Arial" w:hint="eastAsia"/>
            <w:sz w:val="22"/>
            <w:szCs w:val="22"/>
            <w:lang w:eastAsia="zh-CN"/>
          </w:rPr>
          <w:t xml:space="preserve">significant </w:t>
        </w:r>
      </w:ins>
      <w:del w:id="1183" w:author="Zhang  Zihao" w:date="2024-08-13T23:29:00Z">
        <w:r w:rsidR="00CC7B69" w:rsidRPr="00CF7E03" w:rsidDel="005E4F02">
          <w:rPr>
            <w:rFonts w:ascii="Arial" w:eastAsiaTheme="minorEastAsia" w:hAnsi="Arial" w:cs="Arial"/>
            <w:sz w:val="22"/>
            <w:szCs w:val="22"/>
            <w:lang w:eastAsia="zh-CN"/>
          </w:rPr>
          <w:delText xml:space="preserve">high </w:delText>
        </w:r>
      </w:del>
      <w:r w:rsidR="00CC7B69" w:rsidRPr="00CF7E03">
        <w:rPr>
          <w:rFonts w:ascii="Arial" w:eastAsiaTheme="minorEastAsia" w:hAnsi="Arial" w:cs="Arial"/>
          <w:sz w:val="22"/>
          <w:szCs w:val="22"/>
          <w:lang w:eastAsia="zh-CN"/>
        </w:rPr>
        <w:t>climate</w:t>
      </w:r>
      <w:del w:id="1184" w:author="Zhang  Zihao" w:date="2024-08-13T23:29:00Z">
        <w:r w:rsidR="00CC7B69" w:rsidRPr="00CF7E03" w:rsidDel="005E4F02">
          <w:rPr>
            <w:rFonts w:ascii="Arial" w:eastAsiaTheme="minorEastAsia" w:hAnsi="Arial" w:cs="Arial"/>
            <w:sz w:val="22"/>
            <w:szCs w:val="22"/>
            <w:lang w:eastAsia="zh-CN"/>
          </w:rPr>
          <w:delText xml:space="preserve"> change</w:delText>
        </w:r>
      </w:del>
      <w:r w:rsidR="00CC7B69" w:rsidRPr="00CF7E03">
        <w:rPr>
          <w:rFonts w:ascii="Arial" w:eastAsiaTheme="minorEastAsia" w:hAnsi="Arial" w:cs="Arial"/>
          <w:sz w:val="22"/>
          <w:szCs w:val="22"/>
          <w:lang w:eastAsia="zh-CN"/>
        </w:rPr>
        <w:t xml:space="preserve"> impacts</w:t>
      </w:r>
      <w:del w:id="1185" w:author="Zhang  Zihao" w:date="2024-08-13T22:32:00Z">
        <w:r w:rsidR="00CC7B69" w:rsidRPr="00CF7E03" w:rsidDel="00D95C49">
          <w:rPr>
            <w:rFonts w:ascii="Arial" w:eastAsiaTheme="minorEastAsia" w:hAnsi="Arial" w:cs="Arial"/>
            <w:sz w:val="22"/>
            <w:szCs w:val="22"/>
            <w:lang w:eastAsia="zh-CN"/>
          </w:rPr>
          <w:delText xml:space="preserve"> (</w:delText>
        </w:r>
        <w:r w:rsidR="00CC7B69" w:rsidRPr="00CF7E03" w:rsidDel="00D95C49">
          <w:rPr>
            <w:rFonts w:ascii="Arial" w:eastAsiaTheme="minorEastAsia" w:hAnsi="Arial" w:cs="Arial"/>
            <w:b/>
            <w:bCs/>
            <w:sz w:val="22"/>
            <w:szCs w:val="22"/>
            <w:lang w:eastAsia="zh-CN"/>
          </w:rPr>
          <w:delText>Fig</w:delText>
        </w:r>
        <w:r w:rsidR="00B65919" w:rsidRPr="00CF7E03" w:rsidDel="00D95C49">
          <w:rPr>
            <w:rFonts w:ascii="Arial" w:eastAsiaTheme="minorEastAsia" w:hAnsi="Arial" w:cs="Arial"/>
            <w:b/>
            <w:bCs/>
            <w:sz w:val="22"/>
            <w:szCs w:val="22"/>
            <w:lang w:eastAsia="zh-CN"/>
          </w:rPr>
          <w:delText>. </w:delText>
        </w:r>
        <w:r w:rsidR="00CC7B69" w:rsidRPr="00CF7E03" w:rsidDel="00D95C49">
          <w:rPr>
            <w:rFonts w:ascii="Arial" w:eastAsiaTheme="minorEastAsia" w:hAnsi="Arial" w:cs="Arial"/>
            <w:b/>
            <w:bCs/>
            <w:sz w:val="22"/>
            <w:szCs w:val="22"/>
            <w:lang w:eastAsia="zh-CN"/>
          </w:rPr>
          <w:delText>7a</w:delText>
        </w:r>
        <w:r w:rsidR="00CC7B69" w:rsidRPr="00CF7E03" w:rsidDel="00D95C49">
          <w:rPr>
            <w:rFonts w:ascii="Arial" w:eastAsiaTheme="minorEastAsia" w:hAnsi="Arial" w:cs="Arial"/>
            <w:sz w:val="22"/>
            <w:szCs w:val="22"/>
            <w:lang w:eastAsia="zh-CN"/>
          </w:rPr>
          <w:delText>)</w:delText>
        </w:r>
      </w:del>
      <w:r w:rsidR="00CC7B69" w:rsidRPr="00CF7E03">
        <w:rPr>
          <w:rFonts w:ascii="Arial" w:eastAsiaTheme="minorEastAsia" w:hAnsi="Arial" w:cs="Arial"/>
          <w:sz w:val="22"/>
          <w:szCs w:val="22"/>
          <w:lang w:eastAsia="zh-CN"/>
        </w:rPr>
        <w:t>, particularly the CaC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 xml:space="preserve"> route (12</w:t>
      </w:r>
      <w:r w:rsidR="00BD148C">
        <w:rPr>
          <w:rFonts w:ascii="Arial" w:eastAsiaTheme="minorEastAsia" w:hAnsi="Arial" w:cs="Arial" w:hint="eastAsia"/>
          <w:sz w:val="22"/>
          <w:szCs w:val="22"/>
          <w:lang w:eastAsia="zh-CN"/>
        </w:rPr>
        <w:t>.9</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CO</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-eq</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vertAlign w:val="superscript"/>
          <w:lang w:eastAsia="zh-CN"/>
        </w:rPr>
        <w:t>–</w:t>
      </w:r>
      <w:r w:rsidR="00CC7B69" w:rsidRPr="00CF7E03">
        <w:rPr>
          <w:rFonts w:ascii="Arial" w:eastAsiaTheme="minorEastAsia" w:hAnsi="Arial" w:cs="Arial"/>
          <w:sz w:val="22"/>
          <w:szCs w:val="22"/>
          <w:vertAlign w:val="superscript"/>
          <w:lang w:eastAsia="zh-CN"/>
        </w:rPr>
        <w:t>1</w:t>
      </w:r>
      <w:r w:rsidR="00CC7B69" w:rsidRPr="00CF7E03">
        <w:rPr>
          <w:rFonts w:ascii="Arial" w:eastAsiaTheme="minorEastAsia" w:hAnsi="Arial" w:cs="Arial"/>
          <w:sz w:val="22"/>
          <w:szCs w:val="22"/>
          <w:lang w:eastAsia="zh-CN"/>
        </w:rPr>
        <w:t>). In</w:t>
      </w:r>
      <w:ins w:id="1186" w:author="Zhang  Zihao" w:date="2024-08-13T23:30:00Z">
        <w:r w:rsidR="00F0675B">
          <w:rPr>
            <w:rFonts w:ascii="Arial" w:eastAsiaTheme="minorEastAsia" w:hAnsi="Arial" w:cs="Arial" w:hint="eastAsia"/>
            <w:sz w:val="22"/>
            <w:szCs w:val="22"/>
            <w:lang w:eastAsia="zh-CN"/>
          </w:rPr>
          <w:t xml:space="preserve">tegrating </w:t>
        </w:r>
      </w:ins>
      <w:del w:id="1187" w:author="Zhang  Zihao" w:date="2024-08-13T23:30:00Z">
        <w:r w:rsidR="00CC7B69" w:rsidRPr="00CF7E03" w:rsidDel="00F0675B">
          <w:rPr>
            <w:rFonts w:ascii="Arial" w:eastAsiaTheme="minorEastAsia" w:hAnsi="Arial" w:cs="Arial"/>
            <w:sz w:val="22"/>
            <w:szCs w:val="22"/>
            <w:lang w:eastAsia="zh-CN"/>
          </w:rPr>
          <w:delText xml:space="preserve">corporating </w:delText>
        </w:r>
      </w:del>
      <w:r w:rsidR="00CC7B69" w:rsidRPr="00CF7E03">
        <w:rPr>
          <w:rFonts w:ascii="Arial" w:eastAsiaTheme="minorEastAsia" w:hAnsi="Arial" w:cs="Arial"/>
          <w:sz w:val="22"/>
          <w:szCs w:val="22"/>
          <w:lang w:eastAsia="zh-CN"/>
        </w:rPr>
        <w:t>sustainable carbon feedstocks (</w:t>
      </w:r>
      <w:ins w:id="1188" w:author="Nabera  Abhinandan" w:date="2024-08-15T21:10:00Z">
        <w:del w:id="1189" w:author="Zhang  Zihao" w:date="2024-08-16T15:48:00Z" w16du:dateUtc="2024-08-16T13:48:00Z">
          <w:r w:rsidR="00AB4A94" w:rsidDel="007A5E9D">
            <w:rPr>
              <w:rFonts w:ascii="Arial" w:eastAsiaTheme="minorEastAsia" w:hAnsi="Arial" w:cs="Arial"/>
              <w:sz w:val="22"/>
              <w:szCs w:val="22"/>
              <w:lang w:eastAsia="zh-CN"/>
            </w:rPr>
            <w:delText xml:space="preserve">such as </w:delText>
          </w:r>
        </w:del>
      </w:ins>
      <w:r w:rsidR="00CC7B69" w:rsidRPr="00CF7E03">
        <w:rPr>
          <w:rFonts w:ascii="Arial" w:eastAsiaTheme="minorEastAsia" w:hAnsi="Arial" w:cs="Arial"/>
          <w:sz w:val="22"/>
          <w:szCs w:val="22"/>
          <w:lang w:eastAsia="zh-CN"/>
        </w:rPr>
        <w:t xml:space="preserve">biochar or </w:t>
      </w:r>
      <w:r w:rsidR="00393AEB" w:rsidRPr="00CF7E03">
        <w:rPr>
          <w:rFonts w:ascii="Arial" w:eastAsiaTheme="minorEastAsia" w:hAnsi="Arial" w:cs="Arial"/>
          <w:sz w:val="22"/>
          <w:szCs w:val="22"/>
          <w:lang w:eastAsia="zh-CN"/>
        </w:rPr>
        <w:t>biomethane</w:t>
      </w:r>
      <w:r w:rsidR="00CC7B69" w:rsidRPr="00CF7E03">
        <w:rPr>
          <w:rFonts w:ascii="Arial" w:eastAsiaTheme="minorEastAsia" w:hAnsi="Arial" w:cs="Arial"/>
          <w:sz w:val="22"/>
          <w:szCs w:val="22"/>
          <w:lang w:eastAsia="zh-CN"/>
        </w:rPr>
        <w:t xml:space="preserve">) and </w:t>
      </w:r>
      <w:r w:rsidR="00393AEB" w:rsidRPr="00CF7E03">
        <w:rPr>
          <w:rFonts w:ascii="Arial" w:eastAsiaTheme="minorEastAsia" w:hAnsi="Arial" w:cs="Arial"/>
          <w:sz w:val="22"/>
          <w:szCs w:val="22"/>
          <w:lang w:eastAsia="zh-CN"/>
        </w:rPr>
        <w:t xml:space="preserve">decarbonized </w:t>
      </w:r>
      <w:r w:rsidR="00CC7B69" w:rsidRPr="00CF7E03">
        <w:rPr>
          <w:rFonts w:ascii="Arial" w:eastAsiaTheme="minorEastAsia" w:hAnsi="Arial" w:cs="Arial"/>
          <w:sz w:val="22"/>
          <w:szCs w:val="22"/>
          <w:lang w:eastAsia="zh-CN"/>
        </w:rPr>
        <w:t xml:space="preserve">electricity </w:t>
      </w:r>
      <w:ins w:id="1190" w:author="Zhang  Zihao" w:date="2024-08-13T23:31:00Z">
        <w:r w:rsidR="00563BA9">
          <w:rPr>
            <w:rFonts w:ascii="Arial" w:eastAsiaTheme="minorEastAsia" w:hAnsi="Arial" w:cs="Arial"/>
            <w:sz w:val="22"/>
            <w:szCs w:val="22"/>
            <w:lang w:eastAsia="zh-CN"/>
          </w:rPr>
          <w:t>with</w:t>
        </w:r>
        <w:r w:rsidR="00563BA9">
          <w:rPr>
            <w:rFonts w:ascii="Arial" w:eastAsiaTheme="minorEastAsia" w:hAnsi="Arial" w:cs="Arial" w:hint="eastAsia"/>
            <w:sz w:val="22"/>
            <w:szCs w:val="22"/>
            <w:lang w:eastAsia="zh-CN"/>
          </w:rPr>
          <w:t xml:space="preserve"> mature technologies </w:t>
        </w:r>
      </w:ins>
      <w:del w:id="1191" w:author="Zhang  Zihao" w:date="2024-08-13T23:30:00Z">
        <w:r w:rsidR="00CC7B69" w:rsidRPr="00CF7E03" w:rsidDel="00F0675B">
          <w:rPr>
            <w:rFonts w:ascii="Arial" w:eastAsiaTheme="minorEastAsia" w:hAnsi="Arial" w:cs="Arial"/>
            <w:sz w:val="22"/>
            <w:szCs w:val="22"/>
            <w:lang w:eastAsia="zh-CN"/>
          </w:rPr>
          <w:delText xml:space="preserve">into these technologies </w:delText>
        </w:r>
      </w:del>
      <w:r w:rsidR="00CC7B69" w:rsidRPr="00CF7E03">
        <w:rPr>
          <w:rFonts w:ascii="Arial" w:eastAsiaTheme="minorEastAsia" w:hAnsi="Arial" w:cs="Arial"/>
          <w:sz w:val="22"/>
          <w:szCs w:val="22"/>
          <w:lang w:eastAsia="zh-CN"/>
        </w:rPr>
        <w:t xml:space="preserve">can </w:t>
      </w:r>
      <w:del w:id="1192" w:author="Zhang  Zihao" w:date="2024-08-13T23:30:00Z">
        <w:r w:rsidR="00CC7B69" w:rsidRPr="00CF7E03" w:rsidDel="00F0675B">
          <w:rPr>
            <w:rFonts w:ascii="Arial" w:eastAsiaTheme="minorEastAsia" w:hAnsi="Arial" w:cs="Arial"/>
            <w:sz w:val="22"/>
            <w:szCs w:val="22"/>
            <w:lang w:eastAsia="zh-CN"/>
          </w:rPr>
          <w:delText>lowe</w:delText>
        </w:r>
      </w:del>
      <w:ins w:id="1193" w:author="Zhang  Zihao" w:date="2024-08-13T23:30:00Z">
        <w:r w:rsidR="00F0675B">
          <w:rPr>
            <w:rFonts w:ascii="Arial" w:eastAsiaTheme="minorEastAsia" w:hAnsi="Arial" w:cs="Arial" w:hint="eastAsia"/>
            <w:sz w:val="22"/>
            <w:szCs w:val="22"/>
            <w:lang w:eastAsia="zh-CN"/>
          </w:rPr>
          <w:t>reduce</w:t>
        </w:r>
      </w:ins>
      <w:del w:id="1194" w:author="Zhang  Zihao" w:date="2024-08-13T23:30:00Z">
        <w:r w:rsidR="00CC7B69" w:rsidRPr="00CF7E03" w:rsidDel="00F0675B">
          <w:rPr>
            <w:rFonts w:ascii="Arial" w:eastAsiaTheme="minorEastAsia" w:hAnsi="Arial" w:cs="Arial"/>
            <w:sz w:val="22"/>
            <w:szCs w:val="22"/>
            <w:lang w:eastAsia="zh-CN"/>
          </w:rPr>
          <w:delText>r</w:delText>
        </w:r>
      </w:del>
      <w:r w:rsidR="00CC7B69" w:rsidRPr="00CF7E03">
        <w:rPr>
          <w:rFonts w:ascii="Arial" w:eastAsiaTheme="minorEastAsia" w:hAnsi="Arial" w:cs="Arial"/>
          <w:sz w:val="22"/>
          <w:szCs w:val="22"/>
          <w:lang w:eastAsia="zh-CN"/>
        </w:rPr>
        <w:t xml:space="preserve"> the carbon footprint, albeit with increased production cost</w:t>
      </w:r>
      <w:r w:rsidR="00DE3B1D" w:rsidRPr="00CF7E03">
        <w:rPr>
          <w:rFonts w:ascii="Arial" w:eastAsiaTheme="minorEastAsia" w:hAnsi="Arial" w:cs="Arial"/>
          <w:sz w:val="22"/>
          <w:szCs w:val="22"/>
          <w:lang w:eastAsia="zh-CN"/>
        </w:rPr>
        <w:t>s</w:t>
      </w:r>
      <w:r w:rsidR="00CC7B69" w:rsidRPr="00CF7E03">
        <w:rPr>
          <w:rFonts w:ascii="Arial" w:eastAsiaTheme="minorEastAsia" w:hAnsi="Arial" w:cs="Arial"/>
          <w:sz w:val="22"/>
          <w:szCs w:val="22"/>
          <w:lang w:eastAsia="zh-CN"/>
        </w:rPr>
        <w:t xml:space="preserve">. </w:t>
      </w:r>
      <w:ins w:id="1195" w:author="Zhang  Zihao" w:date="2024-08-16T16:02:00Z" w16du:dateUtc="2024-08-16T14:02:00Z">
        <w:r w:rsidR="009B68EE" w:rsidRPr="00CF7E03">
          <w:rPr>
            <w:rFonts w:ascii="Arial" w:eastAsiaTheme="minorEastAsia" w:hAnsi="Arial" w:cs="Arial"/>
            <w:sz w:val="22"/>
            <w:szCs w:val="22"/>
            <w:lang w:eastAsia="zh-CN"/>
          </w:rPr>
          <w:t>Given the explosive potential of C</w:t>
        </w:r>
        <w:r w:rsidR="009B68EE" w:rsidRPr="00CF7E03">
          <w:rPr>
            <w:rFonts w:ascii="Arial" w:eastAsiaTheme="minorEastAsia" w:hAnsi="Arial" w:cs="Arial"/>
            <w:sz w:val="22"/>
            <w:szCs w:val="22"/>
            <w:vertAlign w:val="subscript"/>
            <w:lang w:eastAsia="zh-CN"/>
          </w:rPr>
          <w:t>2</w:t>
        </w:r>
        <w:r w:rsidR="009B68EE" w:rsidRPr="00CF7E03">
          <w:rPr>
            <w:rFonts w:ascii="Arial" w:eastAsiaTheme="minorEastAsia" w:hAnsi="Arial" w:cs="Arial"/>
            <w:sz w:val="22"/>
            <w:szCs w:val="22"/>
            <w:lang w:eastAsia="zh-CN"/>
          </w:rPr>
          <w:t>H</w:t>
        </w:r>
        <w:r w:rsidR="009B68EE" w:rsidRPr="00CF7E03">
          <w:rPr>
            <w:rFonts w:ascii="Arial" w:eastAsiaTheme="minorEastAsia" w:hAnsi="Arial" w:cs="Arial"/>
            <w:sz w:val="22"/>
            <w:szCs w:val="22"/>
            <w:vertAlign w:val="subscript"/>
            <w:lang w:eastAsia="zh-CN"/>
          </w:rPr>
          <w:t>2</w:t>
        </w:r>
        <w:r w:rsidR="009B68EE" w:rsidRPr="00CF7E03">
          <w:rPr>
            <w:rFonts w:ascii="Arial" w:eastAsiaTheme="minorEastAsia" w:hAnsi="Arial" w:cs="Arial"/>
            <w:sz w:val="22"/>
            <w:szCs w:val="22"/>
            <w:lang w:eastAsia="zh-CN"/>
          </w:rPr>
          <w:t>, on-site generation for applications is advantageous.</w:t>
        </w:r>
        <w:r w:rsidR="009B68EE" w:rsidRPr="00BA3524">
          <w:rPr>
            <w:rFonts w:ascii="Arial" w:hAnsi="Arial" w:cs="Arial"/>
            <w:sz w:val="22"/>
            <w:vertAlign w:val="superscript"/>
          </w:rPr>
          <w:t>32</w:t>
        </w:r>
        <w:r w:rsidR="009B68EE" w:rsidRPr="00CF7E03">
          <w:rPr>
            <w:rFonts w:ascii="Arial" w:eastAsiaTheme="minorEastAsia" w:hAnsi="Arial" w:cs="Arial"/>
            <w:sz w:val="22"/>
            <w:szCs w:val="22"/>
            <w:lang w:eastAsia="zh-CN"/>
          </w:rPr>
          <w:t xml:space="preserve"> </w:t>
        </w:r>
      </w:ins>
      <w:ins w:id="1196" w:author="Zhang  Zihao" w:date="2024-08-16T16:05:00Z">
        <w:r w:rsidR="00FC6FE3" w:rsidRPr="00FC6FE3">
          <w:rPr>
            <w:rFonts w:ascii="Arial" w:eastAsiaTheme="minorEastAsia" w:hAnsi="Arial" w:cs="Arial"/>
            <w:sz w:val="22"/>
            <w:szCs w:val="22"/>
            <w:lang w:eastAsia="zh-CN"/>
          </w:rPr>
          <w:t>However, the CaC</w:t>
        </w:r>
      </w:ins>
      <w:ins w:id="1197" w:author="Zhang  Zihao" w:date="2024-08-16T16:05:00Z" w16du:dateUtc="2024-08-16T14:05:00Z">
        <w:r w:rsidR="00FC6FE3" w:rsidRPr="00CF7E03">
          <w:rPr>
            <w:rFonts w:ascii="Arial" w:eastAsiaTheme="minorEastAsia" w:hAnsi="Arial" w:cs="Arial"/>
            <w:sz w:val="22"/>
            <w:szCs w:val="22"/>
            <w:vertAlign w:val="subscript"/>
            <w:lang w:eastAsia="zh-CN"/>
          </w:rPr>
          <w:t>2</w:t>
        </w:r>
      </w:ins>
      <w:ins w:id="1198" w:author="Zhang  Zihao" w:date="2024-08-16T16:05:00Z">
        <w:r w:rsidR="00FC6FE3" w:rsidRPr="00FC6FE3">
          <w:rPr>
            <w:rFonts w:ascii="Arial" w:eastAsiaTheme="minorEastAsia" w:hAnsi="Arial" w:cs="Arial"/>
            <w:sz w:val="22"/>
            <w:szCs w:val="22"/>
            <w:lang w:eastAsia="zh-CN"/>
          </w:rPr>
          <w:t xml:space="preserve"> route offers a significant advantage by eliminating the risk of explosion through the transport of solid CaC</w:t>
        </w:r>
      </w:ins>
      <w:ins w:id="1199" w:author="Zhang  Zihao" w:date="2024-08-16T16:05:00Z" w16du:dateUtc="2024-08-16T14:05:00Z">
        <w:r w:rsidR="00FC6FE3" w:rsidRPr="00CF7E03">
          <w:rPr>
            <w:rFonts w:ascii="Arial" w:eastAsiaTheme="minorEastAsia" w:hAnsi="Arial" w:cs="Arial"/>
            <w:sz w:val="22"/>
            <w:szCs w:val="22"/>
            <w:vertAlign w:val="subscript"/>
            <w:lang w:eastAsia="zh-CN"/>
          </w:rPr>
          <w:t>2</w:t>
        </w:r>
      </w:ins>
      <w:ins w:id="1200" w:author="Zhang  Zihao" w:date="2024-08-16T16:05:00Z">
        <w:r w:rsidR="00FC6FE3" w:rsidRPr="00FC6FE3">
          <w:rPr>
            <w:rFonts w:ascii="Arial" w:eastAsiaTheme="minorEastAsia" w:hAnsi="Arial" w:cs="Arial"/>
            <w:sz w:val="22"/>
            <w:szCs w:val="22"/>
            <w:lang w:eastAsia="zh-CN"/>
          </w:rPr>
          <w:t xml:space="preserve"> instead of C</w:t>
        </w:r>
      </w:ins>
      <w:ins w:id="1201" w:author="Zhang  Zihao" w:date="2024-08-16T16:05:00Z" w16du:dateUtc="2024-08-16T14:05:00Z">
        <w:r w:rsidR="00FC6FE3" w:rsidRPr="00CF7E03">
          <w:rPr>
            <w:rFonts w:ascii="Arial" w:eastAsiaTheme="minorEastAsia" w:hAnsi="Arial" w:cs="Arial"/>
            <w:sz w:val="22"/>
            <w:szCs w:val="22"/>
            <w:vertAlign w:val="subscript"/>
            <w:lang w:eastAsia="zh-CN"/>
          </w:rPr>
          <w:t>2</w:t>
        </w:r>
      </w:ins>
      <w:ins w:id="1202" w:author="Zhang  Zihao" w:date="2024-08-16T16:05:00Z">
        <w:r w:rsidR="00FC6FE3" w:rsidRPr="00FC6FE3">
          <w:rPr>
            <w:rFonts w:ascii="Arial" w:eastAsiaTheme="minorEastAsia" w:hAnsi="Arial" w:cs="Arial"/>
            <w:sz w:val="22"/>
            <w:szCs w:val="22"/>
            <w:lang w:eastAsia="zh-CN"/>
          </w:rPr>
          <w:t>H</w:t>
        </w:r>
      </w:ins>
      <w:ins w:id="1203" w:author="Zhang  Zihao" w:date="2024-08-16T16:05:00Z" w16du:dateUtc="2024-08-16T14:05:00Z">
        <w:r w:rsidR="00FC6FE3" w:rsidRPr="00CF7E03">
          <w:rPr>
            <w:rFonts w:ascii="Arial" w:eastAsiaTheme="minorEastAsia" w:hAnsi="Arial" w:cs="Arial"/>
            <w:sz w:val="22"/>
            <w:szCs w:val="22"/>
            <w:vertAlign w:val="subscript"/>
            <w:lang w:eastAsia="zh-CN"/>
          </w:rPr>
          <w:t>2</w:t>
        </w:r>
      </w:ins>
      <w:ins w:id="1204" w:author="Zhang  Zihao" w:date="2024-08-16T16:05:00Z">
        <w:r w:rsidR="00FC6FE3" w:rsidRPr="00FC6FE3">
          <w:rPr>
            <w:rFonts w:ascii="Arial" w:eastAsiaTheme="minorEastAsia" w:hAnsi="Arial" w:cs="Arial"/>
            <w:sz w:val="22"/>
            <w:szCs w:val="22"/>
            <w:lang w:eastAsia="zh-CN"/>
          </w:rPr>
          <w:t>, positioning the biochar-based CaC</w:t>
        </w:r>
      </w:ins>
      <w:ins w:id="1205" w:author="Zhang  Zihao" w:date="2024-08-16T16:05:00Z" w16du:dateUtc="2024-08-16T14:05:00Z">
        <w:r w:rsidR="00FC6FE3" w:rsidRPr="00CF7E03">
          <w:rPr>
            <w:rFonts w:ascii="Arial" w:eastAsiaTheme="minorEastAsia" w:hAnsi="Arial" w:cs="Arial"/>
            <w:sz w:val="22"/>
            <w:szCs w:val="22"/>
            <w:vertAlign w:val="subscript"/>
            <w:lang w:eastAsia="zh-CN"/>
          </w:rPr>
          <w:t>2</w:t>
        </w:r>
      </w:ins>
      <w:ins w:id="1206" w:author="Zhang  Zihao" w:date="2024-08-16T16:05:00Z">
        <w:r w:rsidR="00FC6FE3" w:rsidRPr="00FC6FE3">
          <w:rPr>
            <w:rFonts w:ascii="Arial" w:eastAsiaTheme="minorEastAsia" w:hAnsi="Arial" w:cs="Arial"/>
            <w:sz w:val="22"/>
            <w:szCs w:val="22"/>
            <w:lang w:eastAsia="zh-CN"/>
          </w:rPr>
          <w:t xml:space="preserve"> route favorably for the future</w:t>
        </w:r>
      </w:ins>
      <w:ins w:id="1207" w:author="Zhang  Zihao" w:date="2024-08-16T16:02:00Z" w16du:dateUtc="2024-08-16T14:02:00Z">
        <w:r w:rsidR="009B68EE" w:rsidRPr="00CF7E03">
          <w:rPr>
            <w:rFonts w:ascii="Arial" w:eastAsiaTheme="minorEastAsia" w:hAnsi="Arial" w:cs="Arial"/>
            <w:sz w:val="22"/>
            <w:szCs w:val="22"/>
            <w:lang w:eastAsia="zh-CN"/>
          </w:rPr>
          <w:t>.</w:t>
        </w:r>
        <w:r w:rsidR="009B68EE">
          <w:rPr>
            <w:rFonts w:ascii="Arial" w:eastAsiaTheme="minorEastAsia" w:hAnsi="Arial" w:cs="Arial" w:hint="eastAsia"/>
            <w:sz w:val="22"/>
            <w:szCs w:val="22"/>
            <w:lang w:eastAsia="zh-CN"/>
          </w:rPr>
          <w:t xml:space="preserve"> </w:t>
        </w:r>
      </w:ins>
      <w:r w:rsidR="00CC7B69" w:rsidRPr="00CF7E03">
        <w:rPr>
          <w:rFonts w:ascii="Arial" w:eastAsiaTheme="minorEastAsia" w:hAnsi="Arial" w:cs="Arial"/>
          <w:sz w:val="22"/>
          <w:szCs w:val="22"/>
          <w:lang w:eastAsia="zh-CN"/>
        </w:rPr>
        <w:t xml:space="preserve">Replacing natural gas with more expensive </w:t>
      </w:r>
      <w:r w:rsidR="00393AEB" w:rsidRPr="00CF7E03">
        <w:rPr>
          <w:rFonts w:ascii="Arial" w:eastAsiaTheme="minorEastAsia" w:hAnsi="Arial" w:cs="Arial"/>
          <w:sz w:val="22"/>
          <w:szCs w:val="22"/>
          <w:lang w:eastAsia="zh-CN"/>
        </w:rPr>
        <w:t xml:space="preserve">biomethane </w:t>
      </w:r>
      <w:r w:rsidR="00CC7B69" w:rsidRPr="00CF7E03">
        <w:rPr>
          <w:rFonts w:ascii="Arial" w:eastAsiaTheme="minorEastAsia" w:hAnsi="Arial" w:cs="Arial"/>
          <w:sz w:val="22"/>
          <w:szCs w:val="22"/>
          <w:lang w:eastAsia="zh-CN"/>
        </w:rPr>
        <w:t xml:space="preserve">is not suitable </w:t>
      </w:r>
      <w:r w:rsidR="00D62B08" w:rsidRPr="00CF7E03">
        <w:rPr>
          <w:rFonts w:ascii="Arial" w:eastAsiaTheme="minorEastAsia" w:hAnsi="Arial" w:cs="Arial"/>
          <w:sz w:val="22"/>
          <w:szCs w:val="22"/>
          <w:lang w:eastAsia="zh-CN"/>
        </w:rPr>
        <w:t>for</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route</w:t>
      </w:r>
      <w:r w:rsidR="00CC7B69"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 xml:space="preserve">as it </w:t>
      </w:r>
      <w:del w:id="1208" w:author="Zhang  Zihao" w:date="2024-08-14T13:00:00Z">
        <w:r w:rsidR="004969F4" w:rsidRPr="00CF7E03" w:rsidDel="00C543E3">
          <w:rPr>
            <w:rFonts w:ascii="Arial" w:eastAsiaTheme="minorEastAsia" w:hAnsi="Arial" w:cs="Arial"/>
            <w:sz w:val="22"/>
            <w:szCs w:val="22"/>
            <w:lang w:eastAsia="zh-CN"/>
          </w:rPr>
          <w:delText xml:space="preserve">consumes </w:delText>
        </w:r>
      </w:del>
      <w:ins w:id="1209" w:author="Zhang  Zihao" w:date="2024-08-14T13:00:00Z">
        <w:r w:rsidR="00C543E3">
          <w:rPr>
            <w:rFonts w:ascii="Arial" w:eastAsiaTheme="minorEastAsia" w:hAnsi="Arial" w:cs="Arial" w:hint="eastAsia"/>
            <w:sz w:val="22"/>
            <w:szCs w:val="22"/>
            <w:lang w:eastAsia="zh-CN"/>
          </w:rPr>
          <w:t>requires</w:t>
        </w:r>
        <w:r w:rsidR="00C543E3" w:rsidRPr="00CF7E03">
          <w:rPr>
            <w:rFonts w:ascii="Arial" w:eastAsiaTheme="minorEastAsia" w:hAnsi="Arial" w:cs="Arial"/>
            <w:sz w:val="22"/>
            <w:szCs w:val="22"/>
            <w:lang w:eastAsia="zh-CN"/>
          </w:rPr>
          <w:t xml:space="preserve"> </w:t>
        </w:r>
      </w:ins>
      <w:del w:id="1210" w:author="Zhang  Zihao" w:date="2024-08-14T13:01:00Z">
        <w:r w:rsidR="004969F4" w:rsidRPr="00CF7E03" w:rsidDel="00C543E3">
          <w:rPr>
            <w:rFonts w:ascii="Arial" w:eastAsiaTheme="minorEastAsia" w:hAnsi="Arial" w:cs="Arial"/>
            <w:sz w:val="22"/>
            <w:szCs w:val="22"/>
            <w:lang w:eastAsia="zh-CN"/>
          </w:rPr>
          <w:delText>almost</w:delText>
        </w:r>
      </w:del>
      <w:ins w:id="1211" w:author="Zhang  Zihao" w:date="2024-08-14T13:01:00Z">
        <w:r w:rsidR="00C543E3">
          <w:rPr>
            <w:rFonts w:ascii="Arial" w:eastAsiaTheme="minorEastAsia" w:hAnsi="Arial" w:cs="Arial" w:hint="eastAsia"/>
            <w:sz w:val="22"/>
            <w:szCs w:val="22"/>
            <w:lang w:eastAsia="zh-CN"/>
          </w:rPr>
          <w:t>nearly</w:t>
        </w:r>
      </w:ins>
      <w:r w:rsidR="004969F4" w:rsidRPr="00CF7E03">
        <w:rPr>
          <w:rFonts w:ascii="Arial" w:eastAsiaTheme="minorEastAsia" w:hAnsi="Arial" w:cs="Arial"/>
          <w:sz w:val="22"/>
          <w:szCs w:val="22"/>
          <w:lang w:eastAsia="zh-CN"/>
        </w:rPr>
        <w:t xml:space="preserve"> three times more </w:t>
      </w:r>
      <w:r w:rsidR="00393AEB" w:rsidRPr="00CF7E03">
        <w:rPr>
          <w:rFonts w:ascii="Arial" w:eastAsiaTheme="minorEastAsia" w:hAnsi="Arial" w:cs="Arial"/>
          <w:sz w:val="22"/>
          <w:szCs w:val="22"/>
          <w:lang w:eastAsia="zh-CN"/>
        </w:rPr>
        <w:t xml:space="preserve">biomethane </w:t>
      </w:r>
      <w:del w:id="1212" w:author="Zhang  Zihao" w:date="2024-08-14T13:01:00Z">
        <w:r w:rsidR="00DE3B1D" w:rsidRPr="00CF7E03" w:rsidDel="00C543E3">
          <w:rPr>
            <w:rFonts w:ascii="Arial" w:eastAsiaTheme="minorEastAsia" w:hAnsi="Arial" w:cs="Arial"/>
            <w:sz w:val="22"/>
            <w:szCs w:val="22"/>
            <w:lang w:eastAsia="zh-CN"/>
          </w:rPr>
          <w:delText>compared</w:delText>
        </w:r>
        <w:r w:rsidR="0059498A" w:rsidRPr="00CF7E03" w:rsidDel="00C543E3">
          <w:rPr>
            <w:rFonts w:ascii="Arial" w:eastAsiaTheme="minorEastAsia" w:hAnsi="Arial" w:cs="Arial"/>
            <w:sz w:val="22"/>
            <w:szCs w:val="22"/>
            <w:lang w:eastAsia="zh-CN"/>
          </w:rPr>
          <w:delText xml:space="preserve"> to th</w:delText>
        </w:r>
      </w:del>
      <w:ins w:id="1213" w:author="Zhang  Zihao" w:date="2024-08-14T13:01:00Z">
        <w:r w:rsidR="00C543E3">
          <w:rPr>
            <w:rFonts w:ascii="Arial" w:eastAsiaTheme="minorEastAsia" w:hAnsi="Arial" w:cs="Arial" w:hint="eastAsia"/>
            <w:sz w:val="22"/>
            <w:szCs w:val="22"/>
            <w:lang w:eastAsia="zh-CN"/>
          </w:rPr>
          <w:t>than</w:t>
        </w:r>
      </w:ins>
      <w:del w:id="1214" w:author="Zhang  Zihao" w:date="2024-08-14T13:01:00Z">
        <w:r w:rsidR="0059498A" w:rsidRPr="00CF7E03" w:rsidDel="00C543E3">
          <w:rPr>
            <w:rFonts w:ascii="Arial" w:eastAsiaTheme="minorEastAsia" w:hAnsi="Arial" w:cs="Arial"/>
            <w:sz w:val="22"/>
            <w:szCs w:val="22"/>
            <w:lang w:eastAsia="zh-CN"/>
          </w:rPr>
          <w:delText>e</w:delText>
        </w:r>
      </w:del>
      <w:r w:rsidR="00393AEB"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plasma technolog</w:t>
      </w:r>
      <w:r w:rsidR="00393AEB" w:rsidRPr="00CF7E03">
        <w:rPr>
          <w:rFonts w:ascii="Arial" w:eastAsiaTheme="minorEastAsia" w:hAnsi="Arial" w:cs="Arial"/>
          <w:sz w:val="22"/>
          <w:szCs w:val="22"/>
          <w:lang w:eastAsia="zh-CN"/>
        </w:rPr>
        <w:t>ies</w:t>
      </w:r>
      <w:r w:rsidR="009D186D" w:rsidRPr="00CF7E03">
        <w:rPr>
          <w:rFonts w:ascii="Arial" w:eastAsiaTheme="minorEastAsia" w:hAnsi="Arial" w:cs="Arial"/>
          <w:sz w:val="22"/>
          <w:szCs w:val="22"/>
          <w:lang w:eastAsia="zh-CN"/>
        </w:rPr>
        <w:t>.</w:t>
      </w:r>
      <w:r w:rsidR="00D62B08" w:rsidRPr="00CF7E03">
        <w:rPr>
          <w:rFonts w:ascii="Arial" w:eastAsiaTheme="minorEastAsia" w:hAnsi="Arial" w:cs="Arial"/>
          <w:sz w:val="22"/>
          <w:szCs w:val="22"/>
          <w:lang w:eastAsia="zh-CN"/>
        </w:rPr>
        <w:t xml:space="preserve"> Consequently, biochar-based CaC</w:t>
      </w:r>
      <w:r w:rsidR="00D62B08" w:rsidRPr="00CF7E03">
        <w:rPr>
          <w:rFonts w:ascii="Arial" w:eastAsiaTheme="minorEastAsia" w:hAnsi="Arial" w:cs="Arial"/>
          <w:sz w:val="22"/>
          <w:szCs w:val="22"/>
          <w:vertAlign w:val="subscript"/>
          <w:lang w:eastAsia="zh-CN"/>
        </w:rPr>
        <w:t>2</w:t>
      </w:r>
      <w:r w:rsidR="00D62B08" w:rsidRPr="00CF7E03">
        <w:rPr>
          <w:rFonts w:ascii="Arial" w:eastAsiaTheme="minorEastAsia" w:hAnsi="Arial" w:cs="Arial"/>
          <w:sz w:val="22"/>
          <w:szCs w:val="22"/>
          <w:lang w:eastAsia="zh-CN"/>
        </w:rPr>
        <w:t xml:space="preserve"> and </w:t>
      </w:r>
      <w:r w:rsidR="00563D58" w:rsidRPr="00CF7E03">
        <w:rPr>
          <w:rFonts w:ascii="Arial" w:eastAsiaTheme="minorEastAsia" w:hAnsi="Arial" w:cs="Arial"/>
          <w:sz w:val="22"/>
          <w:szCs w:val="22"/>
          <w:lang w:eastAsia="zh-CN"/>
        </w:rPr>
        <w:t>biomethane</w:t>
      </w:r>
      <w:ins w:id="1215" w:author="Nabera  Abhinandan" w:date="2024-08-16T08:53:00Z">
        <w:r w:rsidR="00BB4F75">
          <w:rPr>
            <w:rFonts w:ascii="Arial" w:eastAsiaTheme="minorEastAsia" w:hAnsi="Arial" w:cs="Arial"/>
            <w:sz w:val="22"/>
            <w:szCs w:val="22"/>
            <w:lang w:eastAsia="zh-CN"/>
          </w:rPr>
          <w:noBreakHyphen/>
        </w:r>
      </w:ins>
      <w:del w:id="1216" w:author="Nabera  Abhinandan" w:date="2024-08-16T08:53:00Z">
        <w:r w:rsidR="00D62B08" w:rsidRPr="00CF7E03" w:rsidDel="00BB4F75">
          <w:rPr>
            <w:rFonts w:ascii="Arial" w:eastAsiaTheme="minorEastAsia" w:hAnsi="Arial" w:cs="Arial"/>
            <w:sz w:val="22"/>
            <w:szCs w:val="22"/>
            <w:lang w:eastAsia="zh-CN"/>
          </w:rPr>
          <w:delText>-</w:delText>
        </w:r>
      </w:del>
      <w:r w:rsidR="00D62B08" w:rsidRPr="00CF7E03">
        <w:rPr>
          <w:rFonts w:ascii="Arial" w:eastAsiaTheme="minorEastAsia" w:hAnsi="Arial" w:cs="Arial"/>
          <w:sz w:val="22"/>
          <w:szCs w:val="22"/>
          <w:lang w:eastAsia="zh-CN"/>
        </w:rPr>
        <w:t xml:space="preserve">based plasma routes </w:t>
      </w:r>
      <w:ins w:id="1217" w:author="Zhang  Zihao" w:date="2024-08-13T23:31:00Z">
        <w:r w:rsidR="00563BA9">
          <w:rPr>
            <w:rFonts w:ascii="Arial" w:eastAsiaTheme="minorEastAsia" w:hAnsi="Arial" w:cs="Arial" w:hint="eastAsia"/>
            <w:sz w:val="22"/>
            <w:szCs w:val="22"/>
            <w:lang w:eastAsia="zh-CN"/>
          </w:rPr>
          <w:t xml:space="preserve">are expected to </w:t>
        </w:r>
      </w:ins>
      <w:del w:id="1218" w:author="Zhang  Zihao" w:date="2024-08-13T23:31:00Z">
        <w:r w:rsidR="00563D58" w:rsidRPr="00CF7E03" w:rsidDel="00563BA9">
          <w:rPr>
            <w:rFonts w:ascii="Arial" w:eastAsiaTheme="minorEastAsia" w:hAnsi="Arial" w:cs="Arial"/>
            <w:sz w:val="22"/>
            <w:szCs w:val="22"/>
            <w:lang w:eastAsia="zh-CN"/>
          </w:rPr>
          <w:delText xml:space="preserve">will </w:delText>
        </w:r>
      </w:del>
      <w:r w:rsidR="00D62B08" w:rsidRPr="00CF7E03">
        <w:rPr>
          <w:rFonts w:ascii="Arial" w:eastAsiaTheme="minorEastAsia" w:hAnsi="Arial" w:cs="Arial"/>
          <w:sz w:val="22"/>
          <w:szCs w:val="22"/>
          <w:lang w:eastAsia="zh-CN"/>
        </w:rPr>
        <w:t>become more prominent</w:t>
      </w:r>
      <w:ins w:id="1219" w:author="Zhang  Zihao" w:date="2024-08-14T13:01:00Z">
        <w:r w:rsidR="00C543E3">
          <w:rPr>
            <w:rFonts w:ascii="Arial" w:eastAsiaTheme="minorEastAsia" w:hAnsi="Arial" w:cs="Arial" w:hint="eastAsia"/>
            <w:sz w:val="22"/>
            <w:szCs w:val="22"/>
            <w:lang w:eastAsia="zh-CN"/>
          </w:rPr>
          <w:t xml:space="preserve">, with </w:t>
        </w:r>
      </w:ins>
      <w:del w:id="1220" w:author="Zhang  Zihao" w:date="2024-08-13T23:31:00Z">
        <w:r w:rsidR="00D62B08" w:rsidRPr="00CF7E03" w:rsidDel="00563BA9">
          <w:rPr>
            <w:rFonts w:ascii="Arial" w:eastAsiaTheme="minorEastAsia" w:hAnsi="Arial" w:cs="Arial"/>
            <w:sz w:val="22"/>
            <w:szCs w:val="22"/>
            <w:lang w:eastAsia="zh-CN"/>
          </w:rPr>
          <w:delText xml:space="preserve"> in the future</w:delText>
        </w:r>
      </w:del>
      <w:del w:id="1221" w:author="Zhang  Zihao" w:date="2024-08-14T13:01:00Z">
        <w:r w:rsidR="00D62B08" w:rsidRPr="00CF7E03" w:rsidDel="00C543E3">
          <w:rPr>
            <w:rFonts w:ascii="Arial" w:eastAsiaTheme="minorEastAsia" w:hAnsi="Arial" w:cs="Arial"/>
            <w:sz w:val="22"/>
            <w:szCs w:val="22"/>
            <w:lang w:eastAsia="zh-CN"/>
          </w:rPr>
          <w:delText xml:space="preserve">. </w:delText>
        </w:r>
      </w:del>
      <w:ins w:id="1222" w:author="Zhang  Zihao" w:date="2024-08-14T13:01:00Z">
        <w:r w:rsidR="00C543E3">
          <w:rPr>
            <w:rFonts w:ascii="Arial" w:eastAsiaTheme="minorEastAsia" w:hAnsi="Arial" w:cs="Arial" w:hint="eastAsia"/>
            <w:sz w:val="22"/>
            <w:szCs w:val="22"/>
            <w:lang w:eastAsia="zh-CN"/>
          </w:rPr>
          <w:t>their</w:t>
        </w:r>
      </w:ins>
      <w:ins w:id="1223" w:author="Zhang  Zihao" w:date="2024-08-14T10:52:00Z">
        <w:r w:rsidR="00F23B1B">
          <w:rPr>
            <w:rFonts w:ascii="Arial" w:eastAsiaTheme="minorEastAsia" w:hAnsi="Arial" w:cs="Arial" w:hint="eastAsia"/>
            <w:sz w:val="22"/>
            <w:szCs w:val="22"/>
            <w:lang w:eastAsia="zh-CN"/>
          </w:rPr>
          <w:t xml:space="preserve"> development </w:t>
        </w:r>
      </w:ins>
      <w:ins w:id="1224" w:author="Zhang  Zihao" w:date="2024-08-14T13:01:00Z">
        <w:r w:rsidR="00C543E3">
          <w:rPr>
            <w:rFonts w:ascii="Arial" w:eastAsiaTheme="minorEastAsia" w:hAnsi="Arial" w:cs="Arial" w:hint="eastAsia"/>
            <w:sz w:val="22"/>
            <w:szCs w:val="22"/>
            <w:lang w:eastAsia="zh-CN"/>
          </w:rPr>
          <w:t>d</w:t>
        </w:r>
      </w:ins>
      <w:ins w:id="1225" w:author="Zhang  Zihao" w:date="2024-08-14T10:52:00Z">
        <w:r w:rsidR="00F23B1B" w:rsidRPr="00234BA5">
          <w:rPr>
            <w:rFonts w:ascii="Arial" w:eastAsiaTheme="minorEastAsia" w:hAnsi="Arial" w:cs="Arial"/>
            <w:sz w:val="22"/>
            <w:szCs w:val="22"/>
            <w:lang w:eastAsia="zh-CN"/>
          </w:rPr>
          <w:t>epend</w:t>
        </w:r>
      </w:ins>
      <w:ins w:id="1226" w:author="Zhang  Zihao" w:date="2024-08-14T13:01:00Z">
        <w:r w:rsidR="00C543E3">
          <w:rPr>
            <w:rFonts w:ascii="Arial" w:eastAsiaTheme="minorEastAsia" w:hAnsi="Arial" w:cs="Arial" w:hint="eastAsia"/>
            <w:sz w:val="22"/>
            <w:szCs w:val="22"/>
            <w:lang w:eastAsia="zh-CN"/>
          </w:rPr>
          <w:t>ent</w:t>
        </w:r>
      </w:ins>
      <w:ins w:id="1227" w:author="Zhang  Zihao" w:date="2024-08-14T10:52:00Z">
        <w:r w:rsidR="00F23B1B" w:rsidRPr="00234BA5">
          <w:rPr>
            <w:rFonts w:ascii="Arial" w:eastAsiaTheme="minorEastAsia" w:hAnsi="Arial" w:cs="Arial"/>
            <w:sz w:val="22"/>
            <w:szCs w:val="22"/>
            <w:lang w:eastAsia="zh-CN"/>
          </w:rPr>
          <w:t xml:space="preserve"> on the availability and cost of biochar and biomethane.</w:t>
        </w:r>
      </w:ins>
      <w:ins w:id="1228" w:author="Zhang  Zihao" w:date="2024-08-14T12:55:00Z">
        <w:r w:rsidR="008839D8">
          <w:rPr>
            <w:rFonts w:ascii="Arial" w:eastAsiaTheme="minorEastAsia" w:hAnsi="Arial" w:cs="Arial" w:hint="eastAsia"/>
            <w:sz w:val="22"/>
            <w:szCs w:val="22"/>
            <w:lang w:eastAsia="zh-CN"/>
          </w:rPr>
          <w:t xml:space="preserve"> </w:t>
        </w:r>
      </w:ins>
      <w:ins w:id="1229" w:author="Nabera  Abhinandan" w:date="2024-08-16T08:54:00Z">
        <w:del w:id="1230" w:author="Zhang  Zihao" w:date="2024-08-16T15:59:00Z" w16du:dateUtc="2024-08-16T13:59:00Z">
          <w:r w:rsidR="00377BFC" w:rsidDel="00BF4F01">
            <w:rPr>
              <w:rFonts w:ascii="Arial" w:eastAsiaTheme="minorEastAsia" w:hAnsi="Arial" w:cs="Arial"/>
              <w:sz w:val="22"/>
              <w:szCs w:val="22"/>
              <w:lang w:eastAsia="zh-CN"/>
            </w:rPr>
            <w:delText xml:space="preserve">Moreover, e   </w:delText>
          </w:r>
        </w:del>
      </w:ins>
    </w:p>
    <w:p w14:paraId="3A323401" w14:textId="77777777" w:rsidR="00F35020" w:rsidRDefault="008D31D4" w:rsidP="000161DD">
      <w:pPr>
        <w:pStyle w:val="ListParagraph"/>
        <w:spacing w:line="360" w:lineRule="auto"/>
        <w:ind w:left="0" w:firstLine="504"/>
        <w:jc w:val="both"/>
        <w:rPr>
          <w:ins w:id="1231" w:author="Zhang  Zihao" w:date="2024-08-16T15:50:00Z" w16du:dateUtc="2024-08-16T13:50:00Z"/>
          <w:rFonts w:ascii="Arial" w:eastAsiaTheme="minorEastAsia" w:hAnsi="Arial" w:cs="Arial"/>
          <w:sz w:val="22"/>
          <w:szCs w:val="22"/>
          <w:lang w:eastAsia="zh-CN"/>
        </w:rPr>
      </w:pPr>
      <w:ins w:id="1232" w:author="Zhang  Zihao" w:date="2024-08-14T12:32:00Z">
        <w:r>
          <w:rPr>
            <w:rFonts w:ascii="Arial" w:eastAsiaTheme="minorEastAsia" w:hAnsi="Arial" w:cs="Arial" w:hint="eastAsia"/>
            <w:sz w:val="22"/>
            <w:szCs w:val="22"/>
            <w:lang w:eastAsia="zh-CN"/>
          </w:rPr>
          <w:t>E</w:t>
        </w:r>
      </w:ins>
      <w:ins w:id="1233" w:author="Zhang  Zihao" w:date="2024-08-14T12:28:00Z">
        <w:r w:rsidR="00291F78" w:rsidRPr="00234BA5">
          <w:rPr>
            <w:rFonts w:ascii="Arial" w:eastAsiaTheme="minorEastAsia" w:hAnsi="Arial" w:cs="Arial"/>
            <w:sz w:val="22"/>
            <w:szCs w:val="22"/>
            <w:lang w:eastAsia="zh-CN"/>
          </w:rPr>
          <w:t>merging technologies, such as non</w:t>
        </w:r>
        <w:r w:rsidR="00291F78" w:rsidRPr="00234BA5">
          <w:rPr>
            <w:rFonts w:ascii="Arial" w:eastAsiaTheme="minorEastAsia" w:hAnsi="Arial" w:cs="Arial"/>
            <w:sz w:val="22"/>
            <w:szCs w:val="22"/>
            <w:lang w:eastAsia="zh-CN"/>
          </w:rPr>
          <w:noBreakHyphen/>
          <w:t>thermal plasma</w:t>
        </w:r>
      </w:ins>
      <w:ins w:id="1234" w:author="Zhang  Zihao" w:date="2024-08-14T12:44:00Z">
        <w:r w:rsidR="00A103FD">
          <w:rPr>
            <w:rFonts w:ascii="Arial" w:eastAsiaTheme="minorEastAsia" w:hAnsi="Arial" w:cs="Arial" w:hint="eastAsia"/>
            <w:sz w:val="22"/>
            <w:szCs w:val="22"/>
            <w:lang w:eastAsia="zh-CN"/>
          </w:rPr>
          <w:t xml:space="preserve"> and</w:t>
        </w:r>
      </w:ins>
      <w:ins w:id="1235" w:author="Zhang  Zihao" w:date="2024-08-14T12:28:00Z">
        <w:r w:rsidR="00291F78" w:rsidRPr="00234BA5">
          <w:rPr>
            <w:rFonts w:ascii="Arial" w:eastAsiaTheme="minorEastAsia" w:hAnsi="Arial" w:cs="Arial"/>
            <w:sz w:val="22"/>
            <w:szCs w:val="22"/>
            <w:lang w:eastAsia="zh-CN"/>
          </w:rPr>
          <w:t xml:space="preserve"> </w:t>
        </w:r>
      </w:ins>
      <w:ins w:id="1236" w:author="Zhang  Zihao" w:date="2024-08-14T13:02:00Z">
        <w:r w:rsidR="00A5207C">
          <w:rPr>
            <w:rFonts w:ascii="Arial" w:eastAsiaTheme="minorEastAsia" w:hAnsi="Arial" w:cs="Arial" w:hint="eastAsia"/>
            <w:sz w:val="22"/>
            <w:szCs w:val="22"/>
            <w:lang w:eastAsia="zh-CN"/>
          </w:rPr>
          <w:t xml:space="preserve">thermal </w:t>
        </w:r>
      </w:ins>
      <w:ins w:id="1237" w:author="Zhang  Zihao" w:date="2024-08-14T13:03:00Z">
        <w:r w:rsidR="00A5207C">
          <w:rPr>
            <w:rFonts w:ascii="Arial" w:eastAsiaTheme="minorEastAsia" w:hAnsi="Arial" w:cs="Arial"/>
            <w:sz w:val="22"/>
            <w:szCs w:val="22"/>
            <w:lang w:eastAsia="zh-CN"/>
          </w:rPr>
          <w:t>pyrolysis</w:t>
        </w:r>
        <w:r w:rsidR="00A5207C">
          <w:rPr>
            <w:rFonts w:ascii="Arial" w:eastAsiaTheme="minorEastAsia" w:hAnsi="Arial" w:cs="Arial" w:hint="eastAsia"/>
            <w:sz w:val="22"/>
            <w:szCs w:val="22"/>
            <w:lang w:eastAsia="zh-CN"/>
          </w:rPr>
          <w:t xml:space="preserve"> </w:t>
        </w:r>
      </w:ins>
      <w:ins w:id="1238" w:author="Zhang  Zihao" w:date="2024-08-14T13:02:00Z">
        <w:r w:rsidR="00A5207C">
          <w:rPr>
            <w:rFonts w:ascii="Arial" w:eastAsiaTheme="minorEastAsia" w:hAnsi="Arial" w:cs="Arial" w:hint="eastAsia"/>
            <w:sz w:val="22"/>
            <w:szCs w:val="22"/>
            <w:lang w:eastAsia="zh-CN"/>
          </w:rPr>
          <w:t>(TP)</w:t>
        </w:r>
      </w:ins>
      <w:ins w:id="1239" w:author="Zhang  Zihao" w:date="2024-08-14T12:28:00Z">
        <w:r w:rsidR="00291F78" w:rsidRPr="00234BA5">
          <w:rPr>
            <w:rFonts w:ascii="Arial" w:eastAsiaTheme="minorEastAsia" w:hAnsi="Arial" w:cs="Arial"/>
            <w:sz w:val="22"/>
            <w:szCs w:val="22"/>
            <w:lang w:eastAsia="zh-CN"/>
          </w:rPr>
          <w:t xml:space="preserve">, face commercialization challenges </w:t>
        </w:r>
        <w:r w:rsidR="00291F78">
          <w:rPr>
            <w:rFonts w:ascii="Arial" w:eastAsiaTheme="minorEastAsia" w:hAnsi="Arial" w:cs="Arial" w:hint="eastAsia"/>
            <w:sz w:val="22"/>
            <w:szCs w:val="22"/>
            <w:lang w:eastAsia="zh-CN"/>
          </w:rPr>
          <w:t>that require advancements in reactor</w:t>
        </w:r>
        <w:r w:rsidR="00A17F6E">
          <w:rPr>
            <w:rFonts w:ascii="Arial" w:eastAsiaTheme="minorEastAsia" w:hAnsi="Arial" w:cs="Arial" w:hint="eastAsia"/>
            <w:sz w:val="22"/>
            <w:szCs w:val="22"/>
            <w:lang w:eastAsia="zh-CN"/>
          </w:rPr>
          <w:t xml:space="preserve"> </w:t>
        </w:r>
        <w:r w:rsidR="00291F78">
          <w:rPr>
            <w:rFonts w:ascii="Arial" w:eastAsiaTheme="minorEastAsia" w:hAnsi="Arial" w:cs="Arial" w:hint="eastAsia"/>
            <w:sz w:val="22"/>
            <w:szCs w:val="22"/>
            <w:lang w:eastAsia="zh-CN"/>
          </w:rPr>
          <w:t xml:space="preserve">design, catalyst development, and </w:t>
        </w:r>
      </w:ins>
      <w:ins w:id="1240" w:author="Zhang  Zihao" w:date="2024-08-14T13:03:00Z">
        <w:r w:rsidR="002D5970">
          <w:rPr>
            <w:rFonts w:ascii="Arial" w:eastAsiaTheme="minorEastAsia" w:hAnsi="Arial" w:cs="Arial" w:hint="eastAsia"/>
            <w:sz w:val="22"/>
            <w:szCs w:val="22"/>
            <w:lang w:eastAsia="zh-CN"/>
          </w:rPr>
          <w:t xml:space="preserve">a deeper understanding of </w:t>
        </w:r>
      </w:ins>
      <w:ins w:id="1241" w:author="Zhang  Zihao" w:date="2024-08-14T12:28:00Z">
        <w:r w:rsidR="00291F78">
          <w:rPr>
            <w:rFonts w:ascii="Arial" w:eastAsiaTheme="minorEastAsia" w:hAnsi="Arial" w:cs="Arial" w:hint="eastAsia"/>
            <w:sz w:val="22"/>
            <w:szCs w:val="22"/>
            <w:lang w:eastAsia="zh-CN"/>
          </w:rPr>
          <w:t>reaction mechanism</w:t>
        </w:r>
      </w:ins>
      <w:ins w:id="1242" w:author="Zhang  Zihao" w:date="2024-08-14T13:04:00Z">
        <w:r w:rsidR="00117F8D">
          <w:rPr>
            <w:rFonts w:ascii="Arial" w:eastAsiaTheme="minorEastAsia" w:hAnsi="Arial" w:cs="Arial" w:hint="eastAsia"/>
            <w:sz w:val="22"/>
            <w:szCs w:val="22"/>
            <w:lang w:eastAsia="zh-CN"/>
          </w:rPr>
          <w:t>s</w:t>
        </w:r>
      </w:ins>
      <w:ins w:id="1243" w:author="Zhang  Zihao" w:date="2024-08-14T12:28:00Z">
        <w:r w:rsidR="00291F78">
          <w:rPr>
            <w:rFonts w:ascii="Arial" w:eastAsiaTheme="minorEastAsia" w:hAnsi="Arial" w:cs="Arial" w:hint="eastAsia"/>
            <w:sz w:val="22"/>
            <w:szCs w:val="22"/>
            <w:lang w:eastAsia="zh-CN"/>
          </w:rPr>
          <w:t xml:space="preserve">. </w:t>
        </w:r>
      </w:ins>
      <w:del w:id="1244" w:author="Zhang  Zihao" w:date="2024-08-13T23:32:00Z">
        <w:r w:rsidR="00F5035E" w:rsidRPr="00CF7E03" w:rsidDel="004D42EA">
          <w:rPr>
            <w:rFonts w:ascii="Arial" w:eastAsiaTheme="minorEastAsia" w:hAnsi="Arial" w:cs="Arial"/>
            <w:sz w:val="22"/>
            <w:szCs w:val="22"/>
            <w:lang w:eastAsia="zh-CN"/>
          </w:rPr>
          <w:delText>Additionally, exploring i</w:delText>
        </w:r>
      </w:del>
      <w:del w:id="1245" w:author="Zhang  Zihao" w:date="2024-08-13T23:35:00Z">
        <w:r w:rsidR="00F5035E" w:rsidRPr="00CF7E03" w:rsidDel="004E2677">
          <w:rPr>
            <w:rFonts w:ascii="Arial" w:eastAsiaTheme="minorEastAsia" w:hAnsi="Arial" w:cs="Arial"/>
            <w:sz w:val="22"/>
            <w:szCs w:val="22"/>
            <w:lang w:eastAsia="zh-CN"/>
          </w:rPr>
          <w:delText xml:space="preserve">nnovative </w:delText>
        </w:r>
      </w:del>
      <w:del w:id="1246" w:author="Zhang  Zihao" w:date="2024-08-14T12:28:00Z">
        <w:r w:rsidR="00F5035E" w:rsidRPr="00CF7E03" w:rsidDel="00291F78">
          <w:rPr>
            <w:rFonts w:ascii="Arial" w:eastAsiaTheme="minorEastAsia" w:hAnsi="Arial" w:cs="Arial"/>
            <w:sz w:val="22"/>
            <w:szCs w:val="22"/>
            <w:lang w:eastAsia="zh-CN"/>
          </w:rPr>
          <w:delText>methods</w:delText>
        </w:r>
      </w:del>
      <w:del w:id="1247" w:author="Zhang  Zihao" w:date="2024-08-13T23:35:00Z">
        <w:r w:rsidR="00F5035E" w:rsidRPr="00CF7E03" w:rsidDel="004E2677">
          <w:rPr>
            <w:rFonts w:ascii="Arial" w:eastAsiaTheme="minorEastAsia" w:hAnsi="Arial" w:cs="Arial"/>
            <w:sz w:val="22"/>
            <w:szCs w:val="22"/>
            <w:lang w:eastAsia="zh-CN"/>
          </w:rPr>
          <w:delText>,</w:delText>
        </w:r>
      </w:del>
      <w:del w:id="1248" w:author="Zhang  Zihao" w:date="2024-08-14T12:28:00Z">
        <w:r w:rsidR="00F5035E" w:rsidRPr="00CF7E03" w:rsidDel="00291F78">
          <w:rPr>
            <w:rFonts w:ascii="Arial" w:eastAsiaTheme="minorEastAsia" w:hAnsi="Arial" w:cs="Arial"/>
            <w:sz w:val="22"/>
            <w:szCs w:val="22"/>
            <w:lang w:eastAsia="zh-CN"/>
          </w:rPr>
          <w:delText xml:space="preserve"> such as catalytic </w:delText>
        </w:r>
        <w:r w:rsidR="00763B49" w:rsidDel="00291F78">
          <w:rPr>
            <w:rFonts w:ascii="Arial" w:eastAsiaTheme="minorEastAsia" w:hAnsi="Arial" w:cs="Arial"/>
            <w:sz w:val="22"/>
            <w:szCs w:val="22"/>
            <w:lang w:eastAsia="zh-CN"/>
          </w:rPr>
          <w:delText>TP</w:delText>
        </w:r>
        <w:r w:rsidR="00F5035E" w:rsidRPr="00CF7E03" w:rsidDel="00291F78">
          <w:rPr>
            <w:rFonts w:ascii="Arial" w:eastAsiaTheme="minorEastAsia" w:hAnsi="Arial" w:cs="Arial"/>
            <w:sz w:val="22"/>
            <w:szCs w:val="22"/>
            <w:lang w:eastAsia="zh-CN"/>
          </w:rPr>
          <w:delText xml:space="preserve"> </w:delText>
        </w:r>
      </w:del>
      <w:del w:id="1249" w:author="Zhang  Zihao" w:date="2024-08-13T22:35:00Z">
        <w:r w:rsidR="00F5035E" w:rsidRPr="00CF7E03" w:rsidDel="00BA6A5E">
          <w:rPr>
            <w:rFonts w:ascii="Arial" w:eastAsiaTheme="minorEastAsia" w:hAnsi="Arial" w:cs="Arial"/>
            <w:sz w:val="22"/>
            <w:szCs w:val="22"/>
            <w:lang w:eastAsia="zh-CN"/>
          </w:rPr>
          <w:delText>for C</w:delText>
        </w:r>
        <w:r w:rsidR="00F5035E" w:rsidRPr="00CF7E03" w:rsidDel="00BA6A5E">
          <w:rPr>
            <w:rFonts w:ascii="Arial" w:eastAsiaTheme="minorEastAsia" w:hAnsi="Arial" w:cs="Arial"/>
            <w:sz w:val="22"/>
            <w:szCs w:val="22"/>
            <w:vertAlign w:val="subscript"/>
            <w:lang w:eastAsia="zh-CN"/>
          </w:rPr>
          <w:delText>2</w:delText>
        </w:r>
        <w:r w:rsidR="00F5035E" w:rsidRPr="00CF7E03" w:rsidDel="00BA6A5E">
          <w:rPr>
            <w:rFonts w:ascii="Arial" w:eastAsiaTheme="minorEastAsia" w:hAnsi="Arial" w:cs="Arial"/>
            <w:sz w:val="22"/>
            <w:szCs w:val="22"/>
            <w:lang w:eastAsia="zh-CN"/>
          </w:rPr>
          <w:delText xml:space="preserve"> production </w:delText>
        </w:r>
        <w:r w:rsidR="00B67FD8" w:rsidRPr="00CF7E03" w:rsidDel="00BA6A5E">
          <w:rPr>
            <w:rFonts w:ascii="Arial" w:eastAsiaTheme="minorEastAsia" w:hAnsi="Arial" w:cs="Arial"/>
            <w:sz w:val="22"/>
            <w:szCs w:val="22"/>
            <w:lang w:eastAsia="zh-CN"/>
          </w:rPr>
          <w:delText>with enhanced C</w:delText>
        </w:r>
        <w:r w:rsidR="00B67FD8" w:rsidRPr="00CF7E03" w:rsidDel="00BA6A5E">
          <w:rPr>
            <w:rFonts w:ascii="Arial" w:eastAsiaTheme="minorEastAsia" w:hAnsi="Arial" w:cs="Arial"/>
            <w:sz w:val="22"/>
            <w:szCs w:val="22"/>
            <w:vertAlign w:val="subscript"/>
            <w:lang w:eastAsia="zh-CN"/>
          </w:rPr>
          <w:delText>2</w:delText>
        </w:r>
        <w:r w:rsidR="00B67FD8" w:rsidRPr="00CF7E03" w:rsidDel="00BA6A5E">
          <w:rPr>
            <w:rFonts w:ascii="Arial" w:eastAsiaTheme="minorEastAsia" w:hAnsi="Arial" w:cs="Arial"/>
            <w:sz w:val="22"/>
            <w:szCs w:val="22"/>
            <w:lang w:eastAsia="zh-CN"/>
          </w:rPr>
          <w:delText>H</w:delText>
        </w:r>
        <w:r w:rsidR="00B67FD8" w:rsidRPr="00CF7E03" w:rsidDel="00BA6A5E">
          <w:rPr>
            <w:rFonts w:ascii="Arial" w:eastAsiaTheme="minorEastAsia" w:hAnsi="Arial" w:cs="Arial"/>
            <w:sz w:val="22"/>
            <w:szCs w:val="22"/>
            <w:vertAlign w:val="subscript"/>
            <w:lang w:eastAsia="zh-CN"/>
          </w:rPr>
          <w:delText>2</w:delText>
        </w:r>
        <w:r w:rsidR="00B67FD8" w:rsidRPr="00CF7E03" w:rsidDel="00BA6A5E">
          <w:rPr>
            <w:rFonts w:ascii="Arial" w:eastAsiaTheme="minorEastAsia" w:hAnsi="Arial" w:cs="Arial"/>
            <w:sz w:val="22"/>
            <w:szCs w:val="22"/>
            <w:lang w:eastAsia="zh-CN"/>
          </w:rPr>
          <w:delText xml:space="preserve"> selectivity </w:delText>
        </w:r>
      </w:del>
      <w:del w:id="1250" w:author="Zhang  Zihao" w:date="2024-08-14T12:28:00Z">
        <w:r w:rsidR="00F5035E" w:rsidRPr="00CF7E03" w:rsidDel="00291F78">
          <w:rPr>
            <w:rFonts w:ascii="Arial" w:eastAsiaTheme="minorEastAsia" w:hAnsi="Arial" w:cs="Arial"/>
            <w:sz w:val="22"/>
            <w:szCs w:val="22"/>
            <w:lang w:eastAsia="zh-CN"/>
          </w:rPr>
          <w:delText>and (catalytic) cold/warm plasma</w:delText>
        </w:r>
      </w:del>
      <w:del w:id="1251" w:author="Zhang  Zihao" w:date="2024-08-13T23:35:00Z">
        <w:r w:rsidR="00F5035E" w:rsidRPr="00CF7E03" w:rsidDel="004E2677">
          <w:rPr>
            <w:rFonts w:ascii="Arial" w:eastAsiaTheme="minorEastAsia" w:hAnsi="Arial" w:cs="Arial"/>
            <w:sz w:val="22"/>
            <w:szCs w:val="22"/>
            <w:lang w:eastAsia="zh-CN"/>
          </w:rPr>
          <w:delText xml:space="preserve"> </w:delText>
        </w:r>
      </w:del>
      <w:del w:id="1252" w:author="Zhang  Zihao" w:date="2024-08-13T23:32:00Z">
        <w:r w:rsidR="00F5035E" w:rsidRPr="00CF7E03" w:rsidDel="004D42EA">
          <w:rPr>
            <w:rFonts w:ascii="Arial" w:eastAsiaTheme="minorEastAsia" w:hAnsi="Arial" w:cs="Arial"/>
            <w:sz w:val="22"/>
            <w:szCs w:val="22"/>
            <w:lang w:eastAsia="zh-CN"/>
          </w:rPr>
          <w:delText>for efficient C</w:delText>
        </w:r>
        <w:r w:rsidR="00F5035E" w:rsidRPr="00CF7E03" w:rsidDel="004D42EA">
          <w:rPr>
            <w:rFonts w:ascii="Arial" w:eastAsiaTheme="minorEastAsia" w:hAnsi="Arial" w:cs="Arial"/>
            <w:sz w:val="22"/>
            <w:szCs w:val="22"/>
            <w:vertAlign w:val="subscript"/>
            <w:lang w:eastAsia="zh-CN"/>
          </w:rPr>
          <w:delText>2</w:delText>
        </w:r>
        <w:r w:rsidR="00F5035E" w:rsidRPr="00CF7E03" w:rsidDel="004D42EA">
          <w:rPr>
            <w:rFonts w:ascii="Arial" w:eastAsiaTheme="minorEastAsia" w:hAnsi="Arial" w:cs="Arial"/>
            <w:sz w:val="22"/>
            <w:szCs w:val="22"/>
            <w:lang w:eastAsia="zh-CN"/>
          </w:rPr>
          <w:delText>H</w:delText>
        </w:r>
        <w:r w:rsidR="00F5035E" w:rsidRPr="00CF7E03" w:rsidDel="004D42EA">
          <w:rPr>
            <w:rFonts w:ascii="Arial" w:eastAsiaTheme="minorEastAsia" w:hAnsi="Arial" w:cs="Arial"/>
            <w:sz w:val="22"/>
            <w:szCs w:val="22"/>
            <w:vertAlign w:val="subscript"/>
            <w:lang w:eastAsia="zh-CN"/>
          </w:rPr>
          <w:delText>2</w:delText>
        </w:r>
        <w:r w:rsidR="00F5035E" w:rsidRPr="00CF7E03" w:rsidDel="004D42EA">
          <w:rPr>
            <w:rFonts w:ascii="Arial" w:eastAsiaTheme="minorEastAsia" w:hAnsi="Arial" w:cs="Arial"/>
            <w:sz w:val="22"/>
            <w:szCs w:val="22"/>
            <w:lang w:eastAsia="zh-CN"/>
          </w:rPr>
          <w:delText xml:space="preserve"> production </w:delText>
        </w:r>
      </w:del>
      <w:del w:id="1253" w:author="Zhang  Zihao" w:date="2024-08-13T22:35:00Z">
        <w:r w:rsidR="00F5035E" w:rsidRPr="00CF7E03" w:rsidDel="00BA6A5E">
          <w:rPr>
            <w:rFonts w:ascii="Arial" w:eastAsiaTheme="minorEastAsia" w:hAnsi="Arial" w:cs="Arial"/>
            <w:sz w:val="22"/>
            <w:szCs w:val="22"/>
            <w:lang w:eastAsia="zh-CN"/>
          </w:rPr>
          <w:delText xml:space="preserve">with lower energy consumption, </w:delText>
        </w:r>
      </w:del>
      <w:del w:id="1254" w:author="Zhang  Zihao" w:date="2024-08-13T23:35:00Z">
        <w:r w:rsidR="00F5035E" w:rsidRPr="00CF7E03" w:rsidDel="004E2677">
          <w:rPr>
            <w:rFonts w:ascii="Arial" w:eastAsiaTheme="minorEastAsia" w:hAnsi="Arial" w:cs="Arial"/>
            <w:sz w:val="22"/>
            <w:szCs w:val="22"/>
            <w:lang w:eastAsia="zh-CN"/>
          </w:rPr>
          <w:delText xml:space="preserve">should </w:delText>
        </w:r>
        <w:r w:rsidR="00917C41" w:rsidRPr="00CF7E03" w:rsidDel="004E2677">
          <w:rPr>
            <w:rFonts w:ascii="Arial" w:eastAsiaTheme="minorEastAsia" w:hAnsi="Arial" w:cs="Arial"/>
            <w:sz w:val="22"/>
            <w:szCs w:val="22"/>
            <w:lang w:eastAsia="zh-CN"/>
          </w:rPr>
          <w:delText>also be</w:delText>
        </w:r>
        <w:r w:rsidR="00B67FD8" w:rsidRPr="00CF7E03" w:rsidDel="004E2677">
          <w:rPr>
            <w:rFonts w:ascii="Arial" w:eastAsiaTheme="minorEastAsia" w:hAnsi="Arial" w:cs="Arial"/>
            <w:sz w:val="22"/>
            <w:szCs w:val="22"/>
            <w:lang w:eastAsia="zh-CN"/>
          </w:rPr>
          <w:delText xml:space="preserve"> considered</w:delText>
        </w:r>
      </w:del>
      <w:del w:id="1255" w:author="Zhang  Zihao" w:date="2024-08-14T12:28:00Z">
        <w:r w:rsidR="00F5035E" w:rsidRPr="00CF7E03" w:rsidDel="00291F78">
          <w:rPr>
            <w:rFonts w:ascii="Arial" w:eastAsiaTheme="minorEastAsia" w:hAnsi="Arial" w:cs="Arial"/>
            <w:sz w:val="22"/>
            <w:szCs w:val="22"/>
            <w:lang w:eastAsia="zh-CN"/>
          </w:rPr>
          <w:delText>.</w:delText>
        </w:r>
      </w:del>
      <w:del w:id="1256" w:author="Zhang  Zihao" w:date="2024-08-13T23:32:00Z">
        <w:r w:rsidR="00B67FD8" w:rsidRPr="00CF7E03" w:rsidDel="004D42EA">
          <w:rPr>
            <w:rFonts w:ascii="Arial" w:eastAsiaTheme="minorEastAsia" w:hAnsi="Arial" w:cs="Arial"/>
            <w:sz w:val="22"/>
            <w:szCs w:val="22"/>
            <w:lang w:eastAsia="zh-CN"/>
          </w:rPr>
          <w:delText xml:space="preserve"> </w:delText>
        </w:r>
      </w:del>
      <w:ins w:id="1257" w:author="Zhang  Zihao" w:date="2024-08-13T22:36:00Z">
        <w:r w:rsidR="00294A04">
          <w:rPr>
            <w:rFonts w:ascii="Arial" w:eastAsiaTheme="minorEastAsia" w:hAnsi="Arial" w:cs="Arial" w:hint="eastAsia"/>
            <w:sz w:val="22"/>
            <w:szCs w:val="22"/>
            <w:lang w:eastAsia="zh-CN"/>
          </w:rPr>
          <w:t>N</w:t>
        </w:r>
        <w:r w:rsidR="00BA6A5E" w:rsidRPr="00CF7E03">
          <w:rPr>
            <w:rFonts w:ascii="Arial" w:eastAsiaTheme="minorEastAsia" w:hAnsi="Arial" w:cs="Arial"/>
            <w:sz w:val="22"/>
            <w:szCs w:val="22"/>
            <w:lang w:eastAsia="zh-CN"/>
          </w:rPr>
          <w:t>on</w:t>
        </w:r>
        <w:r w:rsidR="00BA6A5E" w:rsidRPr="00CF7E03">
          <w:rPr>
            <w:rFonts w:ascii="Arial" w:eastAsiaTheme="minorEastAsia" w:hAnsi="Arial" w:cs="Arial"/>
            <w:sz w:val="22"/>
            <w:szCs w:val="22"/>
            <w:lang w:eastAsia="zh-CN"/>
          </w:rPr>
          <w:noBreakHyphen/>
          <w:t xml:space="preserve">thermal plasma </w:t>
        </w:r>
      </w:ins>
      <w:ins w:id="1258" w:author="Zhang  Zihao" w:date="2024-08-13T23:32:00Z">
        <w:r w:rsidR="004D42EA">
          <w:rPr>
            <w:rFonts w:ascii="Arial" w:eastAsiaTheme="minorEastAsia" w:hAnsi="Arial" w:cs="Arial" w:hint="eastAsia"/>
            <w:sz w:val="22"/>
            <w:szCs w:val="22"/>
            <w:lang w:eastAsia="zh-CN"/>
          </w:rPr>
          <w:t>technologies</w:t>
        </w:r>
      </w:ins>
      <w:ins w:id="1259" w:author="Zhang  Zihao" w:date="2024-08-13T22:36:00Z">
        <w:r w:rsidR="00BA6A5E">
          <w:rPr>
            <w:rFonts w:ascii="Arial" w:eastAsiaTheme="minorEastAsia" w:hAnsi="Arial" w:cs="Arial" w:hint="eastAsia"/>
            <w:sz w:val="22"/>
            <w:szCs w:val="22"/>
            <w:lang w:eastAsia="zh-CN"/>
          </w:rPr>
          <w:t xml:space="preserve"> </w:t>
        </w:r>
      </w:ins>
      <w:ins w:id="1260" w:author="Zhang  Zihao" w:date="2024-08-13T23:35:00Z">
        <w:r w:rsidR="004E2677">
          <w:rPr>
            <w:rFonts w:ascii="Arial" w:eastAsiaTheme="minorEastAsia" w:hAnsi="Arial" w:cs="Arial" w:hint="eastAsia"/>
            <w:sz w:val="22"/>
            <w:szCs w:val="22"/>
            <w:lang w:eastAsia="zh-CN"/>
          </w:rPr>
          <w:t>show</w:t>
        </w:r>
      </w:ins>
      <w:ins w:id="1261" w:author="Zhang  Zihao" w:date="2024-08-13T22:36:00Z">
        <w:r w:rsidR="00BA6A5E" w:rsidRPr="00CF7E03">
          <w:rPr>
            <w:rFonts w:ascii="Arial" w:eastAsiaTheme="minorEastAsia" w:hAnsi="Arial" w:cs="Arial"/>
            <w:sz w:val="22"/>
            <w:szCs w:val="22"/>
            <w:lang w:eastAsia="zh-CN"/>
          </w:rPr>
          <w:t xml:space="preserve"> performance close to commercial thermal plasma</w:t>
        </w:r>
      </w:ins>
      <w:ins w:id="1262" w:author="Nabera  Abhinandan" w:date="2024-08-15T21:10:00Z">
        <w:r w:rsidR="00AB4A94">
          <w:rPr>
            <w:rFonts w:ascii="Arial" w:eastAsiaTheme="minorEastAsia" w:hAnsi="Arial" w:cs="Arial"/>
            <w:sz w:val="22"/>
            <w:szCs w:val="22"/>
            <w:lang w:eastAsia="zh-CN"/>
          </w:rPr>
          <w:t xml:space="preserve"> </w:t>
        </w:r>
      </w:ins>
      <w:ins w:id="1263" w:author="Zhang  Zihao" w:date="2024-08-13T22:36:00Z">
        <w:del w:id="1264" w:author="Nabera  Abhinandan" w:date="2024-08-15T21:10:00Z">
          <w:r w:rsidR="00BA6A5E" w:rsidRPr="00CF7E03" w:rsidDel="00AB4A94">
            <w:rPr>
              <w:rFonts w:ascii="Arial" w:eastAsiaTheme="minorEastAsia" w:hAnsi="Arial" w:cs="Arial"/>
              <w:sz w:val="22"/>
              <w:szCs w:val="22"/>
              <w:lang w:eastAsia="zh-CN"/>
            </w:rPr>
            <w:delText>,</w:delText>
          </w:r>
          <w:r w:rsidR="00BA6A5E" w:rsidDel="00AB4A94">
            <w:rPr>
              <w:rFonts w:ascii="Arial" w:eastAsiaTheme="minorEastAsia" w:hAnsi="Arial" w:cs="Arial" w:hint="eastAsia"/>
              <w:sz w:val="22"/>
              <w:szCs w:val="22"/>
              <w:lang w:eastAsia="zh-CN"/>
            </w:rPr>
            <w:delText xml:space="preserve"> </w:delText>
          </w:r>
        </w:del>
      </w:ins>
      <w:ins w:id="1265" w:author="Zhang  Zihao" w:date="2024-08-13T23:36:00Z">
        <w:r w:rsidR="004E2677">
          <w:rPr>
            <w:rFonts w:ascii="Arial" w:eastAsiaTheme="minorEastAsia" w:hAnsi="Arial" w:cs="Arial" w:hint="eastAsia"/>
            <w:sz w:val="22"/>
            <w:szCs w:val="22"/>
            <w:lang w:eastAsia="zh-CN"/>
          </w:rPr>
          <w:t>but</w:t>
        </w:r>
      </w:ins>
      <w:ins w:id="1266" w:author="Zhang  Zihao" w:date="2024-08-13T22:36:00Z">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 xml:space="preserve">typically require </w:t>
        </w:r>
      </w:ins>
      <w:ins w:id="1267" w:author="Zhang  Zihao" w:date="2024-08-14T13:04:00Z">
        <w:r w:rsidR="00117F8D">
          <w:rPr>
            <w:rFonts w:ascii="Arial" w:eastAsiaTheme="minorEastAsia" w:hAnsi="Arial" w:cs="Arial" w:hint="eastAsia"/>
            <w:sz w:val="22"/>
            <w:szCs w:val="22"/>
            <w:lang w:eastAsia="zh-CN"/>
          </w:rPr>
          <w:t>higher</w:t>
        </w:r>
      </w:ins>
      <w:ins w:id="1268" w:author="Zhang  Zihao" w:date="2024-08-13T22:36:00Z">
        <w:r w:rsidR="00BA6A5E" w:rsidRPr="00CF7E03">
          <w:rPr>
            <w:rFonts w:ascii="Arial" w:eastAsiaTheme="minorEastAsia" w:hAnsi="Arial" w:cs="Arial"/>
            <w:sz w:val="22"/>
            <w:szCs w:val="22"/>
            <w:lang w:eastAsia="zh-CN"/>
          </w:rPr>
          <w:t xml:space="preserve"> energy </w:t>
        </w:r>
      </w:ins>
      <w:ins w:id="1269" w:author="Zhang  Zihao" w:date="2024-08-13T23:36:00Z">
        <w:r w:rsidR="004E2677">
          <w:rPr>
            <w:rFonts w:ascii="Arial" w:eastAsiaTheme="minorEastAsia" w:hAnsi="Arial" w:cs="Arial" w:hint="eastAsia"/>
            <w:sz w:val="22"/>
            <w:szCs w:val="22"/>
            <w:lang w:eastAsia="zh-CN"/>
          </w:rPr>
          <w:t>input an</w:t>
        </w:r>
      </w:ins>
      <w:ins w:id="1270" w:author="Zhang  Zihao" w:date="2024-08-13T22:36:00Z">
        <w:r w:rsidR="00BA6A5E" w:rsidRPr="00CF7E03">
          <w:rPr>
            <w:rFonts w:ascii="Arial" w:eastAsiaTheme="minorEastAsia" w:hAnsi="Arial" w:cs="Arial"/>
            <w:sz w:val="22"/>
            <w:szCs w:val="22"/>
            <w:lang w:eastAsia="zh-CN"/>
          </w:rPr>
          <w:t xml:space="preserve">d </w:t>
        </w:r>
      </w:ins>
      <w:ins w:id="1271" w:author="Zhang  Zihao" w:date="2024-08-14T13:04:00Z">
        <w:r w:rsidR="00117F8D">
          <w:rPr>
            <w:rFonts w:ascii="Arial" w:eastAsiaTheme="minorEastAsia" w:hAnsi="Arial" w:cs="Arial" w:hint="eastAsia"/>
            <w:sz w:val="22"/>
            <w:szCs w:val="22"/>
            <w:lang w:eastAsia="zh-CN"/>
          </w:rPr>
          <w:t xml:space="preserve">more </w:t>
        </w:r>
      </w:ins>
      <w:ins w:id="1272" w:author="Zhang  Zihao" w:date="2024-08-13T22:36:00Z">
        <w:r w:rsidR="00BA6A5E" w:rsidRPr="00CF7E03">
          <w:rPr>
            <w:rFonts w:ascii="Arial" w:eastAsiaTheme="minorEastAsia" w:hAnsi="Arial" w:cs="Arial"/>
            <w:sz w:val="22"/>
            <w:szCs w:val="22"/>
            <w:lang w:eastAsia="zh-CN"/>
          </w:rPr>
          <w:t>complex equipment.</w:t>
        </w:r>
        <w:r w:rsidR="00BA6A5E">
          <w:rPr>
            <w:rFonts w:ascii="Arial" w:eastAsiaTheme="minorEastAsia" w:hAnsi="Arial" w:cs="Arial" w:hint="eastAsia"/>
            <w:sz w:val="22"/>
            <w:szCs w:val="22"/>
            <w:lang w:eastAsia="zh-CN"/>
          </w:rPr>
          <w:t xml:space="preserve"> </w:t>
        </w:r>
      </w:ins>
      <w:ins w:id="1273" w:author="Zhang  Zihao" w:date="2024-08-14T13:04:00Z">
        <w:r w:rsidR="005B08B5">
          <w:rPr>
            <w:rFonts w:ascii="Arial" w:eastAsiaTheme="minorEastAsia" w:hAnsi="Arial" w:cs="Arial" w:hint="eastAsia"/>
            <w:sz w:val="22"/>
            <w:szCs w:val="22"/>
            <w:lang w:eastAsia="zh-CN"/>
          </w:rPr>
          <w:t>While c</w:t>
        </w:r>
      </w:ins>
      <w:ins w:id="1274" w:author="Zhang  Zihao" w:date="2024-08-13T22:36:00Z">
        <w:r w:rsidR="00BA6A5E">
          <w:rPr>
            <w:rFonts w:ascii="Arial" w:eastAsiaTheme="minorEastAsia" w:hAnsi="Arial" w:cs="Arial" w:hint="eastAsia"/>
            <w:sz w:val="22"/>
            <w:szCs w:val="22"/>
            <w:lang w:eastAsia="zh-CN"/>
          </w:rPr>
          <w:t>atalyst</w:t>
        </w:r>
      </w:ins>
      <w:ins w:id="1275" w:author="Zhang  Zihao" w:date="2024-08-14T13:04:00Z">
        <w:r w:rsidR="005B08B5">
          <w:rPr>
            <w:rFonts w:ascii="Arial" w:eastAsiaTheme="minorEastAsia" w:hAnsi="Arial" w:cs="Arial" w:hint="eastAsia"/>
            <w:sz w:val="22"/>
            <w:szCs w:val="22"/>
            <w:lang w:eastAsia="zh-CN"/>
          </w:rPr>
          <w:t>s</w:t>
        </w:r>
      </w:ins>
      <w:ins w:id="1276" w:author="Zhang  Zihao" w:date="2024-08-13T22:36:00Z">
        <w:r w:rsidR="00BA6A5E">
          <w:rPr>
            <w:rFonts w:ascii="Arial" w:eastAsiaTheme="minorEastAsia" w:hAnsi="Arial" w:cs="Arial" w:hint="eastAsia"/>
            <w:sz w:val="22"/>
            <w:szCs w:val="22"/>
            <w:lang w:eastAsia="zh-CN"/>
          </w:rPr>
          <w:t xml:space="preserve"> </w:t>
        </w:r>
      </w:ins>
      <w:ins w:id="1277" w:author="Zhang  Zihao" w:date="2024-08-13T23:37:00Z">
        <w:r w:rsidR="004E2677">
          <w:rPr>
            <w:rFonts w:ascii="Arial" w:eastAsiaTheme="minorEastAsia" w:hAnsi="Arial" w:cs="Arial" w:hint="eastAsia"/>
            <w:sz w:val="22"/>
            <w:szCs w:val="22"/>
            <w:lang w:eastAsia="zh-CN"/>
          </w:rPr>
          <w:t>can</w:t>
        </w:r>
      </w:ins>
      <w:ins w:id="1278" w:author="Zhang  Zihao" w:date="2024-08-13T22:36:00Z">
        <w:r w:rsidR="00BA6A5E">
          <w:rPr>
            <w:rFonts w:ascii="Arial" w:eastAsiaTheme="minorEastAsia" w:hAnsi="Arial" w:cs="Arial" w:hint="eastAsia"/>
            <w:sz w:val="22"/>
            <w:szCs w:val="22"/>
            <w:lang w:eastAsia="zh-CN"/>
          </w:rPr>
          <w:t xml:space="preserve"> </w:t>
        </w:r>
      </w:ins>
      <w:ins w:id="1279" w:author="Zhang  Zihao" w:date="2024-08-14T13:05:00Z">
        <w:r w:rsidR="005B08B5">
          <w:rPr>
            <w:rFonts w:ascii="Arial" w:eastAsiaTheme="minorEastAsia" w:hAnsi="Arial" w:cs="Arial" w:hint="eastAsia"/>
            <w:sz w:val="22"/>
            <w:szCs w:val="22"/>
            <w:lang w:eastAsia="zh-CN"/>
          </w:rPr>
          <w:t>favor</w:t>
        </w:r>
      </w:ins>
      <w:ins w:id="1280" w:author="Zhang  Zihao" w:date="2024-08-13T23:37:00Z">
        <w:r w:rsidR="004E2677">
          <w:rPr>
            <w:rFonts w:ascii="Arial" w:eastAsiaTheme="minorEastAsia" w:hAnsi="Arial" w:cs="Arial" w:hint="eastAsia"/>
            <w:sz w:val="22"/>
            <w:szCs w:val="22"/>
            <w:lang w:eastAsia="zh-CN"/>
          </w:rPr>
          <w:t xml:space="preserve"> </w:t>
        </w:r>
      </w:ins>
      <w:ins w:id="1281" w:author="Zhang  Zihao" w:date="2024-08-13T22:36:00Z">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Pr>
            <w:rFonts w:ascii="Arial" w:eastAsiaTheme="minorEastAsia" w:hAnsi="Arial" w:cs="Arial" w:hint="eastAsia"/>
            <w:sz w:val="22"/>
            <w:szCs w:val="22"/>
            <w:lang w:eastAsia="zh-CN"/>
          </w:rPr>
          <w:t xml:space="preserve"> production,</w:t>
        </w:r>
        <w:r w:rsidR="00BA6A5E" w:rsidRPr="00CF7E03">
          <w:rPr>
            <w:rFonts w:ascii="Arial" w:eastAsiaTheme="minorEastAsia" w:hAnsi="Arial" w:cs="Arial"/>
            <w:sz w:val="22"/>
            <w:szCs w:val="22"/>
            <w:lang w:eastAsia="zh-CN"/>
          </w:rPr>
          <w:t xml:space="preserve"> the</w:t>
        </w:r>
        <w:r w:rsidR="00BA6A5E">
          <w:rPr>
            <w:rFonts w:ascii="Arial" w:eastAsiaTheme="minorEastAsia" w:hAnsi="Arial" w:cs="Arial" w:hint="eastAsia"/>
            <w:sz w:val="22"/>
            <w:szCs w:val="22"/>
            <w:lang w:eastAsia="zh-CN"/>
          </w:rPr>
          <w:t xml:space="preserve"> </w:t>
        </w:r>
      </w:ins>
      <w:ins w:id="1282" w:author="Zhang  Zihao" w:date="2024-08-14T12:30:00Z">
        <w:r w:rsidR="0089632D">
          <w:rPr>
            <w:rFonts w:ascii="Arial" w:eastAsiaTheme="minorEastAsia" w:hAnsi="Arial" w:cs="Arial" w:hint="eastAsia"/>
            <w:sz w:val="22"/>
            <w:szCs w:val="22"/>
            <w:lang w:eastAsia="zh-CN"/>
          </w:rPr>
          <w:t xml:space="preserve">catalytic and </w:t>
        </w:r>
        <w:r w:rsidR="0089632D" w:rsidRPr="00234BA5">
          <w:rPr>
            <w:rFonts w:ascii="Arial" w:eastAsiaTheme="minorEastAsia" w:hAnsi="Arial" w:cs="Arial"/>
            <w:sz w:val="22"/>
            <w:szCs w:val="22"/>
            <w:lang w:eastAsia="zh-CN"/>
          </w:rPr>
          <w:t>plasma</w:t>
        </w:r>
        <w:r w:rsidR="0089632D" w:rsidRPr="00234BA5">
          <w:rPr>
            <w:rFonts w:ascii="Arial" w:eastAsiaTheme="minorEastAsia" w:hAnsi="Arial" w:cs="Arial"/>
            <w:sz w:val="22"/>
            <w:szCs w:val="22"/>
            <w:lang w:eastAsia="zh-CN"/>
          </w:rPr>
          <w:noBreakHyphen/>
          <w:t xml:space="preserve">assisted </w:t>
        </w:r>
      </w:ins>
      <w:ins w:id="1283" w:author="Zhang  Zihao" w:date="2024-08-13T22:36:00Z">
        <w:r w:rsidR="00BA6A5E">
          <w:rPr>
            <w:rFonts w:ascii="Arial" w:eastAsiaTheme="minorEastAsia" w:hAnsi="Arial" w:cs="Arial" w:hint="eastAsia"/>
            <w:sz w:val="22"/>
            <w:szCs w:val="22"/>
            <w:lang w:eastAsia="zh-CN"/>
          </w:rPr>
          <w:t>mechanism</w:t>
        </w:r>
      </w:ins>
      <w:ins w:id="1284" w:author="Zhang  Zihao" w:date="2024-08-14T13:05:00Z">
        <w:r w:rsidR="0005195B">
          <w:rPr>
            <w:rFonts w:ascii="Arial" w:eastAsiaTheme="minorEastAsia" w:hAnsi="Arial" w:cs="Arial" w:hint="eastAsia"/>
            <w:sz w:val="22"/>
            <w:szCs w:val="22"/>
            <w:lang w:eastAsia="zh-CN"/>
          </w:rPr>
          <w:t>s</w:t>
        </w:r>
      </w:ins>
      <w:ins w:id="1285" w:author="Zhang  Zihao" w:date="2024-08-14T12:30:00Z">
        <w:r w:rsidR="0089632D">
          <w:rPr>
            <w:rFonts w:ascii="Arial" w:eastAsiaTheme="minorEastAsia" w:hAnsi="Arial" w:cs="Arial" w:hint="eastAsia"/>
            <w:sz w:val="22"/>
            <w:szCs w:val="22"/>
            <w:lang w:eastAsia="zh-CN"/>
          </w:rPr>
          <w:t xml:space="preserve"> </w:t>
        </w:r>
      </w:ins>
      <w:ins w:id="1286" w:author="Zhang  Zihao" w:date="2024-08-14T13:05:00Z">
        <w:r w:rsidR="0005195B">
          <w:rPr>
            <w:rFonts w:ascii="Arial" w:eastAsiaTheme="minorEastAsia" w:hAnsi="Arial" w:cs="Arial" w:hint="eastAsia"/>
            <w:sz w:val="22"/>
            <w:szCs w:val="22"/>
            <w:lang w:eastAsia="zh-CN"/>
          </w:rPr>
          <w:t>are still not well understood</w:t>
        </w:r>
      </w:ins>
      <w:ins w:id="1287" w:author="Zhang  Zihao" w:date="2024-08-13T22:36:00Z">
        <w:r w:rsidR="00BA6A5E">
          <w:rPr>
            <w:rFonts w:ascii="Arial" w:eastAsiaTheme="minorEastAsia" w:hAnsi="Arial" w:cs="Arial" w:hint="eastAsia"/>
            <w:sz w:val="22"/>
            <w:szCs w:val="22"/>
            <w:lang w:eastAsia="zh-CN"/>
          </w:rPr>
          <w:t>.</w:t>
        </w:r>
        <w:r w:rsidR="00BA6A5E" w:rsidRPr="00CF7E03">
          <w:rPr>
            <w:rFonts w:ascii="Arial" w:eastAsiaTheme="minorEastAsia" w:hAnsi="Arial" w:cs="Arial"/>
            <w:sz w:val="22"/>
            <w:szCs w:val="22"/>
            <w:lang w:eastAsia="zh-CN"/>
          </w:rPr>
          <w:t xml:space="preserve"> </w:t>
        </w:r>
      </w:ins>
      <w:ins w:id="1288" w:author="Zhang  Zihao" w:date="2024-08-13T23:38:00Z">
        <w:r w:rsidR="004E2677">
          <w:rPr>
            <w:rFonts w:ascii="Arial" w:eastAsiaTheme="minorEastAsia" w:hAnsi="Arial" w:cs="Arial" w:hint="eastAsia"/>
            <w:sz w:val="22"/>
            <w:szCs w:val="22"/>
            <w:lang w:eastAsia="zh-CN"/>
          </w:rPr>
          <w:t>F</w:t>
        </w:r>
      </w:ins>
      <w:ins w:id="1289" w:author="Zhang  Zihao" w:date="2024-08-13T22:36:00Z">
        <w:r w:rsidR="00BA6A5E" w:rsidRPr="00CF7E03">
          <w:rPr>
            <w:rFonts w:ascii="Arial" w:eastAsiaTheme="minorEastAsia" w:hAnsi="Arial" w:cs="Arial"/>
            <w:sz w:val="22"/>
            <w:szCs w:val="22"/>
            <w:lang w:eastAsia="zh-CN"/>
          </w:rPr>
          <w:t xml:space="preserve">uture research should </w:t>
        </w:r>
      </w:ins>
      <w:ins w:id="1290" w:author="Zhang  Zihao" w:date="2024-08-14T13:05:00Z">
        <w:r w:rsidR="00F851A7">
          <w:rPr>
            <w:rFonts w:ascii="Arial" w:eastAsiaTheme="minorEastAsia" w:hAnsi="Arial" w:cs="Arial" w:hint="eastAsia"/>
            <w:sz w:val="22"/>
            <w:szCs w:val="22"/>
            <w:lang w:eastAsia="zh-CN"/>
          </w:rPr>
          <w:t xml:space="preserve">aim to </w:t>
        </w:r>
      </w:ins>
      <w:ins w:id="1291" w:author="Zhang  Zihao" w:date="2024-08-13T22:36:00Z">
        <w:r w:rsidR="00BA6A5E">
          <w:rPr>
            <w:rFonts w:ascii="Arial" w:eastAsiaTheme="minorEastAsia" w:hAnsi="Arial" w:cs="Arial" w:hint="eastAsia"/>
            <w:sz w:val="22"/>
            <w:szCs w:val="22"/>
            <w:lang w:eastAsia="zh-CN"/>
          </w:rPr>
          <w:t>improv</w:t>
        </w:r>
      </w:ins>
      <w:ins w:id="1292" w:author="Zhang  Zihao" w:date="2024-08-14T13:05:00Z">
        <w:r w:rsidR="00F851A7">
          <w:rPr>
            <w:rFonts w:ascii="Arial" w:eastAsiaTheme="minorEastAsia" w:hAnsi="Arial" w:cs="Arial" w:hint="eastAsia"/>
            <w:sz w:val="22"/>
            <w:szCs w:val="22"/>
            <w:lang w:eastAsia="zh-CN"/>
          </w:rPr>
          <w:t>e</w:t>
        </w:r>
      </w:ins>
      <w:ins w:id="1293" w:author="Zhang  Zihao" w:date="2024-08-13T22:36:00Z">
        <w:r w:rsidR="00BA6A5E" w:rsidRPr="00C57583">
          <w:rPr>
            <w:rFonts w:ascii="Arial" w:eastAsiaTheme="minorEastAsia" w:hAnsi="Arial" w:cs="Arial"/>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1F21AD">
          <w:rPr>
            <w:rFonts w:ascii="Arial" w:eastAsiaTheme="minorEastAsia" w:hAnsi="Arial" w:cs="Arial"/>
            <w:sz w:val="22"/>
            <w:szCs w:val="22"/>
            <w:lang w:eastAsia="zh-CN"/>
          </w:rPr>
          <w:t xml:space="preserve"> </w:t>
        </w:r>
        <w:r w:rsidR="00BA6A5E">
          <w:rPr>
            <w:rFonts w:ascii="Arial" w:eastAsiaTheme="minorEastAsia" w:hAnsi="Arial" w:cs="Arial" w:hint="eastAsia"/>
            <w:sz w:val="22"/>
            <w:szCs w:val="22"/>
            <w:lang w:eastAsia="zh-CN"/>
          </w:rPr>
          <w:t>yield, energy efficiency</w:t>
        </w:r>
      </w:ins>
      <w:ins w:id="1294" w:author="Zhang  Zihao" w:date="2024-08-13T23:39:00Z">
        <w:r w:rsidR="004E2677">
          <w:rPr>
            <w:rFonts w:ascii="Arial" w:eastAsiaTheme="minorEastAsia" w:hAnsi="Arial" w:cs="Arial" w:hint="eastAsia"/>
            <w:sz w:val="22"/>
            <w:szCs w:val="22"/>
            <w:lang w:eastAsia="zh-CN"/>
          </w:rPr>
          <w:t>,</w:t>
        </w:r>
      </w:ins>
      <w:ins w:id="1295" w:author="Zhang  Zihao" w:date="2024-08-13T22:36:00Z">
        <w:r w:rsidR="00BA6A5E">
          <w:rPr>
            <w:rFonts w:ascii="Arial" w:eastAsiaTheme="minorEastAsia" w:hAnsi="Arial" w:cs="Arial" w:hint="eastAsia"/>
            <w:sz w:val="22"/>
            <w:szCs w:val="22"/>
            <w:lang w:eastAsia="zh-CN"/>
          </w:rPr>
          <w:t xml:space="preserve"> and </w:t>
        </w:r>
        <w:r w:rsidR="00BA6A5E">
          <w:rPr>
            <w:rFonts w:ascii="Arial" w:eastAsiaTheme="minorEastAsia" w:hAnsi="Arial" w:cs="Arial"/>
            <w:sz w:val="22"/>
            <w:szCs w:val="22"/>
            <w:lang w:eastAsia="zh-CN"/>
          </w:rPr>
          <w:t>equipment</w:t>
        </w:r>
        <w:r w:rsidR="00BA6A5E">
          <w:rPr>
            <w:rFonts w:ascii="Arial" w:eastAsiaTheme="minorEastAsia" w:hAnsi="Arial" w:cs="Arial" w:hint="eastAsia"/>
            <w:sz w:val="22"/>
            <w:szCs w:val="22"/>
            <w:lang w:eastAsia="zh-CN"/>
          </w:rPr>
          <w:t xml:space="preserve"> life</w:t>
        </w:r>
      </w:ins>
      <w:ins w:id="1296" w:author="Zhang  Zihao" w:date="2024-08-13T23:39:00Z">
        <w:r w:rsidR="004E2677">
          <w:rPr>
            <w:rFonts w:ascii="Arial" w:eastAsiaTheme="minorEastAsia" w:hAnsi="Arial" w:cs="Arial" w:hint="eastAsia"/>
            <w:sz w:val="22"/>
            <w:szCs w:val="22"/>
            <w:lang w:eastAsia="zh-CN"/>
          </w:rPr>
          <w:t>span</w:t>
        </w:r>
      </w:ins>
      <w:ins w:id="1297" w:author="Zhang  Zihao" w:date="2024-08-13T22:36:00Z">
        <w:r w:rsidR="00BA6A5E">
          <w:rPr>
            <w:rFonts w:ascii="Arial" w:eastAsiaTheme="minorEastAsia" w:hAnsi="Arial" w:cs="Arial" w:hint="eastAsia"/>
            <w:sz w:val="22"/>
            <w:szCs w:val="22"/>
            <w:lang w:eastAsia="zh-CN"/>
          </w:rPr>
          <w:t xml:space="preserve">, </w:t>
        </w:r>
      </w:ins>
      <w:ins w:id="1298" w:author="Zhang  Zihao" w:date="2024-08-14T13:05:00Z">
        <w:r w:rsidR="00F851A7">
          <w:rPr>
            <w:rFonts w:ascii="Arial" w:eastAsiaTheme="minorEastAsia" w:hAnsi="Arial" w:cs="Arial" w:hint="eastAsia"/>
            <w:sz w:val="22"/>
            <w:szCs w:val="22"/>
            <w:lang w:eastAsia="zh-CN"/>
          </w:rPr>
          <w:t>with the goa</w:t>
        </w:r>
      </w:ins>
      <w:ins w:id="1299" w:author="Zhang  Zihao" w:date="2024-08-14T13:06:00Z">
        <w:r w:rsidR="00F851A7">
          <w:rPr>
            <w:rFonts w:ascii="Arial" w:eastAsiaTheme="minorEastAsia" w:hAnsi="Arial" w:cs="Arial" w:hint="eastAsia"/>
            <w:sz w:val="22"/>
            <w:szCs w:val="22"/>
            <w:lang w:eastAsia="zh-CN"/>
          </w:rPr>
          <w:t>l of</w:t>
        </w:r>
      </w:ins>
      <w:ins w:id="1300" w:author="Zhang  Zihao" w:date="2024-08-13T23:40:00Z">
        <w:r w:rsidR="004E2677">
          <w:rPr>
            <w:rFonts w:ascii="Arial" w:eastAsiaTheme="minorEastAsia" w:hAnsi="Arial" w:cs="Arial" w:hint="eastAsia"/>
            <w:sz w:val="22"/>
            <w:szCs w:val="22"/>
            <w:lang w:eastAsia="zh-CN"/>
          </w:rPr>
          <w:t xml:space="preserve"> reduc</w:t>
        </w:r>
      </w:ins>
      <w:ins w:id="1301" w:author="Zhang  Zihao" w:date="2024-08-14T13:06:00Z">
        <w:r w:rsidR="00F851A7">
          <w:rPr>
            <w:rFonts w:ascii="Arial" w:eastAsiaTheme="minorEastAsia" w:hAnsi="Arial" w:cs="Arial" w:hint="eastAsia"/>
            <w:sz w:val="22"/>
            <w:szCs w:val="22"/>
            <w:lang w:eastAsia="zh-CN"/>
          </w:rPr>
          <w:t>ing</w:t>
        </w:r>
      </w:ins>
      <w:ins w:id="1302" w:author="Zhang  Zihao" w:date="2024-08-13T23:40:00Z">
        <w:r w:rsidR="004E2677">
          <w:rPr>
            <w:rFonts w:ascii="Arial" w:eastAsiaTheme="minorEastAsia" w:hAnsi="Arial" w:cs="Arial" w:hint="eastAsia"/>
            <w:sz w:val="22"/>
            <w:szCs w:val="22"/>
            <w:lang w:eastAsia="zh-CN"/>
          </w:rPr>
          <w:t xml:space="preserve"> </w:t>
        </w:r>
      </w:ins>
      <w:ins w:id="1303" w:author="Zhang  Zihao" w:date="2024-08-13T22:36:00Z">
        <w:r w:rsidR="00BA6A5E" w:rsidRPr="00CF7E03">
          <w:rPr>
            <w:rFonts w:ascii="Arial" w:eastAsiaTheme="minorEastAsia" w:hAnsi="Arial" w:cs="Arial"/>
            <w:sz w:val="22"/>
            <w:szCs w:val="22"/>
            <w:lang w:eastAsia="zh-CN"/>
          </w:rPr>
          <w:t>energy requirement</w:t>
        </w:r>
      </w:ins>
      <w:ins w:id="1304" w:author="Nabera  Abhinandan" w:date="2024-08-15T21:11:00Z">
        <w:r w:rsidR="00AB4A94">
          <w:rPr>
            <w:rFonts w:ascii="Arial" w:eastAsiaTheme="minorEastAsia" w:hAnsi="Arial" w:cs="Arial"/>
            <w:sz w:val="22"/>
            <w:szCs w:val="22"/>
            <w:lang w:eastAsia="zh-CN"/>
          </w:rPr>
          <w:t>s</w:t>
        </w:r>
      </w:ins>
      <w:ins w:id="1305" w:author="Zhang  Zihao" w:date="2024-08-13T22:36:00Z">
        <w:r w:rsidR="00BA6A5E" w:rsidRPr="00CF7E03">
          <w:rPr>
            <w:rFonts w:ascii="Arial" w:eastAsiaTheme="minorEastAsia" w:hAnsi="Arial" w:cs="Arial"/>
            <w:sz w:val="22"/>
            <w:szCs w:val="22"/>
            <w:lang w:eastAsia="zh-CN"/>
          </w:rPr>
          <w:t xml:space="preserve"> to the theoretical limit </w:t>
        </w:r>
      </w:ins>
      <w:ins w:id="1306" w:author="Zhang  Zihao" w:date="2024-08-13T23:40:00Z">
        <w:r w:rsidR="004E2677">
          <w:rPr>
            <w:rFonts w:ascii="Arial" w:eastAsiaTheme="minorEastAsia" w:hAnsi="Arial" w:cs="Arial" w:hint="eastAsia"/>
            <w:sz w:val="22"/>
            <w:szCs w:val="22"/>
            <w:lang w:eastAsia="zh-CN"/>
          </w:rPr>
          <w:t xml:space="preserve">of </w:t>
        </w:r>
      </w:ins>
      <w:ins w:id="1307" w:author="Zhang  Zihao" w:date="2024-08-13T22:36:00Z">
        <w:r w:rsidR="00BA6A5E" w:rsidRPr="00CF7E03">
          <w:rPr>
            <w:rFonts w:ascii="Arial" w:eastAsiaTheme="minorEastAsia" w:hAnsi="Arial" w:cs="Arial"/>
            <w:sz w:val="22"/>
            <w:szCs w:val="22"/>
            <w:lang w:eastAsia="zh-CN"/>
          </w:rPr>
          <w:t>4.0 kWh kg</w:t>
        </w:r>
        <w:r w:rsidR="00BA6A5E" w:rsidRPr="00CF7E03">
          <w:rPr>
            <w:rFonts w:ascii="Arial" w:eastAsiaTheme="minorEastAsia" w:hAnsi="Arial" w:cs="Arial"/>
            <w:sz w:val="22"/>
            <w:szCs w:val="22"/>
            <w:vertAlign w:val="superscript"/>
            <w:lang w:eastAsia="zh-CN"/>
          </w:rPr>
          <w:t>–1</w:t>
        </w:r>
        <w:r w:rsidR="00BA6A5E" w:rsidRPr="00CF7E03">
          <w:rPr>
            <w:rFonts w:ascii="Arial" w:eastAsiaTheme="minorEastAsia" w:hAnsi="Arial" w:cs="Arial"/>
            <w:sz w:val="22"/>
            <w:szCs w:val="22"/>
            <w:lang w:eastAsia="zh-CN"/>
          </w:rPr>
          <w:t> 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w:t>
        </w:r>
      </w:ins>
      <w:ins w:id="1308" w:author="Zhang  Zihao" w:date="2024-08-13T23:40:00Z">
        <w:r w:rsidR="004E2677">
          <w:rPr>
            <w:rFonts w:ascii="Arial" w:eastAsiaTheme="minorEastAsia" w:hAnsi="Arial" w:cs="Arial" w:hint="eastAsia"/>
            <w:sz w:val="22"/>
            <w:szCs w:val="22"/>
            <w:lang w:eastAsia="zh-CN"/>
          </w:rPr>
          <w:t xml:space="preserve">Cold plasma </w:t>
        </w:r>
      </w:ins>
      <w:ins w:id="1309" w:author="Zhang  Zihao" w:date="2024-08-14T13:06:00Z">
        <w:r w:rsidR="00F851A7">
          <w:rPr>
            <w:rFonts w:ascii="Arial" w:eastAsiaTheme="minorEastAsia" w:hAnsi="Arial" w:cs="Arial" w:hint="eastAsia"/>
            <w:sz w:val="22"/>
            <w:szCs w:val="22"/>
            <w:lang w:eastAsia="zh-CN"/>
          </w:rPr>
          <w:t xml:space="preserve">offers advantages by preventing </w:t>
        </w:r>
      </w:ins>
      <w:ins w:id="1310" w:author="Zhang  Zihao" w:date="2024-08-13T23:40:00Z">
        <w:r w:rsidR="004E2677" w:rsidRPr="00CF7E03">
          <w:rPr>
            <w:rFonts w:ascii="Arial" w:eastAsiaTheme="minorEastAsia" w:hAnsi="Arial" w:cs="Arial"/>
            <w:sz w:val="22"/>
            <w:szCs w:val="22"/>
            <w:lang w:eastAsia="zh-CN"/>
          </w:rPr>
          <w:t>C</w:t>
        </w:r>
        <w:r w:rsidR="004E2677" w:rsidRPr="00CF7E03">
          <w:rPr>
            <w:rFonts w:ascii="Arial" w:eastAsiaTheme="minorEastAsia" w:hAnsi="Arial" w:cs="Arial"/>
            <w:sz w:val="22"/>
            <w:szCs w:val="22"/>
            <w:vertAlign w:val="subscript"/>
            <w:lang w:eastAsia="zh-CN"/>
          </w:rPr>
          <w:t>2</w:t>
        </w:r>
        <w:r w:rsidR="004E2677" w:rsidRPr="00CF7E03">
          <w:rPr>
            <w:rFonts w:ascii="Arial" w:eastAsiaTheme="minorEastAsia" w:hAnsi="Arial" w:cs="Arial"/>
            <w:sz w:val="22"/>
            <w:szCs w:val="22"/>
            <w:lang w:eastAsia="zh-CN"/>
          </w:rPr>
          <w:t>H</w:t>
        </w:r>
        <w:r w:rsidR="004E2677" w:rsidRPr="00CF7E03">
          <w:rPr>
            <w:rFonts w:ascii="Arial" w:eastAsiaTheme="minorEastAsia" w:hAnsi="Arial" w:cs="Arial"/>
            <w:sz w:val="22"/>
            <w:szCs w:val="22"/>
            <w:vertAlign w:val="subscript"/>
            <w:lang w:eastAsia="zh-CN"/>
          </w:rPr>
          <w:t>2</w:t>
        </w:r>
        <w:r w:rsidR="004E2677" w:rsidRPr="00CF7E03">
          <w:rPr>
            <w:rFonts w:ascii="Arial" w:eastAsiaTheme="minorEastAsia" w:hAnsi="Arial" w:cs="Arial"/>
            <w:sz w:val="22"/>
            <w:szCs w:val="22"/>
            <w:lang w:eastAsia="zh-CN"/>
          </w:rPr>
          <w:t xml:space="preserve"> decomposition </w:t>
        </w:r>
        <w:r w:rsidR="004E2677">
          <w:rPr>
            <w:rFonts w:ascii="Arial" w:eastAsiaTheme="minorEastAsia" w:hAnsi="Arial" w:cs="Arial" w:hint="eastAsia"/>
            <w:sz w:val="22"/>
            <w:szCs w:val="22"/>
            <w:lang w:eastAsia="zh-CN"/>
          </w:rPr>
          <w:t xml:space="preserve">and </w:t>
        </w:r>
      </w:ins>
      <w:ins w:id="1311" w:author="Zhang  Zihao" w:date="2024-08-14T13:06:00Z">
        <w:r w:rsidR="00F851A7">
          <w:rPr>
            <w:rFonts w:ascii="Arial" w:eastAsiaTheme="minorEastAsia" w:hAnsi="Arial" w:cs="Arial" w:hint="eastAsia"/>
            <w:sz w:val="22"/>
            <w:szCs w:val="22"/>
            <w:lang w:eastAsia="zh-CN"/>
          </w:rPr>
          <w:t xml:space="preserve">eliminating </w:t>
        </w:r>
      </w:ins>
      <w:ins w:id="1312" w:author="Zhang  Zihao" w:date="2024-08-13T23:41:00Z">
        <w:r w:rsidR="004E2677" w:rsidRPr="00CF7E03">
          <w:rPr>
            <w:rFonts w:ascii="Arial" w:eastAsiaTheme="minorEastAsia" w:hAnsi="Arial" w:cs="Arial"/>
            <w:sz w:val="22"/>
            <w:szCs w:val="22"/>
            <w:lang w:eastAsia="zh-CN"/>
          </w:rPr>
          <w:t>costly cooling processes</w:t>
        </w:r>
        <w:r w:rsidR="004E2677">
          <w:rPr>
            <w:rFonts w:ascii="Arial" w:eastAsiaTheme="minorEastAsia" w:hAnsi="Arial" w:cs="Arial" w:hint="eastAsia"/>
            <w:sz w:val="22"/>
            <w:szCs w:val="22"/>
            <w:lang w:eastAsia="zh-CN"/>
          </w:rPr>
          <w:t xml:space="preserve">, </w:t>
        </w:r>
      </w:ins>
      <w:ins w:id="1313" w:author="Zhang  Zihao" w:date="2024-08-14T13:06:00Z">
        <w:r w:rsidR="00F851A7">
          <w:rPr>
            <w:rFonts w:ascii="Arial" w:eastAsiaTheme="minorEastAsia" w:hAnsi="Arial" w:cs="Arial" w:hint="eastAsia"/>
            <w:sz w:val="22"/>
            <w:szCs w:val="22"/>
            <w:lang w:eastAsia="zh-CN"/>
          </w:rPr>
          <w:t xml:space="preserve">while </w:t>
        </w:r>
      </w:ins>
      <w:ins w:id="1314" w:author="Zhang  Zihao" w:date="2024-08-13T23:41:00Z">
        <w:r w:rsidR="004E2677">
          <w:rPr>
            <w:rFonts w:ascii="Arial" w:eastAsiaTheme="minorEastAsia" w:hAnsi="Arial" w:cs="Arial" w:hint="eastAsia"/>
            <w:sz w:val="22"/>
            <w:szCs w:val="22"/>
            <w:lang w:eastAsia="zh-CN"/>
          </w:rPr>
          <w:t>w</w:t>
        </w:r>
      </w:ins>
      <w:ins w:id="1315" w:author="Zhang  Zihao" w:date="2024-08-13T22:36:00Z">
        <w:r w:rsidR="00BA6A5E" w:rsidRPr="00CF7E03">
          <w:rPr>
            <w:rFonts w:ascii="Arial" w:eastAsiaTheme="minorEastAsia" w:hAnsi="Arial" w:cs="Arial"/>
            <w:sz w:val="22"/>
            <w:szCs w:val="22"/>
            <w:lang w:eastAsia="zh-CN"/>
          </w:rPr>
          <w:t xml:space="preserve">arm plasma </w:t>
        </w:r>
      </w:ins>
      <w:ins w:id="1316" w:author="Zhang  Zihao" w:date="2024-08-14T13:07:00Z">
        <w:r w:rsidR="00F851A7">
          <w:rPr>
            <w:rFonts w:ascii="Arial" w:eastAsiaTheme="minorEastAsia" w:hAnsi="Arial" w:cs="Arial"/>
            <w:sz w:val="22"/>
            <w:szCs w:val="22"/>
            <w:lang w:eastAsia="zh-CN"/>
          </w:rPr>
          <w:t>usually</w:t>
        </w:r>
        <w:r w:rsidR="00F851A7">
          <w:rPr>
            <w:rFonts w:ascii="Arial" w:eastAsiaTheme="minorEastAsia" w:hAnsi="Arial" w:cs="Arial" w:hint="eastAsia"/>
            <w:sz w:val="22"/>
            <w:szCs w:val="22"/>
            <w:lang w:eastAsia="zh-CN"/>
          </w:rPr>
          <w:t xml:space="preserve"> </w:t>
        </w:r>
      </w:ins>
      <w:ins w:id="1317" w:author="Zhang  Zihao" w:date="2024-08-14T13:06:00Z">
        <w:r w:rsidR="00F851A7">
          <w:rPr>
            <w:rFonts w:ascii="Arial" w:eastAsiaTheme="minorEastAsia" w:hAnsi="Arial" w:cs="Arial" w:hint="eastAsia"/>
            <w:sz w:val="22"/>
            <w:szCs w:val="22"/>
            <w:lang w:eastAsia="zh-CN"/>
          </w:rPr>
          <w:t>achieves</w:t>
        </w:r>
      </w:ins>
      <w:ins w:id="1318" w:author="Zhang  Zihao" w:date="2024-08-14T13:07:00Z">
        <w:r w:rsidR="00F851A7">
          <w:rPr>
            <w:rFonts w:ascii="Arial" w:eastAsiaTheme="minorEastAsia" w:hAnsi="Arial" w:cs="Arial" w:hint="eastAsia"/>
            <w:sz w:val="22"/>
            <w:szCs w:val="22"/>
            <w:lang w:eastAsia="zh-CN"/>
          </w:rPr>
          <w:t xml:space="preserve"> </w:t>
        </w:r>
      </w:ins>
      <w:ins w:id="1319" w:author="Zhang  Zihao" w:date="2024-08-13T22:36:00Z">
        <w:r w:rsidR="00BA6A5E" w:rsidRPr="00CF7E03">
          <w:rPr>
            <w:rFonts w:ascii="Arial" w:eastAsiaTheme="minorEastAsia" w:hAnsi="Arial" w:cs="Arial"/>
            <w:sz w:val="22"/>
            <w:szCs w:val="22"/>
            <w:lang w:eastAsia="zh-CN"/>
          </w:rPr>
          <w:t>higher CH</w:t>
        </w:r>
        <w:r w:rsidR="00BA6A5E" w:rsidRPr="00CF7E03">
          <w:rPr>
            <w:rFonts w:ascii="Arial" w:eastAsiaTheme="minorEastAsia" w:hAnsi="Arial" w:cs="Arial"/>
            <w:sz w:val="22"/>
            <w:szCs w:val="22"/>
            <w:vertAlign w:val="subscript"/>
            <w:lang w:eastAsia="zh-CN"/>
          </w:rPr>
          <w:t>4</w:t>
        </w:r>
        <w:r w:rsidR="00BA6A5E" w:rsidRPr="00CF7E03">
          <w:rPr>
            <w:rFonts w:ascii="Arial" w:eastAsiaTheme="minorEastAsia" w:hAnsi="Arial" w:cs="Arial"/>
            <w:sz w:val="22"/>
            <w:szCs w:val="22"/>
            <w:lang w:eastAsia="zh-CN"/>
          </w:rPr>
          <w:t xml:space="preserve"> conversion</w:t>
        </w:r>
      </w:ins>
      <w:ins w:id="1320" w:author="Zhang  Zihao" w:date="2024-08-13T23:41:00Z">
        <w:r w:rsidR="004E2677">
          <w:rPr>
            <w:rFonts w:ascii="Arial" w:eastAsiaTheme="minorEastAsia" w:hAnsi="Arial" w:cs="Arial" w:hint="eastAsia"/>
            <w:sz w:val="22"/>
            <w:szCs w:val="22"/>
            <w:lang w:eastAsia="zh-CN"/>
          </w:rPr>
          <w:t>. The future dominance of either plasma type remains un</w:t>
        </w:r>
      </w:ins>
      <w:ins w:id="1321" w:author="Zhang  Zihao" w:date="2024-08-13T23:42:00Z">
        <w:r w:rsidR="004E2677">
          <w:rPr>
            <w:rFonts w:ascii="Arial" w:eastAsiaTheme="minorEastAsia" w:hAnsi="Arial" w:cs="Arial" w:hint="eastAsia"/>
            <w:sz w:val="22"/>
            <w:szCs w:val="22"/>
            <w:lang w:eastAsia="zh-CN"/>
          </w:rPr>
          <w:t>certain</w:t>
        </w:r>
      </w:ins>
      <w:ins w:id="1322" w:author="Zhang  Zihao" w:date="2024-08-13T22:36:00Z">
        <w:r w:rsidR="00BA6A5E">
          <w:rPr>
            <w:rFonts w:ascii="Arial" w:eastAsiaTheme="minorEastAsia" w:hAnsi="Arial" w:cs="Arial" w:hint="eastAsia"/>
            <w:sz w:val="22"/>
            <w:szCs w:val="22"/>
            <w:lang w:eastAsia="zh-CN"/>
          </w:rPr>
          <w:t xml:space="preserve">. </w:t>
        </w:r>
      </w:ins>
    </w:p>
    <w:p w14:paraId="4E001B40" w14:textId="416D04C9" w:rsidR="00AB4A94" w:rsidDel="00F35020" w:rsidRDefault="000B0164" w:rsidP="000161DD">
      <w:pPr>
        <w:pStyle w:val="ListParagraph"/>
        <w:spacing w:line="360" w:lineRule="auto"/>
        <w:ind w:left="0" w:firstLine="504"/>
        <w:jc w:val="both"/>
        <w:rPr>
          <w:ins w:id="1323" w:author="Nabera  Abhinandan" w:date="2024-08-15T21:12:00Z"/>
          <w:del w:id="1324" w:author="Zhang  Zihao" w:date="2024-08-16T15:50:00Z" w16du:dateUtc="2024-08-16T13:50:00Z"/>
          <w:rFonts w:ascii="Arial" w:eastAsiaTheme="minorEastAsia" w:hAnsi="Arial" w:cs="Arial"/>
          <w:sz w:val="22"/>
          <w:szCs w:val="22"/>
          <w:lang w:eastAsia="zh-CN"/>
        </w:rPr>
      </w:pPr>
      <w:ins w:id="1325" w:author="Zhang  Zihao" w:date="2024-08-14T13:07:00Z">
        <w:r>
          <w:rPr>
            <w:rFonts w:ascii="Arial" w:eastAsiaTheme="minorEastAsia" w:hAnsi="Arial" w:cs="Arial" w:hint="eastAsia"/>
            <w:sz w:val="22"/>
            <w:szCs w:val="22"/>
            <w:lang w:eastAsia="zh-CN"/>
          </w:rPr>
          <w:lastRenderedPageBreak/>
          <w:t>Unlike</w:t>
        </w:r>
      </w:ins>
      <w:ins w:id="1326" w:author="Zhang  Zihao" w:date="2024-08-13T22:36:00Z">
        <w:r w:rsidR="00BA6A5E">
          <w:rPr>
            <w:rFonts w:ascii="Arial" w:eastAsiaTheme="minorEastAsia" w:hAnsi="Arial" w:cs="Arial" w:hint="eastAsia"/>
            <w:sz w:val="22"/>
            <w:szCs w:val="22"/>
            <w:lang w:eastAsia="zh-CN"/>
          </w:rPr>
          <w:t xml:space="preserve"> n</w:t>
        </w:r>
        <w:r w:rsidR="00BA6A5E" w:rsidRPr="00CF7E03">
          <w:rPr>
            <w:rFonts w:ascii="Arial" w:eastAsiaTheme="minorEastAsia" w:hAnsi="Arial" w:cs="Arial"/>
            <w:sz w:val="22"/>
            <w:szCs w:val="22"/>
            <w:lang w:eastAsia="zh-CN"/>
          </w:rPr>
          <w:t>on</w:t>
        </w:r>
        <w:r w:rsidR="00BA6A5E" w:rsidRPr="00CF7E03">
          <w:rPr>
            <w:rFonts w:ascii="Arial" w:eastAsiaTheme="minorEastAsia" w:hAnsi="Arial" w:cs="Arial"/>
            <w:sz w:val="22"/>
            <w:szCs w:val="22"/>
            <w:lang w:eastAsia="zh-CN"/>
          </w:rPr>
          <w:noBreakHyphen/>
          <w:t>thermal plasma</w:t>
        </w:r>
        <w:r w:rsidR="00BA6A5E">
          <w:rPr>
            <w:rFonts w:ascii="Arial" w:eastAsiaTheme="minorEastAsia" w:hAnsi="Arial" w:cs="Arial" w:hint="eastAsia"/>
            <w:sz w:val="22"/>
            <w:szCs w:val="22"/>
            <w:lang w:eastAsia="zh-CN"/>
          </w:rPr>
          <w:t xml:space="preserve">, </w:t>
        </w:r>
        <w:r w:rsidR="00BA6A5E" w:rsidRPr="00CF7E03">
          <w:rPr>
            <w:rFonts w:ascii="Arial" w:eastAsiaTheme="minorEastAsia" w:hAnsi="Arial" w:cs="Arial"/>
            <w:sz w:val="22"/>
            <w:szCs w:val="22"/>
            <w:lang w:eastAsia="zh-CN"/>
          </w:rPr>
          <w:t>C</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H</w:t>
        </w:r>
        <w:r w:rsidR="00BA6A5E" w:rsidRPr="00CF7E03">
          <w:rPr>
            <w:rFonts w:ascii="Arial" w:eastAsiaTheme="minorEastAsia" w:hAnsi="Arial" w:cs="Arial"/>
            <w:sz w:val="22"/>
            <w:szCs w:val="22"/>
            <w:vertAlign w:val="subscript"/>
            <w:lang w:eastAsia="zh-CN"/>
          </w:rPr>
          <w:t>2</w:t>
        </w:r>
        <w:r w:rsidR="00BA6A5E" w:rsidRPr="00CF7E03">
          <w:rPr>
            <w:rFonts w:ascii="Arial" w:eastAsiaTheme="minorEastAsia" w:hAnsi="Arial" w:cs="Arial"/>
            <w:sz w:val="22"/>
            <w:szCs w:val="22"/>
            <w:lang w:eastAsia="zh-CN"/>
          </w:rPr>
          <w:t xml:space="preserve"> yield through </w:t>
        </w:r>
        <w:r w:rsidR="00BA6A5E">
          <w:rPr>
            <w:rFonts w:ascii="Arial" w:eastAsiaTheme="minorEastAsia" w:hAnsi="Arial" w:cs="Arial"/>
            <w:sz w:val="22"/>
            <w:szCs w:val="22"/>
            <w:lang w:eastAsia="zh-CN"/>
          </w:rPr>
          <w:t>TP</w:t>
        </w:r>
        <w:r w:rsidR="00BA6A5E" w:rsidRPr="00CF7E03">
          <w:rPr>
            <w:rFonts w:ascii="Arial" w:eastAsiaTheme="minorEastAsia" w:hAnsi="Arial" w:cs="Arial"/>
            <w:sz w:val="22"/>
            <w:szCs w:val="22"/>
            <w:lang w:eastAsia="zh-CN"/>
          </w:rPr>
          <w:t xml:space="preserve"> remains </w:t>
        </w:r>
      </w:ins>
      <w:ins w:id="1327" w:author="Zhang  Zihao" w:date="2024-08-14T13:07:00Z">
        <w:r>
          <w:rPr>
            <w:rFonts w:ascii="Arial" w:eastAsiaTheme="minorEastAsia" w:hAnsi="Arial" w:cs="Arial" w:hint="eastAsia"/>
            <w:sz w:val="22"/>
            <w:szCs w:val="22"/>
            <w:lang w:eastAsia="zh-CN"/>
          </w:rPr>
          <w:t>below</w:t>
        </w:r>
      </w:ins>
      <w:ins w:id="1328" w:author="Zhang  Zihao" w:date="2024-08-13T22:36:00Z">
        <w:r w:rsidR="00BA6A5E" w:rsidRPr="00CF7E03">
          <w:rPr>
            <w:rFonts w:ascii="Arial" w:eastAsiaTheme="minorEastAsia" w:hAnsi="Arial" w:cs="Arial"/>
            <w:sz w:val="22"/>
            <w:szCs w:val="22"/>
            <w:lang w:eastAsia="zh-CN"/>
          </w:rPr>
          <w:t xml:space="preserve"> 10% (</w:t>
        </w:r>
        <w:r w:rsidR="00BA6A5E" w:rsidRPr="00CF7E03">
          <w:rPr>
            <w:rFonts w:ascii="Arial" w:eastAsiaTheme="minorEastAsia" w:hAnsi="Arial" w:cs="Arial"/>
            <w:b/>
            <w:bCs/>
            <w:sz w:val="22"/>
            <w:szCs w:val="22"/>
            <w:lang w:eastAsia="zh-CN"/>
          </w:rPr>
          <w:t>Fig. 5</w:t>
        </w:r>
        <w:r w:rsidR="00BA6A5E">
          <w:rPr>
            <w:rFonts w:ascii="Arial" w:eastAsiaTheme="minorEastAsia" w:hAnsi="Arial" w:cs="Arial" w:hint="eastAsia"/>
            <w:b/>
            <w:bCs/>
            <w:sz w:val="22"/>
            <w:szCs w:val="22"/>
            <w:lang w:eastAsia="zh-CN"/>
          </w:rPr>
          <w:t>c</w:t>
        </w:r>
        <w:r w:rsidR="00BA6A5E" w:rsidRPr="00CF7E03">
          <w:rPr>
            <w:rFonts w:ascii="Arial" w:eastAsiaTheme="minorEastAsia" w:hAnsi="Arial" w:cs="Arial"/>
            <w:sz w:val="22"/>
            <w:szCs w:val="22"/>
            <w:lang w:eastAsia="zh-CN"/>
          </w:rPr>
          <w:t>)</w:t>
        </w:r>
        <w:r w:rsidR="00BA6A5E">
          <w:rPr>
            <w:rFonts w:ascii="Arial" w:eastAsiaTheme="minorEastAsia" w:hAnsi="Arial" w:cs="Arial" w:hint="eastAsia"/>
            <w:sz w:val="22"/>
            <w:szCs w:val="22"/>
            <w:lang w:eastAsia="zh-CN"/>
          </w:rPr>
          <w:t xml:space="preserve"> due to</w:t>
        </w:r>
        <w:del w:id="1329" w:author="Nabera  Abhinandan" w:date="2024-08-15T21:12:00Z">
          <w:r w:rsidR="00BA6A5E" w:rsidDel="00AB4A94">
            <w:rPr>
              <w:rFonts w:ascii="Arial" w:eastAsiaTheme="minorEastAsia" w:hAnsi="Arial" w:cs="Arial" w:hint="eastAsia"/>
              <w:sz w:val="22"/>
              <w:szCs w:val="22"/>
              <w:lang w:eastAsia="zh-CN"/>
            </w:rPr>
            <w:delText xml:space="preserve"> the</w:delText>
          </w:r>
        </w:del>
        <w:r w:rsidR="00BA6A5E" w:rsidRPr="00CF7E03">
          <w:rPr>
            <w:rFonts w:ascii="Arial" w:eastAsiaTheme="minorEastAsia" w:hAnsi="Arial" w:cs="Arial"/>
            <w:sz w:val="22"/>
            <w:szCs w:val="22"/>
            <w:lang w:eastAsia="zh-CN"/>
          </w:rPr>
          <w:t xml:space="preserve"> thermodynamic limit</w:t>
        </w:r>
      </w:ins>
      <w:ins w:id="1330" w:author="Zhang  Zihao" w:date="2024-08-14T13:08:00Z">
        <w:r>
          <w:rPr>
            <w:rFonts w:ascii="Arial" w:eastAsiaTheme="minorEastAsia" w:hAnsi="Arial" w:cs="Arial" w:hint="eastAsia"/>
            <w:sz w:val="22"/>
            <w:szCs w:val="22"/>
            <w:lang w:eastAsia="zh-CN"/>
          </w:rPr>
          <w:t>ations</w:t>
        </w:r>
      </w:ins>
      <w:ins w:id="1331" w:author="Zhang  Zihao" w:date="2024-08-13T22:36:00Z">
        <w:r w:rsidR="00BA6A5E" w:rsidRPr="00CF7E03">
          <w:rPr>
            <w:rFonts w:ascii="Arial" w:eastAsiaTheme="minorEastAsia" w:hAnsi="Arial" w:cs="Arial"/>
            <w:sz w:val="22"/>
            <w:szCs w:val="22"/>
            <w:lang w:eastAsia="zh-CN"/>
          </w:rPr>
          <w:t xml:space="preserve"> at low temperatures.</w:t>
        </w:r>
      </w:ins>
      <w:ins w:id="1332" w:author="Zhang  Zihao" w:date="2024-08-16T15:50:00Z" w16du:dateUtc="2024-08-16T13:50:00Z">
        <w:r w:rsidR="00F35020">
          <w:rPr>
            <w:rFonts w:ascii="Arial" w:eastAsiaTheme="minorEastAsia" w:hAnsi="Arial" w:cs="Arial" w:hint="eastAsia"/>
            <w:sz w:val="22"/>
            <w:szCs w:val="22"/>
            <w:lang w:eastAsia="zh-CN"/>
          </w:rPr>
          <w:t xml:space="preserve"> </w:t>
        </w:r>
      </w:ins>
    </w:p>
    <w:p w14:paraId="484F050F" w14:textId="30E92DFA" w:rsidR="00BA6A5E" w:rsidRPr="00BD6E79" w:rsidRDefault="00BA6A5E">
      <w:pPr>
        <w:pStyle w:val="ListParagraph"/>
        <w:spacing w:line="360" w:lineRule="auto"/>
        <w:ind w:left="0" w:firstLine="504"/>
        <w:jc w:val="both"/>
        <w:rPr>
          <w:ins w:id="1333" w:author="Zhang  Zihao" w:date="2024-08-13T22:36:00Z"/>
          <w:rFonts w:ascii="Arial" w:eastAsiaTheme="minorEastAsia" w:hAnsi="Arial" w:cs="Arial"/>
          <w:sz w:val="22"/>
          <w:szCs w:val="22"/>
          <w:lang w:eastAsia="zh-CN"/>
        </w:rPr>
      </w:pPr>
      <w:ins w:id="1334" w:author="Zhang  Zihao" w:date="2024-08-13T22:36:00Z">
        <w:del w:id="1335" w:author="Nabera  Abhinandan" w:date="2024-08-15T21:12:00Z">
          <w:r w:rsidRPr="00CF7E03" w:rsidDel="00AB4A94">
            <w:rPr>
              <w:rFonts w:ascii="Arial" w:eastAsiaTheme="minorEastAsia" w:hAnsi="Arial" w:cs="Arial"/>
              <w:sz w:val="22"/>
              <w:szCs w:val="22"/>
              <w:lang w:eastAsia="zh-CN"/>
            </w:rPr>
            <w:delText xml:space="preserve"> </w:delText>
          </w:r>
        </w:del>
      </w:ins>
      <w:ins w:id="1336" w:author="Zhang  Zihao" w:date="2024-08-14T13:08:00Z">
        <w:r w:rsidR="000B0164">
          <w:rPr>
            <w:rFonts w:ascii="Arial" w:eastAsiaTheme="minorEastAsia" w:hAnsi="Arial" w:cs="Arial" w:hint="eastAsia"/>
            <w:sz w:val="22"/>
            <w:szCs w:val="22"/>
            <w:lang w:eastAsia="zh-CN"/>
          </w:rPr>
          <w:t xml:space="preserve">To improve </w:t>
        </w:r>
        <w:r w:rsidR="000B0164" w:rsidRPr="00CF7E03">
          <w:rPr>
            <w:rFonts w:ascii="Arial" w:eastAsiaTheme="minorEastAsia" w:hAnsi="Arial" w:cs="Arial"/>
            <w:sz w:val="22"/>
            <w:szCs w:val="22"/>
            <w:lang w:eastAsia="zh-CN"/>
          </w:rPr>
          <w:t>activity</w:t>
        </w:r>
        <w:r w:rsidR="000B0164">
          <w:rPr>
            <w:rFonts w:ascii="Arial" w:eastAsiaTheme="minorEastAsia" w:hAnsi="Arial" w:cs="Arial" w:hint="eastAsia"/>
            <w:sz w:val="22"/>
            <w:szCs w:val="22"/>
            <w:lang w:eastAsia="zh-CN"/>
          </w:rPr>
          <w:t>,</w:t>
        </w:r>
        <w:r w:rsidR="000B0164" w:rsidRPr="00CF7E03">
          <w:rPr>
            <w:rFonts w:ascii="Arial" w:eastAsiaTheme="minorEastAsia" w:hAnsi="Arial" w:cs="Arial"/>
            <w:sz w:val="22"/>
            <w:szCs w:val="22"/>
            <w:lang w:eastAsia="zh-CN"/>
          </w:rPr>
          <w:t xml:space="preserve"> selectivity</w:t>
        </w:r>
        <w:r w:rsidR="000B0164">
          <w:rPr>
            <w:rFonts w:ascii="Arial" w:eastAsiaTheme="minorEastAsia" w:hAnsi="Arial" w:cs="Arial" w:hint="eastAsia"/>
            <w:sz w:val="22"/>
            <w:szCs w:val="22"/>
            <w:lang w:eastAsia="zh-CN"/>
          </w:rPr>
          <w:t xml:space="preserve">, and catalyst </w:t>
        </w:r>
        <w:r w:rsidR="000B0164">
          <w:rPr>
            <w:rFonts w:ascii="Arial" w:eastAsiaTheme="minorEastAsia" w:hAnsi="Arial" w:cs="Arial"/>
            <w:sz w:val="22"/>
            <w:szCs w:val="22"/>
            <w:lang w:eastAsia="zh-CN"/>
          </w:rPr>
          <w:t>stability</w:t>
        </w:r>
        <w:r w:rsidR="000B0164">
          <w:rPr>
            <w:rFonts w:ascii="Arial" w:eastAsiaTheme="minorEastAsia" w:hAnsi="Arial" w:cs="Arial" w:hint="eastAsia"/>
            <w:sz w:val="22"/>
            <w:szCs w:val="22"/>
            <w:lang w:eastAsia="zh-CN"/>
          </w:rPr>
          <w:t>, advanced c</w:t>
        </w:r>
      </w:ins>
      <w:ins w:id="1337" w:author="Zhang  Zihao" w:date="2024-08-13T22:36:00Z">
        <w:r w:rsidRPr="00CF7E03">
          <w:rPr>
            <w:rFonts w:ascii="Arial" w:eastAsiaTheme="minorEastAsia" w:hAnsi="Arial" w:cs="Arial"/>
            <w:sz w:val="22"/>
            <w:szCs w:val="22"/>
            <w:lang w:eastAsia="zh-CN"/>
          </w:rPr>
          <w:t xml:space="preserve">atalyst </w:t>
        </w:r>
      </w:ins>
      <w:ins w:id="1338" w:author="Zhang  Zihao" w:date="2024-08-14T13:09:00Z">
        <w:r w:rsidR="000B0164">
          <w:rPr>
            <w:rFonts w:ascii="Arial" w:eastAsiaTheme="minorEastAsia" w:hAnsi="Arial" w:cs="Arial" w:hint="eastAsia"/>
            <w:sz w:val="22"/>
            <w:szCs w:val="22"/>
            <w:lang w:eastAsia="zh-CN"/>
          </w:rPr>
          <w:t>design (</w:t>
        </w:r>
        <w:r w:rsidR="000B0164" w:rsidRPr="00810A7A">
          <w:rPr>
            <w:rFonts w:ascii="Arial" w:eastAsiaTheme="minorEastAsia" w:hAnsi="Arial" w:cs="Arial" w:hint="eastAsia"/>
            <w:i/>
            <w:iCs/>
            <w:sz w:val="22"/>
            <w:szCs w:val="22"/>
            <w:lang w:eastAsia="zh-CN"/>
          </w:rPr>
          <w:t>e.g.</w:t>
        </w:r>
        <w:r w:rsidR="000B0164">
          <w:rPr>
            <w:rFonts w:ascii="Arial" w:eastAsiaTheme="minorEastAsia" w:hAnsi="Arial" w:cs="Arial" w:hint="eastAsia"/>
            <w:sz w:val="22"/>
            <w:szCs w:val="22"/>
            <w:lang w:eastAsia="zh-CN"/>
          </w:rPr>
          <w:t>, single</w:t>
        </w:r>
        <w:r w:rsidR="000B0164" w:rsidRPr="00234BA5">
          <w:rPr>
            <w:rFonts w:ascii="Arial" w:eastAsiaTheme="minorEastAsia" w:hAnsi="Arial" w:cs="Arial"/>
            <w:sz w:val="22"/>
            <w:szCs w:val="22"/>
            <w:lang w:eastAsia="zh-CN"/>
          </w:rPr>
          <w:noBreakHyphen/>
        </w:r>
        <w:r w:rsidR="000B0164">
          <w:rPr>
            <w:rFonts w:ascii="Arial" w:eastAsiaTheme="minorEastAsia" w:hAnsi="Arial" w:cs="Arial" w:hint="eastAsia"/>
            <w:sz w:val="22"/>
            <w:szCs w:val="22"/>
            <w:lang w:eastAsia="zh-CN"/>
          </w:rPr>
          <w:t>atom Pt</w:t>
        </w:r>
        <w:r w:rsidR="000B0164" w:rsidRPr="00810A7A">
          <w:rPr>
            <w:rFonts w:ascii="Arial" w:eastAsiaTheme="minorEastAsia" w:hAnsi="Arial" w:cs="Arial" w:hint="eastAsia"/>
            <w:sz w:val="22"/>
            <w:szCs w:val="22"/>
            <w:vertAlign w:val="subscript"/>
            <w:lang w:eastAsia="zh-CN"/>
          </w:rPr>
          <w:t>1</w:t>
        </w:r>
        <w:r w:rsidR="000B0164">
          <w:rPr>
            <w:rFonts w:ascii="Arial" w:eastAsiaTheme="minorEastAsia" w:hAnsi="Arial" w:cs="Arial" w:hint="eastAsia"/>
            <w:sz w:val="22"/>
            <w:szCs w:val="22"/>
            <w:lang w:eastAsia="zh-CN"/>
          </w:rPr>
          <w:t xml:space="preserve"> or Fe</w:t>
        </w:r>
        <w:r w:rsidR="000B0164" w:rsidRPr="00810A7A">
          <w:rPr>
            <w:rFonts w:ascii="Arial" w:eastAsiaTheme="minorEastAsia" w:hAnsi="Arial" w:cs="Arial" w:hint="eastAsia"/>
            <w:sz w:val="22"/>
            <w:szCs w:val="22"/>
            <w:vertAlign w:val="subscript"/>
            <w:lang w:eastAsia="zh-CN"/>
          </w:rPr>
          <w:t>1</w:t>
        </w:r>
        <w:r w:rsidR="000B0164">
          <w:rPr>
            <w:rFonts w:ascii="Arial" w:eastAsiaTheme="minorEastAsia" w:hAnsi="Arial" w:cs="Arial" w:hint="eastAsia"/>
            <w:sz w:val="22"/>
            <w:szCs w:val="22"/>
            <w:lang w:eastAsia="zh-CN"/>
          </w:rPr>
          <w:t xml:space="preserve">) </w:t>
        </w:r>
      </w:ins>
      <w:ins w:id="1339" w:author="Zhang  Zihao" w:date="2024-08-13T22:36:00Z">
        <w:r>
          <w:rPr>
            <w:rFonts w:ascii="Arial" w:eastAsiaTheme="minorEastAsia" w:hAnsi="Arial" w:cs="Arial" w:hint="eastAsia"/>
            <w:sz w:val="22"/>
            <w:szCs w:val="22"/>
            <w:lang w:eastAsia="zh-CN"/>
          </w:rPr>
          <w:t>and reactor design</w:t>
        </w:r>
      </w:ins>
      <w:ins w:id="1340" w:author="Zhang  Zihao" w:date="2024-08-13T23:43:00Z">
        <w:r w:rsidR="00967F20">
          <w:rPr>
            <w:rFonts w:ascii="Arial" w:eastAsiaTheme="minorEastAsia" w:hAnsi="Arial" w:cs="Arial" w:hint="eastAsia"/>
            <w:sz w:val="22"/>
            <w:szCs w:val="22"/>
            <w:lang w:eastAsia="zh-CN"/>
          </w:rPr>
          <w:t>s</w:t>
        </w:r>
      </w:ins>
      <w:ins w:id="1341" w:author="Zhang  Zihao" w:date="2024-08-13T22:36:00Z">
        <w:r>
          <w:rPr>
            <w:rFonts w:ascii="Arial" w:eastAsiaTheme="minorEastAsia" w:hAnsi="Arial" w:cs="Arial" w:hint="eastAsia"/>
            <w:sz w:val="22"/>
            <w:szCs w:val="22"/>
            <w:lang w:eastAsia="zh-CN"/>
          </w:rPr>
          <w:t xml:space="preserve"> (</w:t>
        </w:r>
        <w:r w:rsidRPr="00CF7E03">
          <w:rPr>
            <w:rFonts w:ascii="Arial" w:eastAsiaTheme="minorEastAsia" w:hAnsi="Arial" w:cs="Arial"/>
            <w:i/>
            <w:sz w:val="22"/>
            <w:szCs w:val="22"/>
            <w:lang w:eastAsia="zh-CN"/>
          </w:rPr>
          <w:t>e.</w:t>
        </w:r>
        <w:r>
          <w:rPr>
            <w:rFonts w:ascii="Arial" w:eastAsiaTheme="minorEastAsia" w:hAnsi="Arial" w:cs="Arial" w:hint="eastAsia"/>
            <w:i/>
            <w:sz w:val="22"/>
            <w:szCs w:val="22"/>
            <w:lang w:eastAsia="zh-CN"/>
          </w:rPr>
          <w:t>g.</w:t>
        </w:r>
        <w:r w:rsidRPr="00CF7E03">
          <w:rPr>
            <w:rFonts w:ascii="Arial" w:eastAsiaTheme="minorEastAsia" w:hAnsi="Arial" w:cs="Arial"/>
            <w:sz w:val="22"/>
            <w:szCs w:val="22"/>
            <w:lang w:eastAsia="zh-CN"/>
          </w:rPr>
          <w:t>,</w:t>
        </w:r>
        <w:r>
          <w:rPr>
            <w:rFonts w:ascii="Arial" w:eastAsiaTheme="minorEastAsia" w:hAnsi="Arial" w:cs="Arial" w:hint="eastAsia"/>
            <w:sz w:val="22"/>
            <w:szCs w:val="22"/>
            <w:lang w:eastAsia="zh-CN"/>
          </w:rPr>
          <w:t xml:space="preserve"> membrane or </w:t>
        </w:r>
        <w:r>
          <w:rPr>
            <w:rFonts w:ascii="Arial" w:eastAsiaTheme="minorEastAsia" w:hAnsi="Arial" w:cs="Arial"/>
            <w:sz w:val="22"/>
            <w:szCs w:val="22"/>
            <w:lang w:eastAsia="zh-CN"/>
          </w:rPr>
          <w:t>millisecond</w:t>
        </w:r>
        <w:r>
          <w:rPr>
            <w:rFonts w:ascii="Arial" w:eastAsiaTheme="minorEastAsia" w:hAnsi="Arial" w:cs="Arial" w:hint="eastAsia"/>
            <w:sz w:val="22"/>
            <w:szCs w:val="22"/>
            <w:lang w:eastAsia="zh-CN"/>
          </w:rPr>
          <w:t xml:space="preserve"> reactor</w:t>
        </w:r>
      </w:ins>
      <w:ins w:id="1342" w:author="Zhang  Zihao" w:date="2024-08-13T23:43:00Z">
        <w:r w:rsidR="00967F20">
          <w:rPr>
            <w:rFonts w:ascii="Arial" w:eastAsiaTheme="minorEastAsia" w:hAnsi="Arial" w:cs="Arial" w:hint="eastAsia"/>
            <w:sz w:val="22"/>
            <w:szCs w:val="22"/>
            <w:lang w:eastAsia="zh-CN"/>
          </w:rPr>
          <w:t>s</w:t>
        </w:r>
      </w:ins>
      <w:ins w:id="1343" w:author="Zhang  Zihao" w:date="2024-08-13T22:36:00Z">
        <w:r>
          <w:rPr>
            <w:rFonts w:ascii="Arial" w:eastAsiaTheme="minorEastAsia" w:hAnsi="Arial" w:cs="Arial" w:hint="eastAsia"/>
            <w:sz w:val="22"/>
            <w:szCs w:val="22"/>
            <w:lang w:eastAsia="zh-CN"/>
          </w:rPr>
          <w:t xml:space="preserve">) </w:t>
        </w:r>
      </w:ins>
      <w:ins w:id="1344" w:author="Zhang  Zihao" w:date="2024-08-16T15:50:00Z" w16du:dateUtc="2024-08-16T13:50:00Z">
        <w:r w:rsidR="001E0D0B">
          <w:rPr>
            <w:rFonts w:ascii="Arial" w:eastAsiaTheme="minorEastAsia" w:hAnsi="Arial" w:cs="Arial" w:hint="eastAsia"/>
            <w:sz w:val="22"/>
            <w:szCs w:val="22"/>
            <w:lang w:eastAsia="zh-CN"/>
          </w:rPr>
          <w:t>were</w:t>
        </w:r>
      </w:ins>
      <w:ins w:id="1345" w:author="Nabera  Abhinandan" w:date="2024-08-15T21:12:00Z">
        <w:del w:id="1346" w:author="Zhang  Zihao" w:date="2024-08-16T15:50:00Z" w16du:dateUtc="2024-08-16T13:50:00Z">
          <w:r w:rsidR="00AB4A94" w:rsidDel="001E0D0B">
            <w:rPr>
              <w:rFonts w:ascii="Arial" w:eastAsiaTheme="minorEastAsia" w:hAnsi="Arial" w:cs="Arial"/>
              <w:sz w:val="22"/>
              <w:szCs w:val="22"/>
              <w:lang w:eastAsia="zh-CN"/>
            </w:rPr>
            <w:delText>being</w:delText>
          </w:r>
        </w:del>
        <w:r w:rsidR="00AB4A94">
          <w:rPr>
            <w:rFonts w:ascii="Arial" w:eastAsiaTheme="minorEastAsia" w:hAnsi="Arial" w:cs="Arial"/>
            <w:sz w:val="22"/>
            <w:szCs w:val="22"/>
            <w:lang w:eastAsia="zh-CN"/>
          </w:rPr>
          <w:t xml:space="preserve"> </w:t>
        </w:r>
      </w:ins>
      <w:ins w:id="1347" w:author="Zhang  Zihao" w:date="2024-08-14T13:09:00Z">
        <w:r w:rsidR="000B0164">
          <w:rPr>
            <w:rFonts w:ascii="Arial" w:eastAsiaTheme="minorEastAsia" w:hAnsi="Arial" w:cs="Arial" w:hint="eastAsia"/>
            <w:sz w:val="22"/>
            <w:szCs w:val="22"/>
            <w:lang w:eastAsia="zh-CN"/>
          </w:rPr>
          <w:t>developed</w:t>
        </w:r>
      </w:ins>
      <w:ins w:id="1348" w:author="Zhang  Zihao" w:date="2024-08-13T22:36:00Z">
        <w:r w:rsidRPr="00CF7E03">
          <w:rPr>
            <w:rFonts w:ascii="Arial" w:eastAsiaTheme="minorEastAsia" w:hAnsi="Arial" w:cs="Arial"/>
            <w:sz w:val="22"/>
            <w:szCs w:val="22"/>
            <w:lang w:eastAsia="zh-CN"/>
          </w:rPr>
          <w:t>. Despite decades of effort,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selectivity remains below 40%</w:t>
        </w:r>
      </w:ins>
      <w:ins w:id="1349" w:author="Zhang  Zihao" w:date="2024-08-13T23:44:00Z">
        <w:r w:rsidR="00967F20">
          <w:rPr>
            <w:rFonts w:ascii="Arial" w:eastAsiaTheme="minorEastAsia" w:hAnsi="Arial" w:cs="Arial" w:hint="eastAsia"/>
            <w:sz w:val="22"/>
            <w:szCs w:val="22"/>
            <w:lang w:eastAsia="zh-CN"/>
          </w:rPr>
          <w:t xml:space="preserve"> </w:t>
        </w:r>
      </w:ins>
      <w:ins w:id="1350" w:author="Zhang  Zihao" w:date="2024-08-14T13:11:00Z">
        <w:r w:rsidR="00DD4A29">
          <w:rPr>
            <w:rFonts w:ascii="Arial" w:eastAsiaTheme="minorEastAsia" w:hAnsi="Arial" w:cs="Arial" w:hint="eastAsia"/>
            <w:sz w:val="22"/>
            <w:szCs w:val="22"/>
            <w:lang w:eastAsia="zh-CN"/>
          </w:rPr>
          <w:t>because it is</w:t>
        </w:r>
      </w:ins>
      <w:ins w:id="1351" w:author="Zhang  Zihao" w:date="2024-08-13T23:44:00Z">
        <w:r w:rsidR="00967F20">
          <w:rPr>
            <w:rFonts w:ascii="Arial" w:eastAsiaTheme="minorEastAsia" w:hAnsi="Arial" w:cs="Arial" w:hint="eastAsia"/>
            <w:sz w:val="22"/>
            <w:szCs w:val="22"/>
            <w:lang w:eastAsia="zh-CN"/>
          </w:rPr>
          <w:t xml:space="preserve"> </w:t>
        </w:r>
        <w:r w:rsidR="00967F20" w:rsidRPr="00CF7E03">
          <w:rPr>
            <w:rFonts w:ascii="Arial" w:eastAsiaTheme="minorEastAsia" w:hAnsi="Arial" w:cs="Arial"/>
            <w:sz w:val="22"/>
            <w:szCs w:val="22"/>
            <w:lang w:eastAsia="zh-CN"/>
          </w:rPr>
          <w:t xml:space="preserve">thermodynamically </w:t>
        </w:r>
        <w:r w:rsidR="00967F20">
          <w:rPr>
            <w:rFonts w:ascii="Arial" w:eastAsiaTheme="minorEastAsia" w:hAnsi="Arial" w:cs="Arial" w:hint="eastAsia"/>
            <w:sz w:val="22"/>
            <w:szCs w:val="22"/>
            <w:lang w:eastAsia="zh-CN"/>
          </w:rPr>
          <w:t>un</w:t>
        </w:r>
        <w:r w:rsidR="00967F20" w:rsidRPr="00CF7E03">
          <w:rPr>
            <w:rFonts w:ascii="Arial" w:eastAsiaTheme="minorEastAsia" w:hAnsi="Arial" w:cs="Arial"/>
            <w:sz w:val="22"/>
            <w:szCs w:val="22"/>
            <w:lang w:eastAsia="zh-CN"/>
          </w:rPr>
          <w:t xml:space="preserve">favorable </w:t>
        </w:r>
      </w:ins>
      <w:ins w:id="1352" w:author="Zhang  Zihao" w:date="2024-08-13T23:45:00Z">
        <w:r w:rsidR="00967F20">
          <w:rPr>
            <w:rFonts w:ascii="Arial" w:eastAsiaTheme="minorEastAsia" w:hAnsi="Arial" w:cs="Arial" w:hint="eastAsia"/>
            <w:sz w:val="22"/>
            <w:szCs w:val="22"/>
            <w:lang w:eastAsia="zh-CN"/>
          </w:rPr>
          <w:t xml:space="preserve">at low </w:t>
        </w:r>
      </w:ins>
      <w:ins w:id="1353" w:author="Zhang  Zihao" w:date="2024-08-14T13:11:00Z">
        <w:r w:rsidR="00DD4A29">
          <w:rPr>
            <w:rFonts w:ascii="Arial" w:eastAsiaTheme="minorEastAsia" w:hAnsi="Arial" w:cs="Arial"/>
            <w:sz w:val="22"/>
            <w:szCs w:val="22"/>
            <w:lang w:eastAsia="zh-CN"/>
          </w:rPr>
          <w:t>temperatures</w:t>
        </w:r>
        <w:r w:rsidR="00DD4A29">
          <w:rPr>
            <w:rFonts w:ascii="Arial" w:eastAsiaTheme="minorEastAsia" w:hAnsi="Arial" w:cs="Arial" w:hint="eastAsia"/>
            <w:sz w:val="22"/>
            <w:szCs w:val="22"/>
            <w:lang w:eastAsia="zh-CN"/>
          </w:rPr>
          <w:t>, leading to</w:t>
        </w:r>
      </w:ins>
      <w:ins w:id="1354" w:author="Zhang  Zihao" w:date="2024-08-13T23:45:00Z">
        <w:r w:rsidR="00967F20">
          <w:rPr>
            <w:rFonts w:ascii="Arial" w:eastAsiaTheme="minorEastAsia" w:hAnsi="Arial" w:cs="Arial" w:hint="eastAsia"/>
            <w:sz w:val="22"/>
            <w:szCs w:val="22"/>
            <w:lang w:eastAsia="zh-CN"/>
          </w:rPr>
          <w:t xml:space="preserve"> </w:t>
        </w:r>
        <w:r w:rsidR="00967F20" w:rsidRPr="00CF7E03">
          <w:rPr>
            <w:rFonts w:ascii="Arial" w:eastAsiaTheme="minorEastAsia" w:hAnsi="Arial" w:cs="Arial"/>
            <w:sz w:val="22"/>
            <w:szCs w:val="22"/>
            <w:lang w:eastAsia="zh-CN"/>
          </w:rPr>
          <w:t xml:space="preserve">the formation of other hydrocarbons </w:t>
        </w:r>
      </w:ins>
      <w:ins w:id="1355" w:author="Zhang  Zihao" w:date="2024-08-13T22:36:00Z">
        <w:r w:rsidRPr="00CF7E03">
          <w:rPr>
            <w:rFonts w:ascii="Arial" w:eastAsiaTheme="minorEastAsia" w:hAnsi="Arial" w:cs="Arial"/>
            <w:sz w:val="22"/>
            <w:szCs w:val="22"/>
            <w:lang w:eastAsia="zh-CN"/>
          </w:rPr>
          <w:t>(</w:t>
        </w:r>
        <w:r w:rsidRPr="00CF7E03">
          <w:rPr>
            <w:rFonts w:ascii="Arial" w:eastAsiaTheme="minorEastAsia" w:hAnsi="Arial" w:cs="Arial"/>
            <w:b/>
            <w:bCs/>
            <w:sz w:val="22"/>
            <w:szCs w:val="22"/>
            <w:lang w:eastAsia="zh-CN"/>
          </w:rPr>
          <w:t>Fig. 5b</w:t>
        </w:r>
        <w:r w:rsidRPr="00CF7E03">
          <w:rPr>
            <w:rFonts w:ascii="Arial" w:eastAsiaTheme="minorEastAsia" w:hAnsi="Arial" w:cs="Arial"/>
            <w:sz w:val="22"/>
            <w:szCs w:val="22"/>
            <w:lang w:eastAsia="zh-CN"/>
          </w:rPr>
          <w:t xml:space="preserve">). Therefore, </w:t>
        </w:r>
        <w:r>
          <w:rPr>
            <w:rFonts w:ascii="Arial" w:eastAsiaTheme="minorEastAsia" w:hAnsi="Arial" w:cs="Arial" w:hint="eastAsia"/>
            <w:sz w:val="22"/>
            <w:szCs w:val="22"/>
            <w:lang w:eastAsia="zh-CN"/>
          </w:rPr>
          <w:t xml:space="preserve">catalytic </w:t>
        </w:r>
        <w:r>
          <w:rPr>
            <w:rFonts w:ascii="Arial" w:eastAsiaTheme="minorEastAsia" w:hAnsi="Arial" w:cs="Arial"/>
            <w:sz w:val="22"/>
            <w:szCs w:val="22"/>
            <w:lang w:eastAsia="zh-CN"/>
          </w:rPr>
          <w:t>TP</w:t>
        </w:r>
      </w:ins>
      <w:ins w:id="1356" w:author="Zhang  Zihao" w:date="2024-08-14T13:12:00Z">
        <w:r w:rsidR="00DD4A29">
          <w:rPr>
            <w:rFonts w:ascii="Arial" w:eastAsiaTheme="minorEastAsia" w:hAnsi="Arial" w:cs="Arial" w:hint="eastAsia"/>
            <w:sz w:val="22"/>
            <w:szCs w:val="22"/>
            <w:lang w:eastAsia="zh-CN"/>
          </w:rPr>
          <w:t xml:space="preserve"> may be more </w:t>
        </w:r>
        <w:r w:rsidR="00DD4A29">
          <w:rPr>
            <w:rFonts w:ascii="Arial" w:eastAsiaTheme="minorEastAsia" w:hAnsi="Arial" w:cs="Arial"/>
            <w:sz w:val="22"/>
            <w:szCs w:val="22"/>
            <w:lang w:eastAsia="zh-CN"/>
          </w:rPr>
          <w:t>practical</w:t>
        </w:r>
      </w:ins>
      <w:ins w:id="1357" w:author="Zhang  Zihao" w:date="2024-08-13T22:36:00Z">
        <w:r w:rsidRPr="00CF7E03">
          <w:rPr>
            <w:rFonts w:ascii="Arial" w:eastAsiaTheme="minorEastAsia" w:hAnsi="Arial" w:cs="Arial"/>
            <w:sz w:val="22"/>
            <w:szCs w:val="22"/>
            <w:lang w:eastAsia="zh-CN"/>
          </w:rPr>
          <w:t xml:space="preserve"> </w:t>
        </w:r>
      </w:ins>
      <w:ins w:id="1358" w:author="Zhang  Zihao" w:date="2024-08-14T13:12:00Z">
        <w:r w:rsidR="00DD4A29">
          <w:rPr>
            <w:rFonts w:ascii="Arial" w:eastAsiaTheme="minorEastAsia" w:hAnsi="Arial" w:cs="Arial" w:hint="eastAsia"/>
            <w:sz w:val="22"/>
            <w:szCs w:val="22"/>
            <w:lang w:eastAsia="zh-CN"/>
          </w:rPr>
          <w:t>for</w:t>
        </w:r>
      </w:ins>
      <w:ins w:id="1359" w:author="Zhang  Zihao" w:date="2024-08-13T22:36:00Z">
        <w:r w:rsidRPr="00CF7E03">
          <w:rPr>
            <w:rFonts w:ascii="Arial" w:eastAsiaTheme="minorEastAsia" w:hAnsi="Arial" w:cs="Arial"/>
            <w:sz w:val="22"/>
            <w:szCs w:val="22"/>
            <w:lang w:eastAsia="zh-CN"/>
          </w:rPr>
          <w:t xml:space="preserve"> selective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conversion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products or mixtures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and other hydrocarbons with enhanced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selectivity.</w:t>
        </w:r>
      </w:ins>
      <w:ins w:id="1360" w:author="Zhang  Zihao" w:date="2024-08-14T13:12:00Z">
        <w:r w:rsidR="00DD4A29">
          <w:rPr>
            <w:rFonts w:ascii="Arial" w:eastAsiaTheme="minorEastAsia" w:hAnsi="Arial" w:cs="Arial" w:hint="eastAsia"/>
            <w:sz w:val="22"/>
            <w:szCs w:val="22"/>
            <w:lang w:eastAsia="zh-CN"/>
          </w:rPr>
          <w:t xml:space="preserve"> Additionally, kinetic</w:t>
        </w:r>
        <w:del w:id="1361" w:author="Nabera  Abhinandan" w:date="2024-08-15T21:12:00Z">
          <w:r w:rsidR="00DD4A29" w:rsidDel="009763F5">
            <w:rPr>
              <w:rFonts w:ascii="Arial" w:eastAsiaTheme="minorEastAsia" w:hAnsi="Arial" w:cs="Arial" w:hint="eastAsia"/>
              <w:sz w:val="22"/>
              <w:szCs w:val="22"/>
              <w:lang w:eastAsia="zh-CN"/>
            </w:rPr>
            <w:delText>s</w:delText>
          </w:r>
        </w:del>
        <w:r w:rsidR="00DD4A29">
          <w:rPr>
            <w:rFonts w:ascii="Arial" w:eastAsiaTheme="minorEastAsia" w:hAnsi="Arial" w:cs="Arial" w:hint="eastAsia"/>
            <w:sz w:val="22"/>
            <w:szCs w:val="22"/>
            <w:lang w:eastAsia="zh-CN"/>
          </w:rPr>
          <w:t xml:space="preserve"> studies and advanced </w:t>
        </w:r>
        <w:r w:rsidR="00DD4A29" w:rsidRPr="00810A7A">
          <w:rPr>
            <w:rFonts w:ascii="Arial" w:eastAsiaTheme="minorEastAsia" w:hAnsi="Arial" w:cs="Arial" w:hint="eastAsia"/>
            <w:i/>
            <w:iCs/>
            <w:sz w:val="22"/>
            <w:szCs w:val="22"/>
            <w:lang w:eastAsia="zh-CN"/>
          </w:rPr>
          <w:t>operando</w:t>
        </w:r>
        <w:r w:rsidR="00DD4A29">
          <w:rPr>
            <w:rFonts w:ascii="Arial" w:eastAsiaTheme="minorEastAsia" w:hAnsi="Arial" w:cs="Arial" w:hint="eastAsia"/>
            <w:sz w:val="22"/>
            <w:szCs w:val="22"/>
            <w:lang w:eastAsia="zh-CN"/>
          </w:rPr>
          <w:t xml:space="preserve"> characterization </w:t>
        </w:r>
        <w:del w:id="1362" w:author="Nabera  Abhinandan" w:date="2024-08-16T08:55:00Z">
          <w:r w:rsidR="00DD4A29" w:rsidDel="00D41032">
            <w:rPr>
              <w:rFonts w:ascii="Arial" w:eastAsiaTheme="minorEastAsia" w:hAnsi="Arial" w:cs="Arial" w:hint="eastAsia"/>
              <w:sz w:val="22"/>
              <w:szCs w:val="22"/>
              <w:lang w:eastAsia="zh-CN"/>
            </w:rPr>
            <w:delText>would</w:delText>
          </w:r>
        </w:del>
      </w:ins>
      <w:ins w:id="1363" w:author="Nabera  Abhinandan" w:date="2024-08-16T08:55:00Z">
        <w:r w:rsidR="00D41032">
          <w:rPr>
            <w:rFonts w:ascii="Arial" w:eastAsiaTheme="minorEastAsia" w:hAnsi="Arial" w:cs="Arial"/>
            <w:sz w:val="22"/>
            <w:szCs w:val="22"/>
            <w:lang w:eastAsia="zh-CN"/>
          </w:rPr>
          <w:t>will</w:t>
        </w:r>
      </w:ins>
      <w:ins w:id="1364" w:author="Zhang  Zihao" w:date="2024-08-14T13:12:00Z">
        <w:r w:rsidR="00DD4A29">
          <w:rPr>
            <w:rFonts w:ascii="Arial" w:eastAsiaTheme="minorEastAsia" w:hAnsi="Arial" w:cs="Arial" w:hint="eastAsia"/>
            <w:sz w:val="22"/>
            <w:szCs w:val="22"/>
            <w:lang w:eastAsia="zh-CN"/>
          </w:rPr>
          <w:t xml:space="preserve"> be </w:t>
        </w:r>
      </w:ins>
      <w:ins w:id="1365" w:author="Zhang  Zihao" w:date="2024-08-14T13:13:00Z">
        <w:r w:rsidR="00224C18">
          <w:rPr>
            <w:rFonts w:ascii="Arial" w:eastAsiaTheme="minorEastAsia" w:hAnsi="Arial" w:cs="Arial" w:hint="eastAsia"/>
            <w:sz w:val="22"/>
            <w:szCs w:val="22"/>
            <w:lang w:eastAsia="zh-CN"/>
          </w:rPr>
          <w:t xml:space="preserve">valuable in elucidating </w:t>
        </w:r>
      </w:ins>
      <w:ins w:id="1366" w:author="Zhang  Zihao" w:date="2024-08-14T13:12:00Z">
        <w:r w:rsidR="00DD4A29">
          <w:rPr>
            <w:rFonts w:ascii="Arial" w:eastAsiaTheme="minorEastAsia" w:hAnsi="Arial" w:cs="Arial" w:hint="eastAsia"/>
            <w:sz w:val="22"/>
            <w:szCs w:val="22"/>
            <w:lang w:eastAsia="zh-CN"/>
          </w:rPr>
          <w:t>the complex</w:t>
        </w:r>
        <w:r w:rsidR="00DD4A29" w:rsidRPr="00810A7A">
          <w:rPr>
            <w:rFonts w:ascii="Arial" w:eastAsiaTheme="minorEastAsia" w:hAnsi="Arial" w:cs="Arial"/>
            <w:sz w:val="22"/>
            <w:szCs w:val="22"/>
            <w:lang w:eastAsia="zh-CN"/>
          </w:rPr>
          <w:t xml:space="preserve"> </w:t>
        </w:r>
        <w:r w:rsidR="00DD4A29" w:rsidRPr="00CF7E03">
          <w:rPr>
            <w:rFonts w:ascii="Arial" w:eastAsiaTheme="minorEastAsia" w:hAnsi="Arial" w:cs="Arial"/>
            <w:sz w:val="22"/>
            <w:szCs w:val="22"/>
            <w:lang w:eastAsia="zh-CN"/>
          </w:rPr>
          <w:t>CH</w:t>
        </w:r>
        <w:r w:rsidR="00DD4A29">
          <w:rPr>
            <w:rFonts w:ascii="Arial" w:eastAsiaTheme="minorEastAsia" w:hAnsi="Arial" w:cs="Arial" w:hint="eastAsia"/>
            <w:sz w:val="22"/>
            <w:szCs w:val="22"/>
            <w:vertAlign w:val="subscript"/>
            <w:lang w:eastAsia="zh-CN"/>
          </w:rPr>
          <w:t>4</w:t>
        </w:r>
        <w:r w:rsidR="00DD4A29">
          <w:rPr>
            <w:rFonts w:ascii="Arial" w:eastAsiaTheme="minorEastAsia" w:hAnsi="Arial" w:cs="Arial" w:hint="eastAsia"/>
            <w:sz w:val="22"/>
            <w:szCs w:val="22"/>
            <w:lang w:eastAsia="zh-CN"/>
          </w:rPr>
          <w:t xml:space="preserve"> reaction </w:t>
        </w:r>
        <w:r w:rsidR="00DD4A29">
          <w:rPr>
            <w:rFonts w:ascii="Arial" w:eastAsiaTheme="minorEastAsia" w:hAnsi="Arial" w:cs="Arial"/>
            <w:sz w:val="22"/>
            <w:szCs w:val="22"/>
            <w:lang w:eastAsia="zh-CN"/>
          </w:rPr>
          <w:t>mechanism</w:t>
        </w:r>
      </w:ins>
      <w:ins w:id="1367" w:author="Zhang  Zihao" w:date="2024-08-14T13:13:00Z">
        <w:r w:rsidR="00224C18">
          <w:rPr>
            <w:rFonts w:ascii="Arial" w:eastAsiaTheme="minorEastAsia" w:hAnsi="Arial" w:cs="Arial" w:hint="eastAsia"/>
            <w:sz w:val="22"/>
            <w:szCs w:val="22"/>
            <w:lang w:eastAsia="zh-CN"/>
          </w:rPr>
          <w:t xml:space="preserve">s </w:t>
        </w:r>
      </w:ins>
      <w:ins w:id="1368" w:author="Zhang  Zihao" w:date="2024-08-16T15:51:00Z" w16du:dateUtc="2024-08-16T13:51:00Z">
        <w:r w:rsidR="004A1551">
          <w:rPr>
            <w:rFonts w:ascii="Arial" w:eastAsiaTheme="minorEastAsia" w:hAnsi="Arial" w:cs="Arial" w:hint="eastAsia"/>
            <w:sz w:val="22"/>
            <w:szCs w:val="22"/>
            <w:lang w:eastAsia="zh-CN"/>
          </w:rPr>
          <w:t xml:space="preserve">likely </w:t>
        </w:r>
      </w:ins>
      <w:ins w:id="1369" w:author="Zhang  Zihao" w:date="2024-08-14T13:13:00Z">
        <w:r w:rsidR="00224C18">
          <w:rPr>
            <w:rFonts w:ascii="Arial" w:eastAsiaTheme="minorEastAsia" w:hAnsi="Arial" w:cs="Arial" w:hint="eastAsia"/>
            <w:sz w:val="22"/>
            <w:szCs w:val="22"/>
            <w:lang w:eastAsia="zh-CN"/>
          </w:rPr>
          <w:t>involving</w:t>
        </w:r>
        <w:del w:id="1370" w:author="Nabera  Abhinandan" w:date="2024-08-15T21:12:00Z">
          <w:r w:rsidR="00224C18" w:rsidDel="009763F5">
            <w:rPr>
              <w:rFonts w:ascii="Arial" w:eastAsiaTheme="minorEastAsia" w:hAnsi="Arial" w:cs="Arial" w:hint="eastAsia"/>
              <w:sz w:val="22"/>
              <w:szCs w:val="22"/>
              <w:lang w:eastAsia="zh-CN"/>
            </w:rPr>
            <w:delText xml:space="preserve"> a</w:delText>
          </w:r>
        </w:del>
        <w:r w:rsidR="00224C18">
          <w:rPr>
            <w:rFonts w:ascii="Arial" w:eastAsiaTheme="minorEastAsia" w:hAnsi="Arial" w:cs="Arial" w:hint="eastAsia"/>
            <w:sz w:val="22"/>
            <w:szCs w:val="22"/>
            <w:lang w:eastAsia="zh-CN"/>
          </w:rPr>
          <w:t xml:space="preserve"> coupled </w:t>
        </w:r>
      </w:ins>
      <w:ins w:id="1371" w:author="Zhang  Zihao" w:date="2024-08-14T13:12:00Z">
        <w:r w:rsidR="00DD4A29">
          <w:rPr>
            <w:rFonts w:ascii="Arial" w:eastAsiaTheme="minorEastAsia" w:hAnsi="Arial" w:cs="Arial"/>
            <w:sz w:val="22"/>
            <w:szCs w:val="22"/>
            <w:lang w:eastAsia="zh-CN"/>
          </w:rPr>
          <w:t>surface</w:t>
        </w:r>
        <w:r w:rsidR="00DD4A29">
          <w:rPr>
            <w:rFonts w:ascii="Arial" w:eastAsiaTheme="minorEastAsia" w:hAnsi="Arial" w:cs="Arial" w:hint="eastAsia"/>
            <w:sz w:val="22"/>
            <w:szCs w:val="22"/>
            <w:lang w:eastAsia="zh-CN"/>
          </w:rPr>
          <w:t xml:space="preserve"> and gas</w:t>
        </w:r>
        <w:r w:rsidR="00DD4A29" w:rsidRPr="00234BA5">
          <w:rPr>
            <w:rFonts w:ascii="Arial" w:eastAsiaTheme="minorEastAsia" w:hAnsi="Arial" w:cs="Arial"/>
            <w:sz w:val="22"/>
            <w:szCs w:val="22"/>
            <w:lang w:eastAsia="zh-CN"/>
          </w:rPr>
          <w:noBreakHyphen/>
        </w:r>
        <w:r w:rsidR="00DD4A29">
          <w:rPr>
            <w:rFonts w:ascii="Arial" w:eastAsiaTheme="minorEastAsia" w:hAnsi="Arial" w:cs="Arial" w:hint="eastAsia"/>
            <w:sz w:val="22"/>
            <w:szCs w:val="22"/>
            <w:lang w:eastAsia="zh-CN"/>
          </w:rPr>
          <w:t xml:space="preserve">phase </w:t>
        </w:r>
        <w:r w:rsidR="00DD4A29">
          <w:rPr>
            <w:rFonts w:ascii="Arial" w:eastAsiaTheme="minorEastAsia" w:hAnsi="Arial" w:cs="Arial"/>
            <w:sz w:val="22"/>
            <w:szCs w:val="22"/>
            <w:lang w:eastAsia="zh-CN"/>
          </w:rPr>
          <w:t>chemistry</w:t>
        </w:r>
        <w:r w:rsidR="00DD4A29">
          <w:rPr>
            <w:rFonts w:ascii="Arial" w:eastAsiaTheme="minorEastAsia" w:hAnsi="Arial" w:cs="Arial" w:hint="eastAsia"/>
            <w:sz w:val="22"/>
            <w:szCs w:val="22"/>
            <w:lang w:eastAsia="zh-CN"/>
          </w:rPr>
          <w:t>.</w:t>
        </w:r>
      </w:ins>
    </w:p>
    <w:p w14:paraId="7CA62FD9" w14:textId="02A7FBBA" w:rsidR="00C56145" w:rsidRPr="00CF7E03" w:rsidRDefault="00B67FD8" w:rsidP="00495801">
      <w:pPr>
        <w:pStyle w:val="ListParagraph"/>
        <w:spacing w:line="360" w:lineRule="auto"/>
        <w:ind w:left="0" w:firstLine="504"/>
        <w:jc w:val="both"/>
        <w:rPr>
          <w:rFonts w:ascii="Arial" w:eastAsiaTheme="minorEastAsia" w:hAnsi="Arial" w:cs="Arial"/>
          <w:sz w:val="22"/>
          <w:szCs w:val="22"/>
          <w:lang w:eastAsia="zh-CN"/>
        </w:rPr>
      </w:pPr>
      <w:del w:id="1372" w:author="Zhang  Zihao" w:date="2024-08-14T12:45:00Z">
        <w:r w:rsidRPr="00CF7E03" w:rsidDel="00DA2A72">
          <w:rPr>
            <w:rFonts w:ascii="Arial" w:eastAsiaTheme="minorEastAsia" w:hAnsi="Arial" w:cs="Arial"/>
            <w:sz w:val="22"/>
            <w:szCs w:val="22"/>
            <w:lang w:eastAsia="zh-CN"/>
          </w:rPr>
          <w:delText xml:space="preserve">Electrocatalytic </w:delText>
        </w:r>
      </w:del>
      <w:ins w:id="1373" w:author="Zhang  Zihao" w:date="2024-08-14T12:45:00Z">
        <w:r w:rsidR="00DA2A72">
          <w:rPr>
            <w:rFonts w:ascii="Arial" w:eastAsiaTheme="minorEastAsia" w:hAnsi="Arial" w:cs="Arial" w:hint="eastAsia"/>
            <w:sz w:val="22"/>
            <w:szCs w:val="22"/>
            <w:lang w:eastAsia="zh-CN"/>
          </w:rPr>
          <w:t>E</w:t>
        </w:r>
        <w:r w:rsidR="00DA2A72" w:rsidRPr="00CF7E03">
          <w:rPr>
            <w:rFonts w:ascii="Arial" w:eastAsiaTheme="minorEastAsia" w:hAnsi="Arial" w:cs="Arial"/>
            <w:sz w:val="22"/>
            <w:szCs w:val="22"/>
            <w:lang w:eastAsia="zh-CN"/>
          </w:rPr>
          <w:t xml:space="preserve">lectrocatalytic </w:t>
        </w:r>
      </w:ins>
      <w:r w:rsidRPr="00CF7E03">
        <w:rPr>
          <w:rFonts w:ascii="Arial" w:eastAsiaTheme="minorEastAsia" w:hAnsi="Arial" w:cs="Arial"/>
          <w:sz w:val="22"/>
          <w:szCs w:val="22"/>
          <w:lang w:eastAsia="zh-CN"/>
        </w:rPr>
        <w:t>and photocatalytic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coupling </w:t>
      </w:r>
      <w:del w:id="1374" w:author="Zhang  Zihao" w:date="2024-08-14T13:14:00Z">
        <w:r w:rsidRPr="00CF7E03" w:rsidDel="008F4229">
          <w:rPr>
            <w:rFonts w:ascii="Arial" w:eastAsiaTheme="minorEastAsia" w:hAnsi="Arial" w:cs="Arial"/>
            <w:sz w:val="22"/>
            <w:szCs w:val="22"/>
            <w:lang w:eastAsia="zh-CN"/>
          </w:rPr>
          <w:delText xml:space="preserve">have </w:delText>
        </w:r>
      </w:del>
      <w:ins w:id="1375" w:author="Zhang  Zihao" w:date="2024-08-14T13:14:00Z">
        <w:r w:rsidR="008F4229">
          <w:rPr>
            <w:rFonts w:ascii="Arial" w:eastAsiaTheme="minorEastAsia" w:hAnsi="Arial" w:cs="Arial" w:hint="eastAsia"/>
            <w:sz w:val="22"/>
            <w:szCs w:val="22"/>
            <w:lang w:eastAsia="zh-CN"/>
          </w:rPr>
          <w:t>has</w:t>
        </w:r>
        <w:r w:rsidR="008F4229" w:rsidRPr="00CF7E03">
          <w:rPr>
            <w:rFonts w:ascii="Arial" w:eastAsiaTheme="minorEastAsia" w:hAnsi="Arial" w:cs="Arial"/>
            <w:sz w:val="22"/>
            <w:szCs w:val="22"/>
            <w:lang w:eastAsia="zh-CN"/>
          </w:rPr>
          <w:t xml:space="preserve"> </w:t>
        </w:r>
      </w:ins>
      <w:r w:rsidRPr="00CF7E03">
        <w:rPr>
          <w:rFonts w:ascii="Arial" w:eastAsiaTheme="minorEastAsia" w:hAnsi="Arial" w:cs="Arial"/>
          <w:sz w:val="22"/>
          <w:szCs w:val="22"/>
          <w:lang w:eastAsia="zh-CN"/>
        </w:rPr>
        <w:t xml:space="preserve">been widely studied, </w:t>
      </w:r>
      <w:r w:rsidR="00736C3E" w:rsidRPr="00CF7E03">
        <w:rPr>
          <w:rFonts w:ascii="Arial" w:eastAsiaTheme="minorEastAsia" w:hAnsi="Arial" w:cs="Arial"/>
          <w:sz w:val="22"/>
          <w:szCs w:val="22"/>
          <w:lang w:eastAsia="zh-CN"/>
        </w:rPr>
        <w:t xml:space="preserve">but </w:t>
      </w:r>
      <w:r w:rsidR="007C3B14" w:rsidRPr="00CF7E03">
        <w:rPr>
          <w:rFonts w:ascii="Arial" w:eastAsiaTheme="minorEastAsia" w:hAnsi="Arial" w:cs="Arial"/>
          <w:sz w:val="22"/>
          <w:szCs w:val="22"/>
          <w:lang w:eastAsia="zh-CN"/>
        </w:rPr>
        <w:t xml:space="preserve">the </w:t>
      </w:r>
      <w:r w:rsidR="00736C3E" w:rsidRPr="00CF7E03">
        <w:rPr>
          <w:rFonts w:ascii="Arial" w:eastAsiaTheme="minorEastAsia" w:hAnsi="Arial" w:cs="Arial"/>
          <w:sz w:val="22"/>
          <w:szCs w:val="22"/>
          <w:lang w:eastAsia="zh-CN"/>
        </w:rPr>
        <w:t xml:space="preserve">dominant products are </w:t>
      </w:r>
      <w:r w:rsidR="003B02B1" w:rsidRPr="00CF7E03">
        <w:rPr>
          <w:rFonts w:ascii="Arial" w:eastAsiaTheme="minorEastAsia" w:hAnsi="Arial" w:cs="Arial"/>
          <w:sz w:val="22"/>
          <w:szCs w:val="22"/>
          <w:lang w:eastAsia="zh-CN"/>
        </w:rPr>
        <w:t>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6</w:t>
      </w:r>
      <w:r w:rsidR="003B02B1" w:rsidRPr="00CF7E03">
        <w:rPr>
          <w:rFonts w:ascii="Arial" w:eastAsiaTheme="minorEastAsia" w:hAnsi="Arial" w:cs="Arial"/>
          <w:sz w:val="22"/>
          <w:szCs w:val="22"/>
          <w:lang w:eastAsia="zh-CN"/>
        </w:rPr>
        <w:t xml:space="preserve"> or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4</w:t>
      </w:r>
      <w:r w:rsidR="003B02B1" w:rsidRPr="00CF7E03">
        <w:rPr>
          <w:rFonts w:ascii="Arial" w:eastAsiaTheme="minorEastAsia" w:hAnsi="Arial" w:cs="Arial"/>
          <w:sz w:val="22"/>
          <w:szCs w:val="22"/>
          <w:lang w:eastAsia="zh-CN"/>
        </w:rPr>
        <w:t xml:space="preserve"> instead of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w:t>
      </w:r>
      <w:r w:rsidR="00BA3524" w:rsidRPr="00BA3524">
        <w:rPr>
          <w:rFonts w:ascii="Arial" w:hAnsi="Arial" w:cs="Arial"/>
          <w:sz w:val="22"/>
          <w:vertAlign w:val="superscript"/>
        </w:rPr>
        <w:t>94–96</w:t>
      </w:r>
      <w:r w:rsidR="00736C3E" w:rsidRPr="00CF7E03">
        <w:rPr>
          <w:rFonts w:ascii="Arial" w:eastAsiaTheme="minorEastAsia" w:hAnsi="Arial" w:cs="Arial"/>
          <w:sz w:val="22"/>
          <w:szCs w:val="22"/>
          <w:lang w:eastAsia="zh-CN"/>
        </w:rPr>
        <w:t xml:space="preserve"> </w:t>
      </w:r>
      <w:del w:id="1376" w:author="Zhang  Zihao" w:date="2024-08-14T13:14:00Z">
        <w:r w:rsidR="00917C41" w:rsidRPr="00CF7E03" w:rsidDel="008F4229">
          <w:rPr>
            <w:rFonts w:ascii="Arial" w:eastAsiaTheme="minorEastAsia" w:hAnsi="Arial" w:cs="Arial"/>
            <w:sz w:val="22"/>
            <w:szCs w:val="22"/>
            <w:lang w:eastAsia="zh-CN"/>
          </w:rPr>
          <w:delText>Therefore, u</w:delText>
        </w:r>
      </w:del>
      <w:ins w:id="1377" w:author="Zhang  Zihao" w:date="2024-08-14T13:14:00Z">
        <w:r w:rsidR="008F4229">
          <w:rPr>
            <w:rFonts w:ascii="Arial" w:eastAsiaTheme="minorEastAsia" w:hAnsi="Arial" w:cs="Arial" w:hint="eastAsia"/>
            <w:sz w:val="22"/>
            <w:szCs w:val="22"/>
            <w:lang w:eastAsia="zh-CN"/>
          </w:rPr>
          <w:t>U</w:t>
        </w:r>
      </w:ins>
      <w:r w:rsidRPr="00CF7E03">
        <w:rPr>
          <w:rFonts w:ascii="Arial" w:eastAsiaTheme="minorEastAsia" w:hAnsi="Arial" w:cs="Arial"/>
          <w:sz w:val="22"/>
          <w:szCs w:val="22"/>
          <w:lang w:eastAsia="zh-CN"/>
        </w:rPr>
        <w:t>nderstanding why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production is inhibited in these process</w:t>
      </w:r>
      <w:r w:rsidR="00AA7A69" w:rsidRPr="00CF7E03">
        <w:rPr>
          <w:rFonts w:ascii="Arial" w:eastAsiaTheme="minorEastAsia" w:hAnsi="Arial" w:cs="Arial"/>
          <w:sz w:val="22"/>
          <w:szCs w:val="22"/>
          <w:lang w:eastAsia="zh-CN"/>
        </w:rPr>
        <w:t>es</w:t>
      </w:r>
      <w:r w:rsidRPr="00CF7E03">
        <w:rPr>
          <w:rFonts w:ascii="Arial" w:eastAsiaTheme="minorEastAsia" w:hAnsi="Arial" w:cs="Arial"/>
          <w:sz w:val="22"/>
          <w:szCs w:val="22"/>
          <w:lang w:eastAsia="zh-CN"/>
        </w:rPr>
        <w:t xml:space="preserve"> is </w:t>
      </w:r>
      <w:r w:rsidR="00917C41" w:rsidRPr="00CF7E03">
        <w:rPr>
          <w:rFonts w:ascii="Arial" w:eastAsiaTheme="minorEastAsia" w:hAnsi="Arial" w:cs="Arial"/>
          <w:sz w:val="22"/>
          <w:szCs w:val="22"/>
          <w:lang w:eastAsia="zh-CN"/>
        </w:rPr>
        <w:t xml:space="preserve">critical </w:t>
      </w:r>
      <w:r w:rsidRPr="00CF7E03">
        <w:rPr>
          <w:rFonts w:ascii="Arial" w:eastAsiaTheme="minorEastAsia" w:hAnsi="Arial" w:cs="Arial"/>
          <w:sz w:val="22"/>
          <w:szCs w:val="22"/>
          <w:lang w:eastAsia="zh-CN"/>
        </w:rPr>
        <w:t>for future research. Plasma-assisted plastic upgrading to C</w:t>
      </w:r>
      <w:r w:rsidR="00674166"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promising but</w:t>
      </w:r>
      <w:ins w:id="1378" w:author="Zhang  Zihao" w:date="2024-08-14T13:15:00Z">
        <w:r w:rsidR="008F4229">
          <w:rPr>
            <w:rFonts w:ascii="Arial" w:eastAsiaTheme="minorEastAsia" w:hAnsi="Arial" w:cs="Arial" w:hint="eastAsia"/>
            <w:sz w:val="22"/>
            <w:szCs w:val="22"/>
            <w:lang w:eastAsia="zh-CN"/>
          </w:rPr>
          <w:t xml:space="preserve"> currently</w:t>
        </w:r>
      </w:ins>
      <w:r w:rsidRPr="00CF7E03">
        <w:rPr>
          <w:rFonts w:ascii="Arial" w:eastAsiaTheme="minorEastAsia" w:hAnsi="Arial" w:cs="Arial"/>
          <w:sz w:val="22"/>
          <w:szCs w:val="22"/>
          <w:lang w:eastAsia="zh-CN"/>
        </w:rPr>
        <w:t xml:space="preserve"> requires</w:t>
      </w:r>
      <w:del w:id="1379" w:author="Zhang  Zihao" w:date="2024-08-14T13:15:00Z">
        <w:r w:rsidRPr="00CF7E03" w:rsidDel="008F4229">
          <w:rPr>
            <w:rFonts w:ascii="Arial" w:eastAsiaTheme="minorEastAsia" w:hAnsi="Arial" w:cs="Arial"/>
            <w:sz w:val="22"/>
            <w:szCs w:val="22"/>
            <w:lang w:eastAsia="zh-CN"/>
          </w:rPr>
          <w:delText xml:space="preserve"> </w:delText>
        </w:r>
        <w:r w:rsidR="00AA7A69" w:rsidRPr="00CF7E03" w:rsidDel="008F4229">
          <w:rPr>
            <w:rFonts w:ascii="Arial" w:eastAsiaTheme="minorEastAsia" w:hAnsi="Arial" w:cs="Arial"/>
            <w:sz w:val="22"/>
            <w:szCs w:val="22"/>
            <w:lang w:eastAsia="zh-CN"/>
          </w:rPr>
          <w:delText>a</w:delText>
        </w:r>
      </w:del>
      <w:ins w:id="1380" w:author="Zhang  Zihao" w:date="2024-08-14T12:45:00Z">
        <w:r w:rsidR="00DA2A72">
          <w:rPr>
            <w:rFonts w:ascii="Arial" w:eastAsiaTheme="minorEastAsia" w:hAnsi="Arial" w:cs="Arial" w:hint="eastAsia"/>
            <w:sz w:val="22"/>
            <w:szCs w:val="22"/>
            <w:lang w:eastAsia="zh-CN"/>
          </w:rPr>
          <w:t xml:space="preserve"> </w:t>
        </w:r>
      </w:ins>
      <w:del w:id="1381" w:author="Zhang  Zihao" w:date="2024-08-14T12:45:00Z">
        <w:r w:rsidR="00AA7A69" w:rsidRPr="00CF7E03" w:rsidDel="00DA2A72">
          <w:rPr>
            <w:rFonts w:ascii="Arial" w:eastAsiaTheme="minorEastAsia" w:hAnsi="Arial" w:cs="Arial"/>
            <w:sz w:val="22"/>
            <w:szCs w:val="22"/>
            <w:lang w:eastAsia="zh-CN"/>
          </w:rPr>
          <w:delText xml:space="preserve"> </w:delText>
        </w:r>
      </w:del>
      <w:r w:rsidRPr="00CF7E03">
        <w:rPr>
          <w:rFonts w:ascii="Arial" w:eastAsiaTheme="minorEastAsia" w:hAnsi="Arial" w:cs="Arial"/>
          <w:sz w:val="22"/>
          <w:szCs w:val="22"/>
          <w:lang w:eastAsia="zh-CN"/>
        </w:rPr>
        <w:t xml:space="preserve">significant energy </w:t>
      </w:r>
      <w:r w:rsidR="00A71949" w:rsidRPr="00CF7E03">
        <w:rPr>
          <w:rFonts w:ascii="Arial" w:eastAsiaTheme="minorEastAsia" w:hAnsi="Arial" w:cs="Arial"/>
          <w:sz w:val="22"/>
          <w:szCs w:val="22"/>
          <w:lang w:eastAsia="zh-CN"/>
        </w:rPr>
        <w:t>input</w:t>
      </w:r>
      <w:ins w:id="1382" w:author="Nabera  Abhinandan" w:date="2024-08-15T21:13:00Z">
        <w:r w:rsidR="00525769">
          <w:rPr>
            <w:rFonts w:ascii="Arial" w:eastAsiaTheme="minorEastAsia" w:hAnsi="Arial" w:cs="Arial"/>
            <w:sz w:val="22"/>
            <w:szCs w:val="22"/>
            <w:lang w:eastAsia="zh-CN"/>
          </w:rPr>
          <w:t xml:space="preserve"> </w:t>
        </w:r>
      </w:ins>
      <w:del w:id="1383" w:author="Nabera  Abhinandan" w:date="2024-08-15T21:13:00Z">
        <w:r w:rsidR="00A71949" w:rsidRPr="00CF7E03" w:rsidDel="00525769">
          <w:rPr>
            <w:rFonts w:ascii="Arial" w:eastAsiaTheme="minorEastAsia" w:hAnsi="Arial" w:cs="Arial"/>
            <w:sz w:val="22"/>
            <w:szCs w:val="22"/>
            <w:lang w:eastAsia="zh-CN"/>
          </w:rPr>
          <w:delText xml:space="preserve"> </w:delText>
        </w:r>
        <w:r w:rsidR="008C4714" w:rsidDel="00D779B9">
          <w:rPr>
            <w:rFonts w:ascii="Arial" w:eastAsiaTheme="minorEastAsia" w:hAnsi="Arial" w:cs="Arial"/>
            <w:sz w:val="22"/>
            <w:szCs w:val="22"/>
            <w:lang w:eastAsia="zh-CN"/>
          </w:rPr>
          <w:br/>
        </w:r>
      </w:del>
      <w:r w:rsidRPr="00CF7E03">
        <w:rPr>
          <w:rFonts w:ascii="Arial" w:eastAsiaTheme="minorEastAsia" w:hAnsi="Arial" w:cs="Arial"/>
          <w:sz w:val="22"/>
          <w:szCs w:val="22"/>
          <w:lang w:eastAsia="zh-CN"/>
        </w:rPr>
        <w:t>(20</w:t>
      </w:r>
      <w:r w:rsidR="00917C4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kWh</w:t>
      </w:r>
      <w:r w:rsidR="00917C4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w:t>
      </w:r>
      <w:r w:rsidR="00917C41"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00917C4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0C50D8" w:rsidRPr="00CF7E03">
        <w:rPr>
          <w:rFonts w:ascii="Arial" w:eastAsiaTheme="minorEastAsia" w:hAnsi="Arial" w:cs="Arial"/>
          <w:sz w:val="22"/>
          <w:szCs w:val="22"/>
          <w:lang w:eastAsia="zh-CN"/>
        </w:rPr>
        <w:t>making it</w:t>
      </w:r>
      <w:r w:rsidR="00674166" w:rsidRPr="00CF7E03">
        <w:rPr>
          <w:rFonts w:ascii="Arial" w:eastAsiaTheme="minorEastAsia" w:hAnsi="Arial" w:cs="Arial"/>
          <w:sz w:val="22"/>
          <w:szCs w:val="22"/>
          <w:lang w:eastAsia="zh-CN"/>
        </w:rPr>
        <w:t xml:space="preserve"> </w:t>
      </w:r>
      <w:ins w:id="1384" w:author="Zhang  Zihao" w:date="2024-08-14T13:15:00Z">
        <w:r w:rsidR="008F4229">
          <w:rPr>
            <w:rFonts w:ascii="Arial" w:eastAsiaTheme="minorEastAsia" w:hAnsi="Arial" w:cs="Arial" w:hint="eastAsia"/>
            <w:sz w:val="22"/>
            <w:szCs w:val="22"/>
            <w:lang w:eastAsia="zh-CN"/>
          </w:rPr>
          <w:t xml:space="preserve">impractical </w:t>
        </w:r>
      </w:ins>
      <w:del w:id="1385" w:author="Zhang  Zihao" w:date="2024-08-14T13:15:00Z">
        <w:r w:rsidR="00674166" w:rsidRPr="00CF7E03" w:rsidDel="008F4229">
          <w:rPr>
            <w:rFonts w:ascii="Arial" w:eastAsiaTheme="minorEastAsia" w:hAnsi="Arial" w:cs="Arial"/>
            <w:sz w:val="22"/>
            <w:szCs w:val="22"/>
            <w:lang w:eastAsia="zh-CN"/>
          </w:rPr>
          <w:delText xml:space="preserve">unsuitable for practical applications </w:delText>
        </w:r>
      </w:del>
      <w:r w:rsidR="00674166" w:rsidRPr="00CF7E03">
        <w:rPr>
          <w:rFonts w:ascii="Arial" w:eastAsiaTheme="minorEastAsia" w:hAnsi="Arial" w:cs="Arial"/>
          <w:sz w:val="22"/>
          <w:szCs w:val="22"/>
          <w:lang w:eastAsia="zh-CN"/>
        </w:rPr>
        <w:t>without further development</w:t>
      </w:r>
      <w:r w:rsidR="00736C3E" w:rsidRPr="00CF7E03">
        <w:rPr>
          <w:rFonts w:ascii="Arial" w:eastAsiaTheme="minorEastAsia" w:hAnsi="Arial" w:cs="Arial"/>
          <w:sz w:val="22"/>
          <w:szCs w:val="22"/>
          <w:lang w:eastAsia="zh-CN"/>
        </w:rPr>
        <w:t>.</w:t>
      </w:r>
      <w:r w:rsidR="00BA3524" w:rsidRPr="00BA3524">
        <w:rPr>
          <w:rFonts w:ascii="Arial" w:hAnsi="Arial" w:cs="Arial"/>
          <w:sz w:val="22"/>
          <w:vertAlign w:val="superscript"/>
        </w:rPr>
        <w:t>85,86</w:t>
      </w:r>
      <w:r w:rsidR="00736C3E"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Transforming 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O into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674166" w:rsidRPr="004241C5">
        <w:rPr>
          <w:rFonts w:ascii="Arial" w:eastAsiaTheme="minorEastAsia" w:hAnsi="Arial" w:cs="Arial"/>
          <w:i/>
          <w:sz w:val="22"/>
          <w:szCs w:val="22"/>
          <w:lang w:eastAsia="zh-CN"/>
        </w:rPr>
        <w:t>via</w:t>
      </w:r>
      <w:r w:rsidR="00674166" w:rsidRPr="00CF7E03">
        <w:rPr>
          <w:rFonts w:ascii="Arial" w:eastAsiaTheme="minorEastAsia" w:hAnsi="Arial" w:cs="Arial"/>
          <w:sz w:val="22"/>
          <w:szCs w:val="22"/>
          <w:lang w:eastAsia="zh-CN"/>
        </w:rPr>
        <w:t xml:space="preserve"> </w:t>
      </w:r>
      <w:r w:rsidR="00BE5A61" w:rsidRPr="00CF7E03">
        <w:rPr>
          <w:rFonts w:ascii="Arial" w:eastAsiaTheme="minorEastAsia" w:hAnsi="Arial" w:cs="Arial"/>
          <w:sz w:val="22"/>
          <w:szCs w:val="22"/>
          <w:lang w:eastAsia="zh-CN"/>
        </w:rPr>
        <w:t xml:space="preserve">the </w:t>
      </w:r>
      <w:r w:rsidR="00674166" w:rsidRPr="00CF7E03">
        <w:rPr>
          <w:rFonts w:ascii="Arial" w:eastAsiaTheme="minorEastAsia" w:hAnsi="Arial" w:cs="Arial"/>
          <w:sz w:val="22"/>
          <w:szCs w:val="22"/>
          <w:lang w:eastAsia="zh-CN"/>
        </w:rPr>
        <w:t>CO</w:t>
      </w:r>
      <w:r w:rsidR="00674166" w:rsidRPr="00CF7E03">
        <w:rPr>
          <w:rFonts w:ascii="Arial" w:eastAsiaTheme="minorEastAsia" w:hAnsi="Arial" w:cs="Arial"/>
          <w:sz w:val="22"/>
          <w:szCs w:val="22"/>
          <w:vertAlign w:val="subscript"/>
          <w:lang w:eastAsia="zh-CN"/>
        </w:rPr>
        <w:t>2</w:t>
      </w:r>
      <w:r w:rsidR="006127A2">
        <w:rPr>
          <w:rFonts w:ascii="Arial" w:eastAsiaTheme="minorEastAsia" w:hAnsi="Arial" w:cs="Arial"/>
          <w:sz w:val="22"/>
          <w:szCs w:val="22"/>
          <w:lang w:eastAsia="zh-CN"/>
        </w:rPr>
        <w:noBreakHyphen/>
      </w:r>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concept cycle </w:t>
      </w:r>
      <w:ins w:id="1386" w:author="Zhang  Zihao" w:date="2024-08-14T13:15:00Z">
        <w:r w:rsidR="008F4229">
          <w:rPr>
            <w:rFonts w:ascii="Arial" w:eastAsiaTheme="minorEastAsia" w:hAnsi="Arial" w:cs="Arial" w:hint="eastAsia"/>
            <w:sz w:val="22"/>
            <w:szCs w:val="22"/>
            <w:lang w:eastAsia="zh-CN"/>
          </w:rPr>
          <w:t xml:space="preserve">is </w:t>
        </w:r>
      </w:ins>
      <w:del w:id="1387" w:author="Zhang  Zihao" w:date="2024-08-14T13:15:00Z">
        <w:r w:rsidR="00674166" w:rsidRPr="00CF7E03" w:rsidDel="008F4229">
          <w:rPr>
            <w:rFonts w:ascii="Arial" w:eastAsiaTheme="minorEastAsia" w:hAnsi="Arial" w:cs="Arial"/>
            <w:sz w:val="22"/>
            <w:szCs w:val="22"/>
            <w:lang w:eastAsia="zh-CN"/>
          </w:rPr>
          <w:delText xml:space="preserve">represents </w:delText>
        </w:r>
      </w:del>
      <w:r w:rsidR="00674166" w:rsidRPr="00CF7E03">
        <w:rPr>
          <w:rFonts w:ascii="Arial" w:eastAsiaTheme="minorEastAsia" w:hAnsi="Arial" w:cs="Arial"/>
          <w:sz w:val="22"/>
          <w:szCs w:val="22"/>
          <w:lang w:eastAsia="zh-CN"/>
        </w:rPr>
        <w:t xml:space="preserve">an ideal but nascent approach, </w:t>
      </w:r>
      <w:ins w:id="1388" w:author="Zhang  Zihao" w:date="2024-08-14T13:15:00Z">
        <w:r w:rsidR="008F4229">
          <w:rPr>
            <w:rFonts w:ascii="Arial" w:eastAsiaTheme="minorEastAsia" w:hAnsi="Arial" w:cs="Arial" w:hint="eastAsia"/>
            <w:sz w:val="22"/>
            <w:szCs w:val="22"/>
            <w:lang w:eastAsia="zh-CN"/>
          </w:rPr>
          <w:t>requir</w:t>
        </w:r>
      </w:ins>
      <w:ins w:id="1389" w:author="Zhang  Zihao" w:date="2024-08-14T13:16:00Z">
        <w:r w:rsidR="008F4229">
          <w:rPr>
            <w:rFonts w:ascii="Arial" w:eastAsiaTheme="minorEastAsia" w:hAnsi="Arial" w:cs="Arial" w:hint="eastAsia"/>
            <w:sz w:val="22"/>
            <w:szCs w:val="22"/>
            <w:lang w:eastAsia="zh-CN"/>
          </w:rPr>
          <w:t>ing</w:t>
        </w:r>
      </w:ins>
      <w:del w:id="1390" w:author="Zhang  Zihao" w:date="2024-08-14T13:15:00Z">
        <w:r w:rsidR="00674166" w:rsidRPr="00CF7E03" w:rsidDel="008F4229">
          <w:rPr>
            <w:rFonts w:ascii="Arial" w:eastAsiaTheme="minorEastAsia" w:hAnsi="Arial" w:cs="Arial"/>
            <w:sz w:val="22"/>
            <w:szCs w:val="22"/>
            <w:lang w:eastAsia="zh-CN"/>
          </w:rPr>
          <w:delText>necessitating</w:delText>
        </w:r>
      </w:del>
      <w:r w:rsidR="00674166" w:rsidRPr="00CF7E03">
        <w:rPr>
          <w:rFonts w:ascii="Arial" w:eastAsiaTheme="minorEastAsia" w:hAnsi="Arial" w:cs="Arial"/>
          <w:sz w:val="22"/>
          <w:szCs w:val="22"/>
          <w:lang w:eastAsia="zh-CN"/>
        </w:rPr>
        <w:t xml:space="preserve"> further </w:t>
      </w:r>
      <w:del w:id="1391" w:author="Zhang  Zihao" w:date="2024-08-14T13:16:00Z">
        <w:r w:rsidR="00674166" w:rsidRPr="00CF7E03" w:rsidDel="008F4229">
          <w:rPr>
            <w:rFonts w:ascii="Arial" w:eastAsiaTheme="minorEastAsia" w:hAnsi="Arial" w:cs="Arial"/>
            <w:sz w:val="22"/>
            <w:szCs w:val="22"/>
            <w:lang w:eastAsia="zh-CN"/>
          </w:rPr>
          <w:delText xml:space="preserve">academic </w:delText>
        </w:r>
      </w:del>
      <w:r w:rsidR="00674166" w:rsidRPr="00CF7E03">
        <w:rPr>
          <w:rFonts w:ascii="Arial" w:eastAsiaTheme="minorEastAsia" w:hAnsi="Arial" w:cs="Arial"/>
          <w:sz w:val="22"/>
          <w:szCs w:val="22"/>
          <w:lang w:eastAsia="zh-CN"/>
        </w:rPr>
        <w:t>research on Li recycl</w:t>
      </w:r>
      <w:r w:rsidR="00A259B3" w:rsidRPr="00CF7E03">
        <w:rPr>
          <w:rFonts w:ascii="Arial" w:eastAsiaTheme="minorEastAsia" w:hAnsi="Arial" w:cs="Arial"/>
          <w:sz w:val="22"/>
          <w:szCs w:val="22"/>
          <w:lang w:eastAsia="zh-CN"/>
        </w:rPr>
        <w:t>ing</w:t>
      </w:r>
      <w:r w:rsidR="00674166" w:rsidRPr="00CF7E03">
        <w:rPr>
          <w:rFonts w:ascii="Arial" w:eastAsiaTheme="minorEastAsia" w:hAnsi="Arial" w:cs="Arial"/>
          <w:sz w:val="22"/>
          <w:szCs w:val="22"/>
          <w:lang w:eastAsia="zh-CN"/>
        </w:rPr>
        <w:t>, safety,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yield, and reactor design.</w:t>
      </w:r>
      <w:r w:rsidR="00BA3524" w:rsidRPr="00BA3524">
        <w:rPr>
          <w:rFonts w:ascii="Arial" w:hAnsi="Arial" w:cs="Arial"/>
          <w:sz w:val="22"/>
          <w:vertAlign w:val="superscript"/>
        </w:rPr>
        <w:t>57</w:t>
      </w:r>
      <w:ins w:id="1392" w:author="Zhang  Zihao" w:date="2024-08-14T12:46:00Z">
        <w:del w:id="1393" w:author="Nabera  Abhinandan" w:date="2024-08-15T21:13:00Z">
          <w:r w:rsidR="00DA2A72" w:rsidDel="00390405">
            <w:rPr>
              <w:rFonts w:ascii="Arial" w:eastAsiaTheme="minorEastAsia" w:hAnsi="Arial" w:cs="Arial" w:hint="eastAsia"/>
              <w:sz w:val="22"/>
              <w:szCs w:val="22"/>
              <w:lang w:eastAsia="zh-CN"/>
            </w:rPr>
            <w:delText xml:space="preserve"> </w:delText>
          </w:r>
        </w:del>
      </w:ins>
    </w:p>
    <w:p w14:paraId="58CBC33D" w14:textId="655EA1EB" w:rsidR="00AA2ADA" w:rsidRDefault="008F4229" w:rsidP="00495801">
      <w:pPr>
        <w:pStyle w:val="ListParagraph"/>
        <w:spacing w:line="360" w:lineRule="auto"/>
        <w:ind w:left="0" w:firstLine="504"/>
        <w:jc w:val="both"/>
        <w:rPr>
          <w:ins w:id="1394" w:author="Zhang  Zihao" w:date="2024-08-14T12:43:00Z"/>
          <w:rFonts w:ascii="Arial" w:eastAsiaTheme="minorEastAsia" w:hAnsi="Arial" w:cs="Arial"/>
          <w:sz w:val="22"/>
          <w:szCs w:val="22"/>
          <w:lang w:eastAsia="zh-CN"/>
        </w:rPr>
      </w:pPr>
      <w:ins w:id="1395" w:author="Zhang  Zihao" w:date="2024-08-14T13:16:00Z">
        <w:r>
          <w:rPr>
            <w:rFonts w:ascii="Arial" w:eastAsiaTheme="minorEastAsia" w:hAnsi="Arial" w:cs="Arial" w:hint="eastAsia"/>
            <w:sz w:val="22"/>
            <w:szCs w:val="22"/>
            <w:lang w:eastAsia="zh-CN"/>
          </w:rPr>
          <w:t xml:space="preserve">Revitalizing the </w:t>
        </w:r>
      </w:ins>
      <w:ins w:id="1396" w:author="Zhang  Zihao" w:date="2024-08-14T12:48:00Z">
        <w:r w:rsidR="00B910B5" w:rsidRPr="00CF7E03">
          <w:rPr>
            <w:rFonts w:ascii="Arial" w:eastAsiaTheme="minorEastAsia" w:hAnsi="Arial" w:cs="Arial"/>
            <w:sz w:val="22"/>
            <w:szCs w:val="22"/>
            <w:lang w:eastAsia="zh-CN"/>
          </w:rPr>
          <w:t>C</w:t>
        </w:r>
        <w:r w:rsidR="00B910B5" w:rsidRPr="00CF7E03">
          <w:rPr>
            <w:rFonts w:ascii="Arial" w:eastAsiaTheme="minorEastAsia" w:hAnsi="Arial" w:cs="Arial"/>
            <w:sz w:val="22"/>
            <w:szCs w:val="22"/>
            <w:vertAlign w:val="subscript"/>
            <w:lang w:eastAsia="zh-CN"/>
          </w:rPr>
          <w:t>2</w:t>
        </w:r>
        <w:r w:rsidR="00B910B5" w:rsidRPr="00CF7E03">
          <w:rPr>
            <w:rFonts w:ascii="Arial" w:eastAsiaTheme="minorEastAsia" w:hAnsi="Arial" w:cs="Arial"/>
            <w:sz w:val="22"/>
            <w:szCs w:val="22"/>
            <w:lang w:eastAsia="zh-CN"/>
          </w:rPr>
          <w:t>H</w:t>
        </w:r>
        <w:r w:rsidR="00B910B5" w:rsidRPr="00CF7E03">
          <w:rPr>
            <w:rFonts w:ascii="Arial" w:eastAsiaTheme="minorEastAsia" w:hAnsi="Arial" w:cs="Arial"/>
            <w:sz w:val="22"/>
            <w:szCs w:val="22"/>
            <w:vertAlign w:val="subscript"/>
            <w:lang w:eastAsia="zh-CN"/>
          </w:rPr>
          <w:t>2</w:t>
        </w:r>
      </w:ins>
      <w:ins w:id="1397" w:author="Zhang  Zihao" w:date="2024-08-14T13:16:00Z">
        <w:r>
          <w:rPr>
            <w:rFonts w:ascii="Arial" w:eastAsiaTheme="minorEastAsia" w:hAnsi="Arial" w:cs="Arial" w:hint="eastAsia"/>
            <w:sz w:val="22"/>
            <w:szCs w:val="22"/>
            <w:lang w:eastAsia="zh-CN"/>
          </w:rPr>
          <w:t xml:space="preserve"> industry also </w:t>
        </w:r>
        <w:r>
          <w:rPr>
            <w:rFonts w:ascii="Arial" w:eastAsiaTheme="minorEastAsia" w:hAnsi="Arial" w:cs="Arial"/>
            <w:sz w:val="22"/>
            <w:szCs w:val="22"/>
            <w:lang w:eastAsia="zh-CN"/>
          </w:rPr>
          <w:t>requires</w:t>
        </w:r>
        <w:r>
          <w:rPr>
            <w:rFonts w:ascii="Arial" w:eastAsiaTheme="minorEastAsia" w:hAnsi="Arial" w:cs="Arial" w:hint="eastAsia"/>
            <w:sz w:val="22"/>
            <w:szCs w:val="22"/>
            <w:lang w:eastAsia="zh-CN"/>
          </w:rPr>
          <w:t xml:space="preserve"> </w:t>
        </w:r>
      </w:ins>
      <w:ins w:id="1398" w:author="Nabera  Abhinandan" w:date="2024-08-15T21:14:00Z">
        <w:r w:rsidR="00390405">
          <w:rPr>
            <w:rFonts w:ascii="Arial" w:eastAsiaTheme="minorEastAsia" w:hAnsi="Arial" w:cs="Arial"/>
            <w:sz w:val="22"/>
            <w:szCs w:val="22"/>
            <w:lang w:eastAsia="zh-CN"/>
          </w:rPr>
          <w:t xml:space="preserve">a </w:t>
        </w:r>
      </w:ins>
      <w:ins w:id="1399" w:author="Zhang  Zihao" w:date="2024-08-14T13:16:00Z">
        <w:r>
          <w:rPr>
            <w:rFonts w:ascii="Arial" w:eastAsiaTheme="minorEastAsia" w:hAnsi="Arial" w:cs="Arial" w:hint="eastAsia"/>
            <w:sz w:val="22"/>
            <w:szCs w:val="22"/>
            <w:lang w:eastAsia="zh-CN"/>
          </w:rPr>
          <w:t>renewed foc</w:t>
        </w:r>
      </w:ins>
      <w:ins w:id="1400" w:author="Zhang  Zihao" w:date="2024-08-14T13:17:00Z">
        <w:r>
          <w:rPr>
            <w:rFonts w:ascii="Arial" w:eastAsiaTheme="minorEastAsia" w:hAnsi="Arial" w:cs="Arial" w:hint="eastAsia"/>
            <w:sz w:val="22"/>
            <w:szCs w:val="22"/>
            <w:lang w:eastAsia="zh-CN"/>
          </w:rPr>
          <w:t>us on</w:t>
        </w:r>
      </w:ins>
      <w:ins w:id="1401" w:author="Zhang  Zihao" w:date="2024-08-14T12:48:00Z">
        <w:r w:rsidR="00B910B5">
          <w:rPr>
            <w:rFonts w:ascii="Arial" w:eastAsiaTheme="minorEastAsia" w:hAnsi="Arial" w:cs="Arial" w:hint="eastAsia"/>
            <w:sz w:val="22"/>
            <w:szCs w:val="22"/>
            <w:lang w:eastAsia="zh-CN"/>
          </w:rPr>
          <w:t xml:space="preserve"> </w:t>
        </w:r>
      </w:ins>
      <w:del w:id="1402" w:author="Zhang  Zihao" w:date="2024-08-14T12:48:00Z">
        <w:r w:rsidR="00674166" w:rsidRPr="00CF7E03" w:rsidDel="00B910B5">
          <w:rPr>
            <w:rFonts w:ascii="Arial" w:eastAsiaTheme="minorEastAsia" w:hAnsi="Arial" w:cs="Arial"/>
            <w:sz w:val="22"/>
            <w:szCs w:val="22"/>
            <w:lang w:eastAsia="zh-CN"/>
          </w:rPr>
          <w:delText xml:space="preserve">To revive </w:delText>
        </w:r>
      </w:del>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chemistry, </w:t>
      </w:r>
      <w:ins w:id="1403" w:author="Zhang  Zihao" w:date="2024-08-14T13:17:00Z">
        <w:r w:rsidR="005F51FC">
          <w:rPr>
            <w:rFonts w:ascii="Arial" w:eastAsiaTheme="minorEastAsia" w:hAnsi="Arial" w:cs="Arial" w:hint="eastAsia"/>
            <w:sz w:val="22"/>
            <w:szCs w:val="22"/>
            <w:lang w:eastAsia="zh-CN"/>
          </w:rPr>
          <w:t>which was extensively</w:t>
        </w:r>
      </w:ins>
      <w:ins w:id="1404" w:author="Zhang  Zihao" w:date="2024-08-14T12:49:00Z">
        <w:r w:rsidR="00B910B5" w:rsidRPr="00CF7E03">
          <w:rPr>
            <w:rFonts w:ascii="Arial" w:eastAsiaTheme="minorEastAsia" w:hAnsi="Arial" w:cs="Arial"/>
            <w:sz w:val="22"/>
            <w:szCs w:val="22"/>
            <w:lang w:eastAsia="zh-CN"/>
          </w:rPr>
          <w:t xml:space="preserve"> studied by Reppe in the mid</w:t>
        </w:r>
        <w:r w:rsidR="00B910B5" w:rsidRPr="00CF7E03">
          <w:rPr>
            <w:rFonts w:ascii="Arial" w:eastAsiaTheme="minorEastAsia" w:hAnsi="Arial" w:cs="Arial"/>
            <w:sz w:val="22"/>
            <w:szCs w:val="22"/>
            <w:lang w:eastAsia="zh-CN"/>
          </w:rPr>
          <w:noBreakHyphen/>
          <w:t>20</w:t>
        </w:r>
        <w:r w:rsidR="00B910B5" w:rsidRPr="00CF7E03">
          <w:rPr>
            <w:rFonts w:ascii="Arial" w:eastAsiaTheme="minorEastAsia" w:hAnsi="Arial" w:cs="Arial"/>
            <w:sz w:val="22"/>
            <w:szCs w:val="22"/>
            <w:vertAlign w:val="superscript"/>
            <w:lang w:eastAsia="zh-CN"/>
          </w:rPr>
          <w:t>th</w:t>
        </w:r>
        <w:r w:rsidR="00B910B5" w:rsidRPr="00CF7E03">
          <w:rPr>
            <w:rFonts w:ascii="Arial" w:eastAsiaTheme="minorEastAsia" w:hAnsi="Arial" w:cs="Arial"/>
            <w:sz w:val="22"/>
            <w:szCs w:val="22"/>
            <w:lang w:eastAsia="zh-CN"/>
          </w:rPr>
          <w:t xml:space="preserve"> century but ha</w:t>
        </w:r>
      </w:ins>
      <w:ins w:id="1405" w:author="Zhang  Zihao" w:date="2024-08-14T13:17:00Z">
        <w:r w:rsidR="005F51FC">
          <w:rPr>
            <w:rFonts w:ascii="Arial" w:eastAsiaTheme="minorEastAsia" w:hAnsi="Arial" w:cs="Arial" w:hint="eastAsia"/>
            <w:sz w:val="22"/>
            <w:szCs w:val="22"/>
            <w:lang w:eastAsia="zh-CN"/>
          </w:rPr>
          <w:t>s since received limited attention</w:t>
        </w:r>
      </w:ins>
      <w:ins w:id="1406" w:author="Zhang  Zihao" w:date="2024-08-14T12:49:00Z">
        <w:r w:rsidR="00B910B5">
          <w:rPr>
            <w:rFonts w:ascii="Arial" w:eastAsiaTheme="minorEastAsia" w:hAnsi="Arial" w:cs="Arial" w:hint="eastAsia"/>
            <w:sz w:val="22"/>
            <w:szCs w:val="22"/>
            <w:lang w:eastAsia="zh-CN"/>
          </w:rPr>
          <w:t xml:space="preserve">. </w:t>
        </w:r>
      </w:ins>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del w:id="1407" w:author="Zhang  Zihao" w:date="2024-08-14T12:50:00Z">
        <w:r w:rsidR="00674166" w:rsidRPr="00CF7E03" w:rsidDel="00B910B5">
          <w:rPr>
            <w:rFonts w:ascii="Arial" w:eastAsiaTheme="minorEastAsia" w:hAnsi="Arial" w:cs="Arial"/>
            <w:sz w:val="22"/>
            <w:szCs w:val="22"/>
            <w:lang w:eastAsia="zh-CN"/>
          </w:rPr>
          <w:delText>must compete with olefins in producing downstream bulk chemicals</w:delText>
        </w:r>
      </w:del>
      <w:ins w:id="1408" w:author="Zhang  Zihao" w:date="2024-08-14T12:50:00Z">
        <w:r w:rsidR="00B910B5">
          <w:rPr>
            <w:rFonts w:ascii="Arial" w:eastAsiaTheme="minorEastAsia" w:hAnsi="Arial" w:cs="Arial" w:hint="eastAsia"/>
            <w:sz w:val="22"/>
            <w:szCs w:val="22"/>
            <w:lang w:eastAsia="zh-CN"/>
          </w:rPr>
          <w:t xml:space="preserve">can be used to produce </w:t>
        </w:r>
      </w:ins>
      <w:ins w:id="1409" w:author="Zhang  Zihao" w:date="2024-08-14T13:18:00Z">
        <w:r w:rsidR="000460B2">
          <w:rPr>
            <w:rFonts w:ascii="Arial" w:eastAsiaTheme="minorEastAsia" w:hAnsi="Arial" w:cs="Arial"/>
            <w:sz w:val="22"/>
            <w:szCs w:val="22"/>
            <w:lang w:eastAsia="zh-CN"/>
          </w:rPr>
          <w:t>various</w:t>
        </w:r>
        <w:r w:rsidR="000460B2">
          <w:rPr>
            <w:rFonts w:ascii="Arial" w:eastAsiaTheme="minorEastAsia" w:hAnsi="Arial" w:cs="Arial" w:hint="eastAsia"/>
            <w:sz w:val="22"/>
            <w:szCs w:val="22"/>
            <w:lang w:eastAsia="zh-CN"/>
          </w:rPr>
          <w:t xml:space="preserve"> </w:t>
        </w:r>
      </w:ins>
      <w:ins w:id="1410" w:author="Zhang  Zihao" w:date="2024-08-14T12:50:00Z">
        <w:r w:rsidR="00B910B5">
          <w:rPr>
            <w:rFonts w:ascii="Arial" w:eastAsiaTheme="minorEastAsia" w:hAnsi="Arial" w:cs="Arial" w:hint="eastAsia"/>
            <w:sz w:val="22"/>
            <w:szCs w:val="22"/>
            <w:lang w:eastAsia="zh-CN"/>
          </w:rPr>
          <w:t>bulk chemicals</w:t>
        </w:r>
      </w:ins>
      <w:del w:id="1411" w:author="Zhang  Zihao" w:date="2024-08-14T13:18:00Z">
        <w:r w:rsidR="00674166" w:rsidRPr="00CF7E03" w:rsidDel="000460B2">
          <w:rPr>
            <w:rFonts w:ascii="Arial" w:eastAsiaTheme="minorEastAsia" w:hAnsi="Arial" w:cs="Arial"/>
            <w:sz w:val="22"/>
            <w:szCs w:val="22"/>
            <w:lang w:eastAsia="zh-CN"/>
          </w:rPr>
          <w:delText>, such as</w:delText>
        </w:r>
      </w:del>
      <w:ins w:id="1412" w:author="Zhang  Zihao" w:date="2024-08-14T13:18:00Z">
        <w:r w:rsidR="000460B2">
          <w:rPr>
            <w:rFonts w:ascii="Arial" w:eastAsiaTheme="minorEastAsia" w:hAnsi="Arial" w:cs="Arial" w:hint="eastAsia"/>
            <w:sz w:val="22"/>
            <w:szCs w:val="22"/>
            <w:lang w:eastAsia="zh-CN"/>
          </w:rPr>
          <w:t xml:space="preserve"> like</w:t>
        </w:r>
      </w:ins>
      <w:r w:rsidR="00674166" w:rsidRPr="00CF7E03">
        <w:rPr>
          <w:rFonts w:ascii="Arial" w:eastAsiaTheme="minorEastAsia" w:hAnsi="Arial" w:cs="Arial"/>
          <w:sz w:val="22"/>
          <w:szCs w:val="22"/>
          <w:lang w:eastAsia="zh-CN"/>
        </w:rPr>
        <w:t xml:space="preserve"> VCM, acrylic acid, and 1,4</w:t>
      </w:r>
      <w:del w:id="1413" w:author="Nabera  Abhinandan" w:date="2024-08-15T21:14:00Z">
        <w:r w:rsidR="00674166" w:rsidRPr="00CF7E03" w:rsidDel="00D92343">
          <w:rPr>
            <w:rFonts w:ascii="Arial" w:eastAsiaTheme="minorEastAsia" w:hAnsi="Arial" w:cs="Arial"/>
            <w:sz w:val="22"/>
            <w:szCs w:val="22"/>
            <w:lang w:eastAsia="zh-CN"/>
          </w:rPr>
          <w:delText>-</w:delText>
        </w:r>
      </w:del>
      <w:ins w:id="1414" w:author="Nabera  Abhinandan" w:date="2024-08-15T21:14:00Z">
        <w:r w:rsidR="00D92343">
          <w:rPr>
            <w:rFonts w:ascii="Arial" w:eastAsiaTheme="minorEastAsia" w:hAnsi="Arial" w:cs="Arial"/>
            <w:sz w:val="22"/>
            <w:szCs w:val="22"/>
            <w:lang w:eastAsia="zh-CN"/>
          </w:rPr>
          <w:noBreakHyphen/>
        </w:r>
      </w:ins>
      <w:r w:rsidR="00674166" w:rsidRPr="00CF7E03">
        <w:rPr>
          <w:rFonts w:ascii="Arial" w:eastAsiaTheme="minorEastAsia" w:hAnsi="Arial" w:cs="Arial"/>
          <w:sz w:val="22"/>
          <w:szCs w:val="22"/>
          <w:lang w:eastAsia="zh-CN"/>
        </w:rPr>
        <w:t>butanediol</w:t>
      </w:r>
      <w:del w:id="1415" w:author="Zhang  Zihao" w:date="2024-08-14T12:50:00Z">
        <w:r w:rsidR="00674166" w:rsidRPr="00CF7E03" w:rsidDel="00B910B5">
          <w:rPr>
            <w:rFonts w:ascii="Arial" w:eastAsiaTheme="minorEastAsia" w:hAnsi="Arial" w:cs="Arial"/>
            <w:sz w:val="22"/>
            <w:szCs w:val="22"/>
            <w:lang w:eastAsia="zh-CN"/>
          </w:rPr>
          <w:delText xml:space="preserve"> (</w:delText>
        </w:r>
        <w:r w:rsidR="00674166" w:rsidRPr="00CF7E03" w:rsidDel="00B910B5">
          <w:rPr>
            <w:rFonts w:ascii="Arial" w:eastAsiaTheme="minorEastAsia" w:hAnsi="Arial" w:cs="Arial"/>
            <w:b/>
            <w:bCs/>
            <w:sz w:val="22"/>
            <w:szCs w:val="22"/>
            <w:lang w:eastAsia="zh-CN"/>
          </w:rPr>
          <w:delText>Fig</w:delText>
        </w:r>
        <w:r w:rsidR="00103244" w:rsidRPr="00CF7E03" w:rsidDel="00B910B5">
          <w:rPr>
            <w:rFonts w:ascii="Arial" w:eastAsiaTheme="minorEastAsia" w:hAnsi="Arial" w:cs="Arial"/>
            <w:b/>
            <w:bCs/>
            <w:sz w:val="22"/>
            <w:szCs w:val="22"/>
            <w:lang w:eastAsia="zh-CN"/>
          </w:rPr>
          <w:delText>. </w:delText>
        </w:r>
        <w:r w:rsidR="00674166" w:rsidRPr="00CF7E03" w:rsidDel="00B910B5">
          <w:rPr>
            <w:rFonts w:ascii="Arial" w:eastAsiaTheme="minorEastAsia" w:hAnsi="Arial" w:cs="Arial"/>
            <w:b/>
            <w:bCs/>
            <w:sz w:val="22"/>
            <w:szCs w:val="22"/>
            <w:lang w:eastAsia="zh-CN"/>
          </w:rPr>
          <w:delText>2</w:delText>
        </w:r>
        <w:r w:rsidR="00674166" w:rsidRPr="00CF7E03" w:rsidDel="00B910B5">
          <w:rPr>
            <w:rFonts w:ascii="Arial" w:eastAsiaTheme="minorEastAsia" w:hAnsi="Arial" w:cs="Arial"/>
            <w:sz w:val="22"/>
            <w:szCs w:val="22"/>
            <w:lang w:eastAsia="zh-CN"/>
          </w:rPr>
          <w:delText>)</w:delText>
        </w:r>
      </w:del>
      <w:r w:rsidR="00674166" w:rsidRPr="00CF7E03">
        <w:rPr>
          <w:rFonts w:ascii="Arial" w:eastAsiaTheme="minorEastAsia" w:hAnsi="Arial" w:cs="Arial"/>
          <w:sz w:val="22"/>
          <w:szCs w:val="22"/>
          <w:lang w:eastAsia="zh-CN"/>
        </w:rPr>
        <w:t xml:space="preserve">. </w:t>
      </w:r>
      <w:del w:id="1416" w:author="Zhang  Zihao" w:date="2024-08-13T22:39:00Z">
        <w:r w:rsidR="00674166" w:rsidRPr="006E1098" w:rsidDel="00294A04">
          <w:rPr>
            <w:rFonts w:ascii="Arial" w:eastAsiaTheme="minorEastAsia" w:hAnsi="Arial" w:cs="Arial"/>
            <w:sz w:val="22"/>
            <w:szCs w:val="22"/>
            <w:lang w:eastAsia="zh-CN"/>
          </w:rPr>
          <w:delText>The C</w:delText>
        </w:r>
        <w:r w:rsidR="00674166" w:rsidRPr="006E1098" w:rsidDel="00294A04">
          <w:rPr>
            <w:rFonts w:ascii="Arial" w:eastAsiaTheme="minorEastAsia" w:hAnsi="Arial" w:cs="Arial"/>
            <w:sz w:val="22"/>
            <w:szCs w:val="22"/>
            <w:vertAlign w:val="subscript"/>
            <w:lang w:eastAsia="zh-CN"/>
          </w:rPr>
          <w:delText>2</w:delText>
        </w:r>
        <w:r w:rsidR="00674166" w:rsidRPr="006E1098" w:rsidDel="00294A04">
          <w:rPr>
            <w:rFonts w:ascii="Arial" w:eastAsiaTheme="minorEastAsia" w:hAnsi="Arial" w:cs="Arial"/>
            <w:sz w:val="22"/>
            <w:szCs w:val="22"/>
            <w:lang w:eastAsia="zh-CN"/>
          </w:rPr>
          <w:delText>H</w:delText>
        </w:r>
        <w:r w:rsidR="00674166" w:rsidRPr="006E1098" w:rsidDel="00294A04">
          <w:rPr>
            <w:rFonts w:ascii="Arial" w:eastAsiaTheme="minorEastAsia" w:hAnsi="Arial" w:cs="Arial"/>
            <w:sz w:val="22"/>
            <w:szCs w:val="22"/>
            <w:vertAlign w:val="subscript"/>
            <w:lang w:eastAsia="zh-CN"/>
          </w:rPr>
          <w:delText>2</w:delText>
        </w:r>
        <w:r w:rsidR="00674166" w:rsidRPr="006E1098" w:rsidDel="00294A04">
          <w:rPr>
            <w:rFonts w:ascii="Arial" w:eastAsiaTheme="minorEastAsia" w:hAnsi="Arial" w:cs="Arial"/>
            <w:sz w:val="22"/>
            <w:szCs w:val="22"/>
            <w:lang w:eastAsia="zh-CN"/>
          </w:rPr>
          <w:delText xml:space="preserve"> route typically involves fewer steps due to its high reactivity. </w:delText>
        </w:r>
      </w:del>
      <w:r w:rsidR="00674166" w:rsidRPr="006E1098">
        <w:rPr>
          <w:rFonts w:ascii="Arial" w:eastAsiaTheme="minorEastAsia" w:hAnsi="Arial" w:cs="Arial"/>
          <w:sz w:val="22"/>
          <w:szCs w:val="22"/>
          <w:lang w:eastAsia="zh-CN"/>
        </w:rPr>
        <w:t xml:space="preserve">For instance, VCM production </w:t>
      </w:r>
      <w:r w:rsidR="00674166" w:rsidRPr="006E1098">
        <w:rPr>
          <w:rFonts w:ascii="Arial" w:eastAsiaTheme="minorEastAsia" w:hAnsi="Arial" w:cs="Arial"/>
          <w:i/>
          <w:sz w:val="22"/>
          <w:szCs w:val="22"/>
          <w:lang w:eastAsia="zh-CN"/>
        </w:rPr>
        <w:t>via</w:t>
      </w:r>
      <w:r w:rsidR="00674166" w:rsidRPr="006E1098">
        <w:rPr>
          <w:rFonts w:ascii="Arial" w:eastAsiaTheme="minorEastAsia" w:hAnsi="Arial" w:cs="Arial"/>
          <w:sz w:val="22"/>
          <w:szCs w:val="22"/>
          <w:lang w:eastAsia="zh-CN"/>
        </w:rPr>
        <w:t xml:space="preserve"> direct C</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H</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 xml:space="preserve"> hydrochlorination is more </w:t>
      </w:r>
      <w:ins w:id="1417" w:author="Nabera  Abhinandan" w:date="2024-08-16T08:56:00Z">
        <w:r w:rsidR="00340F0D" w:rsidRPr="006E1098">
          <w:rPr>
            <w:rFonts w:ascii="Arial" w:eastAsiaTheme="minorEastAsia" w:hAnsi="Arial" w:cs="Arial"/>
            <w:sz w:val="22"/>
            <w:szCs w:val="22"/>
            <w:lang w:eastAsia="zh-CN"/>
          </w:rPr>
          <w:t>econ</w:t>
        </w:r>
      </w:ins>
      <w:ins w:id="1418" w:author="Nabera  Abhinandan" w:date="2024-08-16T08:57:00Z">
        <w:r w:rsidR="00340F0D" w:rsidRPr="006E1098">
          <w:rPr>
            <w:rFonts w:ascii="Arial" w:eastAsiaTheme="minorEastAsia" w:hAnsi="Arial" w:cs="Arial"/>
            <w:sz w:val="22"/>
            <w:szCs w:val="22"/>
            <w:lang w:eastAsia="zh-CN"/>
          </w:rPr>
          <w:t xml:space="preserve">omical and </w:t>
        </w:r>
      </w:ins>
      <w:r w:rsidR="00674166" w:rsidRPr="006E1098">
        <w:rPr>
          <w:rFonts w:ascii="Arial" w:eastAsiaTheme="minorEastAsia" w:hAnsi="Arial" w:cs="Arial"/>
          <w:sz w:val="22"/>
          <w:szCs w:val="22"/>
          <w:lang w:eastAsia="zh-CN"/>
        </w:rPr>
        <w:t>straightforward than C</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H</w:t>
      </w:r>
      <w:r w:rsidR="00674166" w:rsidRPr="006E1098">
        <w:rPr>
          <w:rFonts w:ascii="Arial" w:eastAsiaTheme="minorEastAsia" w:hAnsi="Arial" w:cs="Arial"/>
          <w:sz w:val="22"/>
          <w:szCs w:val="22"/>
          <w:vertAlign w:val="subscript"/>
          <w:lang w:eastAsia="zh-CN"/>
        </w:rPr>
        <w:t>4</w:t>
      </w:r>
      <w:r w:rsidR="009267F1" w:rsidRPr="006E1098">
        <w:rPr>
          <w:rFonts w:ascii="Arial" w:eastAsiaTheme="minorEastAsia" w:hAnsi="Arial" w:cs="Arial"/>
          <w:sz w:val="22"/>
          <w:szCs w:val="22"/>
          <w:lang w:eastAsia="zh-CN"/>
        </w:rPr>
        <w:noBreakHyphen/>
      </w:r>
      <w:r w:rsidR="00674166" w:rsidRPr="006E1098">
        <w:rPr>
          <w:rFonts w:ascii="Arial" w:eastAsiaTheme="minorEastAsia" w:hAnsi="Arial" w:cs="Arial"/>
          <w:sz w:val="22"/>
          <w:szCs w:val="22"/>
          <w:lang w:eastAsia="zh-CN"/>
        </w:rPr>
        <w:t>based methods</w:t>
      </w:r>
      <w:r w:rsidR="00B521AC" w:rsidRPr="006E1098">
        <w:rPr>
          <w:rFonts w:ascii="Arial" w:eastAsiaTheme="minorEastAsia" w:hAnsi="Arial" w:cs="Arial"/>
          <w:sz w:val="22"/>
          <w:szCs w:val="22"/>
          <w:lang w:eastAsia="zh-CN"/>
        </w:rPr>
        <w:t>.</w:t>
      </w:r>
      <w:r w:rsidR="00BA3524" w:rsidRPr="006E1098">
        <w:rPr>
          <w:rFonts w:ascii="Arial" w:hAnsi="Arial" w:cs="Arial"/>
          <w:sz w:val="22"/>
          <w:vertAlign w:val="superscript"/>
        </w:rPr>
        <w:t>43</w:t>
      </w:r>
      <w:r w:rsidR="00B521AC" w:rsidRPr="006E1098">
        <w:rPr>
          <w:rFonts w:ascii="Arial" w:eastAsiaTheme="minorEastAsia" w:hAnsi="Arial" w:cs="Arial"/>
          <w:sz w:val="22"/>
          <w:szCs w:val="22"/>
          <w:lang w:eastAsia="zh-CN"/>
        </w:rPr>
        <w:t xml:space="preserve"> </w:t>
      </w:r>
      <w:ins w:id="1419" w:author="Nabera  Abhinandan" w:date="2024-08-16T08:58:00Z">
        <w:r w:rsidR="00AD67E8" w:rsidRPr="006E1098">
          <w:rPr>
            <w:rFonts w:ascii="Arial" w:eastAsiaTheme="minorEastAsia" w:hAnsi="Arial" w:cs="Arial"/>
            <w:sz w:val="22"/>
            <w:szCs w:val="22"/>
            <w:lang w:eastAsia="zh-CN"/>
          </w:rPr>
          <w:t>However, t</w:t>
        </w:r>
      </w:ins>
      <w:del w:id="1420" w:author="Nabera  Abhinandan" w:date="2024-08-16T08:58:00Z">
        <w:r w:rsidR="00674166" w:rsidRPr="006E1098" w:rsidDel="00AD67E8">
          <w:rPr>
            <w:rFonts w:ascii="Arial" w:eastAsiaTheme="minorEastAsia" w:hAnsi="Arial" w:cs="Arial"/>
            <w:sz w:val="22"/>
            <w:szCs w:val="22"/>
            <w:lang w:eastAsia="zh-CN"/>
          </w:rPr>
          <w:delText>T</w:delText>
        </w:r>
      </w:del>
      <w:r w:rsidR="00674166" w:rsidRPr="006E1098">
        <w:rPr>
          <w:rFonts w:ascii="Arial" w:eastAsiaTheme="minorEastAsia" w:hAnsi="Arial" w:cs="Arial"/>
          <w:sz w:val="22"/>
          <w:szCs w:val="22"/>
          <w:lang w:eastAsia="zh-CN"/>
        </w:rPr>
        <w:t xml:space="preserve">he </w:t>
      </w:r>
      <w:ins w:id="1421" w:author="Zhang  Zihao" w:date="2024-08-14T13:18:00Z">
        <w:r w:rsidR="000460B2" w:rsidRPr="006E1098">
          <w:rPr>
            <w:rFonts w:ascii="Arial" w:eastAsiaTheme="minorEastAsia" w:hAnsi="Arial" w:cs="Arial" w:hint="eastAsia"/>
            <w:sz w:val="22"/>
            <w:szCs w:val="22"/>
            <w:lang w:eastAsia="zh-CN"/>
          </w:rPr>
          <w:t>longst</w:t>
        </w:r>
      </w:ins>
      <w:ins w:id="1422" w:author="Zhang  Zihao" w:date="2024-08-14T13:19:00Z">
        <w:r w:rsidR="000460B2" w:rsidRPr="006E1098">
          <w:rPr>
            <w:rFonts w:ascii="Arial" w:eastAsiaTheme="minorEastAsia" w:hAnsi="Arial" w:cs="Arial" w:hint="eastAsia"/>
            <w:sz w:val="22"/>
            <w:szCs w:val="22"/>
            <w:lang w:eastAsia="zh-CN"/>
          </w:rPr>
          <w:t xml:space="preserve">anding </w:t>
        </w:r>
      </w:ins>
      <w:del w:id="1423" w:author="Zhang  Zihao" w:date="2024-08-13T22:39:00Z">
        <w:r w:rsidR="00674166" w:rsidRPr="006E1098" w:rsidDel="00294A04">
          <w:rPr>
            <w:rFonts w:ascii="Arial" w:eastAsiaTheme="minorEastAsia" w:hAnsi="Arial" w:cs="Arial"/>
            <w:sz w:val="22"/>
            <w:szCs w:val="22"/>
            <w:lang w:eastAsia="zh-CN"/>
          </w:rPr>
          <w:delText xml:space="preserve">main </w:delText>
        </w:r>
      </w:del>
      <w:r w:rsidR="00674166" w:rsidRPr="006E1098">
        <w:rPr>
          <w:rFonts w:ascii="Arial" w:eastAsiaTheme="minorEastAsia" w:hAnsi="Arial" w:cs="Arial"/>
          <w:sz w:val="22"/>
          <w:szCs w:val="22"/>
          <w:lang w:eastAsia="zh-CN"/>
        </w:rPr>
        <w:t xml:space="preserve">challenge </w:t>
      </w:r>
      <w:ins w:id="1424" w:author="Zhang  Zihao" w:date="2024-08-14T13:19:00Z">
        <w:r w:rsidR="000460B2" w:rsidRPr="006E1098">
          <w:rPr>
            <w:rFonts w:ascii="Arial" w:eastAsiaTheme="minorEastAsia" w:hAnsi="Arial" w:cs="Arial" w:hint="eastAsia"/>
            <w:sz w:val="22"/>
            <w:szCs w:val="22"/>
            <w:lang w:eastAsia="zh-CN"/>
          </w:rPr>
          <w:t xml:space="preserve">has been to </w:t>
        </w:r>
      </w:ins>
      <w:del w:id="1425" w:author="Zhang  Zihao" w:date="2024-08-14T13:19:00Z">
        <w:r w:rsidR="00674166" w:rsidRPr="006E1098" w:rsidDel="000460B2">
          <w:rPr>
            <w:rFonts w:ascii="Arial" w:eastAsiaTheme="minorEastAsia" w:hAnsi="Arial" w:cs="Arial"/>
            <w:sz w:val="22"/>
            <w:szCs w:val="22"/>
            <w:lang w:eastAsia="zh-CN"/>
          </w:rPr>
          <w:delText>lies in producing</w:delText>
        </w:r>
      </w:del>
      <w:ins w:id="1426" w:author="Zhang  Zihao" w:date="2024-08-14T13:19:00Z">
        <w:r w:rsidR="000460B2" w:rsidRPr="006E1098">
          <w:rPr>
            <w:rFonts w:ascii="Arial" w:eastAsiaTheme="minorEastAsia" w:hAnsi="Arial" w:cs="Arial" w:hint="eastAsia"/>
            <w:sz w:val="22"/>
            <w:szCs w:val="22"/>
            <w:lang w:eastAsia="zh-CN"/>
          </w:rPr>
          <w:t>produce</w:t>
        </w:r>
      </w:ins>
      <w:r w:rsidR="00674166" w:rsidRPr="006E1098">
        <w:rPr>
          <w:rFonts w:ascii="Arial" w:eastAsiaTheme="minorEastAsia" w:hAnsi="Arial" w:cs="Arial"/>
          <w:sz w:val="22"/>
          <w:szCs w:val="22"/>
          <w:lang w:eastAsia="zh-CN"/>
        </w:rPr>
        <w:t xml:space="preserve"> VCM from C</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H</w:t>
      </w:r>
      <w:r w:rsidR="00674166" w:rsidRPr="006E1098">
        <w:rPr>
          <w:rFonts w:ascii="Arial" w:eastAsiaTheme="minorEastAsia" w:hAnsi="Arial" w:cs="Arial"/>
          <w:sz w:val="22"/>
          <w:szCs w:val="22"/>
          <w:vertAlign w:val="subscript"/>
          <w:lang w:eastAsia="zh-CN"/>
        </w:rPr>
        <w:t>2</w:t>
      </w:r>
      <w:r w:rsidR="00674166" w:rsidRPr="006E1098">
        <w:rPr>
          <w:rFonts w:ascii="Arial" w:eastAsiaTheme="minorEastAsia" w:hAnsi="Arial" w:cs="Arial"/>
          <w:sz w:val="22"/>
          <w:szCs w:val="22"/>
          <w:lang w:eastAsia="zh-CN"/>
        </w:rPr>
        <w:t xml:space="preserve"> in an environmentally friendly manner </w:t>
      </w:r>
      <w:ins w:id="1427" w:author="Nabera  Abhinandan" w:date="2024-08-16T08:57:00Z">
        <w:del w:id="1428" w:author="Zhang  Zihao" w:date="2024-08-16T15:53:00Z" w16du:dateUtc="2024-08-16T13:53:00Z">
          <w:r w:rsidR="00AD67E8" w:rsidRPr="006E1098" w:rsidDel="00076680">
            <w:rPr>
              <w:rFonts w:ascii="Arial" w:eastAsiaTheme="minorEastAsia" w:hAnsi="Arial" w:cs="Arial"/>
              <w:sz w:val="22"/>
              <w:szCs w:val="22"/>
              <w:lang w:eastAsia="zh-CN"/>
            </w:rPr>
            <w:delText xml:space="preserve">and </w:delText>
          </w:r>
        </w:del>
      </w:ins>
      <w:r w:rsidR="00674166" w:rsidRPr="006E1098">
        <w:rPr>
          <w:rFonts w:ascii="Arial" w:eastAsiaTheme="minorEastAsia" w:hAnsi="Arial" w:cs="Arial"/>
          <w:sz w:val="22"/>
          <w:szCs w:val="22"/>
          <w:lang w:eastAsia="zh-CN"/>
        </w:rPr>
        <w:t xml:space="preserve">without </w:t>
      </w:r>
      <w:del w:id="1429" w:author="Zhang  Zihao" w:date="2024-08-14T13:19:00Z">
        <w:r w:rsidR="00877198" w:rsidRPr="006E1098" w:rsidDel="000460B2">
          <w:rPr>
            <w:rFonts w:ascii="Arial" w:eastAsiaTheme="minorEastAsia" w:hAnsi="Arial" w:cs="Arial"/>
            <w:sz w:val="22"/>
            <w:szCs w:val="22"/>
            <w:lang w:eastAsia="zh-CN"/>
          </w:rPr>
          <w:delText>utilizing</w:delText>
        </w:r>
        <w:r w:rsidR="00674166" w:rsidRPr="006E1098" w:rsidDel="000460B2">
          <w:rPr>
            <w:rFonts w:ascii="Arial" w:eastAsiaTheme="minorEastAsia" w:hAnsi="Arial" w:cs="Arial"/>
            <w:sz w:val="22"/>
            <w:szCs w:val="22"/>
            <w:lang w:eastAsia="zh-CN"/>
          </w:rPr>
          <w:delText xml:space="preserve"> </w:delText>
        </w:r>
      </w:del>
      <w:r w:rsidR="00674166" w:rsidRPr="006E1098">
        <w:rPr>
          <w:rFonts w:ascii="Arial" w:eastAsiaTheme="minorEastAsia" w:hAnsi="Arial" w:cs="Arial"/>
          <w:sz w:val="22"/>
          <w:szCs w:val="22"/>
          <w:lang w:eastAsia="zh-CN"/>
        </w:rPr>
        <w:t>mercury catalysts.</w:t>
      </w:r>
      <w:r w:rsidR="00674166" w:rsidRPr="00CF7E03">
        <w:rPr>
          <w:rFonts w:ascii="Arial" w:eastAsiaTheme="minorEastAsia" w:hAnsi="Arial" w:cs="Arial"/>
          <w:sz w:val="22"/>
          <w:szCs w:val="22"/>
          <w:lang w:eastAsia="zh-CN"/>
        </w:rPr>
        <w:t xml:space="preserve"> The recent commercialization of an Au/C catalyst </w:t>
      </w:r>
      <w:del w:id="1430" w:author="Zhang  Zihao" w:date="2024-08-14T13:20:00Z">
        <w:r w:rsidR="00674166" w:rsidRPr="00CF7E03" w:rsidDel="008A0198">
          <w:rPr>
            <w:rFonts w:ascii="Arial" w:eastAsiaTheme="minorEastAsia" w:hAnsi="Arial" w:cs="Arial"/>
            <w:sz w:val="22"/>
            <w:szCs w:val="22"/>
            <w:lang w:eastAsia="zh-CN"/>
          </w:rPr>
          <w:delText xml:space="preserve">in China </w:delText>
        </w:r>
      </w:del>
      <w:r w:rsidR="00674166" w:rsidRPr="00CF7E03">
        <w:rPr>
          <w:rFonts w:ascii="Arial" w:eastAsiaTheme="minorEastAsia" w:hAnsi="Arial" w:cs="Arial"/>
          <w:sz w:val="22"/>
          <w:szCs w:val="22"/>
          <w:lang w:eastAsia="zh-CN"/>
        </w:rPr>
        <w:t>for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hydrochlorination addresses </w:t>
      </w:r>
      <w:ins w:id="1431" w:author="Zhang  Zihao" w:date="2024-08-14T13:20:00Z">
        <w:r w:rsidR="008A0198">
          <w:rPr>
            <w:rFonts w:ascii="Arial" w:eastAsiaTheme="minorEastAsia" w:hAnsi="Arial" w:cs="Arial" w:hint="eastAsia"/>
            <w:sz w:val="22"/>
            <w:szCs w:val="22"/>
            <w:lang w:eastAsia="zh-CN"/>
          </w:rPr>
          <w:t xml:space="preserve">some </w:t>
        </w:r>
      </w:ins>
      <w:r w:rsidR="00674166" w:rsidRPr="00CF7E03">
        <w:rPr>
          <w:rFonts w:ascii="Arial" w:eastAsiaTheme="minorEastAsia" w:hAnsi="Arial" w:cs="Arial"/>
          <w:sz w:val="22"/>
          <w:szCs w:val="22"/>
          <w:lang w:eastAsia="zh-CN"/>
        </w:rPr>
        <w:t>environmental concerns associated with mercury catalysts</w:t>
      </w:r>
      <w:del w:id="1432" w:author="Zhang  Zihao" w:date="2024-08-14T13:20:00Z">
        <w:r w:rsidR="00460010" w:rsidDel="008A0198">
          <w:rPr>
            <w:rFonts w:ascii="Arial" w:eastAsiaTheme="minorEastAsia" w:hAnsi="Arial" w:cs="Arial" w:hint="eastAsia"/>
            <w:sz w:val="22"/>
            <w:szCs w:val="22"/>
            <w:lang w:eastAsia="zh-CN"/>
          </w:rPr>
          <w:delText xml:space="preserve"> to some extent</w:delText>
        </w:r>
      </w:del>
      <w:r w:rsidR="00360362" w:rsidRPr="00CF7E03">
        <w:rPr>
          <w:rFonts w:ascii="Arial" w:eastAsiaTheme="minorEastAsia" w:hAnsi="Arial" w:cs="Arial"/>
          <w:sz w:val="22"/>
          <w:szCs w:val="22"/>
          <w:lang w:eastAsia="zh-CN"/>
        </w:rPr>
        <w:t>.</w:t>
      </w:r>
      <w:r w:rsidR="00BA3524" w:rsidRPr="00BA3524">
        <w:rPr>
          <w:rFonts w:ascii="Arial" w:hAnsi="Arial" w:cs="Arial"/>
          <w:sz w:val="22"/>
          <w:vertAlign w:val="superscript"/>
        </w:rPr>
        <w:t>97,98</w:t>
      </w:r>
      <w:r w:rsidR="00360362" w:rsidRPr="00CF7E03">
        <w:rPr>
          <w:rFonts w:ascii="Arial" w:eastAsiaTheme="minorEastAsia" w:hAnsi="Arial" w:cs="Arial"/>
          <w:sz w:val="22"/>
          <w:szCs w:val="22"/>
          <w:lang w:eastAsia="zh-CN"/>
        </w:rPr>
        <w:t xml:space="preserve"> </w:t>
      </w:r>
      <w:del w:id="1433" w:author="Zhang  Zihao" w:date="2024-08-14T12:49:00Z">
        <w:r w:rsidR="00674166" w:rsidRPr="00CF7E03" w:rsidDel="00B910B5">
          <w:rPr>
            <w:rFonts w:ascii="Arial" w:eastAsiaTheme="minorEastAsia" w:hAnsi="Arial" w:cs="Arial"/>
            <w:sz w:val="22"/>
            <w:szCs w:val="22"/>
            <w:lang w:eastAsia="zh-CN"/>
          </w:rPr>
          <w:delText>Additionally</w:delText>
        </w:r>
        <w:r w:rsidR="00360362" w:rsidRPr="00CF7E03" w:rsidDel="00B910B5">
          <w:rPr>
            <w:rFonts w:ascii="Arial" w:eastAsiaTheme="minorEastAsia" w:hAnsi="Arial" w:cs="Arial"/>
            <w:sz w:val="22"/>
            <w:szCs w:val="22"/>
            <w:lang w:eastAsia="zh-CN"/>
          </w:rPr>
          <w:delText>, many applications of C</w:delText>
        </w:r>
        <w:r w:rsidR="00360362" w:rsidRPr="00CF7E03" w:rsidDel="00B910B5">
          <w:rPr>
            <w:rFonts w:ascii="Arial" w:eastAsiaTheme="minorEastAsia" w:hAnsi="Arial" w:cs="Arial"/>
            <w:sz w:val="22"/>
            <w:szCs w:val="22"/>
            <w:vertAlign w:val="subscript"/>
            <w:lang w:eastAsia="zh-CN"/>
          </w:rPr>
          <w:delText>2</w:delText>
        </w:r>
        <w:r w:rsidR="00360362" w:rsidRPr="00CF7E03" w:rsidDel="00B910B5">
          <w:rPr>
            <w:rFonts w:ascii="Arial" w:eastAsiaTheme="minorEastAsia" w:hAnsi="Arial" w:cs="Arial"/>
            <w:sz w:val="22"/>
            <w:szCs w:val="22"/>
            <w:lang w:eastAsia="zh-CN"/>
          </w:rPr>
          <w:delText>H</w:delText>
        </w:r>
        <w:r w:rsidR="00360362" w:rsidRPr="00CF7E03" w:rsidDel="00B910B5">
          <w:rPr>
            <w:rFonts w:ascii="Arial" w:eastAsiaTheme="minorEastAsia" w:hAnsi="Arial" w:cs="Arial"/>
            <w:sz w:val="22"/>
            <w:szCs w:val="22"/>
            <w:vertAlign w:val="subscript"/>
            <w:lang w:eastAsia="zh-CN"/>
          </w:rPr>
          <w:delText>2</w:delText>
        </w:r>
        <w:r w:rsidR="00360362" w:rsidRPr="00CF7E03" w:rsidDel="00B910B5">
          <w:rPr>
            <w:rFonts w:ascii="Arial" w:eastAsiaTheme="minorEastAsia" w:hAnsi="Arial" w:cs="Arial"/>
            <w:sz w:val="22"/>
            <w:szCs w:val="22"/>
            <w:lang w:eastAsia="zh-CN"/>
          </w:rPr>
          <w:delText xml:space="preserve"> were only studied by Reppe in the mid</w:delText>
        </w:r>
        <w:r w:rsidR="00360362" w:rsidRPr="00CF7E03" w:rsidDel="00B910B5">
          <w:rPr>
            <w:rFonts w:ascii="Arial" w:eastAsiaTheme="minorEastAsia" w:hAnsi="Arial" w:cs="Arial"/>
            <w:sz w:val="22"/>
            <w:szCs w:val="22"/>
            <w:lang w:eastAsia="zh-CN"/>
          </w:rPr>
          <w:noBreakHyphen/>
          <w:delText>20</w:delText>
        </w:r>
        <w:r w:rsidR="00360362" w:rsidRPr="00CF7E03" w:rsidDel="00B910B5">
          <w:rPr>
            <w:rFonts w:ascii="Arial" w:eastAsiaTheme="minorEastAsia" w:hAnsi="Arial" w:cs="Arial"/>
            <w:sz w:val="22"/>
            <w:szCs w:val="22"/>
            <w:vertAlign w:val="superscript"/>
            <w:lang w:eastAsia="zh-CN"/>
          </w:rPr>
          <w:delText>th</w:delText>
        </w:r>
        <w:r w:rsidR="00360362" w:rsidRPr="00CF7E03" w:rsidDel="00B910B5">
          <w:rPr>
            <w:rFonts w:ascii="Arial" w:eastAsiaTheme="minorEastAsia" w:hAnsi="Arial" w:cs="Arial"/>
            <w:sz w:val="22"/>
            <w:szCs w:val="22"/>
            <w:lang w:eastAsia="zh-CN"/>
          </w:rPr>
          <w:delText xml:space="preserve"> century but have not attracted sufficient attention in the past decades. </w:delText>
        </w:r>
      </w:del>
      <w:r w:rsidR="00360362" w:rsidRPr="00CF7E03">
        <w:rPr>
          <w:rFonts w:ascii="Arial" w:eastAsiaTheme="minorEastAsia" w:hAnsi="Arial" w:cs="Arial"/>
          <w:sz w:val="22"/>
          <w:szCs w:val="22"/>
          <w:lang w:eastAsia="zh-CN"/>
        </w:rPr>
        <w:t>In the future, more research on efficient</w:t>
      </w:r>
      <w:ins w:id="1434" w:author="Zhang  Zihao" w:date="2024-08-16T15:53:00Z" w16du:dateUtc="2024-08-16T13:53:00Z">
        <w:r w:rsidR="00106258">
          <w:rPr>
            <w:rFonts w:ascii="Arial" w:eastAsiaTheme="minorEastAsia" w:hAnsi="Arial" w:cs="Arial" w:hint="eastAsia"/>
            <w:sz w:val="22"/>
            <w:szCs w:val="22"/>
            <w:lang w:eastAsia="zh-CN"/>
          </w:rPr>
          <w:t>,</w:t>
        </w:r>
      </w:ins>
      <w:ins w:id="1435" w:author="Zhang  Zihao" w:date="2024-08-14T13:20:00Z">
        <w:r w:rsidR="008A0198">
          <w:rPr>
            <w:rFonts w:ascii="Arial" w:eastAsiaTheme="minorEastAsia" w:hAnsi="Arial" w:cs="Arial" w:hint="eastAsia"/>
            <w:sz w:val="22"/>
            <w:szCs w:val="22"/>
            <w:lang w:eastAsia="zh-CN"/>
          </w:rPr>
          <w:t xml:space="preserve"> </w:t>
        </w:r>
      </w:ins>
      <w:ins w:id="1436" w:author="Zhang  Zihao" w:date="2024-08-16T15:53:00Z" w16du:dateUtc="2024-08-16T13:53:00Z">
        <w:r w:rsidR="00106258">
          <w:rPr>
            <w:rFonts w:ascii="Arial" w:eastAsiaTheme="minorEastAsia" w:hAnsi="Arial" w:cs="Arial"/>
            <w:sz w:val="22"/>
            <w:szCs w:val="22"/>
            <w:lang w:eastAsia="zh-CN"/>
          </w:rPr>
          <w:t>economic</w:t>
        </w:r>
        <w:r w:rsidR="00106258">
          <w:rPr>
            <w:rFonts w:ascii="Arial" w:eastAsiaTheme="minorEastAsia" w:hAnsi="Arial" w:cs="Arial" w:hint="eastAsia"/>
            <w:sz w:val="22"/>
            <w:szCs w:val="22"/>
            <w:lang w:eastAsia="zh-CN"/>
          </w:rPr>
          <w:t>al</w:t>
        </w:r>
      </w:ins>
      <w:ins w:id="1437" w:author="Zhang  Zihao" w:date="2024-08-16T15:54:00Z" w16du:dateUtc="2024-08-16T13:54:00Z">
        <w:r w:rsidR="00106258">
          <w:rPr>
            <w:rFonts w:ascii="Arial" w:eastAsiaTheme="minorEastAsia" w:hAnsi="Arial" w:cs="Arial" w:hint="eastAsia"/>
            <w:sz w:val="22"/>
            <w:szCs w:val="22"/>
            <w:lang w:eastAsia="zh-CN"/>
          </w:rPr>
          <w:t xml:space="preserve">, and </w:t>
        </w:r>
      </w:ins>
      <w:ins w:id="1438" w:author="Zhang  Zihao" w:date="2024-08-14T13:20:00Z">
        <w:r w:rsidR="008A0198">
          <w:rPr>
            <w:rFonts w:ascii="Arial" w:eastAsiaTheme="minorEastAsia" w:hAnsi="Arial" w:cs="Arial"/>
            <w:sz w:val="22"/>
            <w:szCs w:val="22"/>
            <w:lang w:eastAsia="zh-CN"/>
          </w:rPr>
          <w:t>sustainable</w:t>
        </w:r>
      </w:ins>
      <w:ins w:id="1439" w:author="Zhang  Zihao" w:date="2024-08-14T12:51:00Z">
        <w:r w:rsidR="001B01AC">
          <w:rPr>
            <w:rFonts w:ascii="Arial" w:eastAsiaTheme="minorEastAsia" w:hAnsi="Arial" w:cs="Arial" w:hint="eastAsia"/>
            <w:sz w:val="22"/>
            <w:szCs w:val="22"/>
            <w:lang w:eastAsia="zh-CN"/>
          </w:rPr>
          <w:t xml:space="preserve"> </w:t>
        </w:r>
      </w:ins>
      <w:del w:id="1440" w:author="Zhang  Zihao" w:date="2024-08-14T13:20:00Z">
        <w:r w:rsidR="00360362" w:rsidRPr="00CF7E03" w:rsidDel="008A0198">
          <w:rPr>
            <w:rFonts w:ascii="Arial" w:eastAsiaTheme="minorEastAsia" w:hAnsi="Arial" w:cs="Arial"/>
            <w:sz w:val="22"/>
            <w:szCs w:val="22"/>
            <w:lang w:eastAsia="zh-CN"/>
          </w:rPr>
          <w:delText xml:space="preserve"> </w:delText>
        </w:r>
      </w:del>
      <w:r w:rsidR="00360362" w:rsidRPr="00CF7E03">
        <w:rPr>
          <w:rFonts w:ascii="Arial" w:eastAsiaTheme="minorEastAsia" w:hAnsi="Arial" w:cs="Arial"/>
          <w:sz w:val="22"/>
          <w:szCs w:val="22"/>
          <w:lang w:eastAsia="zh-CN"/>
        </w:rPr>
        <w:t>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conversion is needed </w:t>
      </w:r>
      <w:del w:id="1441" w:author="Zhang  Zihao" w:date="2024-08-14T13:20:00Z">
        <w:r w:rsidR="00D418D6" w:rsidRPr="00CF7E03" w:rsidDel="008A0198">
          <w:rPr>
            <w:rFonts w:ascii="Arial" w:eastAsiaTheme="minorEastAsia" w:hAnsi="Arial" w:cs="Arial"/>
            <w:sz w:val="22"/>
            <w:szCs w:val="22"/>
            <w:lang w:eastAsia="zh-CN"/>
          </w:rPr>
          <w:delText>before</w:delText>
        </w:r>
        <w:r w:rsidR="00360362" w:rsidRPr="00CF7E03" w:rsidDel="008A0198">
          <w:rPr>
            <w:rFonts w:ascii="Arial" w:eastAsiaTheme="minorEastAsia" w:hAnsi="Arial" w:cs="Arial"/>
            <w:sz w:val="22"/>
            <w:szCs w:val="22"/>
            <w:lang w:eastAsia="zh-CN"/>
          </w:rPr>
          <w:delText xml:space="preserve"> </w:delText>
        </w:r>
      </w:del>
      <w:ins w:id="1442" w:author="Zhang  Zihao" w:date="2024-08-14T13:20:00Z">
        <w:r w:rsidR="008A0198">
          <w:rPr>
            <w:rFonts w:ascii="Arial" w:eastAsiaTheme="minorEastAsia" w:hAnsi="Arial" w:cs="Arial" w:hint="eastAsia"/>
            <w:sz w:val="22"/>
            <w:szCs w:val="22"/>
            <w:lang w:eastAsia="zh-CN"/>
          </w:rPr>
          <w:t>to revive</w:t>
        </w:r>
      </w:ins>
      <w:del w:id="1443" w:author="Zhang  Zihao" w:date="2024-08-14T13:20:00Z">
        <w:r w:rsidR="00360362" w:rsidRPr="00CF7E03" w:rsidDel="008A0198">
          <w:rPr>
            <w:rFonts w:ascii="Arial" w:eastAsiaTheme="minorEastAsia" w:hAnsi="Arial" w:cs="Arial"/>
            <w:sz w:val="22"/>
            <w:szCs w:val="22"/>
            <w:lang w:eastAsia="zh-CN"/>
          </w:rPr>
          <w:delText>the rev</w:delText>
        </w:r>
      </w:del>
      <w:del w:id="1444" w:author="Zhang  Zihao" w:date="2024-08-14T13:21:00Z">
        <w:r w:rsidR="00360362" w:rsidRPr="00CF7E03" w:rsidDel="008A0198">
          <w:rPr>
            <w:rFonts w:ascii="Arial" w:eastAsiaTheme="minorEastAsia" w:hAnsi="Arial" w:cs="Arial"/>
            <w:sz w:val="22"/>
            <w:szCs w:val="22"/>
            <w:lang w:eastAsia="zh-CN"/>
          </w:rPr>
          <w:delText>ival of</w:delText>
        </w:r>
      </w:del>
      <w:r w:rsidR="00360362" w:rsidRPr="00CF7E03">
        <w:rPr>
          <w:rFonts w:ascii="Arial" w:eastAsiaTheme="minorEastAsia" w:hAnsi="Arial" w:cs="Arial"/>
          <w:sz w:val="22"/>
          <w:szCs w:val="22"/>
          <w:lang w:eastAsia="zh-CN"/>
        </w:rPr>
        <w:t xml:space="preserve">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chemistry.</w:t>
      </w:r>
      <w:r w:rsidR="00A34E46" w:rsidRPr="00CF7E03">
        <w:rPr>
          <w:rFonts w:ascii="Arial" w:eastAsiaTheme="minorEastAsia" w:hAnsi="Arial" w:cs="Arial"/>
          <w:sz w:val="22"/>
          <w:szCs w:val="22"/>
          <w:lang w:eastAsia="zh-CN"/>
        </w:rPr>
        <w:t xml:space="preserve"> </w:t>
      </w:r>
      <w:del w:id="1445" w:author="Zhang  Zihao" w:date="2024-08-16T15:54:00Z" w16du:dateUtc="2024-08-16T13:54:00Z">
        <w:r w:rsidR="00AA2ADA" w:rsidRPr="00CF7E03" w:rsidDel="00106258">
          <w:rPr>
            <w:rFonts w:ascii="Arial" w:eastAsiaTheme="minorEastAsia" w:hAnsi="Arial" w:cs="Arial"/>
            <w:sz w:val="22"/>
            <w:szCs w:val="22"/>
            <w:lang w:eastAsia="zh-CN"/>
          </w:rPr>
          <w:delText>Given the explosive potential of C</w:delText>
        </w:r>
        <w:r w:rsidR="00AA2ADA" w:rsidRPr="00CF7E03" w:rsidDel="00106258">
          <w:rPr>
            <w:rFonts w:ascii="Arial" w:eastAsiaTheme="minorEastAsia" w:hAnsi="Arial" w:cs="Arial"/>
            <w:sz w:val="22"/>
            <w:szCs w:val="22"/>
            <w:vertAlign w:val="subscript"/>
            <w:lang w:eastAsia="zh-CN"/>
          </w:rPr>
          <w:delText>2</w:delText>
        </w:r>
        <w:r w:rsidR="00AA2ADA" w:rsidRPr="00CF7E03" w:rsidDel="00106258">
          <w:rPr>
            <w:rFonts w:ascii="Arial" w:eastAsiaTheme="minorEastAsia" w:hAnsi="Arial" w:cs="Arial"/>
            <w:sz w:val="22"/>
            <w:szCs w:val="22"/>
            <w:lang w:eastAsia="zh-CN"/>
          </w:rPr>
          <w:delText>H</w:delText>
        </w:r>
        <w:r w:rsidR="00AA2ADA" w:rsidRPr="00CF7E03" w:rsidDel="00106258">
          <w:rPr>
            <w:rFonts w:ascii="Arial" w:eastAsiaTheme="minorEastAsia" w:hAnsi="Arial" w:cs="Arial"/>
            <w:sz w:val="22"/>
            <w:szCs w:val="22"/>
            <w:vertAlign w:val="subscript"/>
            <w:lang w:eastAsia="zh-CN"/>
          </w:rPr>
          <w:delText>2</w:delText>
        </w:r>
        <w:r w:rsidR="00AA2ADA" w:rsidRPr="00CF7E03" w:rsidDel="00106258">
          <w:rPr>
            <w:rFonts w:ascii="Arial" w:eastAsiaTheme="minorEastAsia" w:hAnsi="Arial" w:cs="Arial"/>
            <w:sz w:val="22"/>
            <w:szCs w:val="22"/>
            <w:lang w:eastAsia="zh-CN"/>
          </w:rPr>
          <w:delText>, on-site generation for applications is advantageous</w:delText>
        </w:r>
        <w:r w:rsidR="00A03DEF" w:rsidRPr="00CF7E03" w:rsidDel="00106258">
          <w:rPr>
            <w:rFonts w:ascii="Arial" w:eastAsiaTheme="minorEastAsia" w:hAnsi="Arial" w:cs="Arial"/>
            <w:sz w:val="22"/>
            <w:szCs w:val="22"/>
            <w:lang w:eastAsia="zh-CN"/>
          </w:rPr>
          <w:delText>.</w:delText>
        </w:r>
        <w:r w:rsidR="00A03DEF" w:rsidRPr="00CF7E03" w:rsidDel="00106258">
          <w:rPr>
            <w:rFonts w:ascii="Arial" w:eastAsiaTheme="minorEastAsia" w:hAnsi="Arial" w:cs="Arial"/>
            <w:sz w:val="22"/>
            <w:szCs w:val="22"/>
            <w:lang w:eastAsia="zh-CN"/>
          </w:rPr>
          <w:fldChar w:fldCharType="begin"/>
        </w:r>
        <w:r w:rsidR="00BA3524" w:rsidDel="00106258">
          <w:rPr>
            <w:rFonts w:ascii="Arial" w:eastAsiaTheme="minorEastAsia" w:hAnsi="Arial" w:cs="Arial"/>
            <w:sz w:val="22"/>
            <w:szCs w:val="22"/>
            <w:lang w:eastAsia="zh-CN"/>
          </w:rPr>
          <w:delInstrText xml:space="preserve"> ADDIN ZOTERO_ITEM CSL_CITATION {"citationID":"ctuUzkmb","properties":{"formattedCitation":"\\super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w:delInstrText>
        </w:r>
        <w:r w:rsidR="00BA3524" w:rsidDel="00106258">
          <w:rPr>
            <w:rFonts w:ascii="Arial" w:eastAsiaTheme="minorEastAsia" w:hAnsi="Arial" w:cs="Arial" w:hint="eastAsia"/>
            <w:sz w:val="22"/>
            <w:szCs w:val="22"/>
            <w:lang w:eastAsia="zh-CN"/>
          </w:rPr>
          <w:delInstrText xml:space="preserve">         \n                      \n                        BASF Process (Sachsse</w:delInstrText>
        </w:r>
        <w:r w:rsidR="00BA3524" w:rsidDel="00106258">
          <w:rPr>
            <w:rFonts w:ascii="Arial" w:eastAsiaTheme="minorEastAsia" w:hAnsi="Arial" w:cs="Arial" w:hint="eastAsia"/>
            <w:sz w:val="22"/>
            <w:szCs w:val="22"/>
            <w:lang w:eastAsia="zh-CN"/>
          </w:rPr>
          <w:delInstrText>‐</w:delInstrText>
        </w:r>
        <w:r w:rsidR="00BA3524" w:rsidDel="00106258">
          <w:rPr>
            <w:rFonts w:ascii="Arial" w:eastAsiaTheme="minorEastAsia" w:hAnsi="Arial" w:cs="Arial" w:hint="eastAsia"/>
            <w:sz w:val="22"/>
            <w:szCs w:val="22"/>
            <w:lang w:eastAsia="zh-CN"/>
          </w:rPr>
          <w:delInstrText xml:space="preserve">Bartholome)\n                      \n                    \n                    \n                      \n                        4.2.2.\n                      \n             </w:delInstrText>
        </w:r>
        <w:r w:rsidR="00BA3524" w:rsidDel="00106258">
          <w:rPr>
            <w:rFonts w:ascii="Arial" w:eastAsiaTheme="minorEastAsia" w:hAnsi="Arial" w:cs="Arial"/>
            <w:sz w:val="22"/>
            <w:szCs w:val="22"/>
            <w:lang w:eastAsia="zh-CN"/>
          </w:rPr>
          <w:delInstrText xml:space="preserve">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w:delInstrText>
        </w:r>
        <w:r w:rsidR="00BA3524" w:rsidDel="00106258">
          <w:rPr>
            <w:rFonts w:ascii="Arial" w:eastAsiaTheme="minorEastAsia" w:hAnsi="Arial" w:cs="Arial" w:hint="eastAsia"/>
            <w:sz w:val="22"/>
            <w:szCs w:val="22"/>
            <w:lang w:eastAsia="zh-CN"/>
          </w:rPr>
          <w:delInstrText>:"Pässler","given":"Peter"},{"family":"Hefner","given":"Werner"},{"family":"Buckl","given":"Klaus"},{"family":"Meinass","given":"Helmut"},{"family":"Meiswinkel","given":"Andreas"},{"family":"Wernicke","given":"Hans</w:delInstrText>
        </w:r>
        <w:r w:rsidR="00BA3524" w:rsidDel="00106258">
          <w:rPr>
            <w:rFonts w:ascii="Arial" w:eastAsiaTheme="minorEastAsia" w:hAnsi="Arial" w:cs="Arial" w:hint="eastAsia"/>
            <w:sz w:val="22"/>
            <w:szCs w:val="22"/>
            <w:lang w:eastAsia="zh-CN"/>
          </w:rPr>
          <w:delInstrText>‐</w:delInstrText>
        </w:r>
        <w:r w:rsidR="00BA3524" w:rsidDel="00106258">
          <w:rPr>
            <w:rFonts w:ascii="Arial" w:eastAsiaTheme="minorEastAsia" w:hAnsi="Arial" w:cs="Arial" w:hint="eastAsia"/>
            <w:sz w:val="22"/>
            <w:szCs w:val="22"/>
            <w:lang w:eastAsia="zh-CN"/>
          </w:rPr>
          <w:delInstrText>J</w:delInstrText>
        </w:r>
        <w:r w:rsidR="00BA3524" w:rsidDel="00106258">
          <w:rPr>
            <w:rFonts w:ascii="Arial" w:eastAsiaTheme="minorEastAsia" w:hAnsi="Arial" w:cs="Arial" w:hint="eastAsia"/>
            <w:sz w:val="22"/>
            <w:szCs w:val="22"/>
            <w:lang w:eastAsia="zh-CN"/>
          </w:rPr>
          <w:delInstrText>ü</w:delInstrText>
        </w:r>
        <w:r w:rsidR="00BA3524" w:rsidDel="00106258">
          <w:rPr>
            <w:rFonts w:ascii="Arial" w:eastAsiaTheme="minorEastAsia" w:hAnsi="Arial" w:cs="Arial" w:hint="eastAsia"/>
            <w:sz w:val="22"/>
            <w:szCs w:val="22"/>
            <w:lang w:eastAsia="zh-CN"/>
          </w:rPr>
          <w:delInstrText>rgen"},{"family":"Ebersberg","given":"</w:delInstrText>
        </w:r>
        <w:r w:rsidR="00BA3524" w:rsidDel="00106258">
          <w:rPr>
            <w:rFonts w:ascii="Arial" w:eastAsiaTheme="minorEastAsia" w:hAnsi="Arial" w:cs="Arial"/>
            <w:sz w:val="22"/>
            <w:szCs w:val="22"/>
            <w:lang w:eastAsia="zh-CN"/>
          </w:rPr>
          <w:delInstrText xml:space="preserve">Günter"},{"family":"Müller","given":"Richard"},{"family":"Bässler","given":"Jürgen"},{"family":"Behringer","given":"Hartmut"},{"family":"Mayer","given":"Dieter"}],"accessed":{"date-parts":[["2024",6,5]]},"issued":{"date-parts":[["2011",10,15]]}}}],"schema":"https://github.com/citation-style-language/schema/raw/master/csl-citation.json"} </w:delInstrText>
        </w:r>
        <w:r w:rsidR="00A03DEF" w:rsidRPr="00CF7E03" w:rsidDel="00106258">
          <w:rPr>
            <w:rFonts w:ascii="Arial" w:eastAsiaTheme="minorEastAsia" w:hAnsi="Arial" w:cs="Arial"/>
            <w:sz w:val="22"/>
            <w:szCs w:val="22"/>
            <w:lang w:eastAsia="zh-CN"/>
          </w:rPr>
          <w:fldChar w:fldCharType="separate"/>
        </w:r>
        <w:r w:rsidR="00BA3524" w:rsidRPr="00BA3524" w:rsidDel="00106258">
          <w:rPr>
            <w:rFonts w:ascii="Arial" w:hAnsi="Arial" w:cs="Arial"/>
            <w:sz w:val="22"/>
            <w:vertAlign w:val="superscript"/>
          </w:rPr>
          <w:delText>32</w:delText>
        </w:r>
        <w:r w:rsidR="00A03DEF" w:rsidRPr="00CF7E03" w:rsidDel="00106258">
          <w:rPr>
            <w:rFonts w:ascii="Arial" w:eastAsiaTheme="minorEastAsia" w:hAnsi="Arial" w:cs="Arial"/>
            <w:sz w:val="22"/>
            <w:szCs w:val="22"/>
            <w:lang w:eastAsia="zh-CN"/>
          </w:rPr>
          <w:fldChar w:fldCharType="end"/>
        </w:r>
        <w:r w:rsidR="00AA2ADA" w:rsidRPr="00CF7E03" w:rsidDel="00106258">
          <w:rPr>
            <w:rFonts w:ascii="Arial" w:eastAsiaTheme="minorEastAsia" w:hAnsi="Arial" w:cs="Arial"/>
            <w:sz w:val="22"/>
            <w:szCs w:val="22"/>
            <w:lang w:eastAsia="zh-CN"/>
          </w:rPr>
          <w:delText xml:space="preserve"> </w:delText>
        </w:r>
      </w:del>
      <w:del w:id="1446" w:author="Zhang  Zihao" w:date="2024-08-14T12:52:00Z">
        <w:r w:rsidR="00AA2ADA" w:rsidRPr="00CF7E03" w:rsidDel="001B01AC">
          <w:rPr>
            <w:rFonts w:ascii="Arial" w:eastAsiaTheme="minorEastAsia" w:hAnsi="Arial" w:cs="Arial"/>
            <w:sz w:val="22"/>
            <w:szCs w:val="22"/>
            <w:lang w:eastAsia="zh-CN"/>
          </w:rPr>
          <w:delText>For</w:delText>
        </w:r>
      </w:del>
      <w:del w:id="1447" w:author="Zhang  Zihao" w:date="2024-08-16T15:54:00Z" w16du:dateUtc="2024-08-16T13:54:00Z">
        <w:r w:rsidR="00AA2ADA" w:rsidRPr="00CF7E03" w:rsidDel="00106258">
          <w:rPr>
            <w:rFonts w:ascii="Arial" w:eastAsiaTheme="minorEastAsia" w:hAnsi="Arial" w:cs="Arial"/>
            <w:sz w:val="22"/>
            <w:szCs w:val="22"/>
            <w:lang w:eastAsia="zh-CN"/>
          </w:rPr>
          <w:delText xml:space="preserve"> the CaC</w:delText>
        </w:r>
        <w:r w:rsidR="00AA2ADA" w:rsidRPr="00CF7E03" w:rsidDel="00106258">
          <w:rPr>
            <w:rFonts w:ascii="Arial" w:eastAsiaTheme="minorEastAsia" w:hAnsi="Arial" w:cs="Arial"/>
            <w:sz w:val="22"/>
            <w:szCs w:val="22"/>
            <w:vertAlign w:val="subscript"/>
            <w:lang w:eastAsia="zh-CN"/>
          </w:rPr>
          <w:delText>2</w:delText>
        </w:r>
        <w:r w:rsidR="00AA2ADA" w:rsidRPr="00CF7E03" w:rsidDel="00106258">
          <w:rPr>
            <w:rFonts w:ascii="Arial" w:eastAsiaTheme="minorEastAsia" w:hAnsi="Arial" w:cs="Arial"/>
            <w:sz w:val="22"/>
            <w:szCs w:val="22"/>
            <w:lang w:eastAsia="zh-CN"/>
          </w:rPr>
          <w:delText xml:space="preserve"> route, shipping solid CaC</w:delText>
        </w:r>
        <w:r w:rsidR="00AA2ADA" w:rsidRPr="00CF7E03" w:rsidDel="00106258">
          <w:rPr>
            <w:rFonts w:ascii="Arial" w:eastAsiaTheme="minorEastAsia" w:hAnsi="Arial" w:cs="Arial"/>
            <w:sz w:val="22"/>
            <w:szCs w:val="22"/>
            <w:vertAlign w:val="subscript"/>
            <w:lang w:eastAsia="zh-CN"/>
          </w:rPr>
          <w:delText>2</w:delText>
        </w:r>
        <w:r w:rsidR="00AA2ADA" w:rsidRPr="00CF7E03" w:rsidDel="00106258">
          <w:rPr>
            <w:rFonts w:ascii="Arial" w:eastAsiaTheme="minorEastAsia" w:hAnsi="Arial" w:cs="Arial"/>
            <w:sz w:val="22"/>
            <w:szCs w:val="22"/>
            <w:lang w:eastAsia="zh-CN"/>
          </w:rPr>
          <w:delText xml:space="preserve"> instead of C</w:delText>
        </w:r>
        <w:r w:rsidR="00AA2ADA" w:rsidRPr="00CF7E03" w:rsidDel="00106258">
          <w:rPr>
            <w:rFonts w:ascii="Arial" w:eastAsiaTheme="minorEastAsia" w:hAnsi="Arial" w:cs="Arial"/>
            <w:sz w:val="22"/>
            <w:szCs w:val="22"/>
            <w:vertAlign w:val="subscript"/>
            <w:lang w:eastAsia="zh-CN"/>
          </w:rPr>
          <w:delText>2</w:delText>
        </w:r>
        <w:r w:rsidR="00AA2ADA" w:rsidRPr="00CF7E03" w:rsidDel="00106258">
          <w:rPr>
            <w:rFonts w:ascii="Arial" w:eastAsiaTheme="minorEastAsia" w:hAnsi="Arial" w:cs="Arial"/>
            <w:sz w:val="22"/>
            <w:szCs w:val="22"/>
            <w:lang w:eastAsia="zh-CN"/>
          </w:rPr>
          <w:delText>H</w:delText>
        </w:r>
        <w:r w:rsidR="00AA2ADA" w:rsidRPr="00CF7E03" w:rsidDel="00106258">
          <w:rPr>
            <w:rFonts w:ascii="Arial" w:eastAsiaTheme="minorEastAsia" w:hAnsi="Arial" w:cs="Arial"/>
            <w:sz w:val="22"/>
            <w:szCs w:val="22"/>
            <w:vertAlign w:val="subscript"/>
            <w:lang w:eastAsia="zh-CN"/>
          </w:rPr>
          <w:delText>2</w:delText>
        </w:r>
      </w:del>
      <w:del w:id="1448" w:author="Zhang  Zihao" w:date="2024-08-14T12:52:00Z">
        <w:r w:rsidR="00AA2ADA" w:rsidRPr="00CF7E03" w:rsidDel="001B01AC">
          <w:rPr>
            <w:rFonts w:ascii="Arial" w:eastAsiaTheme="minorEastAsia" w:hAnsi="Arial" w:cs="Arial"/>
            <w:sz w:val="22"/>
            <w:szCs w:val="22"/>
            <w:lang w:eastAsia="zh-CN"/>
          </w:rPr>
          <w:delText xml:space="preserve"> </w:delText>
        </w:r>
      </w:del>
      <w:del w:id="1449" w:author="Zhang  Zihao" w:date="2024-08-16T15:54:00Z" w16du:dateUtc="2024-08-16T13:54:00Z">
        <w:r w:rsidR="00AA2ADA" w:rsidRPr="00CF7E03" w:rsidDel="00106258">
          <w:rPr>
            <w:rFonts w:ascii="Arial" w:eastAsiaTheme="minorEastAsia" w:hAnsi="Arial" w:cs="Arial"/>
            <w:sz w:val="22"/>
            <w:szCs w:val="22"/>
            <w:lang w:eastAsia="zh-CN"/>
          </w:rPr>
          <w:delText xml:space="preserve">presents a significant advantage </w:delText>
        </w:r>
      </w:del>
      <w:del w:id="1450" w:author="Zhang  Zihao" w:date="2024-08-14T13:21:00Z">
        <w:r w:rsidR="00875AF8" w:rsidDel="008A0198">
          <w:rPr>
            <w:rFonts w:ascii="Arial" w:eastAsiaTheme="minorEastAsia" w:hAnsi="Arial" w:cs="Arial" w:hint="eastAsia"/>
            <w:sz w:val="22"/>
            <w:szCs w:val="22"/>
            <w:lang w:eastAsia="zh-CN"/>
          </w:rPr>
          <w:delText>to</w:delText>
        </w:r>
      </w:del>
      <w:del w:id="1451" w:author="Zhang  Zihao" w:date="2024-08-16T15:54:00Z" w16du:dateUtc="2024-08-16T13:54:00Z">
        <w:r w:rsidR="00875AF8" w:rsidDel="00106258">
          <w:rPr>
            <w:rFonts w:ascii="Arial" w:eastAsiaTheme="minorEastAsia" w:hAnsi="Arial" w:cs="Arial" w:hint="eastAsia"/>
            <w:sz w:val="22"/>
            <w:szCs w:val="22"/>
            <w:lang w:eastAsia="zh-CN"/>
          </w:rPr>
          <w:delText xml:space="preserve"> eliminat</w:delText>
        </w:r>
      </w:del>
      <w:del w:id="1452" w:author="Zhang  Zihao" w:date="2024-08-14T13:21:00Z">
        <w:r w:rsidR="00875AF8" w:rsidDel="008A0198">
          <w:rPr>
            <w:rFonts w:ascii="Arial" w:eastAsiaTheme="minorEastAsia" w:hAnsi="Arial" w:cs="Arial" w:hint="eastAsia"/>
            <w:sz w:val="22"/>
            <w:szCs w:val="22"/>
            <w:lang w:eastAsia="zh-CN"/>
          </w:rPr>
          <w:delText>e</w:delText>
        </w:r>
      </w:del>
      <w:del w:id="1453" w:author="Zhang  Zihao" w:date="2024-08-16T15:54:00Z" w16du:dateUtc="2024-08-16T13:54:00Z">
        <w:r w:rsidR="00875AF8" w:rsidDel="00106258">
          <w:rPr>
            <w:rFonts w:ascii="Arial" w:eastAsiaTheme="minorEastAsia" w:hAnsi="Arial" w:cs="Arial" w:hint="eastAsia"/>
            <w:sz w:val="22"/>
            <w:szCs w:val="22"/>
            <w:lang w:eastAsia="zh-CN"/>
          </w:rPr>
          <w:delText xml:space="preserve"> the risk of explosion</w:delText>
        </w:r>
        <w:r w:rsidR="00AA2ADA" w:rsidRPr="00CF7E03" w:rsidDel="00106258">
          <w:rPr>
            <w:rFonts w:ascii="Arial" w:eastAsiaTheme="minorEastAsia" w:hAnsi="Arial" w:cs="Arial"/>
            <w:sz w:val="22"/>
            <w:szCs w:val="22"/>
            <w:lang w:eastAsia="zh-CN"/>
          </w:rPr>
          <w:delText>.</w:delText>
        </w:r>
      </w:del>
    </w:p>
    <w:bookmarkEnd w:id="1066"/>
    <w:p w14:paraId="23D98742" w14:textId="1EAAEE4E"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lastRenderedPageBreak/>
        <w:t>Acknowledgements</w:t>
      </w:r>
    </w:p>
    <w:p w14:paraId="4E637846" w14:textId="6E3D4987" w:rsidR="008553FC" w:rsidRPr="00685B8B" w:rsidRDefault="00AE553F" w:rsidP="00800D8E">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This publication was crea</w:t>
      </w:r>
      <w:r w:rsidR="00BA13AF" w:rsidRPr="00234BA5">
        <w:rPr>
          <w:rFonts w:ascii="Arial" w:eastAsiaTheme="minorEastAsia" w:hAnsi="Arial" w:cs="Arial"/>
          <w:sz w:val="22"/>
          <w:szCs w:val="22"/>
          <w:lang w:eastAsia="zh-CN"/>
        </w:rPr>
        <w:t>ted as part of</w:t>
      </w:r>
      <w:r w:rsidR="005E794C" w:rsidRPr="00234BA5">
        <w:rPr>
          <w:rFonts w:ascii="Arial" w:hAnsi="Arial" w:cs="Arial"/>
          <w:sz w:val="22"/>
          <w:szCs w:val="22"/>
        </w:rPr>
        <w:t xml:space="preserve"> NCCR Catalysis (grant n</w:t>
      </w:r>
      <w:r w:rsidR="001559F4" w:rsidRPr="00234BA5">
        <w:rPr>
          <w:rFonts w:ascii="Arial" w:hAnsi="Arial" w:cs="Arial"/>
          <w:sz w:val="22"/>
          <w:szCs w:val="22"/>
        </w:rPr>
        <w:t>umber</w:t>
      </w:r>
      <w:r w:rsidR="005E794C" w:rsidRPr="00234BA5">
        <w:rPr>
          <w:rFonts w:ascii="Arial" w:hAnsi="Arial" w:cs="Arial"/>
          <w:sz w:val="22"/>
          <w:szCs w:val="22"/>
        </w:rPr>
        <w:t xml:space="preserve"> 180544), a National Centre of Competence in Research funded by the Swiss National Science Foundation.</w:t>
      </w:r>
    </w:p>
    <w:p w14:paraId="5909EDB2" w14:textId="3C2B7770"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t>Author contributions</w:t>
      </w:r>
    </w:p>
    <w:p w14:paraId="134870B4" w14:textId="1EAB6AF3" w:rsidR="008553FC" w:rsidRPr="00685B8B" w:rsidRDefault="00303D66" w:rsidP="002F25A6">
      <w:pPr>
        <w:spacing w:line="360" w:lineRule="auto"/>
        <w:jc w:val="both"/>
        <w:rPr>
          <w:rFonts w:ascii="Arial" w:eastAsiaTheme="minorEastAsia" w:hAnsi="Arial" w:cs="Arial"/>
          <w:sz w:val="22"/>
          <w:szCs w:val="22"/>
          <w:lang w:eastAsia="zh-CN"/>
        </w:rPr>
      </w:pPr>
      <w:r w:rsidRPr="00234BA5">
        <w:rPr>
          <w:rFonts w:ascii="Arial" w:eastAsiaTheme="minorEastAsia" w:hAnsi="Arial" w:cs="Arial"/>
          <w:sz w:val="22"/>
          <w:szCs w:val="22"/>
          <w:lang w:eastAsia="zh-CN"/>
        </w:rPr>
        <w:t>Z</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Z</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 xml:space="preserve"> and </w:t>
      </w:r>
      <w:r w:rsidR="005E794C" w:rsidRPr="00234BA5">
        <w:rPr>
          <w:rFonts w:ascii="Arial" w:eastAsiaTheme="minorEastAsia" w:hAnsi="Arial" w:cs="Arial"/>
          <w:sz w:val="22"/>
          <w:szCs w:val="22"/>
          <w:lang w:eastAsia="zh-CN"/>
        </w:rPr>
        <w:t>J</w:t>
      </w:r>
      <w:r w:rsidR="00D73F2E">
        <w:rPr>
          <w:rFonts w:ascii="Arial" w:eastAsiaTheme="minorEastAsia" w:hAnsi="Arial" w:cs="Arial"/>
          <w:sz w:val="22"/>
          <w:szCs w:val="22"/>
          <w:lang w:eastAsia="zh-CN"/>
        </w:rPr>
        <w:t>.</w:t>
      </w:r>
      <w:r w:rsidR="005E794C" w:rsidRPr="00234BA5">
        <w:rPr>
          <w:rFonts w:ascii="Arial" w:eastAsiaTheme="minorEastAsia" w:hAnsi="Arial" w:cs="Arial"/>
          <w:sz w:val="22"/>
          <w:szCs w:val="22"/>
          <w:lang w:eastAsia="zh-CN"/>
        </w:rPr>
        <w:t>P</w:t>
      </w:r>
      <w:r w:rsidR="00D73F2E">
        <w:rPr>
          <w:rFonts w:ascii="Arial" w:eastAsiaTheme="minorEastAsia" w:hAnsi="Arial" w:cs="Arial"/>
          <w:sz w:val="22"/>
          <w:szCs w:val="22"/>
          <w:lang w:eastAsia="zh-CN"/>
        </w:rPr>
        <w:t>.</w:t>
      </w:r>
      <w:r w:rsidR="00C32F7C">
        <w:rPr>
          <w:rFonts w:ascii="Arial" w:eastAsiaTheme="minorEastAsia" w:hAnsi="Arial" w:cs="Arial"/>
          <w:sz w:val="22"/>
          <w:szCs w:val="22"/>
          <w:lang w:eastAsia="zh-CN"/>
        </w:rPr>
        <w:noBreakHyphen/>
      </w:r>
      <w:r w:rsidR="005E794C" w:rsidRPr="00234BA5">
        <w:rPr>
          <w:rFonts w:ascii="Arial" w:eastAsiaTheme="minorEastAsia" w:hAnsi="Arial" w:cs="Arial"/>
          <w:sz w:val="22"/>
          <w:szCs w:val="22"/>
          <w:lang w:eastAsia="zh-CN"/>
        </w:rPr>
        <w:t>R</w:t>
      </w:r>
      <w:r w:rsidR="00D73F2E">
        <w:rPr>
          <w:rFonts w:ascii="Arial" w:eastAsiaTheme="minorEastAsia" w:hAnsi="Arial" w:cs="Arial"/>
          <w:sz w:val="22"/>
          <w:szCs w:val="22"/>
          <w:lang w:eastAsia="zh-CN"/>
        </w:rPr>
        <w:t>.</w:t>
      </w:r>
      <w:r w:rsidRPr="00234BA5">
        <w:rPr>
          <w:rFonts w:ascii="Arial" w:eastAsiaTheme="minorEastAsia" w:hAnsi="Arial" w:cs="Arial"/>
          <w:sz w:val="22"/>
          <w:szCs w:val="22"/>
          <w:lang w:eastAsia="zh-CN"/>
        </w:rPr>
        <w:t xml:space="preserve"> conceived the </w:t>
      </w:r>
      <w:r w:rsidR="00A92E90" w:rsidRPr="00234BA5">
        <w:rPr>
          <w:rFonts w:ascii="Arial" w:eastAsiaTheme="minorEastAsia" w:hAnsi="Arial" w:cs="Arial"/>
          <w:sz w:val="22"/>
          <w:szCs w:val="22"/>
          <w:lang w:eastAsia="zh-CN"/>
        </w:rPr>
        <w:t>r</w:t>
      </w:r>
      <w:r w:rsidR="00274736" w:rsidRPr="00234BA5">
        <w:rPr>
          <w:rFonts w:ascii="Arial" w:eastAsiaTheme="minorEastAsia" w:hAnsi="Arial" w:cs="Arial"/>
          <w:sz w:val="22"/>
          <w:szCs w:val="22"/>
          <w:lang w:eastAsia="zh-CN"/>
        </w:rPr>
        <w:t>eview</w:t>
      </w:r>
      <w:r w:rsidRPr="00234BA5">
        <w:rPr>
          <w:rFonts w:ascii="Arial" w:eastAsiaTheme="minorEastAsia" w:hAnsi="Arial" w:cs="Arial"/>
          <w:sz w:val="22"/>
          <w:szCs w:val="22"/>
          <w:lang w:eastAsia="zh-CN"/>
        </w:rPr>
        <w:t xml:space="preserve">. </w:t>
      </w:r>
      <w:r w:rsidR="006E1098" w:rsidRPr="00234BA5">
        <w:rPr>
          <w:rFonts w:ascii="Arial" w:eastAsiaTheme="minorEastAsia" w:hAnsi="Arial" w:cs="Arial"/>
          <w:sz w:val="22"/>
          <w:szCs w:val="22"/>
          <w:lang w:eastAsia="zh-CN"/>
        </w:rPr>
        <w:t xml:space="preserve">Z.Z. </w:t>
      </w:r>
      <w:r w:rsidR="006E1098">
        <w:rPr>
          <w:rFonts w:ascii="Arial" w:eastAsiaTheme="minorEastAsia" w:hAnsi="Arial" w:cs="Arial" w:hint="eastAsia"/>
          <w:bCs/>
          <w:iCs/>
          <w:color w:val="000000" w:themeColor="text1"/>
          <w:sz w:val="22"/>
          <w:szCs w:val="22"/>
          <w:lang w:eastAsia="zh-CN"/>
        </w:rPr>
        <w:t>and</w:t>
      </w:r>
      <w:r w:rsidR="00A92E90" w:rsidRPr="00685B8B">
        <w:rPr>
          <w:rFonts w:ascii="Arial" w:eastAsiaTheme="minorEastAsia" w:hAnsi="Arial" w:cs="Arial"/>
          <w:bCs/>
          <w:iCs/>
          <w:color w:val="000000" w:themeColor="text1"/>
          <w:sz w:val="22"/>
          <w:szCs w:val="22"/>
          <w:lang w:eastAsia="zh-CN"/>
        </w:rPr>
        <w:t xml:space="preserve"> </w:t>
      </w:r>
      <w:r w:rsidR="006E1098" w:rsidRPr="00685B8B">
        <w:rPr>
          <w:rFonts w:ascii="Arial" w:hAnsi="Arial" w:cs="Arial"/>
          <w:bCs/>
          <w:iCs/>
          <w:color w:val="000000" w:themeColor="text1"/>
          <w:sz w:val="22"/>
          <w:szCs w:val="22"/>
        </w:rPr>
        <w:t>A</w:t>
      </w:r>
      <w:r w:rsidR="006E1098" w:rsidRPr="00685B8B">
        <w:rPr>
          <w:rFonts w:ascii="Arial" w:eastAsiaTheme="minorEastAsia" w:hAnsi="Arial" w:cs="Arial"/>
          <w:bCs/>
          <w:iCs/>
          <w:color w:val="000000" w:themeColor="text1"/>
          <w:sz w:val="22"/>
          <w:szCs w:val="22"/>
          <w:lang w:eastAsia="zh-CN"/>
        </w:rPr>
        <w:t xml:space="preserve">.N. </w:t>
      </w:r>
      <w:r w:rsidR="00A92E90" w:rsidRPr="00234BA5">
        <w:rPr>
          <w:rFonts w:ascii="Arial" w:eastAsiaTheme="minorEastAsia" w:hAnsi="Arial" w:cs="Arial"/>
          <w:sz w:val="22"/>
          <w:szCs w:val="22"/>
          <w:lang w:eastAsia="zh-CN"/>
        </w:rPr>
        <w:t xml:space="preserve">produced figures. </w:t>
      </w:r>
      <w:r w:rsidR="00274736" w:rsidRPr="00685B8B">
        <w:rPr>
          <w:rFonts w:ascii="Arial" w:hAnsi="Arial" w:cs="Arial"/>
          <w:bCs/>
          <w:iCs/>
          <w:color w:val="000000" w:themeColor="text1"/>
          <w:sz w:val="22"/>
          <w:szCs w:val="22"/>
        </w:rPr>
        <w:t>A</w:t>
      </w:r>
      <w:r w:rsidR="00D73F2E">
        <w:rPr>
          <w:rFonts w:ascii="Arial" w:hAnsi="Arial" w:cs="Arial"/>
          <w:bCs/>
          <w:iCs/>
          <w:color w:val="000000" w:themeColor="text1"/>
          <w:sz w:val="22"/>
          <w:szCs w:val="22"/>
        </w:rPr>
        <w:t>.</w:t>
      </w:r>
      <w:r w:rsidR="00274736" w:rsidRPr="00685B8B">
        <w:rPr>
          <w:rFonts w:ascii="Arial" w:eastAsiaTheme="minorEastAsia" w:hAnsi="Arial" w:cs="Arial"/>
          <w:bCs/>
          <w:iCs/>
          <w:color w:val="000000" w:themeColor="text1"/>
          <w:sz w:val="22"/>
          <w:szCs w:val="22"/>
          <w:lang w:eastAsia="zh-CN"/>
        </w:rPr>
        <w:t>N</w:t>
      </w:r>
      <w:r w:rsidR="00D73F2E">
        <w:rPr>
          <w:rFonts w:ascii="Arial" w:eastAsiaTheme="minorEastAsia" w:hAnsi="Arial" w:cs="Arial"/>
          <w:bCs/>
          <w:iCs/>
          <w:color w:val="000000" w:themeColor="text1"/>
          <w:sz w:val="22"/>
          <w:szCs w:val="22"/>
          <w:lang w:eastAsia="zh-CN"/>
        </w:rPr>
        <w:t>.</w:t>
      </w:r>
      <w:r w:rsidR="00274736" w:rsidRPr="00685B8B">
        <w:rPr>
          <w:rFonts w:ascii="Arial" w:eastAsiaTheme="minorEastAsia" w:hAnsi="Arial" w:cs="Arial"/>
          <w:bCs/>
          <w:iCs/>
          <w:color w:val="000000" w:themeColor="text1"/>
          <w:sz w:val="22"/>
          <w:szCs w:val="22"/>
          <w:lang w:eastAsia="zh-CN"/>
        </w:rPr>
        <w:t xml:space="preserve"> and</w:t>
      </w:r>
      <w:r w:rsidR="00274736" w:rsidRPr="00685B8B">
        <w:rPr>
          <w:rFonts w:ascii="Arial" w:hAnsi="Arial" w:cs="Arial"/>
          <w:bCs/>
          <w:iCs/>
          <w:color w:val="000000" w:themeColor="text1"/>
          <w:sz w:val="22"/>
          <w:szCs w:val="22"/>
        </w:rPr>
        <w:t xml:space="preserve"> G</w:t>
      </w:r>
      <w:r w:rsidR="00D73F2E">
        <w:rPr>
          <w:rFonts w:ascii="Arial" w:hAnsi="Arial" w:cs="Arial"/>
          <w:bCs/>
          <w:iCs/>
          <w:color w:val="000000" w:themeColor="text1"/>
          <w:sz w:val="22"/>
          <w:szCs w:val="22"/>
        </w:rPr>
        <w:t>.</w:t>
      </w:r>
      <w:r w:rsidR="00274736"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274736"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274736" w:rsidRPr="00685B8B">
        <w:rPr>
          <w:rFonts w:ascii="Arial" w:eastAsiaTheme="minorEastAsia" w:hAnsi="Arial" w:cs="Arial"/>
          <w:bCs/>
          <w:iCs/>
          <w:color w:val="000000" w:themeColor="text1"/>
          <w:sz w:val="22"/>
          <w:szCs w:val="22"/>
          <w:lang w:eastAsia="zh-CN"/>
        </w:rPr>
        <w:t xml:space="preserve"> </w:t>
      </w:r>
      <w:r w:rsidR="00A92E90" w:rsidRPr="00685B8B">
        <w:rPr>
          <w:rFonts w:ascii="Arial" w:eastAsiaTheme="minorEastAsia" w:hAnsi="Arial" w:cs="Arial"/>
          <w:bCs/>
          <w:iCs/>
          <w:color w:val="000000" w:themeColor="text1"/>
          <w:sz w:val="22"/>
          <w:szCs w:val="22"/>
          <w:lang w:eastAsia="zh-CN"/>
        </w:rPr>
        <w:t>completed</w:t>
      </w:r>
      <w:r w:rsidR="00274736" w:rsidRPr="00685B8B">
        <w:rPr>
          <w:rFonts w:ascii="Arial" w:eastAsiaTheme="minorEastAsia" w:hAnsi="Arial" w:cs="Arial"/>
          <w:bCs/>
          <w:iCs/>
          <w:color w:val="000000" w:themeColor="text1"/>
          <w:sz w:val="22"/>
          <w:szCs w:val="22"/>
          <w:lang w:eastAsia="zh-CN"/>
        </w:rPr>
        <w:t xml:space="preserve"> the life cycle assessment </w:t>
      </w:r>
      <w:r w:rsidR="00992F97">
        <w:rPr>
          <w:rFonts w:ascii="Arial" w:eastAsiaTheme="minorEastAsia" w:hAnsi="Arial" w:cs="Arial"/>
          <w:bCs/>
          <w:iCs/>
          <w:color w:val="000000" w:themeColor="text1"/>
          <w:sz w:val="22"/>
          <w:szCs w:val="22"/>
          <w:lang w:eastAsia="zh-CN"/>
        </w:rPr>
        <w:t>and techno</w:t>
      </w:r>
      <w:r w:rsidR="00992F97">
        <w:rPr>
          <w:rFonts w:ascii="Arial" w:eastAsiaTheme="minorEastAsia" w:hAnsi="Arial" w:cs="Arial"/>
          <w:bCs/>
          <w:iCs/>
          <w:color w:val="000000" w:themeColor="text1"/>
          <w:sz w:val="22"/>
          <w:szCs w:val="22"/>
          <w:lang w:eastAsia="zh-CN"/>
        </w:rPr>
        <w:noBreakHyphen/>
        <w:t xml:space="preserve">economic </w:t>
      </w:r>
      <w:r w:rsidR="00274736" w:rsidRPr="00685B8B">
        <w:rPr>
          <w:rFonts w:ascii="Arial" w:eastAsiaTheme="minorEastAsia" w:hAnsi="Arial" w:cs="Arial"/>
          <w:bCs/>
          <w:iCs/>
          <w:color w:val="000000" w:themeColor="text1"/>
          <w:sz w:val="22"/>
          <w:szCs w:val="22"/>
          <w:lang w:eastAsia="zh-CN"/>
        </w:rPr>
        <w:t>study.</w:t>
      </w:r>
      <w:r w:rsidR="005E794C" w:rsidRPr="00234BA5">
        <w:rPr>
          <w:rFonts w:ascii="Arial" w:eastAsiaTheme="minorEastAsia" w:hAnsi="Arial" w:cs="Arial"/>
          <w:sz w:val="22"/>
          <w:szCs w:val="22"/>
          <w:lang w:eastAsia="zh-CN"/>
        </w:rPr>
        <w:t xml:space="preserve"> </w:t>
      </w:r>
      <w:r w:rsidR="00A92E90" w:rsidRPr="00234BA5">
        <w:rPr>
          <w:rFonts w:ascii="Arial" w:eastAsiaTheme="minorEastAsia" w:hAnsi="Arial" w:cs="Arial"/>
          <w:sz w:val="22"/>
          <w:szCs w:val="22"/>
          <w:lang w:eastAsia="zh-CN"/>
        </w:rPr>
        <w:t>Z.Z</w:t>
      </w:r>
      <w:r w:rsidR="00D73F2E">
        <w:rPr>
          <w:rFonts w:ascii="Arial" w:eastAsiaTheme="minorEastAsia" w:hAnsi="Arial" w:cs="Arial"/>
          <w:sz w:val="22"/>
          <w:szCs w:val="22"/>
          <w:lang w:eastAsia="zh-CN"/>
        </w:rPr>
        <w:t>.</w:t>
      </w:r>
      <w:r w:rsidR="00A92E90" w:rsidRPr="00234BA5">
        <w:rPr>
          <w:rFonts w:ascii="Arial" w:eastAsiaTheme="minorEastAsia" w:hAnsi="Arial" w:cs="Arial"/>
          <w:sz w:val="22"/>
          <w:szCs w:val="22"/>
          <w:lang w:eastAsia="zh-CN"/>
        </w:rPr>
        <w:t xml:space="preserve"> and A.N. co</w:t>
      </w:r>
      <w:r w:rsidR="001010C4">
        <w:rPr>
          <w:rFonts w:ascii="Arial" w:eastAsiaTheme="minorEastAsia" w:hAnsi="Arial" w:cs="Arial"/>
          <w:sz w:val="22"/>
          <w:szCs w:val="22"/>
          <w:lang w:eastAsia="zh-CN"/>
        </w:rPr>
        <w:noBreakHyphen/>
      </w:r>
      <w:r w:rsidR="00A92E90" w:rsidRPr="00234BA5">
        <w:rPr>
          <w:rFonts w:ascii="Arial" w:eastAsiaTheme="minorEastAsia" w:hAnsi="Arial" w:cs="Arial"/>
          <w:sz w:val="22"/>
          <w:szCs w:val="22"/>
          <w:lang w:eastAsia="zh-CN"/>
        </w:rPr>
        <w:t xml:space="preserve">wrote the manuscript. </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hAnsi="Arial" w:cs="Arial"/>
          <w:bCs/>
          <w:iCs/>
          <w:color w:val="000000" w:themeColor="text1"/>
          <w:sz w:val="22"/>
          <w:szCs w:val="22"/>
        </w:rPr>
        <w:t>G</w:t>
      </w:r>
      <w:r w:rsidR="00D73F2E">
        <w:rPr>
          <w:rFonts w:ascii="Arial" w:hAnsi="Arial" w:cs="Arial"/>
          <w:bCs/>
          <w:iCs/>
          <w:color w:val="000000" w:themeColor="text1"/>
          <w:sz w:val="22"/>
          <w:szCs w:val="22"/>
        </w:rPr>
        <w:t>.</w:t>
      </w:r>
      <w:r w:rsidR="00A92E90" w:rsidRPr="00685B8B">
        <w:rPr>
          <w:rFonts w:ascii="Arial" w:eastAsiaTheme="minorEastAsia" w:hAnsi="Arial" w:cs="Arial"/>
          <w:bCs/>
          <w:iCs/>
          <w:color w:val="000000" w:themeColor="text1"/>
          <w:sz w:val="22"/>
          <w:szCs w:val="22"/>
          <w:lang w:eastAsia="zh-CN"/>
        </w:rPr>
        <w:t xml:space="preserve"> and </w:t>
      </w:r>
      <w:r w:rsidR="00A92E90" w:rsidRPr="00234BA5">
        <w:rPr>
          <w:rFonts w:ascii="Arial" w:eastAsiaTheme="minorEastAsia" w:hAnsi="Arial" w:cs="Arial"/>
          <w:sz w:val="22"/>
          <w:szCs w:val="22"/>
          <w:lang w:eastAsia="zh-CN"/>
        </w:rPr>
        <w:t>J</w:t>
      </w:r>
      <w:r w:rsidR="00D73F2E">
        <w:rPr>
          <w:rFonts w:ascii="Arial" w:eastAsiaTheme="minorEastAsia" w:hAnsi="Arial" w:cs="Arial"/>
          <w:sz w:val="22"/>
          <w:szCs w:val="22"/>
          <w:lang w:eastAsia="zh-CN"/>
        </w:rPr>
        <w:t>.</w:t>
      </w:r>
      <w:r w:rsidR="00A92E90" w:rsidRPr="00234BA5">
        <w:rPr>
          <w:rFonts w:ascii="Arial" w:eastAsiaTheme="minorEastAsia" w:hAnsi="Arial" w:cs="Arial"/>
          <w:sz w:val="22"/>
          <w:szCs w:val="22"/>
          <w:lang w:eastAsia="zh-CN"/>
        </w:rPr>
        <w:t>P</w:t>
      </w:r>
      <w:r w:rsidR="00D73F2E">
        <w:rPr>
          <w:rFonts w:ascii="Arial" w:eastAsiaTheme="minorEastAsia" w:hAnsi="Arial" w:cs="Arial"/>
          <w:sz w:val="22"/>
          <w:szCs w:val="22"/>
          <w:lang w:eastAsia="zh-CN"/>
        </w:rPr>
        <w:t>.</w:t>
      </w:r>
      <w:r w:rsidR="00C811C7">
        <w:rPr>
          <w:rFonts w:ascii="Arial" w:eastAsiaTheme="minorEastAsia" w:hAnsi="Arial" w:cs="Arial"/>
          <w:sz w:val="22"/>
          <w:szCs w:val="22"/>
          <w:lang w:eastAsia="zh-CN"/>
        </w:rPr>
        <w:noBreakHyphen/>
      </w:r>
      <w:r w:rsidR="00A92E90" w:rsidRPr="00234BA5">
        <w:rPr>
          <w:rFonts w:ascii="Arial" w:eastAsiaTheme="minorEastAsia" w:hAnsi="Arial" w:cs="Arial"/>
          <w:sz w:val="22"/>
          <w:szCs w:val="22"/>
          <w:lang w:eastAsia="zh-CN"/>
        </w:rPr>
        <w:t xml:space="preserve">R. </w:t>
      </w:r>
      <w:r w:rsidR="00426B51">
        <w:rPr>
          <w:rFonts w:ascii="Arial" w:eastAsiaTheme="minorEastAsia" w:hAnsi="Arial" w:cs="Arial" w:hint="eastAsia"/>
          <w:sz w:val="22"/>
          <w:szCs w:val="22"/>
          <w:lang w:eastAsia="zh-CN"/>
        </w:rPr>
        <w:t>revised the manuscript</w:t>
      </w:r>
      <w:r w:rsidR="00D73F2E">
        <w:rPr>
          <w:rFonts w:ascii="Arial" w:eastAsiaTheme="minorEastAsia" w:hAnsi="Arial" w:cs="Arial"/>
          <w:sz w:val="22"/>
          <w:szCs w:val="22"/>
          <w:lang w:eastAsia="zh-CN"/>
        </w:rPr>
        <w:t>. J.P.</w:t>
      </w:r>
      <w:r w:rsidR="006C1D1B">
        <w:rPr>
          <w:rFonts w:ascii="Arial" w:eastAsiaTheme="minorEastAsia" w:hAnsi="Arial" w:cs="Arial"/>
          <w:sz w:val="22"/>
          <w:szCs w:val="22"/>
          <w:lang w:eastAsia="zh-CN"/>
        </w:rPr>
        <w:noBreakHyphen/>
      </w:r>
      <w:r w:rsidR="00D73F2E">
        <w:rPr>
          <w:rFonts w:ascii="Arial" w:eastAsiaTheme="minorEastAsia" w:hAnsi="Arial" w:cs="Arial"/>
          <w:sz w:val="22"/>
          <w:szCs w:val="22"/>
          <w:lang w:eastAsia="zh-CN"/>
        </w:rPr>
        <w:t>R.</w:t>
      </w:r>
      <w:r w:rsidR="00426B51">
        <w:rPr>
          <w:rFonts w:ascii="Arial" w:eastAsiaTheme="minorEastAsia" w:hAnsi="Arial" w:cs="Arial" w:hint="eastAsia"/>
          <w:sz w:val="22"/>
          <w:szCs w:val="22"/>
          <w:lang w:eastAsia="zh-CN"/>
        </w:rPr>
        <w:t xml:space="preserve"> </w:t>
      </w:r>
      <w:r w:rsidR="00A92E90" w:rsidRPr="00234BA5">
        <w:rPr>
          <w:rFonts w:ascii="Arial" w:eastAsiaTheme="minorEastAsia" w:hAnsi="Arial" w:cs="Arial"/>
          <w:sz w:val="22"/>
          <w:szCs w:val="22"/>
          <w:lang w:eastAsia="zh-CN"/>
        </w:rPr>
        <w:t xml:space="preserve">supervised the project. </w:t>
      </w:r>
      <w:r w:rsidRPr="00234BA5">
        <w:rPr>
          <w:rFonts w:ascii="Arial" w:eastAsiaTheme="minorEastAsia" w:hAnsi="Arial" w:cs="Arial"/>
          <w:sz w:val="22"/>
          <w:szCs w:val="22"/>
          <w:lang w:eastAsia="zh-CN"/>
        </w:rPr>
        <w:t>All authors reviewed, edited and</w:t>
      </w:r>
      <w:r w:rsidR="00A92E90" w:rsidRPr="00234BA5">
        <w:rPr>
          <w:rFonts w:ascii="Arial" w:eastAsiaTheme="minorEastAsia" w:hAnsi="Arial" w:cs="Arial"/>
          <w:sz w:val="22"/>
          <w:szCs w:val="22"/>
          <w:lang w:eastAsia="zh-CN"/>
        </w:rPr>
        <w:t xml:space="preserve"> enriched each section of the review.</w:t>
      </w:r>
    </w:p>
    <w:p w14:paraId="5D18523A" w14:textId="29EAEE56" w:rsidR="008553FC" w:rsidRPr="00E96071" w:rsidRDefault="008553FC" w:rsidP="00095B38">
      <w:pPr>
        <w:pStyle w:val="HAcknowledgements"/>
        <w:spacing w:before="240" w:after="0" w:line="360" w:lineRule="auto"/>
        <w:rPr>
          <w:rFonts w:cs="Arial"/>
          <w:szCs w:val="22"/>
          <w:lang w:val="en-US"/>
        </w:rPr>
      </w:pPr>
      <w:r w:rsidRPr="00E96071">
        <w:rPr>
          <w:rFonts w:cs="Arial"/>
          <w:szCs w:val="22"/>
          <w:lang w:val="en-US"/>
        </w:rPr>
        <w:t>Competing interests</w:t>
      </w:r>
    </w:p>
    <w:p w14:paraId="6596863F" w14:textId="77777777" w:rsidR="00770CDD" w:rsidRPr="00234BA5" w:rsidRDefault="008553FC" w:rsidP="00890B8C">
      <w:pPr>
        <w:spacing w:line="360" w:lineRule="auto"/>
        <w:rPr>
          <w:rFonts w:ascii="Arial" w:hAnsi="Arial" w:cs="Arial"/>
          <w:sz w:val="22"/>
          <w:szCs w:val="22"/>
        </w:rPr>
      </w:pPr>
      <w:r w:rsidRPr="00234BA5">
        <w:rPr>
          <w:rFonts w:ascii="Arial" w:hAnsi="Arial" w:cs="Arial"/>
          <w:sz w:val="22"/>
          <w:szCs w:val="22"/>
        </w:rPr>
        <w:t>The authors declare no competing interests.</w:t>
      </w:r>
    </w:p>
    <w:p w14:paraId="184E52CB" w14:textId="6E34AF2C" w:rsidR="00770CDD" w:rsidRPr="000661EE" w:rsidRDefault="00770CDD">
      <w:pPr>
        <w:rPr>
          <w:rFonts w:ascii="Times New Roman" w:eastAsiaTheme="minorEastAsia" w:hAnsi="Times New Roman" w:cs="Times New Roman"/>
          <w:sz w:val="20"/>
          <w:szCs w:val="20"/>
          <w:lang w:eastAsia="zh-CN"/>
        </w:rPr>
      </w:pPr>
    </w:p>
    <w:p w14:paraId="4EAC26D7" w14:textId="77777777" w:rsidR="000661EE" w:rsidRDefault="000661EE">
      <w:pPr>
        <w:rPr>
          <w:rFonts w:ascii="Arial" w:hAnsi="Arial" w:cs="Arial"/>
          <w:b/>
          <w:bCs/>
          <w:sz w:val="22"/>
          <w:szCs w:val="22"/>
        </w:rPr>
      </w:pPr>
      <w:bookmarkStart w:id="1454" w:name="_Hlk174388286"/>
      <w:r>
        <w:rPr>
          <w:rFonts w:ascii="Arial" w:hAnsi="Arial" w:cs="Arial"/>
          <w:b/>
          <w:bCs/>
          <w:sz w:val="22"/>
          <w:szCs w:val="22"/>
        </w:rPr>
        <w:br w:type="page"/>
      </w:r>
    </w:p>
    <w:p w14:paraId="36B941A1" w14:textId="077C82A2" w:rsidR="00627228" w:rsidRPr="00E96071" w:rsidRDefault="00627228" w:rsidP="00495801">
      <w:pPr>
        <w:spacing w:line="480" w:lineRule="auto"/>
        <w:jc w:val="both"/>
        <w:rPr>
          <w:rFonts w:ascii="Arial" w:eastAsiaTheme="minorEastAsia" w:hAnsi="Arial" w:cs="Arial"/>
          <w:b/>
          <w:bCs/>
          <w:sz w:val="22"/>
          <w:szCs w:val="22"/>
          <w:lang w:eastAsia="zh-CN"/>
        </w:rPr>
      </w:pPr>
      <w:r w:rsidRPr="00E96071">
        <w:rPr>
          <w:rFonts w:ascii="Arial" w:hAnsi="Arial" w:cs="Arial"/>
          <w:b/>
          <w:bCs/>
          <w:sz w:val="22"/>
          <w:szCs w:val="22"/>
        </w:rPr>
        <w:lastRenderedPageBreak/>
        <w:t>References</w:t>
      </w:r>
    </w:p>
    <w:bookmarkEnd w:id="1454"/>
    <w:p w14:paraId="0D786DEE" w14:textId="590E8937" w:rsidR="00571D22" w:rsidRPr="00722469" w:rsidRDefault="00571D22" w:rsidP="00571D22">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722469">
        <w:rPr>
          <w:rFonts w:ascii="Arial" w:hAnsi="Arial" w:cs="Arial"/>
          <w:sz w:val="20"/>
          <w:szCs w:val="20"/>
        </w:rPr>
        <w:t xml:space="preserve">Davy, E. Notice of carburet of potassium, and of a new gaseous bi-carburet of hydrogen. </w:t>
      </w:r>
      <w:r w:rsidRPr="00722469">
        <w:rPr>
          <w:rFonts w:ascii="Arial" w:hAnsi="Arial" w:cs="Arial"/>
          <w:i/>
          <w:iCs/>
          <w:sz w:val="20"/>
          <w:szCs w:val="20"/>
        </w:rPr>
        <w:t>J. Frankl. Inst.</w:t>
      </w:r>
      <w:r w:rsidRPr="00722469">
        <w:rPr>
          <w:rFonts w:ascii="Arial" w:hAnsi="Arial" w:cs="Arial"/>
          <w:sz w:val="20"/>
          <w:szCs w:val="20"/>
        </w:rPr>
        <w:t xml:space="preserve"> </w:t>
      </w:r>
      <w:r w:rsidRPr="00722469">
        <w:rPr>
          <w:rFonts w:ascii="Arial" w:hAnsi="Arial" w:cs="Arial"/>
          <w:b/>
          <w:bCs/>
          <w:sz w:val="20"/>
          <w:szCs w:val="20"/>
        </w:rPr>
        <w:t>19</w:t>
      </w:r>
      <w:r w:rsidRPr="00722469">
        <w:rPr>
          <w:rFonts w:ascii="Arial" w:hAnsi="Arial" w:cs="Arial"/>
          <w:sz w:val="20"/>
          <w:szCs w:val="20"/>
        </w:rPr>
        <w:t>, 216 (1837).</w:t>
      </w:r>
    </w:p>
    <w:p w14:paraId="601E0C84" w14:textId="217A20FC" w:rsidR="00571D22" w:rsidRPr="00722469" w:rsidRDefault="00324DE2"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Rasmussen, S. C. </w:t>
      </w:r>
      <w:r w:rsidRPr="00722469">
        <w:rPr>
          <w:rFonts w:ascii="Arial" w:hAnsi="Arial" w:cs="Arial"/>
          <w:i/>
          <w:iCs/>
          <w:sz w:val="20"/>
          <w:szCs w:val="20"/>
        </w:rPr>
        <w:t>Acetylene and Its Polymers: 150+ Years of History</w:t>
      </w:r>
      <w:r w:rsidRPr="00722469">
        <w:rPr>
          <w:rFonts w:ascii="Arial" w:hAnsi="Arial" w:cs="Arial"/>
          <w:sz w:val="20"/>
          <w:szCs w:val="20"/>
        </w:rPr>
        <w:t>. (Springer International Publishing, 2018).</w:t>
      </w:r>
    </w:p>
    <w:p w14:paraId="7BD3019C" w14:textId="785066ED" w:rsidR="00571D22" w:rsidRPr="00722469" w:rsidRDefault="00324DE2" w:rsidP="00571D22">
      <w:pPr>
        <w:pStyle w:val="ListParagraph"/>
        <w:numPr>
          <w:ilvl w:val="0"/>
          <w:numId w:val="45"/>
        </w:numPr>
        <w:spacing w:line="360" w:lineRule="auto"/>
        <w:ind w:left="360"/>
        <w:jc w:val="both"/>
        <w:rPr>
          <w:rFonts w:ascii="Arial" w:hAnsi="Arial" w:cs="Arial"/>
          <w:sz w:val="20"/>
          <w:szCs w:val="20"/>
          <w:lang w:eastAsia="zh-CN"/>
        </w:rPr>
      </w:pPr>
      <w:proofErr w:type="gramStart"/>
      <w:r w:rsidRPr="00722469">
        <w:rPr>
          <w:rFonts w:ascii="Arial" w:hAnsi="Arial" w:cs="Arial"/>
          <w:sz w:val="20"/>
          <w:szCs w:val="20"/>
        </w:rPr>
        <w:t>Carolina,</w:t>
      </w:r>
      <w:proofErr w:type="gramEnd"/>
      <w:r w:rsidRPr="00722469">
        <w:rPr>
          <w:rFonts w:ascii="Arial" w:hAnsi="Arial" w:cs="Arial"/>
          <w:sz w:val="20"/>
          <w:szCs w:val="20"/>
        </w:rPr>
        <w:t xml:space="preserve"> N. </w:t>
      </w:r>
      <w:r w:rsidRPr="00722469">
        <w:rPr>
          <w:rFonts w:ascii="Arial" w:hAnsi="Arial" w:cs="Arial"/>
          <w:i/>
          <w:iCs/>
          <w:sz w:val="20"/>
          <w:szCs w:val="20"/>
        </w:rPr>
        <w:t>Discovery of the Commercial Processes for Making Calcium Carbide and Acetylene</w:t>
      </w:r>
      <w:r w:rsidRPr="00722469">
        <w:rPr>
          <w:rFonts w:ascii="Arial" w:hAnsi="Arial" w:cs="Arial"/>
          <w:sz w:val="20"/>
          <w:szCs w:val="20"/>
        </w:rPr>
        <w:t>. (American Chemical Society, 1998).</w:t>
      </w:r>
    </w:p>
    <w:p w14:paraId="441F6996" w14:textId="038F22F4" w:rsidR="0047586A" w:rsidRPr="00722469" w:rsidRDefault="0047586A"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Trotuş</w:t>
      </w:r>
      <w:proofErr w:type="spellEnd"/>
      <w:r w:rsidRPr="00722469">
        <w:rPr>
          <w:rFonts w:ascii="Arial" w:hAnsi="Arial" w:cs="Arial"/>
          <w:sz w:val="20"/>
          <w:szCs w:val="20"/>
        </w:rPr>
        <w:t xml:space="preserve">, I. T., Zimmermann, T. &amp; </w:t>
      </w:r>
      <w:proofErr w:type="spellStart"/>
      <w:r w:rsidRPr="00722469">
        <w:rPr>
          <w:rFonts w:ascii="Arial" w:hAnsi="Arial" w:cs="Arial"/>
          <w:sz w:val="20"/>
          <w:szCs w:val="20"/>
        </w:rPr>
        <w:t>Schüth</w:t>
      </w:r>
      <w:proofErr w:type="spellEnd"/>
      <w:r w:rsidRPr="00722469">
        <w:rPr>
          <w:rFonts w:ascii="Arial" w:hAnsi="Arial" w:cs="Arial"/>
          <w:sz w:val="20"/>
          <w:szCs w:val="20"/>
        </w:rPr>
        <w:t xml:space="preserve">, F. Catalytic reactions of acetylene: a feedstock for the chemical industry revisited. </w:t>
      </w:r>
      <w:r w:rsidRPr="00722469">
        <w:rPr>
          <w:rFonts w:ascii="Arial" w:hAnsi="Arial" w:cs="Arial"/>
          <w:i/>
          <w:iCs/>
          <w:sz w:val="20"/>
          <w:szCs w:val="20"/>
        </w:rPr>
        <w:t>Chem. Rev.</w:t>
      </w:r>
      <w:r w:rsidRPr="00722469">
        <w:rPr>
          <w:rFonts w:ascii="Arial" w:hAnsi="Arial" w:cs="Arial"/>
          <w:sz w:val="20"/>
          <w:szCs w:val="20"/>
        </w:rPr>
        <w:t xml:space="preserve"> </w:t>
      </w:r>
      <w:r w:rsidRPr="00722469">
        <w:rPr>
          <w:rFonts w:ascii="Arial" w:hAnsi="Arial" w:cs="Arial"/>
          <w:b/>
          <w:bCs/>
          <w:sz w:val="20"/>
          <w:szCs w:val="20"/>
        </w:rPr>
        <w:t>114</w:t>
      </w:r>
      <w:r w:rsidRPr="00722469">
        <w:rPr>
          <w:rFonts w:ascii="Arial" w:hAnsi="Arial" w:cs="Arial"/>
          <w:sz w:val="20"/>
          <w:szCs w:val="20"/>
        </w:rPr>
        <w:t>, 1761–1782 (2014).</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review of catalytic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applications</w:t>
      </w:r>
      <w:r w:rsidRPr="00722469">
        <w:rPr>
          <w:rFonts w:ascii="Arial" w:hAnsi="Arial" w:cs="Arial"/>
          <w:color w:val="2E74B5" w:themeColor="accent5" w:themeShade="BF"/>
          <w:sz w:val="20"/>
          <w:szCs w:val="20"/>
        </w:rPr>
        <w:t>.</w:t>
      </w:r>
    </w:p>
    <w:p w14:paraId="7D48BBC8" w14:textId="220706B3" w:rsidR="0047586A" w:rsidRPr="00722469" w:rsidRDefault="00E6083C"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Jiang, C. &amp; Hu, J. </w:t>
      </w:r>
      <w:r w:rsidRPr="00722469">
        <w:rPr>
          <w:rFonts w:ascii="Arial" w:hAnsi="Arial" w:cs="Arial"/>
          <w:i/>
          <w:iCs/>
          <w:sz w:val="20"/>
          <w:szCs w:val="20"/>
        </w:rPr>
        <w:t>Conversion of Methane to Acetylene</w:t>
      </w:r>
      <w:r w:rsidRPr="00722469">
        <w:rPr>
          <w:rFonts w:ascii="Arial" w:hAnsi="Arial" w:cs="Arial"/>
          <w:sz w:val="20"/>
          <w:szCs w:val="20"/>
        </w:rPr>
        <w:t>. 93 - 116 (Royal Society of Chemistry, 2023).</w:t>
      </w:r>
      <w:r w:rsidRPr="00722469">
        <w:rPr>
          <w:rFonts w:ascii="Arial" w:eastAsiaTheme="minorEastAsia" w:hAnsi="Arial" w:cs="Arial"/>
          <w:sz w:val="20"/>
          <w:szCs w:val="20"/>
          <w:lang w:eastAsia="zh-CN"/>
        </w:rPr>
        <w:t xml:space="preserve"> </w:t>
      </w:r>
      <w:r w:rsidRPr="00722469">
        <w:rPr>
          <w:rFonts w:ascii="Arial" w:hAnsi="Arial" w:cs="Arial"/>
          <w:color w:val="2E74B5" w:themeColor="accent5" w:themeShade="BF"/>
          <w:sz w:val="20"/>
          <w:szCs w:val="20"/>
        </w:rPr>
        <w:t xml:space="preserve">The </w:t>
      </w:r>
      <w:r w:rsidRPr="00722469">
        <w:rPr>
          <w:rFonts w:ascii="Arial" w:eastAsiaTheme="minorEastAsia" w:hAnsi="Arial" w:cs="Arial"/>
          <w:color w:val="2E74B5" w:themeColor="accent5" w:themeShade="BF"/>
          <w:sz w:val="20"/>
          <w:szCs w:val="20"/>
          <w:lang w:eastAsia="zh-CN"/>
        </w:rPr>
        <w:t>most comprehensive book chapter on CH</w:t>
      </w:r>
      <w:r w:rsidRPr="00722469">
        <w:rPr>
          <w:rFonts w:ascii="Arial" w:eastAsiaTheme="minorEastAsia" w:hAnsi="Arial" w:cs="Arial"/>
          <w:color w:val="2E74B5" w:themeColor="accent5" w:themeShade="BF"/>
          <w:sz w:val="20"/>
          <w:szCs w:val="20"/>
          <w:vertAlign w:val="subscript"/>
          <w:lang w:eastAsia="zh-CN"/>
        </w:rPr>
        <w:t>4</w:t>
      </w:r>
      <w:r w:rsidRPr="00722469">
        <w:rPr>
          <w:rFonts w:ascii="Arial" w:eastAsiaTheme="minorEastAsia" w:hAnsi="Arial" w:cs="Arial"/>
          <w:color w:val="2E74B5" w:themeColor="accent5" w:themeShade="BF"/>
          <w:sz w:val="20"/>
          <w:szCs w:val="20"/>
          <w:lang w:eastAsia="zh-CN"/>
        </w:rPr>
        <w:noBreakHyphen/>
        <w:t>to</w:t>
      </w:r>
      <w:r w:rsidRPr="00722469">
        <w:rPr>
          <w:rFonts w:ascii="Arial" w:eastAsiaTheme="minorEastAsia" w:hAnsi="Arial" w:cs="Arial"/>
          <w:color w:val="2E74B5" w:themeColor="accent5" w:themeShade="BF"/>
          <w:sz w:val="20"/>
          <w:szCs w:val="20"/>
          <w:lang w:eastAsia="zh-CN"/>
        </w:rPr>
        <w:noBreakHyphen/>
        <w:t>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722469">
        <w:rPr>
          <w:rFonts w:ascii="Arial" w:hAnsi="Arial" w:cs="Arial"/>
          <w:color w:val="2E74B5" w:themeColor="accent5" w:themeShade="BF"/>
          <w:sz w:val="20"/>
          <w:szCs w:val="20"/>
        </w:rPr>
        <w:t>.</w:t>
      </w:r>
    </w:p>
    <w:p w14:paraId="68918480" w14:textId="703D1BCD" w:rsidR="0047586A" w:rsidRPr="00722469" w:rsidRDefault="00C8538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Bixler, G. H. &amp; Coberly, C. W. Wulff process acetylene. </w:t>
      </w:r>
      <w:r w:rsidRPr="00722469">
        <w:rPr>
          <w:rFonts w:ascii="Arial" w:hAnsi="Arial" w:cs="Arial"/>
          <w:i/>
          <w:iCs/>
          <w:sz w:val="20"/>
          <w:szCs w:val="20"/>
        </w:rPr>
        <w:t>Ind. Eng. Chem.</w:t>
      </w:r>
      <w:r w:rsidRPr="00722469">
        <w:rPr>
          <w:rFonts w:ascii="Arial" w:hAnsi="Arial" w:cs="Arial"/>
          <w:sz w:val="20"/>
          <w:szCs w:val="20"/>
        </w:rPr>
        <w:t xml:space="preserve"> </w:t>
      </w:r>
      <w:r w:rsidRPr="00722469">
        <w:rPr>
          <w:rFonts w:ascii="Arial" w:hAnsi="Arial" w:cs="Arial"/>
          <w:b/>
          <w:bCs/>
          <w:sz w:val="20"/>
          <w:szCs w:val="20"/>
        </w:rPr>
        <w:t>45</w:t>
      </w:r>
      <w:r w:rsidRPr="00722469">
        <w:rPr>
          <w:rFonts w:ascii="Arial" w:hAnsi="Arial" w:cs="Arial"/>
          <w:sz w:val="20"/>
          <w:szCs w:val="20"/>
        </w:rPr>
        <w:t>, 2596–2606 (1953).</w:t>
      </w:r>
    </w:p>
    <w:p w14:paraId="39B7FBEA" w14:textId="1D1110AF" w:rsidR="00C85386" w:rsidRPr="00722469" w:rsidRDefault="00C8538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Weissermel</w:t>
      </w:r>
      <w:proofErr w:type="spellEnd"/>
      <w:r w:rsidRPr="00722469">
        <w:rPr>
          <w:rFonts w:ascii="Arial" w:hAnsi="Arial" w:cs="Arial"/>
          <w:sz w:val="20"/>
          <w:szCs w:val="20"/>
        </w:rPr>
        <w:t xml:space="preserve">, K. &amp; Arpe, H.-J. </w:t>
      </w:r>
      <w:r w:rsidRPr="00722469">
        <w:rPr>
          <w:rFonts w:ascii="Arial" w:hAnsi="Arial" w:cs="Arial"/>
          <w:i/>
          <w:iCs/>
          <w:sz w:val="20"/>
          <w:szCs w:val="20"/>
        </w:rPr>
        <w:t>Industrial Organic Chemistry</w:t>
      </w:r>
      <w:r w:rsidRPr="00722469">
        <w:rPr>
          <w:rFonts w:ascii="Arial" w:hAnsi="Arial" w:cs="Arial"/>
          <w:sz w:val="20"/>
          <w:szCs w:val="20"/>
        </w:rPr>
        <w:t>. (Wiley, 2008).</w:t>
      </w:r>
    </w:p>
    <w:p w14:paraId="5496D768" w14:textId="5DB31501"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Crafts, J. M. A lecture upon acetylene. </w:t>
      </w:r>
      <w:r w:rsidRPr="00722469">
        <w:rPr>
          <w:rFonts w:ascii="Arial" w:hAnsi="Arial" w:cs="Arial"/>
          <w:i/>
          <w:iCs/>
          <w:sz w:val="20"/>
          <w:szCs w:val="20"/>
        </w:rPr>
        <w:t>Science</w:t>
      </w:r>
      <w:r w:rsidRPr="00722469">
        <w:rPr>
          <w:rFonts w:ascii="Arial" w:hAnsi="Arial" w:cs="Arial"/>
          <w:sz w:val="20"/>
          <w:szCs w:val="20"/>
        </w:rPr>
        <w:t xml:space="preserve"> </w:t>
      </w:r>
      <w:r w:rsidRPr="00722469">
        <w:rPr>
          <w:rFonts w:ascii="Arial" w:hAnsi="Arial" w:cs="Arial"/>
          <w:b/>
          <w:bCs/>
          <w:sz w:val="20"/>
          <w:szCs w:val="20"/>
        </w:rPr>
        <w:t>3</w:t>
      </w:r>
      <w:r w:rsidRPr="00722469">
        <w:rPr>
          <w:rFonts w:ascii="Arial" w:hAnsi="Arial" w:cs="Arial"/>
          <w:sz w:val="20"/>
          <w:szCs w:val="20"/>
        </w:rPr>
        <w:t>, 377–392 (1896).</w:t>
      </w:r>
    </w:p>
    <w:p w14:paraId="470360D3" w14:textId="0E5A9612"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Schobert, H. Production of acetylene and acetylene-based chemicals from coal. </w:t>
      </w:r>
      <w:r w:rsidRPr="00722469">
        <w:rPr>
          <w:rFonts w:ascii="Arial" w:hAnsi="Arial" w:cs="Arial"/>
          <w:i/>
          <w:iCs/>
          <w:sz w:val="20"/>
          <w:szCs w:val="20"/>
        </w:rPr>
        <w:t>Chem. Rev.</w:t>
      </w:r>
      <w:r w:rsidRPr="00722469">
        <w:rPr>
          <w:rFonts w:ascii="Arial" w:hAnsi="Arial" w:cs="Arial"/>
          <w:sz w:val="20"/>
          <w:szCs w:val="20"/>
        </w:rPr>
        <w:t xml:space="preserve"> </w:t>
      </w:r>
      <w:r w:rsidRPr="00722469">
        <w:rPr>
          <w:rFonts w:ascii="Arial" w:hAnsi="Arial" w:cs="Arial"/>
          <w:b/>
          <w:bCs/>
          <w:sz w:val="20"/>
          <w:szCs w:val="20"/>
        </w:rPr>
        <w:t>114</w:t>
      </w:r>
      <w:r w:rsidRPr="00722469">
        <w:rPr>
          <w:rFonts w:ascii="Arial" w:hAnsi="Arial" w:cs="Arial"/>
          <w:sz w:val="20"/>
          <w:szCs w:val="20"/>
        </w:rPr>
        <w:t>, 1743–1760 (2014).</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review of coal</w:t>
      </w:r>
      <w:r w:rsidRPr="00722469">
        <w:rPr>
          <w:rFonts w:ascii="Arial" w:eastAsiaTheme="minorEastAsia" w:hAnsi="Arial" w:cs="Arial"/>
          <w:color w:val="2E74B5" w:themeColor="accent5" w:themeShade="BF"/>
          <w:sz w:val="20"/>
          <w:szCs w:val="20"/>
          <w:lang w:eastAsia="zh-CN"/>
        </w:rPr>
        <w:noBreakHyphen/>
        <w:t>based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563D7053" w14:textId="1CB003CE"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Crynes</w:t>
      </w:r>
      <w:proofErr w:type="spellEnd"/>
      <w:r w:rsidRPr="00722469">
        <w:rPr>
          <w:rFonts w:ascii="Arial" w:hAnsi="Arial" w:cs="Arial"/>
          <w:sz w:val="20"/>
          <w:szCs w:val="20"/>
        </w:rPr>
        <w:t xml:space="preserve">, B. L., Albright, L. F. &amp; Tan, L. F. </w:t>
      </w:r>
      <w:r w:rsidRPr="00722469">
        <w:rPr>
          <w:rFonts w:ascii="Arial" w:hAnsi="Arial" w:cs="Arial"/>
          <w:i/>
          <w:iCs/>
          <w:sz w:val="20"/>
          <w:szCs w:val="20"/>
        </w:rPr>
        <w:t>Thermal Cracking.</w:t>
      </w:r>
      <w:r w:rsidRPr="00722469">
        <w:rPr>
          <w:rFonts w:ascii="Arial" w:hAnsi="Arial" w:cs="Arial"/>
          <w:sz w:val="20"/>
          <w:szCs w:val="20"/>
        </w:rPr>
        <w:t xml:space="preserve"> in </w:t>
      </w:r>
      <w:r w:rsidRPr="00722469">
        <w:rPr>
          <w:rFonts w:ascii="Arial" w:hAnsi="Arial" w:cs="Arial"/>
          <w:i/>
          <w:iCs/>
          <w:sz w:val="20"/>
          <w:szCs w:val="20"/>
        </w:rPr>
        <w:t>Encyclopedia of Physical Science and Technology</w:t>
      </w:r>
      <w:r w:rsidRPr="00722469">
        <w:rPr>
          <w:rFonts w:ascii="Arial" w:hAnsi="Arial" w:cs="Arial"/>
          <w:sz w:val="20"/>
          <w:szCs w:val="20"/>
        </w:rPr>
        <w:t>. (3</w:t>
      </w:r>
      <w:r w:rsidRPr="00722469">
        <w:rPr>
          <w:rFonts w:ascii="Arial" w:hAnsi="Arial" w:cs="Arial"/>
          <w:sz w:val="20"/>
          <w:szCs w:val="20"/>
          <w:vertAlign w:val="superscript"/>
        </w:rPr>
        <w:t>rd</w:t>
      </w:r>
      <w:r w:rsidRPr="00722469">
        <w:rPr>
          <w:rFonts w:ascii="Arial" w:hAnsi="Arial" w:cs="Arial"/>
          <w:sz w:val="20"/>
          <w:szCs w:val="20"/>
        </w:rPr>
        <w:t xml:space="preserve"> ed.) 613–626 (Academic Press, 2003).</w:t>
      </w:r>
    </w:p>
    <w:p w14:paraId="7DF0BF78" w14:textId="57AC7228"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Shlyapin</w:t>
      </w:r>
      <w:proofErr w:type="spellEnd"/>
      <w:r w:rsidRPr="00722469">
        <w:rPr>
          <w:rFonts w:ascii="Arial" w:hAnsi="Arial" w:cs="Arial"/>
          <w:sz w:val="20"/>
          <w:szCs w:val="20"/>
        </w:rPr>
        <w:t xml:space="preserve">, D. A., </w:t>
      </w:r>
      <w:proofErr w:type="spellStart"/>
      <w:r w:rsidRPr="00722469">
        <w:rPr>
          <w:rFonts w:ascii="Arial" w:hAnsi="Arial" w:cs="Arial"/>
          <w:sz w:val="20"/>
          <w:szCs w:val="20"/>
        </w:rPr>
        <w:t>Afonasenko</w:t>
      </w:r>
      <w:proofErr w:type="spellEnd"/>
      <w:r w:rsidRPr="00722469">
        <w:rPr>
          <w:rFonts w:ascii="Arial" w:hAnsi="Arial" w:cs="Arial"/>
          <w:sz w:val="20"/>
          <w:szCs w:val="20"/>
        </w:rPr>
        <w:t xml:space="preserve">, T. N., </w:t>
      </w:r>
      <w:proofErr w:type="spellStart"/>
      <w:r w:rsidRPr="00722469">
        <w:rPr>
          <w:rFonts w:ascii="Arial" w:hAnsi="Arial" w:cs="Arial"/>
          <w:sz w:val="20"/>
          <w:szCs w:val="20"/>
        </w:rPr>
        <w:t>Glyzdova</w:t>
      </w:r>
      <w:proofErr w:type="spellEnd"/>
      <w:r w:rsidRPr="00722469">
        <w:rPr>
          <w:rFonts w:ascii="Arial" w:hAnsi="Arial" w:cs="Arial"/>
          <w:sz w:val="20"/>
          <w:szCs w:val="20"/>
        </w:rPr>
        <w:t xml:space="preserve">, D. V., </w:t>
      </w:r>
      <w:proofErr w:type="spellStart"/>
      <w:r w:rsidRPr="00722469">
        <w:rPr>
          <w:rFonts w:ascii="Arial" w:hAnsi="Arial" w:cs="Arial"/>
          <w:sz w:val="20"/>
          <w:szCs w:val="20"/>
        </w:rPr>
        <w:t>Leont’eva</w:t>
      </w:r>
      <w:proofErr w:type="spellEnd"/>
      <w:r w:rsidRPr="00722469">
        <w:rPr>
          <w:rFonts w:ascii="Arial" w:hAnsi="Arial" w:cs="Arial"/>
          <w:sz w:val="20"/>
          <w:szCs w:val="20"/>
        </w:rPr>
        <w:t xml:space="preserve">, N. N. &amp; </w:t>
      </w:r>
      <w:proofErr w:type="spellStart"/>
      <w:r w:rsidRPr="00722469">
        <w:rPr>
          <w:rFonts w:ascii="Arial" w:hAnsi="Arial" w:cs="Arial"/>
          <w:sz w:val="20"/>
          <w:szCs w:val="20"/>
        </w:rPr>
        <w:t>Lavrenov</w:t>
      </w:r>
      <w:proofErr w:type="spellEnd"/>
      <w:r w:rsidRPr="00722469">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722469">
        <w:rPr>
          <w:rFonts w:ascii="Arial" w:hAnsi="Arial" w:cs="Arial"/>
          <w:i/>
          <w:iCs/>
          <w:sz w:val="20"/>
          <w:szCs w:val="20"/>
        </w:rPr>
        <w:t>Catal</w:t>
      </w:r>
      <w:proofErr w:type="spellEnd"/>
      <w:r w:rsidRPr="00722469">
        <w:rPr>
          <w:rFonts w:ascii="Arial" w:hAnsi="Arial" w:cs="Arial"/>
          <w:i/>
          <w:iCs/>
          <w:sz w:val="20"/>
          <w:szCs w:val="20"/>
        </w:rPr>
        <w:t>. Ind.</w:t>
      </w:r>
      <w:r w:rsidRPr="00722469">
        <w:rPr>
          <w:rFonts w:ascii="Arial" w:hAnsi="Arial" w:cs="Arial"/>
          <w:sz w:val="20"/>
          <w:szCs w:val="20"/>
        </w:rPr>
        <w:t xml:space="preserve"> </w:t>
      </w:r>
      <w:r w:rsidRPr="00722469">
        <w:rPr>
          <w:rFonts w:ascii="Arial" w:hAnsi="Arial" w:cs="Arial"/>
          <w:b/>
          <w:bCs/>
          <w:sz w:val="20"/>
          <w:szCs w:val="20"/>
        </w:rPr>
        <w:t>14</w:t>
      </w:r>
      <w:r w:rsidRPr="00722469">
        <w:rPr>
          <w:rFonts w:ascii="Arial" w:hAnsi="Arial" w:cs="Arial"/>
          <w:sz w:val="20"/>
          <w:szCs w:val="20"/>
        </w:rPr>
        <w:t>, 251–267 (2022).</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Prediction on</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722469">
        <w:rPr>
          <w:rFonts w:ascii="Arial" w:hAnsi="Arial" w:cs="Arial"/>
          <w:color w:val="2E74B5" w:themeColor="accent5" w:themeShade="BF"/>
          <w:sz w:val="20"/>
          <w:szCs w:val="20"/>
        </w:rPr>
        <w:t>.</w:t>
      </w:r>
    </w:p>
    <w:p w14:paraId="10FB6965" w14:textId="12CD0E95"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Chauhan, R., </w:t>
      </w:r>
      <w:proofErr w:type="spellStart"/>
      <w:r w:rsidRPr="00722469">
        <w:rPr>
          <w:rFonts w:ascii="Arial" w:hAnsi="Arial" w:cs="Arial"/>
          <w:sz w:val="20"/>
          <w:szCs w:val="20"/>
          <w:lang w:eastAsia="zh-CN"/>
        </w:rPr>
        <w:t>Sartape</w:t>
      </w:r>
      <w:proofErr w:type="spellEnd"/>
      <w:r w:rsidRPr="00722469">
        <w:rPr>
          <w:rFonts w:ascii="Arial" w:hAnsi="Arial" w:cs="Arial"/>
          <w:sz w:val="20"/>
          <w:szCs w:val="20"/>
          <w:lang w:eastAsia="zh-CN"/>
        </w:rPr>
        <w:t xml:space="preserve">, R., Minocha, N., Goyal, I. &amp; Singh, M. R. Advancements in environmentally sustainable technologies for ethylene production. </w:t>
      </w:r>
      <w:r w:rsidRPr="00722469">
        <w:rPr>
          <w:rFonts w:ascii="Arial" w:hAnsi="Arial" w:cs="Arial"/>
          <w:i/>
          <w:iCs/>
          <w:sz w:val="20"/>
          <w:szCs w:val="20"/>
          <w:lang w:eastAsia="zh-CN"/>
        </w:rPr>
        <w:t>Energy Fuels</w:t>
      </w:r>
      <w:r w:rsidRPr="00722469">
        <w:rPr>
          <w:rFonts w:ascii="Arial" w:hAnsi="Arial" w:cs="Arial"/>
          <w:sz w:val="20"/>
          <w:szCs w:val="20"/>
          <w:lang w:eastAsia="zh-CN"/>
        </w:rPr>
        <w:t xml:space="preserve"> </w:t>
      </w:r>
      <w:r w:rsidRPr="00722469">
        <w:rPr>
          <w:rFonts w:ascii="Arial" w:hAnsi="Arial" w:cs="Arial"/>
          <w:b/>
          <w:bCs/>
          <w:sz w:val="20"/>
          <w:szCs w:val="20"/>
          <w:lang w:eastAsia="zh-CN"/>
        </w:rPr>
        <w:t>37</w:t>
      </w:r>
      <w:r w:rsidRPr="00722469">
        <w:rPr>
          <w:rFonts w:ascii="Arial" w:hAnsi="Arial" w:cs="Arial"/>
          <w:sz w:val="20"/>
          <w:szCs w:val="20"/>
          <w:lang w:eastAsia="zh-CN"/>
        </w:rPr>
        <w:t>, 12589–12622 (2023).</w:t>
      </w:r>
    </w:p>
    <w:p w14:paraId="1EC05B2C" w14:textId="2E6A8974"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S. </w:t>
      </w:r>
      <w:r w:rsidRPr="00722469">
        <w:rPr>
          <w:rFonts w:ascii="Arial" w:hAnsi="Arial" w:cs="Arial"/>
          <w:i/>
          <w:iCs/>
          <w:sz w:val="20"/>
          <w:szCs w:val="20"/>
        </w:rPr>
        <w:t>et al.</w:t>
      </w:r>
      <w:r w:rsidRPr="00722469">
        <w:rPr>
          <w:rFonts w:ascii="Arial" w:hAnsi="Arial" w:cs="Arial"/>
          <w:sz w:val="20"/>
          <w:szCs w:val="20"/>
        </w:rPr>
        <w:t xml:space="preserve"> Life cycle assessment of acetylene production from calcium carbide and methane in China. </w:t>
      </w:r>
      <w:r w:rsidRPr="00722469">
        <w:rPr>
          <w:rFonts w:ascii="Arial" w:hAnsi="Arial" w:cs="Arial"/>
          <w:i/>
          <w:iCs/>
          <w:sz w:val="20"/>
          <w:szCs w:val="20"/>
        </w:rPr>
        <w:t>J. Clean. Prod.</w:t>
      </w:r>
      <w:r w:rsidRPr="00722469">
        <w:rPr>
          <w:rFonts w:ascii="Arial" w:hAnsi="Arial" w:cs="Arial"/>
          <w:sz w:val="20"/>
          <w:szCs w:val="20"/>
        </w:rPr>
        <w:t xml:space="preserve"> </w:t>
      </w:r>
      <w:r w:rsidRPr="00722469">
        <w:rPr>
          <w:rFonts w:ascii="Arial" w:hAnsi="Arial" w:cs="Arial"/>
          <w:b/>
          <w:bCs/>
          <w:sz w:val="20"/>
          <w:szCs w:val="20"/>
        </w:rPr>
        <w:t>322</w:t>
      </w:r>
      <w:r w:rsidRPr="00722469">
        <w:rPr>
          <w:rFonts w:ascii="Arial" w:hAnsi="Arial" w:cs="Arial"/>
          <w:sz w:val="20"/>
          <w:szCs w:val="20"/>
        </w:rPr>
        <w:t>, 129055 (2021).</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Comparison of three commercial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280D3C18" w14:textId="65EAE6E4"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Jiang, P. </w:t>
      </w:r>
      <w:r w:rsidRPr="00722469">
        <w:rPr>
          <w:rFonts w:ascii="Arial" w:hAnsi="Arial" w:cs="Arial"/>
          <w:i/>
          <w:iCs/>
          <w:sz w:val="20"/>
          <w:szCs w:val="20"/>
        </w:rPr>
        <w:t>et al.</w:t>
      </w:r>
      <w:r w:rsidRPr="00722469">
        <w:rPr>
          <w:rFonts w:ascii="Arial" w:hAnsi="Arial" w:cs="Arial"/>
          <w:sz w:val="20"/>
          <w:szCs w:val="20"/>
        </w:rPr>
        <w:t xml:space="preserve"> Towards carbon neutrality of calcium carbide-based acetylene production with sustainable biomass resources. </w:t>
      </w:r>
      <w:r w:rsidRPr="00722469">
        <w:rPr>
          <w:rFonts w:ascii="Arial" w:hAnsi="Arial" w:cs="Arial"/>
          <w:i/>
          <w:iCs/>
          <w:sz w:val="20"/>
          <w:szCs w:val="20"/>
        </w:rPr>
        <w:t>Green Energy Environ.</w:t>
      </w:r>
      <w:r w:rsidRPr="00722469">
        <w:rPr>
          <w:rFonts w:ascii="Arial" w:hAnsi="Arial" w:cs="Arial"/>
          <w:sz w:val="20"/>
          <w:szCs w:val="20"/>
        </w:rPr>
        <w:t xml:space="preserve"> </w:t>
      </w:r>
      <w:r w:rsidRPr="00722469">
        <w:rPr>
          <w:rFonts w:ascii="Arial" w:hAnsi="Arial" w:cs="Arial"/>
          <w:b/>
          <w:bCs/>
          <w:sz w:val="20"/>
          <w:szCs w:val="20"/>
        </w:rPr>
        <w:t>9</w:t>
      </w:r>
      <w:r w:rsidRPr="00722469">
        <w:rPr>
          <w:rFonts w:ascii="Arial" w:hAnsi="Arial" w:cs="Arial"/>
          <w:sz w:val="20"/>
          <w:szCs w:val="20"/>
        </w:rPr>
        <w:t>, 1068–1078 (2024).</w:t>
      </w:r>
    </w:p>
    <w:p w14:paraId="462553EA" w14:textId="0600C955"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Huo, H. </w:t>
      </w:r>
      <w:r w:rsidRPr="00722469">
        <w:rPr>
          <w:rFonts w:ascii="Arial" w:hAnsi="Arial" w:cs="Arial"/>
          <w:i/>
          <w:iCs/>
          <w:sz w:val="20"/>
          <w:szCs w:val="20"/>
        </w:rPr>
        <w:t>et al.</w:t>
      </w:r>
      <w:r w:rsidRPr="00722469">
        <w:rPr>
          <w:rFonts w:ascii="Arial" w:hAnsi="Arial" w:cs="Arial"/>
          <w:sz w:val="20"/>
          <w:szCs w:val="20"/>
        </w:rPr>
        <w:t xml:space="preserve"> Case study of a novel low rank coal to calcium carbide process based on techno-economic assessment. </w:t>
      </w:r>
      <w:r w:rsidRPr="00722469">
        <w:rPr>
          <w:rFonts w:ascii="Arial" w:hAnsi="Arial" w:cs="Arial"/>
          <w:i/>
          <w:iCs/>
          <w:sz w:val="20"/>
          <w:szCs w:val="20"/>
        </w:rPr>
        <w:t>Energy</w:t>
      </w:r>
      <w:r w:rsidRPr="00722469">
        <w:rPr>
          <w:rFonts w:ascii="Arial" w:hAnsi="Arial" w:cs="Arial"/>
          <w:sz w:val="20"/>
          <w:szCs w:val="20"/>
        </w:rPr>
        <w:t xml:space="preserve"> </w:t>
      </w:r>
      <w:r w:rsidRPr="00722469">
        <w:rPr>
          <w:rFonts w:ascii="Arial" w:hAnsi="Arial" w:cs="Arial"/>
          <w:b/>
          <w:bCs/>
          <w:sz w:val="20"/>
          <w:szCs w:val="20"/>
        </w:rPr>
        <w:t>228</w:t>
      </w:r>
      <w:r w:rsidRPr="00722469">
        <w:rPr>
          <w:rFonts w:ascii="Arial" w:hAnsi="Arial" w:cs="Arial"/>
          <w:sz w:val="20"/>
          <w:szCs w:val="20"/>
        </w:rPr>
        <w:t>, 120566 (2021).</w:t>
      </w:r>
    </w:p>
    <w:p w14:paraId="6B01803B" w14:textId="4708CCD6"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val="fr-CH" w:eastAsia="zh-CN"/>
        </w:rPr>
        <w:t>Saeki</w:t>
      </w:r>
      <w:proofErr w:type="spellEnd"/>
      <w:r w:rsidRPr="00722469">
        <w:rPr>
          <w:rFonts w:ascii="Arial" w:hAnsi="Arial" w:cs="Arial"/>
          <w:sz w:val="20"/>
          <w:szCs w:val="20"/>
          <w:lang w:val="fr-CH" w:eastAsia="zh-CN"/>
        </w:rPr>
        <w:t xml:space="preserve">, Y. &amp; </w:t>
      </w:r>
      <w:proofErr w:type="spellStart"/>
      <w:r w:rsidRPr="00722469">
        <w:rPr>
          <w:rFonts w:ascii="Arial" w:hAnsi="Arial" w:cs="Arial"/>
          <w:sz w:val="20"/>
          <w:szCs w:val="20"/>
          <w:lang w:val="fr-CH" w:eastAsia="zh-CN"/>
        </w:rPr>
        <w:t>Emura</w:t>
      </w:r>
      <w:proofErr w:type="spellEnd"/>
      <w:r w:rsidRPr="00722469">
        <w:rPr>
          <w:rFonts w:ascii="Arial" w:hAnsi="Arial" w:cs="Arial"/>
          <w:sz w:val="20"/>
          <w:szCs w:val="20"/>
          <w:lang w:val="fr-CH" w:eastAsia="zh-CN"/>
        </w:rPr>
        <w:t xml:space="preserve">, T. </w:t>
      </w:r>
      <w:proofErr w:type="spellStart"/>
      <w:r w:rsidRPr="00722469">
        <w:rPr>
          <w:rFonts w:ascii="Arial" w:hAnsi="Arial" w:cs="Arial"/>
          <w:sz w:val="20"/>
          <w:szCs w:val="20"/>
          <w:lang w:val="fr-CH" w:eastAsia="zh-CN"/>
        </w:rPr>
        <w:t>Technical</w:t>
      </w:r>
      <w:proofErr w:type="spellEnd"/>
      <w:r w:rsidRPr="00722469">
        <w:rPr>
          <w:rFonts w:ascii="Arial" w:hAnsi="Arial" w:cs="Arial"/>
          <w:sz w:val="20"/>
          <w:szCs w:val="20"/>
          <w:lang w:val="fr-CH" w:eastAsia="zh-CN"/>
        </w:rPr>
        <w:t xml:space="preserve"> progresses for PVC production. </w:t>
      </w:r>
      <w:r w:rsidRPr="00722469">
        <w:rPr>
          <w:rFonts w:ascii="Arial" w:hAnsi="Arial" w:cs="Arial"/>
          <w:i/>
          <w:iCs/>
          <w:sz w:val="20"/>
          <w:szCs w:val="20"/>
          <w:lang w:val="fr-CH" w:eastAsia="zh-CN"/>
        </w:rPr>
        <w:t xml:space="preserve">Prog. </w:t>
      </w:r>
      <w:proofErr w:type="spellStart"/>
      <w:r w:rsidRPr="00722469">
        <w:rPr>
          <w:rFonts w:ascii="Arial" w:hAnsi="Arial" w:cs="Arial"/>
          <w:i/>
          <w:iCs/>
          <w:sz w:val="20"/>
          <w:szCs w:val="20"/>
          <w:lang w:val="fr-CH" w:eastAsia="zh-CN"/>
        </w:rPr>
        <w:t>Polym</w:t>
      </w:r>
      <w:proofErr w:type="spellEnd"/>
      <w:r w:rsidRPr="00722469">
        <w:rPr>
          <w:rFonts w:ascii="Arial" w:hAnsi="Arial" w:cs="Arial"/>
          <w:i/>
          <w:iCs/>
          <w:sz w:val="20"/>
          <w:szCs w:val="20"/>
          <w:lang w:val="fr-CH" w:eastAsia="zh-CN"/>
        </w:rPr>
        <w:t xml:space="preserve">. </w:t>
      </w:r>
      <w:proofErr w:type="spellStart"/>
      <w:r w:rsidRPr="00722469">
        <w:rPr>
          <w:rFonts w:ascii="Arial" w:hAnsi="Arial" w:cs="Arial"/>
          <w:i/>
          <w:iCs/>
          <w:sz w:val="20"/>
          <w:szCs w:val="20"/>
          <w:lang w:val="fr-CH" w:eastAsia="zh-CN"/>
        </w:rPr>
        <w:t>Sci</w:t>
      </w:r>
      <w:proofErr w:type="spellEnd"/>
      <w:r w:rsidRPr="00722469">
        <w:rPr>
          <w:rFonts w:ascii="Arial" w:hAnsi="Arial" w:cs="Arial"/>
          <w:i/>
          <w:iCs/>
          <w:sz w:val="20"/>
          <w:szCs w:val="20"/>
          <w:lang w:val="fr-CH" w:eastAsia="zh-CN"/>
        </w:rPr>
        <w:t>.</w:t>
      </w:r>
      <w:r w:rsidRPr="00722469">
        <w:rPr>
          <w:rFonts w:ascii="Arial" w:hAnsi="Arial" w:cs="Arial"/>
          <w:sz w:val="20"/>
          <w:szCs w:val="20"/>
          <w:lang w:val="fr-CH" w:eastAsia="zh-CN"/>
        </w:rPr>
        <w:t xml:space="preserve"> </w:t>
      </w:r>
      <w:r w:rsidRPr="00722469">
        <w:rPr>
          <w:rFonts w:ascii="Arial" w:hAnsi="Arial" w:cs="Arial"/>
          <w:b/>
          <w:bCs/>
          <w:sz w:val="20"/>
          <w:szCs w:val="20"/>
          <w:lang w:val="fr-CH" w:eastAsia="zh-CN"/>
        </w:rPr>
        <w:t>27</w:t>
      </w:r>
      <w:r w:rsidRPr="00722469">
        <w:rPr>
          <w:rFonts w:ascii="Arial" w:hAnsi="Arial" w:cs="Arial"/>
          <w:sz w:val="20"/>
          <w:szCs w:val="20"/>
          <w:lang w:val="fr-CH" w:eastAsia="zh-CN"/>
        </w:rPr>
        <w:t>, 2055–2131 (2002).</w:t>
      </w:r>
    </w:p>
    <w:p w14:paraId="60C4241D" w14:textId="79A2344C" w:rsidR="00144B2B" w:rsidRPr="00722469" w:rsidRDefault="00144B2B"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Jiang,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Tracing fossil-based plastics, chemicals and fertilizers production in China. </w:t>
      </w:r>
      <w:r w:rsidRPr="00722469">
        <w:rPr>
          <w:rFonts w:ascii="Arial" w:hAnsi="Arial" w:cs="Arial"/>
          <w:i/>
          <w:iCs/>
          <w:sz w:val="20"/>
          <w:szCs w:val="20"/>
          <w:lang w:eastAsia="zh-CN"/>
        </w:rPr>
        <w:t xml:space="preserve">Nat. </w:t>
      </w:r>
      <w:proofErr w:type="spellStart"/>
      <w:r w:rsidRPr="00722469">
        <w:rPr>
          <w:rFonts w:ascii="Arial" w:hAnsi="Arial" w:cs="Arial"/>
          <w:i/>
          <w:iCs/>
          <w:sz w:val="20"/>
          <w:szCs w:val="20"/>
          <w:lang w:eastAsia="zh-CN"/>
        </w:rPr>
        <w:t>Commun</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15</w:t>
      </w:r>
      <w:r w:rsidRPr="00722469">
        <w:rPr>
          <w:rFonts w:ascii="Arial" w:hAnsi="Arial" w:cs="Arial"/>
          <w:sz w:val="20"/>
          <w:szCs w:val="20"/>
          <w:lang w:eastAsia="zh-CN"/>
        </w:rPr>
        <w:t>, 3854 (2024).</w:t>
      </w:r>
    </w:p>
    <w:p w14:paraId="0D1F55CF" w14:textId="58D5D4C7"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Liu, Y. </w:t>
      </w:r>
      <w:r w:rsidRPr="00722469">
        <w:rPr>
          <w:rFonts w:ascii="Arial" w:hAnsi="Arial" w:cs="Arial"/>
          <w:i/>
          <w:iCs/>
          <w:sz w:val="20"/>
          <w:szCs w:val="20"/>
        </w:rPr>
        <w:t>et al.</w:t>
      </w:r>
      <w:r w:rsidRPr="00722469">
        <w:rPr>
          <w:rFonts w:ascii="Arial" w:hAnsi="Arial" w:cs="Arial"/>
          <w:sz w:val="20"/>
          <w:szCs w:val="20"/>
        </w:rPr>
        <w:t xml:space="preserve"> Life cycle assessment of beneficial use of calcium carbide sludge in cement clinker production: A case study in China. </w:t>
      </w:r>
      <w:r w:rsidRPr="00722469">
        <w:rPr>
          <w:rFonts w:ascii="Arial" w:hAnsi="Arial" w:cs="Arial"/>
          <w:i/>
          <w:iCs/>
          <w:sz w:val="20"/>
          <w:szCs w:val="20"/>
        </w:rPr>
        <w:t>J. Clean. Prod.</w:t>
      </w:r>
      <w:r w:rsidRPr="00722469">
        <w:rPr>
          <w:rFonts w:ascii="Arial" w:hAnsi="Arial" w:cs="Arial"/>
          <w:sz w:val="20"/>
          <w:szCs w:val="20"/>
        </w:rPr>
        <w:t xml:space="preserve"> </w:t>
      </w:r>
      <w:r w:rsidRPr="00722469">
        <w:rPr>
          <w:rFonts w:ascii="Arial" w:hAnsi="Arial" w:cs="Arial"/>
          <w:b/>
          <w:bCs/>
          <w:sz w:val="20"/>
          <w:szCs w:val="20"/>
        </w:rPr>
        <w:t>418</w:t>
      </w:r>
      <w:r w:rsidRPr="00722469">
        <w:rPr>
          <w:rFonts w:ascii="Arial" w:hAnsi="Arial" w:cs="Arial"/>
          <w:sz w:val="20"/>
          <w:szCs w:val="20"/>
        </w:rPr>
        <w:t>, 138003 (2023).</w:t>
      </w:r>
    </w:p>
    <w:p w14:paraId="099AAFB2" w14:textId="23AC26B6"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Stournaras, Y. A. </w:t>
      </w:r>
      <w:r w:rsidRPr="00722469">
        <w:rPr>
          <w:rFonts w:ascii="Arial" w:hAnsi="Arial" w:cs="Arial"/>
          <w:i/>
          <w:iCs/>
          <w:sz w:val="20"/>
          <w:szCs w:val="20"/>
        </w:rPr>
        <w:t>Are Oil Price Movements Perverse? A Critical Explanation of Oil Price Levels 1950</w:t>
      </w:r>
      <w:r w:rsidRPr="00722469">
        <w:rPr>
          <w:rFonts w:ascii="Arial" w:hAnsi="Arial" w:cs="Arial"/>
          <w:sz w:val="20"/>
          <w:szCs w:val="20"/>
        </w:rPr>
        <w:t>–</w:t>
      </w:r>
      <w:r w:rsidRPr="00722469">
        <w:rPr>
          <w:rFonts w:ascii="Arial" w:hAnsi="Arial" w:cs="Arial"/>
          <w:i/>
          <w:iCs/>
          <w:sz w:val="20"/>
          <w:szCs w:val="20"/>
        </w:rPr>
        <w:t>1985</w:t>
      </w:r>
      <w:r w:rsidRPr="00722469">
        <w:rPr>
          <w:rFonts w:ascii="Arial" w:hAnsi="Arial" w:cs="Arial"/>
          <w:sz w:val="20"/>
          <w:szCs w:val="20"/>
        </w:rPr>
        <w:t>. (Oxford Institute for Energy Studies, 1985).</w:t>
      </w:r>
    </w:p>
    <w:p w14:paraId="4168604D" w14:textId="7DCD48F7"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Gadea, M. D., Gómez-</w:t>
      </w:r>
      <w:proofErr w:type="spellStart"/>
      <w:r w:rsidRPr="00722469">
        <w:rPr>
          <w:rFonts w:ascii="Arial" w:hAnsi="Arial" w:cs="Arial"/>
          <w:sz w:val="20"/>
          <w:szCs w:val="20"/>
        </w:rPr>
        <w:t>Loscos</w:t>
      </w:r>
      <w:proofErr w:type="spellEnd"/>
      <w:r w:rsidRPr="00722469">
        <w:rPr>
          <w:rFonts w:ascii="Arial" w:hAnsi="Arial" w:cs="Arial"/>
          <w:sz w:val="20"/>
          <w:szCs w:val="20"/>
        </w:rPr>
        <w:t xml:space="preserve">, A. &amp; </w:t>
      </w:r>
      <w:proofErr w:type="spellStart"/>
      <w:r w:rsidRPr="00722469">
        <w:rPr>
          <w:rFonts w:ascii="Arial" w:hAnsi="Arial" w:cs="Arial"/>
          <w:sz w:val="20"/>
          <w:szCs w:val="20"/>
        </w:rPr>
        <w:t>Montañés</w:t>
      </w:r>
      <w:proofErr w:type="spellEnd"/>
      <w:r w:rsidRPr="00722469">
        <w:rPr>
          <w:rFonts w:ascii="Arial" w:hAnsi="Arial" w:cs="Arial"/>
          <w:sz w:val="20"/>
          <w:szCs w:val="20"/>
        </w:rPr>
        <w:t xml:space="preserve">, A. Oil price and economic growth: a long story? </w:t>
      </w:r>
      <w:r w:rsidRPr="00722469">
        <w:rPr>
          <w:rFonts w:ascii="Arial" w:hAnsi="Arial" w:cs="Arial"/>
          <w:i/>
          <w:iCs/>
          <w:sz w:val="20"/>
          <w:szCs w:val="20"/>
        </w:rPr>
        <w:t>Econometrics</w:t>
      </w:r>
      <w:r w:rsidRPr="00722469">
        <w:rPr>
          <w:rFonts w:ascii="Arial" w:hAnsi="Arial" w:cs="Arial"/>
          <w:sz w:val="20"/>
          <w:szCs w:val="20"/>
        </w:rPr>
        <w:t xml:space="preserve"> </w:t>
      </w:r>
      <w:r w:rsidRPr="00722469">
        <w:rPr>
          <w:rFonts w:ascii="Arial" w:hAnsi="Arial" w:cs="Arial"/>
          <w:b/>
          <w:bCs/>
          <w:sz w:val="20"/>
          <w:szCs w:val="20"/>
        </w:rPr>
        <w:t>4</w:t>
      </w:r>
      <w:r w:rsidRPr="00722469">
        <w:rPr>
          <w:rFonts w:ascii="Arial" w:hAnsi="Arial" w:cs="Arial"/>
          <w:sz w:val="20"/>
          <w:szCs w:val="20"/>
        </w:rPr>
        <w:t>, 41 (2016).</w:t>
      </w:r>
    </w:p>
    <w:p w14:paraId="1D53D98D" w14:textId="184DB2D2"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Yan, B., Lu, W. &amp; Cheng, Y. China goes green: cleaner production of chemicals. </w:t>
      </w:r>
      <w:r w:rsidRPr="00722469">
        <w:rPr>
          <w:rFonts w:ascii="Arial" w:hAnsi="Arial" w:cs="Arial"/>
          <w:i/>
          <w:iCs/>
          <w:sz w:val="20"/>
          <w:szCs w:val="20"/>
        </w:rPr>
        <w:t>Green Process. Synth.</w:t>
      </w:r>
      <w:r w:rsidRPr="00722469">
        <w:rPr>
          <w:rFonts w:ascii="Arial" w:hAnsi="Arial" w:cs="Arial"/>
          <w:sz w:val="20"/>
          <w:szCs w:val="20"/>
        </w:rPr>
        <w:t xml:space="preserve"> </w:t>
      </w:r>
      <w:r w:rsidRPr="00722469">
        <w:rPr>
          <w:rFonts w:ascii="Arial" w:hAnsi="Arial" w:cs="Arial"/>
          <w:b/>
          <w:bCs/>
          <w:sz w:val="20"/>
          <w:szCs w:val="20"/>
        </w:rPr>
        <w:t>1</w:t>
      </w:r>
      <w:r w:rsidRPr="00722469">
        <w:rPr>
          <w:rFonts w:ascii="Arial" w:hAnsi="Arial" w:cs="Arial"/>
          <w:sz w:val="20"/>
          <w:szCs w:val="20"/>
        </w:rPr>
        <w:t>, 33–47 (2012).</w:t>
      </w:r>
    </w:p>
    <w:p w14:paraId="1A4D4D02" w14:textId="0657D9A9" w:rsidR="00042676" w:rsidRPr="00722469" w:rsidRDefault="00042676" w:rsidP="00571D22">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Zimmermann, H. &amp; </w:t>
      </w:r>
      <w:proofErr w:type="spellStart"/>
      <w:r w:rsidRPr="00722469">
        <w:rPr>
          <w:rFonts w:ascii="Arial" w:hAnsi="Arial" w:cs="Arial"/>
          <w:sz w:val="20"/>
          <w:szCs w:val="20"/>
        </w:rPr>
        <w:t>Walzl</w:t>
      </w:r>
      <w:proofErr w:type="spellEnd"/>
      <w:r w:rsidRPr="00722469">
        <w:rPr>
          <w:rFonts w:ascii="Arial" w:hAnsi="Arial" w:cs="Arial"/>
          <w:sz w:val="20"/>
          <w:szCs w:val="20"/>
        </w:rPr>
        <w:t xml:space="preserve">, R. </w:t>
      </w:r>
      <w:r w:rsidRPr="00722469">
        <w:rPr>
          <w:rFonts w:ascii="Arial" w:hAnsi="Arial" w:cs="Arial"/>
          <w:i/>
          <w:iCs/>
          <w:sz w:val="20"/>
          <w:szCs w:val="20"/>
        </w:rPr>
        <w:t>Ethylene</w:t>
      </w:r>
      <w:r w:rsidRPr="00722469">
        <w:rPr>
          <w:rFonts w:ascii="Arial" w:hAnsi="Arial" w:cs="Arial"/>
          <w:sz w:val="20"/>
          <w:szCs w:val="20"/>
        </w:rPr>
        <w:t xml:space="preserve">. in </w:t>
      </w:r>
      <w:r w:rsidRPr="00722469">
        <w:rPr>
          <w:rFonts w:ascii="Arial" w:hAnsi="Arial" w:cs="Arial"/>
          <w:i/>
          <w:iCs/>
          <w:sz w:val="20"/>
          <w:szCs w:val="20"/>
        </w:rPr>
        <w:t>Ullmann’s Encyclopedia of Industrial Chemistry</w:t>
      </w:r>
      <w:r w:rsidRPr="00722469">
        <w:rPr>
          <w:rFonts w:ascii="Arial" w:hAnsi="Arial" w:cs="Arial"/>
          <w:sz w:val="20"/>
          <w:szCs w:val="20"/>
        </w:rPr>
        <w:t xml:space="preserve"> (Wiley, 2009).</w:t>
      </w:r>
    </w:p>
    <w:p w14:paraId="024DD2E8" w14:textId="31F7002B" w:rsidR="00571D22"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Amghizar</w:t>
      </w:r>
      <w:proofErr w:type="spellEnd"/>
      <w:r w:rsidRPr="00722469">
        <w:rPr>
          <w:rFonts w:ascii="Arial" w:hAnsi="Arial" w:cs="Arial"/>
          <w:sz w:val="20"/>
          <w:szCs w:val="20"/>
        </w:rPr>
        <w:t>, I., N. </w:t>
      </w:r>
      <w:proofErr w:type="spellStart"/>
      <w:r w:rsidRPr="00722469">
        <w:rPr>
          <w:rFonts w:ascii="Arial" w:hAnsi="Arial" w:cs="Arial"/>
          <w:sz w:val="20"/>
          <w:szCs w:val="20"/>
        </w:rPr>
        <w:t>Dedeyne</w:t>
      </w:r>
      <w:proofErr w:type="spellEnd"/>
      <w:r w:rsidRPr="00722469">
        <w:rPr>
          <w:rFonts w:ascii="Arial" w:hAnsi="Arial" w:cs="Arial"/>
          <w:sz w:val="20"/>
          <w:szCs w:val="20"/>
        </w:rPr>
        <w:t xml:space="preserve">, J., J. Brown, D., B. Marin, G. &amp; </w:t>
      </w:r>
      <w:proofErr w:type="spellStart"/>
      <w:r w:rsidRPr="00722469">
        <w:rPr>
          <w:rFonts w:ascii="Arial" w:hAnsi="Arial" w:cs="Arial"/>
          <w:sz w:val="20"/>
          <w:szCs w:val="20"/>
        </w:rPr>
        <w:t>Geem</w:t>
      </w:r>
      <w:proofErr w:type="spellEnd"/>
      <w:r w:rsidRPr="00722469">
        <w:rPr>
          <w:rFonts w:ascii="Arial" w:hAnsi="Arial" w:cs="Arial"/>
          <w:sz w:val="20"/>
          <w:szCs w:val="20"/>
        </w:rPr>
        <w:t>, K. M. V. Sustainable innovations in steam cracking: CO</w:t>
      </w:r>
      <w:r w:rsidRPr="00722469">
        <w:rPr>
          <w:rFonts w:ascii="Arial" w:hAnsi="Arial" w:cs="Arial"/>
          <w:sz w:val="20"/>
          <w:szCs w:val="20"/>
          <w:vertAlign w:val="subscript"/>
        </w:rPr>
        <w:t>2</w:t>
      </w:r>
      <w:r w:rsidRPr="00722469">
        <w:rPr>
          <w:rFonts w:ascii="Arial" w:hAnsi="Arial" w:cs="Arial"/>
          <w:sz w:val="20"/>
          <w:szCs w:val="20"/>
        </w:rPr>
        <w:t xml:space="preserve"> neutral olefin production. </w:t>
      </w:r>
      <w:r w:rsidRPr="00722469">
        <w:rPr>
          <w:rFonts w:ascii="Arial" w:hAnsi="Arial" w:cs="Arial"/>
          <w:i/>
          <w:iCs/>
          <w:sz w:val="20"/>
          <w:szCs w:val="20"/>
        </w:rPr>
        <w:t>React. Chem. Eng.</w:t>
      </w:r>
      <w:r w:rsidRPr="00722469">
        <w:rPr>
          <w:rFonts w:ascii="Arial" w:hAnsi="Arial" w:cs="Arial"/>
          <w:sz w:val="20"/>
          <w:szCs w:val="20"/>
        </w:rPr>
        <w:t xml:space="preserve"> </w:t>
      </w:r>
      <w:r w:rsidRPr="00722469">
        <w:rPr>
          <w:rFonts w:ascii="Arial" w:hAnsi="Arial" w:cs="Arial"/>
          <w:b/>
          <w:bCs/>
          <w:sz w:val="20"/>
          <w:szCs w:val="20"/>
        </w:rPr>
        <w:t>5</w:t>
      </w:r>
      <w:r w:rsidRPr="00722469">
        <w:rPr>
          <w:rFonts w:ascii="Arial" w:hAnsi="Arial" w:cs="Arial"/>
          <w:sz w:val="20"/>
          <w:szCs w:val="20"/>
        </w:rPr>
        <w:t>, 239–257 (2020).</w:t>
      </w:r>
    </w:p>
    <w:p w14:paraId="07DCF5A1" w14:textId="1DD9350B"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eastAsiaTheme="minorEastAsia" w:hAnsi="Arial" w:cs="Arial"/>
          <w:sz w:val="20"/>
          <w:szCs w:val="20"/>
          <w:lang w:eastAsia="zh-CN"/>
        </w:rPr>
        <w:t>R</w:t>
      </w:r>
      <w:r w:rsidRPr="00722469">
        <w:rPr>
          <w:rFonts w:ascii="Arial" w:hAnsi="Arial" w:cs="Arial"/>
          <w:sz w:val="20"/>
          <w:szCs w:val="20"/>
        </w:rPr>
        <w:t xml:space="preserve">en, T., Patel, M. &amp; Blok, K. Olefins from conventional and heavy feedstocks: Energy use in steam cracking and alternative processes. </w:t>
      </w:r>
      <w:r w:rsidRPr="00722469">
        <w:rPr>
          <w:rFonts w:ascii="Arial" w:hAnsi="Arial" w:cs="Arial"/>
          <w:i/>
          <w:iCs/>
          <w:sz w:val="20"/>
          <w:szCs w:val="20"/>
        </w:rPr>
        <w:t>Energy</w:t>
      </w:r>
      <w:r w:rsidRPr="00722469">
        <w:rPr>
          <w:rFonts w:ascii="Arial" w:hAnsi="Arial" w:cs="Arial"/>
          <w:sz w:val="20"/>
          <w:szCs w:val="20"/>
        </w:rPr>
        <w:t xml:space="preserve"> </w:t>
      </w:r>
      <w:r w:rsidRPr="00722469">
        <w:rPr>
          <w:rFonts w:ascii="Arial" w:hAnsi="Arial" w:cs="Arial"/>
          <w:b/>
          <w:bCs/>
          <w:sz w:val="20"/>
          <w:szCs w:val="20"/>
        </w:rPr>
        <w:t>31</w:t>
      </w:r>
      <w:r w:rsidRPr="00722469">
        <w:rPr>
          <w:rFonts w:ascii="Arial" w:hAnsi="Arial" w:cs="Arial"/>
          <w:sz w:val="20"/>
          <w:szCs w:val="20"/>
        </w:rPr>
        <w:t>, 425–451 (2006).</w:t>
      </w:r>
    </w:p>
    <w:p w14:paraId="03BF34AA" w14:textId="1986CACF"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M. &amp; Yu, Y. Dehydration of ethanol to ethylene. </w:t>
      </w:r>
      <w:r w:rsidRPr="00722469">
        <w:rPr>
          <w:rFonts w:ascii="Arial" w:hAnsi="Arial" w:cs="Arial"/>
          <w:i/>
          <w:iCs/>
          <w:sz w:val="20"/>
          <w:szCs w:val="20"/>
        </w:rPr>
        <w:t>Ind. Eng. Chem. Res.</w:t>
      </w:r>
      <w:r w:rsidRPr="00722469">
        <w:rPr>
          <w:rFonts w:ascii="Arial" w:hAnsi="Arial" w:cs="Arial"/>
          <w:sz w:val="20"/>
          <w:szCs w:val="20"/>
        </w:rPr>
        <w:t xml:space="preserve"> </w:t>
      </w:r>
      <w:r w:rsidRPr="00722469">
        <w:rPr>
          <w:rFonts w:ascii="Arial" w:hAnsi="Arial" w:cs="Arial"/>
          <w:b/>
          <w:bCs/>
          <w:sz w:val="20"/>
          <w:szCs w:val="20"/>
        </w:rPr>
        <w:t>52</w:t>
      </w:r>
      <w:r w:rsidRPr="00722469">
        <w:rPr>
          <w:rFonts w:ascii="Arial" w:hAnsi="Arial" w:cs="Arial"/>
          <w:sz w:val="20"/>
          <w:szCs w:val="20"/>
        </w:rPr>
        <w:t>, 9505–9514 (2013).</w:t>
      </w:r>
    </w:p>
    <w:p w14:paraId="745D51E3" w14:textId="6A2B4C89"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Gao, Y. </w:t>
      </w:r>
      <w:r w:rsidRPr="00722469">
        <w:rPr>
          <w:rFonts w:ascii="Arial" w:hAnsi="Arial" w:cs="Arial"/>
          <w:i/>
          <w:iCs/>
          <w:sz w:val="20"/>
          <w:szCs w:val="20"/>
        </w:rPr>
        <w:t>et al.</w:t>
      </w:r>
      <w:r w:rsidRPr="00722469">
        <w:rPr>
          <w:rFonts w:ascii="Arial" w:hAnsi="Arial" w:cs="Arial"/>
          <w:sz w:val="20"/>
          <w:szCs w:val="20"/>
        </w:rPr>
        <w:t xml:space="preserve"> Recent advances in intensified ethylene production—a review. </w:t>
      </w:r>
      <w:r w:rsidRPr="00722469">
        <w:rPr>
          <w:rFonts w:ascii="Arial" w:hAnsi="Arial" w:cs="Arial"/>
          <w:i/>
          <w:iCs/>
          <w:sz w:val="20"/>
          <w:szCs w:val="20"/>
        </w:rPr>
        <w:t xml:space="preserve">ACS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9</w:t>
      </w:r>
      <w:r w:rsidRPr="00722469">
        <w:rPr>
          <w:rFonts w:ascii="Arial" w:hAnsi="Arial" w:cs="Arial"/>
          <w:sz w:val="20"/>
          <w:szCs w:val="20"/>
        </w:rPr>
        <w:t>, 8592–8621 (2019).</w:t>
      </w:r>
    </w:p>
    <w:p w14:paraId="503AC28F" w14:textId="10381630"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Singh, R. P., Kumar, S., Dubey, S. &amp; Singh, A. A review on working and applications of oxy-acetylene gas welding. </w:t>
      </w:r>
      <w:r w:rsidRPr="00722469">
        <w:rPr>
          <w:rFonts w:ascii="Arial" w:hAnsi="Arial" w:cs="Arial"/>
          <w:i/>
          <w:iCs/>
          <w:sz w:val="20"/>
          <w:szCs w:val="20"/>
        </w:rPr>
        <w:t>Mater. Today Proc.</w:t>
      </w:r>
      <w:r w:rsidRPr="00722469">
        <w:rPr>
          <w:rFonts w:ascii="Arial" w:hAnsi="Arial" w:cs="Arial"/>
          <w:sz w:val="20"/>
          <w:szCs w:val="20"/>
        </w:rPr>
        <w:t xml:space="preserve"> </w:t>
      </w:r>
      <w:r w:rsidRPr="00722469">
        <w:rPr>
          <w:rFonts w:ascii="Arial" w:hAnsi="Arial" w:cs="Arial"/>
          <w:b/>
          <w:bCs/>
          <w:sz w:val="20"/>
          <w:szCs w:val="20"/>
        </w:rPr>
        <w:t>38</w:t>
      </w:r>
      <w:r w:rsidRPr="00722469">
        <w:rPr>
          <w:rFonts w:ascii="Arial" w:hAnsi="Arial" w:cs="Arial"/>
          <w:sz w:val="20"/>
          <w:szCs w:val="20"/>
        </w:rPr>
        <w:t>, 34–39 (2021).</w:t>
      </w:r>
    </w:p>
    <w:p w14:paraId="5A6D49E7" w14:textId="2F39B9ED"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Khodabakhshi</w:t>
      </w:r>
      <w:proofErr w:type="spellEnd"/>
      <w:r w:rsidRPr="00722469">
        <w:rPr>
          <w:rFonts w:ascii="Arial" w:hAnsi="Arial" w:cs="Arial"/>
          <w:sz w:val="20"/>
          <w:szCs w:val="20"/>
        </w:rPr>
        <w:t xml:space="preserve">, S., Fulvio, P. F. &amp; Andreoli, E. Carbon black reborn: structure and chemistry for renewable energy harnessing. </w:t>
      </w:r>
      <w:r w:rsidRPr="00722469">
        <w:rPr>
          <w:rFonts w:ascii="Arial" w:hAnsi="Arial" w:cs="Arial"/>
          <w:i/>
          <w:iCs/>
          <w:sz w:val="20"/>
          <w:szCs w:val="20"/>
        </w:rPr>
        <w:t>Carbon</w:t>
      </w:r>
      <w:r w:rsidRPr="00722469">
        <w:rPr>
          <w:rFonts w:ascii="Arial" w:hAnsi="Arial" w:cs="Arial"/>
          <w:sz w:val="20"/>
          <w:szCs w:val="20"/>
        </w:rPr>
        <w:t xml:space="preserve"> </w:t>
      </w:r>
      <w:r w:rsidRPr="00722469">
        <w:rPr>
          <w:rFonts w:ascii="Arial" w:hAnsi="Arial" w:cs="Arial"/>
          <w:b/>
          <w:bCs/>
          <w:sz w:val="20"/>
          <w:szCs w:val="20"/>
        </w:rPr>
        <w:t>162</w:t>
      </w:r>
      <w:r w:rsidRPr="00722469">
        <w:rPr>
          <w:rFonts w:ascii="Arial" w:hAnsi="Arial" w:cs="Arial"/>
          <w:sz w:val="20"/>
          <w:szCs w:val="20"/>
        </w:rPr>
        <w:t>, 604–649 (2020).</w:t>
      </w:r>
    </w:p>
    <w:p w14:paraId="04B2BD77" w14:textId="7F1BBAA7"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Zhu, Y., Yang, J., Mei, F., Li, X. &amp; Zhao, C. Bio-based 1,4-butanediol and tetrahydrofuran synthesis: perspective. </w:t>
      </w:r>
      <w:r w:rsidRPr="00722469">
        <w:rPr>
          <w:rFonts w:ascii="Arial" w:hAnsi="Arial" w:cs="Arial"/>
          <w:i/>
          <w:iCs/>
          <w:sz w:val="20"/>
          <w:szCs w:val="20"/>
        </w:rPr>
        <w:t>Green Chem.</w:t>
      </w:r>
      <w:r w:rsidRPr="00722469">
        <w:rPr>
          <w:rFonts w:ascii="Arial" w:hAnsi="Arial" w:cs="Arial"/>
          <w:sz w:val="20"/>
          <w:szCs w:val="20"/>
        </w:rPr>
        <w:t xml:space="preserve"> </w:t>
      </w:r>
      <w:r w:rsidRPr="00722469">
        <w:rPr>
          <w:rFonts w:ascii="Arial" w:hAnsi="Arial" w:cs="Arial"/>
          <w:b/>
          <w:bCs/>
          <w:sz w:val="20"/>
          <w:szCs w:val="20"/>
        </w:rPr>
        <w:t>24</w:t>
      </w:r>
      <w:r w:rsidRPr="00722469">
        <w:rPr>
          <w:rFonts w:ascii="Arial" w:hAnsi="Arial" w:cs="Arial"/>
          <w:sz w:val="20"/>
          <w:szCs w:val="20"/>
        </w:rPr>
        <w:t>, 6450–6466 (2022).</w:t>
      </w:r>
    </w:p>
    <w:p w14:paraId="314D7C64" w14:textId="2416083A"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nb-NO"/>
        </w:rPr>
        <w:t xml:space="preserve">Chiang, C. K. </w:t>
      </w:r>
      <w:r w:rsidRPr="00722469">
        <w:rPr>
          <w:rFonts w:ascii="Arial" w:hAnsi="Arial" w:cs="Arial"/>
          <w:i/>
          <w:iCs/>
          <w:sz w:val="20"/>
          <w:szCs w:val="20"/>
          <w:lang w:val="nb-NO"/>
        </w:rPr>
        <w:t>et al.</w:t>
      </w:r>
      <w:r w:rsidRPr="00722469">
        <w:rPr>
          <w:rFonts w:ascii="Arial" w:hAnsi="Arial" w:cs="Arial"/>
          <w:sz w:val="20"/>
          <w:szCs w:val="20"/>
          <w:lang w:val="nb-NO"/>
        </w:rPr>
        <w:t xml:space="preserve"> </w:t>
      </w:r>
      <w:r w:rsidRPr="00722469">
        <w:rPr>
          <w:rFonts w:ascii="Arial" w:hAnsi="Arial" w:cs="Arial"/>
          <w:sz w:val="20"/>
          <w:szCs w:val="20"/>
        </w:rPr>
        <w:t xml:space="preserve">Electrical conductivity in doped polyacetylene. </w:t>
      </w:r>
      <w:r w:rsidRPr="00722469">
        <w:rPr>
          <w:rFonts w:ascii="Arial" w:hAnsi="Arial" w:cs="Arial"/>
          <w:i/>
          <w:iCs/>
          <w:sz w:val="20"/>
          <w:szCs w:val="20"/>
        </w:rPr>
        <w:t>Phys. Rev. Lett.</w:t>
      </w:r>
      <w:r w:rsidRPr="00722469">
        <w:rPr>
          <w:rFonts w:ascii="Arial" w:hAnsi="Arial" w:cs="Arial"/>
          <w:sz w:val="20"/>
          <w:szCs w:val="20"/>
        </w:rPr>
        <w:t xml:space="preserve"> </w:t>
      </w:r>
      <w:r w:rsidRPr="00722469">
        <w:rPr>
          <w:rFonts w:ascii="Arial" w:hAnsi="Arial" w:cs="Arial"/>
          <w:b/>
          <w:bCs/>
          <w:sz w:val="20"/>
          <w:szCs w:val="20"/>
        </w:rPr>
        <w:t>39</w:t>
      </w:r>
      <w:r w:rsidRPr="00722469">
        <w:rPr>
          <w:rFonts w:ascii="Arial" w:hAnsi="Arial" w:cs="Arial"/>
          <w:sz w:val="20"/>
          <w:szCs w:val="20"/>
        </w:rPr>
        <w:t>, 1098–1101 (1977).</w:t>
      </w:r>
    </w:p>
    <w:p w14:paraId="0AB6C340" w14:textId="707D3193"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Bowker, M. </w:t>
      </w:r>
      <w:r w:rsidRPr="00722469">
        <w:rPr>
          <w:rFonts w:ascii="Arial" w:hAnsi="Arial" w:cs="Arial"/>
          <w:i/>
          <w:iCs/>
          <w:sz w:val="20"/>
          <w:szCs w:val="20"/>
        </w:rPr>
        <w:t>et al.</w:t>
      </w:r>
      <w:r w:rsidRPr="00722469">
        <w:rPr>
          <w:rFonts w:ascii="Arial" w:hAnsi="Arial" w:cs="Arial"/>
          <w:sz w:val="20"/>
          <w:szCs w:val="20"/>
        </w:rPr>
        <w:t xml:space="preserve"> Advancing critical chemical processes for a sustainable future: challenges for industry and the Max Planck–Cardiff </w:t>
      </w:r>
      <w:proofErr w:type="spellStart"/>
      <w:r w:rsidRPr="00722469">
        <w:rPr>
          <w:rFonts w:ascii="Arial" w:hAnsi="Arial" w:cs="Arial"/>
          <w:sz w:val="20"/>
          <w:szCs w:val="20"/>
        </w:rPr>
        <w:t>centre</w:t>
      </w:r>
      <w:proofErr w:type="spellEnd"/>
      <w:r w:rsidRPr="00722469">
        <w:rPr>
          <w:rFonts w:ascii="Arial" w:hAnsi="Arial" w:cs="Arial"/>
          <w:sz w:val="20"/>
          <w:szCs w:val="20"/>
        </w:rPr>
        <w:t xml:space="preserve"> on the fundamentals of heterogeneous catalysis (FUNCAT). </w:t>
      </w:r>
      <w:proofErr w:type="spellStart"/>
      <w:r w:rsidRPr="00722469">
        <w:rPr>
          <w:rFonts w:ascii="Arial" w:hAnsi="Arial" w:cs="Arial"/>
          <w:i/>
          <w:iCs/>
          <w:sz w:val="20"/>
          <w:szCs w:val="20"/>
        </w:rPr>
        <w:t>Angew</w:t>
      </w:r>
      <w:proofErr w:type="spellEnd"/>
      <w:r w:rsidRPr="00722469">
        <w:rPr>
          <w:rFonts w:ascii="Arial" w:hAnsi="Arial" w:cs="Arial"/>
          <w:i/>
          <w:iCs/>
          <w:sz w:val="20"/>
          <w:szCs w:val="20"/>
        </w:rPr>
        <w:t>. Chem. Int. Ed.</w:t>
      </w:r>
      <w:r w:rsidRPr="00722469">
        <w:rPr>
          <w:rFonts w:ascii="Arial" w:hAnsi="Arial" w:cs="Arial"/>
          <w:sz w:val="20"/>
          <w:szCs w:val="20"/>
        </w:rPr>
        <w:t xml:space="preserve"> </w:t>
      </w:r>
      <w:r w:rsidRPr="00722469">
        <w:rPr>
          <w:rFonts w:ascii="Arial" w:hAnsi="Arial" w:cs="Arial"/>
          <w:b/>
          <w:bCs/>
          <w:sz w:val="20"/>
          <w:szCs w:val="20"/>
        </w:rPr>
        <w:t>61</w:t>
      </w:r>
      <w:r w:rsidRPr="00722469">
        <w:rPr>
          <w:rFonts w:ascii="Arial" w:hAnsi="Arial" w:cs="Arial"/>
          <w:sz w:val="20"/>
          <w:szCs w:val="20"/>
        </w:rPr>
        <w:t>, e202209016 (2022).</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The review pointing out the importance of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production derived from biomethane.</w:t>
      </w:r>
    </w:p>
    <w:p w14:paraId="751E6830" w14:textId="2226B87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Pässler</w:t>
      </w:r>
      <w:proofErr w:type="spellEnd"/>
      <w:r w:rsidRPr="00722469">
        <w:rPr>
          <w:rFonts w:ascii="Arial" w:hAnsi="Arial" w:cs="Arial"/>
          <w:sz w:val="20"/>
          <w:szCs w:val="20"/>
        </w:rPr>
        <w:t xml:space="preserve">, P. </w:t>
      </w:r>
      <w:r w:rsidRPr="00722469">
        <w:rPr>
          <w:rFonts w:ascii="Arial" w:hAnsi="Arial" w:cs="Arial"/>
          <w:i/>
          <w:iCs/>
          <w:sz w:val="20"/>
          <w:szCs w:val="20"/>
        </w:rPr>
        <w:t>et al.</w:t>
      </w:r>
      <w:r w:rsidRPr="00722469">
        <w:rPr>
          <w:rFonts w:ascii="Arial" w:hAnsi="Arial" w:cs="Arial"/>
          <w:sz w:val="20"/>
          <w:szCs w:val="20"/>
        </w:rPr>
        <w:t xml:space="preserve"> </w:t>
      </w:r>
      <w:r w:rsidRPr="00722469">
        <w:rPr>
          <w:rFonts w:ascii="Arial" w:hAnsi="Arial" w:cs="Arial"/>
          <w:i/>
          <w:iCs/>
          <w:sz w:val="20"/>
          <w:szCs w:val="20"/>
        </w:rPr>
        <w:t>Acetylene</w:t>
      </w:r>
      <w:r w:rsidRPr="00722469">
        <w:rPr>
          <w:rFonts w:ascii="Arial" w:hAnsi="Arial" w:cs="Arial"/>
          <w:sz w:val="20"/>
          <w:szCs w:val="20"/>
        </w:rPr>
        <w:t xml:space="preserve">. in </w:t>
      </w:r>
      <w:r w:rsidRPr="00722469">
        <w:rPr>
          <w:rFonts w:ascii="Arial" w:hAnsi="Arial" w:cs="Arial"/>
          <w:i/>
          <w:iCs/>
          <w:sz w:val="20"/>
          <w:szCs w:val="20"/>
        </w:rPr>
        <w:t>Ullmann’s Encyclopedia of Industrial Chemistry</w:t>
      </w:r>
      <w:r w:rsidRPr="00722469">
        <w:rPr>
          <w:rFonts w:ascii="Arial" w:hAnsi="Arial" w:cs="Arial"/>
          <w:sz w:val="20"/>
          <w:szCs w:val="20"/>
        </w:rPr>
        <w:t xml:space="preserve"> (Wiley, 2011). </w:t>
      </w:r>
      <w:r w:rsidRPr="00722469">
        <w:rPr>
          <w:rFonts w:ascii="Arial" w:hAnsi="Arial" w:cs="Arial"/>
          <w:color w:val="2E74B5" w:themeColor="accent5" w:themeShade="BF"/>
          <w:sz w:val="20"/>
          <w:szCs w:val="20"/>
        </w:rPr>
        <w:t xml:space="preserve">The most comprehensive </w:t>
      </w:r>
      <w:r w:rsidRPr="00722469">
        <w:rPr>
          <w:rFonts w:ascii="Arial" w:eastAsiaTheme="minorEastAsia" w:hAnsi="Arial" w:cs="Arial"/>
          <w:color w:val="2E74B5" w:themeColor="accent5" w:themeShade="BF"/>
          <w:sz w:val="20"/>
          <w:szCs w:val="20"/>
          <w:lang w:eastAsia="zh-CN"/>
        </w:rPr>
        <w:t>introduction of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722469">
        <w:rPr>
          <w:rFonts w:ascii="Arial" w:hAnsi="Arial" w:cs="Arial"/>
          <w:color w:val="2E74B5" w:themeColor="accent5" w:themeShade="BF"/>
          <w:sz w:val="20"/>
          <w:szCs w:val="20"/>
        </w:rPr>
        <w:t>.</w:t>
      </w:r>
    </w:p>
    <w:p w14:paraId="6C14176A" w14:textId="78A5F7E4"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Scapinello</w:t>
      </w:r>
      <w:proofErr w:type="spellEnd"/>
      <w:r w:rsidRPr="00722469">
        <w:rPr>
          <w:rFonts w:ascii="Arial" w:hAnsi="Arial" w:cs="Arial"/>
          <w:sz w:val="20"/>
          <w:szCs w:val="20"/>
        </w:rPr>
        <w:t xml:space="preserve">, M., </w:t>
      </w:r>
      <w:proofErr w:type="spellStart"/>
      <w:r w:rsidRPr="00722469">
        <w:rPr>
          <w:rFonts w:ascii="Arial" w:hAnsi="Arial" w:cs="Arial"/>
          <w:sz w:val="20"/>
          <w:szCs w:val="20"/>
        </w:rPr>
        <w:t>Delikonstantis</w:t>
      </w:r>
      <w:proofErr w:type="spellEnd"/>
      <w:r w:rsidRPr="00722469">
        <w:rPr>
          <w:rFonts w:ascii="Arial" w:hAnsi="Arial" w:cs="Arial"/>
          <w:sz w:val="20"/>
          <w:szCs w:val="20"/>
        </w:rPr>
        <w:t xml:space="preserve">, E. &amp; Stefanidis, G. D. The panorama of plasma-assisted non-oxidative methane reforming. </w:t>
      </w:r>
      <w:r w:rsidRPr="00722469">
        <w:rPr>
          <w:rFonts w:ascii="Arial" w:hAnsi="Arial" w:cs="Arial"/>
          <w:i/>
          <w:iCs/>
          <w:sz w:val="20"/>
          <w:szCs w:val="20"/>
        </w:rPr>
        <w:t xml:space="preserve">Chem. Eng. Process. Process </w:t>
      </w:r>
      <w:proofErr w:type="spellStart"/>
      <w:r w:rsidRPr="00722469">
        <w:rPr>
          <w:rFonts w:ascii="Arial" w:hAnsi="Arial" w:cs="Arial"/>
          <w:i/>
          <w:iCs/>
          <w:sz w:val="20"/>
          <w:szCs w:val="20"/>
        </w:rPr>
        <w:t>Intensif</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117</w:t>
      </w:r>
      <w:r w:rsidRPr="00722469">
        <w:rPr>
          <w:rFonts w:ascii="Arial" w:hAnsi="Arial" w:cs="Arial"/>
          <w:sz w:val="20"/>
          <w:szCs w:val="20"/>
        </w:rPr>
        <w:t>, 120–140 (2017).</w:t>
      </w:r>
      <w:r w:rsidRPr="00722469">
        <w:rPr>
          <w:rFonts w:ascii="Arial" w:eastAsiaTheme="minorEastAsia" w:hAnsi="Arial" w:cs="Arial"/>
          <w:sz w:val="20"/>
          <w:szCs w:val="20"/>
          <w:lang w:eastAsia="zh-CN"/>
        </w:rPr>
        <w:t xml:space="preserve"> </w:t>
      </w:r>
      <w:r w:rsidRPr="00722469">
        <w:rPr>
          <w:rFonts w:ascii="Arial" w:hAnsi="Arial" w:cs="Arial"/>
          <w:color w:val="2E74B5" w:themeColor="accent5" w:themeShade="BF"/>
          <w:sz w:val="20"/>
          <w:szCs w:val="20"/>
        </w:rPr>
        <w:t xml:space="preserve">The most comprehensive </w:t>
      </w:r>
      <w:r w:rsidRPr="00722469">
        <w:rPr>
          <w:rFonts w:ascii="Arial" w:eastAsiaTheme="minorEastAsia" w:hAnsi="Arial" w:cs="Arial"/>
          <w:color w:val="2E74B5" w:themeColor="accent5" w:themeShade="BF"/>
          <w:sz w:val="20"/>
          <w:szCs w:val="20"/>
          <w:lang w:eastAsia="zh-CN"/>
        </w:rPr>
        <w:t>introduction of non</w:t>
      </w:r>
      <w:r w:rsidRPr="00722469">
        <w:rPr>
          <w:rFonts w:ascii="Arial" w:eastAsiaTheme="minorEastAsia" w:hAnsi="Arial" w:cs="Arial"/>
          <w:color w:val="2E74B5" w:themeColor="accent5" w:themeShade="BF"/>
          <w:sz w:val="20"/>
          <w:szCs w:val="20"/>
          <w:lang w:eastAsia="zh-CN"/>
        </w:rPr>
        <w:noBreakHyphen/>
        <w:t xml:space="preserve">oxidative methane coupling </w:t>
      </w:r>
      <w:r w:rsidRPr="00722469">
        <w:rPr>
          <w:rFonts w:ascii="Arial" w:eastAsiaTheme="minorEastAsia" w:hAnsi="Arial" w:cs="Arial"/>
          <w:i/>
          <w:iCs/>
          <w:color w:val="2E74B5" w:themeColor="accent5" w:themeShade="BF"/>
          <w:sz w:val="20"/>
          <w:szCs w:val="20"/>
          <w:lang w:eastAsia="zh-CN"/>
        </w:rPr>
        <w:t>via</w:t>
      </w:r>
      <w:r w:rsidRPr="00722469">
        <w:rPr>
          <w:rFonts w:ascii="Arial" w:eastAsiaTheme="minorEastAsia" w:hAnsi="Arial" w:cs="Arial"/>
          <w:color w:val="2E74B5" w:themeColor="accent5" w:themeShade="BF"/>
          <w:sz w:val="20"/>
          <w:szCs w:val="20"/>
          <w:lang w:eastAsia="zh-CN"/>
        </w:rPr>
        <w:t xml:space="preserve"> plasma methods.</w:t>
      </w:r>
    </w:p>
    <w:p w14:paraId="012EFF65" w14:textId="59E1CEFD"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Bilera</w:t>
      </w:r>
      <w:proofErr w:type="spellEnd"/>
      <w:r w:rsidRPr="00722469">
        <w:rPr>
          <w:rFonts w:ascii="Arial" w:hAnsi="Arial" w:cs="Arial"/>
          <w:sz w:val="20"/>
          <w:szCs w:val="20"/>
        </w:rPr>
        <w:t xml:space="preserve">, I. V. &amp; Lebedev, Yu. A. Plasma-chemical production of acetylene from hydrocarbons: history and </w:t>
      </w:r>
      <w:proofErr w:type="gramStart"/>
      <w:r w:rsidRPr="00722469">
        <w:rPr>
          <w:rFonts w:ascii="Arial" w:hAnsi="Arial" w:cs="Arial"/>
          <w:sz w:val="20"/>
          <w:szCs w:val="20"/>
        </w:rPr>
        <w:t>current status</w:t>
      </w:r>
      <w:proofErr w:type="gramEnd"/>
      <w:r w:rsidRPr="00722469">
        <w:rPr>
          <w:rFonts w:ascii="Arial" w:hAnsi="Arial" w:cs="Arial"/>
          <w:sz w:val="20"/>
          <w:szCs w:val="20"/>
        </w:rPr>
        <w:t xml:space="preserve"> (a review). </w:t>
      </w:r>
      <w:r w:rsidRPr="00722469">
        <w:rPr>
          <w:rFonts w:ascii="Arial" w:hAnsi="Arial" w:cs="Arial"/>
          <w:i/>
          <w:iCs/>
          <w:sz w:val="20"/>
          <w:szCs w:val="20"/>
        </w:rPr>
        <w:t>Pet. Chem.</w:t>
      </w:r>
      <w:r w:rsidRPr="00722469">
        <w:rPr>
          <w:rFonts w:ascii="Arial" w:hAnsi="Arial" w:cs="Arial"/>
          <w:sz w:val="20"/>
          <w:szCs w:val="20"/>
        </w:rPr>
        <w:t xml:space="preserve"> </w:t>
      </w:r>
      <w:r w:rsidRPr="00722469">
        <w:rPr>
          <w:rFonts w:ascii="Arial" w:hAnsi="Arial" w:cs="Arial"/>
          <w:b/>
          <w:bCs/>
          <w:sz w:val="20"/>
          <w:szCs w:val="20"/>
        </w:rPr>
        <w:t>62</w:t>
      </w:r>
      <w:r w:rsidRPr="00722469">
        <w:rPr>
          <w:rFonts w:ascii="Arial" w:hAnsi="Arial" w:cs="Arial"/>
          <w:sz w:val="20"/>
          <w:szCs w:val="20"/>
        </w:rPr>
        <w:t>, 329–351 (2022).</w:t>
      </w:r>
    </w:p>
    <w:p w14:paraId="1EF3C53F" w14:textId="4CAC11A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Wu, C., Chen, J. &amp; Cheng, Y. Thermodynamic analysis of coal pyrolysis to acetylene in hydrogen plasma reactor. </w:t>
      </w:r>
      <w:r w:rsidRPr="00722469">
        <w:rPr>
          <w:rFonts w:ascii="Arial" w:hAnsi="Arial" w:cs="Arial"/>
          <w:i/>
          <w:iCs/>
          <w:sz w:val="20"/>
          <w:szCs w:val="20"/>
        </w:rPr>
        <w:t>Fuel Process. Technol.</w:t>
      </w:r>
      <w:r w:rsidRPr="00722469">
        <w:rPr>
          <w:rFonts w:ascii="Arial" w:hAnsi="Arial" w:cs="Arial"/>
          <w:sz w:val="20"/>
          <w:szCs w:val="20"/>
        </w:rPr>
        <w:t xml:space="preserve"> </w:t>
      </w:r>
      <w:r w:rsidRPr="00722469">
        <w:rPr>
          <w:rFonts w:ascii="Arial" w:hAnsi="Arial" w:cs="Arial"/>
          <w:b/>
          <w:bCs/>
          <w:sz w:val="20"/>
          <w:szCs w:val="20"/>
        </w:rPr>
        <w:t>91</w:t>
      </w:r>
      <w:r w:rsidRPr="00722469">
        <w:rPr>
          <w:rFonts w:ascii="Arial" w:hAnsi="Arial" w:cs="Arial"/>
          <w:sz w:val="20"/>
          <w:szCs w:val="20"/>
        </w:rPr>
        <w:t>, 823–830 (2010).</w:t>
      </w:r>
    </w:p>
    <w:p w14:paraId="65422DA0" w14:textId="2B2BD49C"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N., Wang, S., Gibril, M. E. &amp; Kong, F. The copolymer of polyvinyl acetate containing lignin-vinyl acetate monomer: Synthesis and characterization. </w:t>
      </w:r>
      <w:r w:rsidRPr="00722469">
        <w:rPr>
          <w:rFonts w:ascii="Arial" w:hAnsi="Arial" w:cs="Arial"/>
          <w:i/>
          <w:iCs/>
          <w:sz w:val="20"/>
          <w:szCs w:val="20"/>
          <w:lang w:eastAsia="zh-CN"/>
        </w:rPr>
        <w:t xml:space="preserve">Eur. </w:t>
      </w:r>
      <w:proofErr w:type="spellStart"/>
      <w:r w:rsidRPr="00722469">
        <w:rPr>
          <w:rFonts w:ascii="Arial" w:hAnsi="Arial" w:cs="Arial"/>
          <w:i/>
          <w:iCs/>
          <w:sz w:val="20"/>
          <w:szCs w:val="20"/>
          <w:lang w:eastAsia="zh-CN"/>
        </w:rPr>
        <w:t>Polym</w:t>
      </w:r>
      <w:proofErr w:type="spellEnd"/>
      <w:r w:rsidRPr="00722469">
        <w:rPr>
          <w:rFonts w:ascii="Arial" w:hAnsi="Arial" w:cs="Arial"/>
          <w:i/>
          <w:iCs/>
          <w:sz w:val="20"/>
          <w:szCs w:val="20"/>
          <w:lang w:eastAsia="zh-CN"/>
        </w:rPr>
        <w:t>. J.</w:t>
      </w:r>
      <w:r w:rsidRPr="00722469">
        <w:rPr>
          <w:rFonts w:ascii="Arial" w:hAnsi="Arial" w:cs="Arial"/>
          <w:sz w:val="20"/>
          <w:szCs w:val="20"/>
          <w:lang w:eastAsia="zh-CN"/>
        </w:rPr>
        <w:t xml:space="preserve"> </w:t>
      </w:r>
      <w:r w:rsidRPr="00722469">
        <w:rPr>
          <w:rFonts w:ascii="Arial" w:hAnsi="Arial" w:cs="Arial"/>
          <w:b/>
          <w:bCs/>
          <w:sz w:val="20"/>
          <w:szCs w:val="20"/>
          <w:lang w:eastAsia="zh-CN"/>
        </w:rPr>
        <w:t>123</w:t>
      </w:r>
      <w:r w:rsidRPr="00722469">
        <w:rPr>
          <w:rFonts w:ascii="Arial" w:hAnsi="Arial" w:cs="Arial"/>
          <w:sz w:val="20"/>
          <w:szCs w:val="20"/>
          <w:lang w:eastAsia="zh-CN"/>
        </w:rPr>
        <w:t>, 109411 (2020).</w:t>
      </w:r>
    </w:p>
    <w:p w14:paraId="12AF9E8C" w14:textId="7B45D342"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KK, S., Verma, R. &amp; Kumar, L. </w:t>
      </w:r>
      <w:r w:rsidRPr="00722469">
        <w:rPr>
          <w:rFonts w:ascii="Arial" w:hAnsi="Arial" w:cs="Arial"/>
          <w:i/>
          <w:iCs/>
          <w:sz w:val="20"/>
          <w:szCs w:val="20"/>
        </w:rPr>
        <w:t>Ethylene-</w:t>
      </w:r>
      <w:r w:rsidR="00A2034F">
        <w:rPr>
          <w:rFonts w:ascii="Arial" w:hAnsi="Arial" w:cs="Arial"/>
          <w:i/>
          <w:iCs/>
          <w:sz w:val="20"/>
          <w:szCs w:val="20"/>
        </w:rPr>
        <w:t>V</w:t>
      </w:r>
      <w:r w:rsidRPr="00722469">
        <w:rPr>
          <w:rFonts w:ascii="Arial" w:hAnsi="Arial" w:cs="Arial"/>
          <w:i/>
          <w:iCs/>
          <w:sz w:val="20"/>
          <w:szCs w:val="20"/>
        </w:rPr>
        <w:t xml:space="preserve">inyl </w:t>
      </w:r>
      <w:r w:rsidR="00A2034F">
        <w:rPr>
          <w:rFonts w:ascii="Arial" w:hAnsi="Arial" w:cs="Arial"/>
          <w:i/>
          <w:iCs/>
          <w:sz w:val="20"/>
          <w:szCs w:val="20"/>
        </w:rPr>
        <w:t>A</w:t>
      </w:r>
      <w:r w:rsidRPr="00722469">
        <w:rPr>
          <w:rFonts w:ascii="Arial" w:hAnsi="Arial" w:cs="Arial"/>
          <w:i/>
          <w:iCs/>
          <w:sz w:val="20"/>
          <w:szCs w:val="20"/>
        </w:rPr>
        <w:t xml:space="preserve">cetate </w:t>
      </w:r>
      <w:r w:rsidR="00A2034F">
        <w:rPr>
          <w:rFonts w:ascii="Arial" w:hAnsi="Arial" w:cs="Arial"/>
          <w:i/>
          <w:iCs/>
          <w:sz w:val="20"/>
          <w:szCs w:val="20"/>
        </w:rPr>
        <w:t>F</w:t>
      </w:r>
      <w:r w:rsidRPr="00722469">
        <w:rPr>
          <w:rFonts w:ascii="Arial" w:hAnsi="Arial" w:cs="Arial"/>
          <w:i/>
          <w:iCs/>
          <w:sz w:val="20"/>
          <w:szCs w:val="20"/>
        </w:rPr>
        <w:t>oam</w:t>
      </w:r>
      <w:r w:rsidRPr="00722469">
        <w:rPr>
          <w:rFonts w:ascii="Arial" w:hAnsi="Arial" w:cs="Arial"/>
          <w:sz w:val="20"/>
          <w:szCs w:val="20"/>
        </w:rPr>
        <w:t xml:space="preserve">. in </w:t>
      </w:r>
      <w:r w:rsidRPr="00722469">
        <w:rPr>
          <w:rFonts w:ascii="Arial" w:hAnsi="Arial" w:cs="Arial"/>
          <w:i/>
          <w:iCs/>
          <w:sz w:val="20"/>
          <w:szCs w:val="20"/>
        </w:rPr>
        <w:t xml:space="preserve">Polymeric Foams: Fundamentals and Types of Foams </w:t>
      </w:r>
      <w:r w:rsidRPr="00722469">
        <w:rPr>
          <w:rFonts w:ascii="Arial" w:hAnsi="Arial" w:cs="Arial"/>
          <w:sz w:val="20"/>
          <w:szCs w:val="20"/>
        </w:rPr>
        <w:t>205–221 (American Chemical Society, 2023).</w:t>
      </w:r>
    </w:p>
    <w:p w14:paraId="69866DF4" w14:textId="4FF88367"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Okoro, O. V., Nie, L., </w:t>
      </w:r>
      <w:proofErr w:type="spellStart"/>
      <w:r w:rsidRPr="00722469">
        <w:rPr>
          <w:rFonts w:ascii="Arial" w:hAnsi="Arial" w:cs="Arial"/>
          <w:sz w:val="20"/>
          <w:szCs w:val="20"/>
        </w:rPr>
        <w:t>Alimoradi</w:t>
      </w:r>
      <w:proofErr w:type="spellEnd"/>
      <w:r w:rsidRPr="00722469">
        <w:rPr>
          <w:rFonts w:ascii="Arial" w:hAnsi="Arial" w:cs="Arial"/>
          <w:sz w:val="20"/>
          <w:szCs w:val="20"/>
        </w:rPr>
        <w:t xml:space="preserve">, H. &amp; </w:t>
      </w:r>
      <w:proofErr w:type="spellStart"/>
      <w:r w:rsidRPr="00722469">
        <w:rPr>
          <w:rFonts w:ascii="Arial" w:hAnsi="Arial" w:cs="Arial"/>
          <w:sz w:val="20"/>
          <w:szCs w:val="20"/>
        </w:rPr>
        <w:t>Shavandi</w:t>
      </w:r>
      <w:proofErr w:type="spellEnd"/>
      <w:r w:rsidRPr="00722469">
        <w:rPr>
          <w:rFonts w:ascii="Arial" w:hAnsi="Arial" w:cs="Arial"/>
          <w:sz w:val="20"/>
          <w:szCs w:val="20"/>
        </w:rPr>
        <w:t xml:space="preserve">, A. Waste apple pomace conversion to acrylic acid: economic and potential environmental impact assessments. </w:t>
      </w:r>
      <w:r w:rsidRPr="00722469">
        <w:rPr>
          <w:rFonts w:ascii="Arial" w:hAnsi="Arial" w:cs="Arial"/>
          <w:i/>
          <w:iCs/>
          <w:sz w:val="20"/>
          <w:szCs w:val="20"/>
        </w:rPr>
        <w:t>Fermentation</w:t>
      </w:r>
      <w:r w:rsidRPr="00722469">
        <w:rPr>
          <w:rFonts w:ascii="Arial" w:hAnsi="Arial" w:cs="Arial"/>
          <w:sz w:val="20"/>
          <w:szCs w:val="20"/>
        </w:rPr>
        <w:t xml:space="preserve"> </w:t>
      </w:r>
      <w:r w:rsidRPr="00722469">
        <w:rPr>
          <w:rFonts w:ascii="Arial" w:hAnsi="Arial" w:cs="Arial"/>
          <w:b/>
          <w:bCs/>
          <w:sz w:val="20"/>
          <w:szCs w:val="20"/>
        </w:rPr>
        <w:t>8</w:t>
      </w:r>
      <w:r w:rsidRPr="00722469">
        <w:rPr>
          <w:rFonts w:ascii="Arial" w:hAnsi="Arial" w:cs="Arial"/>
          <w:sz w:val="20"/>
          <w:szCs w:val="20"/>
        </w:rPr>
        <w:t>, 21 (2022).</w:t>
      </w:r>
    </w:p>
    <w:p w14:paraId="7886D817" w14:textId="55C7C866"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J. </w:t>
      </w:r>
      <w:r w:rsidRPr="00722469">
        <w:rPr>
          <w:rFonts w:ascii="Arial" w:hAnsi="Arial" w:cs="Arial"/>
          <w:i/>
          <w:iCs/>
          <w:sz w:val="20"/>
          <w:szCs w:val="20"/>
        </w:rPr>
        <w:t>et al.</w:t>
      </w:r>
      <w:r w:rsidRPr="00722469">
        <w:rPr>
          <w:rFonts w:ascii="Arial" w:hAnsi="Arial" w:cs="Arial"/>
          <w:sz w:val="20"/>
          <w:szCs w:val="20"/>
        </w:rPr>
        <w:t xml:space="preserve"> Advances in the catalytic production of acrylonitrile. </w:t>
      </w:r>
      <w:r w:rsidRPr="00722469">
        <w:rPr>
          <w:rFonts w:ascii="Arial" w:hAnsi="Arial" w:cs="Arial"/>
          <w:i/>
          <w:iCs/>
          <w:sz w:val="20"/>
          <w:szCs w:val="20"/>
        </w:rPr>
        <w:t xml:space="preserve">Chem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4</w:t>
      </w:r>
      <w:r w:rsidRPr="00722469">
        <w:rPr>
          <w:rFonts w:ascii="Arial" w:hAnsi="Arial" w:cs="Arial"/>
          <w:sz w:val="20"/>
          <w:szCs w:val="20"/>
        </w:rPr>
        <w:t>, 100825 (2024).</w:t>
      </w:r>
    </w:p>
    <w:p w14:paraId="1D870891" w14:textId="10A5E32A" w:rsidR="00BC719C" w:rsidRPr="00722469" w:rsidRDefault="00BC719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Reesh</w:t>
      </w:r>
      <w:proofErr w:type="spellEnd"/>
      <w:r w:rsidRPr="00722469">
        <w:rPr>
          <w:rFonts w:ascii="Arial" w:hAnsi="Arial" w:cs="Arial"/>
          <w:sz w:val="20"/>
          <w:szCs w:val="20"/>
        </w:rPr>
        <w:t xml:space="preserve">, A. &amp; M, I. Acrylonitrile process enhancement through waste minimization: effect of reaction conditions and degree of </w:t>
      </w:r>
      <w:proofErr w:type="spellStart"/>
      <w:r w:rsidRPr="00722469">
        <w:rPr>
          <w:rFonts w:ascii="Arial" w:hAnsi="Arial" w:cs="Arial"/>
          <w:sz w:val="20"/>
          <w:szCs w:val="20"/>
        </w:rPr>
        <w:t>backmixing</w:t>
      </w:r>
      <w:proofErr w:type="spellEnd"/>
      <w:r w:rsidRPr="00722469">
        <w:rPr>
          <w:rFonts w:ascii="Arial" w:hAnsi="Arial" w:cs="Arial"/>
          <w:sz w:val="20"/>
          <w:szCs w:val="20"/>
        </w:rPr>
        <w:t xml:space="preserve">. </w:t>
      </w:r>
      <w:r w:rsidRPr="00722469">
        <w:rPr>
          <w:rFonts w:ascii="Arial" w:hAnsi="Arial" w:cs="Arial"/>
          <w:i/>
          <w:iCs/>
          <w:sz w:val="20"/>
          <w:szCs w:val="20"/>
        </w:rPr>
        <w:t>Sustainability</w:t>
      </w:r>
      <w:r w:rsidRPr="00722469">
        <w:rPr>
          <w:rFonts w:ascii="Arial" w:hAnsi="Arial" w:cs="Arial"/>
          <w:sz w:val="20"/>
          <w:szCs w:val="20"/>
        </w:rPr>
        <w:t xml:space="preserve"> </w:t>
      </w:r>
      <w:r w:rsidRPr="00722469">
        <w:rPr>
          <w:rFonts w:ascii="Arial" w:hAnsi="Arial" w:cs="Arial"/>
          <w:b/>
          <w:bCs/>
          <w:sz w:val="20"/>
          <w:szCs w:val="20"/>
        </w:rPr>
        <w:t>13</w:t>
      </w:r>
      <w:r w:rsidRPr="00722469">
        <w:rPr>
          <w:rFonts w:ascii="Arial" w:hAnsi="Arial" w:cs="Arial"/>
          <w:sz w:val="20"/>
          <w:szCs w:val="20"/>
        </w:rPr>
        <w:t>, 7923 (2021).</w:t>
      </w:r>
    </w:p>
    <w:p w14:paraId="67903E09" w14:textId="5D0629EC"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Pal, P. &amp; Nayak, J. Acetic acid production and purification: critical review towards process intensification. </w:t>
      </w:r>
      <w:r w:rsidRPr="00722469">
        <w:rPr>
          <w:rFonts w:ascii="Arial" w:hAnsi="Arial" w:cs="Arial"/>
          <w:i/>
          <w:iCs/>
          <w:sz w:val="20"/>
          <w:szCs w:val="20"/>
        </w:rPr>
        <w:t xml:space="preserve">Sep. </w:t>
      </w:r>
      <w:proofErr w:type="spellStart"/>
      <w:r w:rsidRPr="00722469">
        <w:rPr>
          <w:rFonts w:ascii="Arial" w:hAnsi="Arial" w:cs="Arial"/>
          <w:i/>
          <w:iCs/>
          <w:sz w:val="20"/>
          <w:szCs w:val="20"/>
        </w:rPr>
        <w:t>Purif</w:t>
      </w:r>
      <w:proofErr w:type="spellEnd"/>
      <w:r w:rsidRPr="00722469">
        <w:rPr>
          <w:rFonts w:ascii="Arial" w:hAnsi="Arial" w:cs="Arial"/>
          <w:i/>
          <w:iCs/>
          <w:sz w:val="20"/>
          <w:szCs w:val="20"/>
        </w:rPr>
        <w:t>. Rev.</w:t>
      </w:r>
      <w:r w:rsidRPr="00722469">
        <w:rPr>
          <w:rFonts w:ascii="Arial" w:hAnsi="Arial" w:cs="Arial"/>
          <w:sz w:val="20"/>
          <w:szCs w:val="20"/>
        </w:rPr>
        <w:t xml:space="preserve"> </w:t>
      </w:r>
      <w:r w:rsidRPr="00722469">
        <w:rPr>
          <w:rFonts w:ascii="Arial" w:hAnsi="Arial" w:cs="Arial"/>
          <w:b/>
          <w:bCs/>
          <w:sz w:val="20"/>
          <w:szCs w:val="20"/>
        </w:rPr>
        <w:t>46</w:t>
      </w:r>
      <w:r w:rsidRPr="00722469">
        <w:rPr>
          <w:rFonts w:ascii="Arial" w:hAnsi="Arial" w:cs="Arial"/>
          <w:sz w:val="20"/>
          <w:szCs w:val="20"/>
        </w:rPr>
        <w:t>, 44–61 (2017).</w:t>
      </w:r>
    </w:p>
    <w:p w14:paraId="2F69EF83" w14:textId="2D908CCF"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rPr>
        <w:t>Sarchami</w:t>
      </w:r>
      <w:proofErr w:type="spellEnd"/>
      <w:r w:rsidRPr="00722469">
        <w:rPr>
          <w:rFonts w:ascii="Arial" w:hAnsi="Arial" w:cs="Arial"/>
          <w:sz w:val="20"/>
          <w:szCs w:val="20"/>
        </w:rPr>
        <w:t xml:space="preserve">, T., Batta, N. &amp; </w:t>
      </w:r>
      <w:proofErr w:type="spellStart"/>
      <w:r w:rsidRPr="00722469">
        <w:rPr>
          <w:rFonts w:ascii="Arial" w:hAnsi="Arial" w:cs="Arial"/>
          <w:sz w:val="20"/>
          <w:szCs w:val="20"/>
        </w:rPr>
        <w:t>Berruti</w:t>
      </w:r>
      <w:proofErr w:type="spellEnd"/>
      <w:r w:rsidRPr="00722469">
        <w:rPr>
          <w:rFonts w:ascii="Arial" w:hAnsi="Arial" w:cs="Arial"/>
          <w:sz w:val="20"/>
          <w:szCs w:val="20"/>
        </w:rPr>
        <w:t xml:space="preserve">, F. Production and separation of acetic acid from pyrolysis oil of lignocellulosic biomass: a review. </w:t>
      </w:r>
      <w:r w:rsidRPr="00722469">
        <w:rPr>
          <w:rFonts w:ascii="Arial" w:hAnsi="Arial" w:cs="Arial"/>
          <w:i/>
          <w:iCs/>
          <w:sz w:val="20"/>
          <w:szCs w:val="20"/>
        </w:rPr>
        <w:t xml:space="preserve">Biofuels </w:t>
      </w:r>
      <w:proofErr w:type="spellStart"/>
      <w:r w:rsidRPr="00722469">
        <w:rPr>
          <w:rFonts w:ascii="Arial" w:hAnsi="Arial" w:cs="Arial"/>
          <w:i/>
          <w:iCs/>
          <w:sz w:val="20"/>
          <w:szCs w:val="20"/>
        </w:rPr>
        <w:t>Bioprod</w:t>
      </w:r>
      <w:proofErr w:type="spellEnd"/>
      <w:r w:rsidRPr="00722469">
        <w:rPr>
          <w:rFonts w:ascii="Arial" w:hAnsi="Arial" w:cs="Arial"/>
          <w:i/>
          <w:iCs/>
          <w:sz w:val="20"/>
          <w:szCs w:val="20"/>
        </w:rPr>
        <w:t xml:space="preserve">. </w:t>
      </w:r>
      <w:proofErr w:type="spellStart"/>
      <w:r w:rsidRPr="00722469">
        <w:rPr>
          <w:rFonts w:ascii="Arial" w:hAnsi="Arial" w:cs="Arial"/>
          <w:i/>
          <w:iCs/>
          <w:sz w:val="20"/>
          <w:szCs w:val="20"/>
        </w:rPr>
        <w:t>Bioref</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15</w:t>
      </w:r>
      <w:r w:rsidRPr="00722469">
        <w:rPr>
          <w:rFonts w:ascii="Arial" w:hAnsi="Arial" w:cs="Arial"/>
          <w:sz w:val="20"/>
          <w:szCs w:val="20"/>
        </w:rPr>
        <w:t>, 1912–1937 (2021).</w:t>
      </w:r>
    </w:p>
    <w:p w14:paraId="6CB78AF4" w14:textId="5E1A4994"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Ma, H., Wang, Y., Qi, Y., Rout, K. R. &amp; Chen, D. Critical review of catalysis for ethylene oxychlorination. </w:t>
      </w:r>
      <w:r w:rsidRPr="00722469">
        <w:rPr>
          <w:rFonts w:ascii="Arial" w:hAnsi="Arial" w:cs="Arial"/>
          <w:i/>
          <w:iCs/>
          <w:sz w:val="20"/>
          <w:szCs w:val="20"/>
        </w:rPr>
        <w:t xml:space="preserve">ACS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10</w:t>
      </w:r>
      <w:r w:rsidRPr="00722469">
        <w:rPr>
          <w:rFonts w:ascii="Arial" w:hAnsi="Arial" w:cs="Arial"/>
          <w:sz w:val="20"/>
          <w:szCs w:val="20"/>
        </w:rPr>
        <w:t>, 9299–9319 (2020).</w:t>
      </w:r>
    </w:p>
    <w:p w14:paraId="5FAA91BB" w14:textId="276816CE"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val="nb-NO"/>
        </w:rPr>
        <w:t xml:space="preserve">Faust Akl, D. </w:t>
      </w:r>
      <w:r w:rsidRPr="00722469">
        <w:rPr>
          <w:rFonts w:ascii="Arial" w:hAnsi="Arial" w:cs="Arial"/>
          <w:i/>
          <w:iCs/>
          <w:sz w:val="20"/>
          <w:szCs w:val="20"/>
          <w:lang w:val="nb-NO"/>
        </w:rPr>
        <w:t>et al.</w:t>
      </w:r>
      <w:r w:rsidRPr="00722469">
        <w:rPr>
          <w:rFonts w:ascii="Arial" w:hAnsi="Arial" w:cs="Arial"/>
          <w:sz w:val="20"/>
          <w:szCs w:val="20"/>
          <w:lang w:val="nb-NO"/>
        </w:rPr>
        <w:t xml:space="preserve"> </w:t>
      </w:r>
      <w:r w:rsidRPr="00722469">
        <w:rPr>
          <w:rFonts w:ascii="Arial" w:hAnsi="Arial" w:cs="Arial"/>
          <w:sz w:val="20"/>
          <w:szCs w:val="20"/>
        </w:rPr>
        <w:t xml:space="preserve">Reaction-induced formation of stable mononuclear Cu(I)Cl species on carbon for low-footprint vinyl chloride production. </w:t>
      </w:r>
      <w:r w:rsidRPr="00722469">
        <w:rPr>
          <w:rFonts w:ascii="Arial" w:hAnsi="Arial" w:cs="Arial"/>
          <w:i/>
          <w:iCs/>
          <w:sz w:val="20"/>
          <w:szCs w:val="20"/>
        </w:rPr>
        <w:t>Adv. Mater.</w:t>
      </w:r>
      <w:r w:rsidRPr="00722469">
        <w:rPr>
          <w:rFonts w:ascii="Arial" w:hAnsi="Arial" w:cs="Arial"/>
          <w:sz w:val="20"/>
          <w:szCs w:val="20"/>
        </w:rPr>
        <w:t xml:space="preserve"> </w:t>
      </w:r>
      <w:r w:rsidRPr="00722469">
        <w:rPr>
          <w:rFonts w:ascii="Arial" w:hAnsi="Arial" w:cs="Arial"/>
          <w:b/>
          <w:bCs/>
          <w:sz w:val="20"/>
          <w:szCs w:val="20"/>
        </w:rPr>
        <w:t>35</w:t>
      </w:r>
      <w:r w:rsidRPr="00722469">
        <w:rPr>
          <w:rFonts w:ascii="Arial" w:hAnsi="Arial" w:cs="Arial"/>
          <w:sz w:val="20"/>
          <w:szCs w:val="20"/>
        </w:rPr>
        <w:t>, 2211464 (2023).</w:t>
      </w:r>
    </w:p>
    <w:p w14:paraId="6CF41E9D" w14:textId="7FAE5FED" w:rsidR="00C5368C" w:rsidRPr="00722469" w:rsidRDefault="00C5368C"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Cannon, S., Levine, S. &amp; Ritter, A. </w:t>
      </w:r>
      <w:r w:rsidRPr="00722469">
        <w:rPr>
          <w:rFonts w:ascii="Arial" w:hAnsi="Arial" w:cs="Arial"/>
          <w:i/>
          <w:iCs/>
          <w:sz w:val="20"/>
          <w:szCs w:val="20"/>
        </w:rPr>
        <w:t xml:space="preserve">Natural </w:t>
      </w:r>
      <w:r w:rsidR="00B827F2">
        <w:rPr>
          <w:rFonts w:ascii="Arial" w:hAnsi="Arial" w:cs="Arial"/>
          <w:i/>
          <w:iCs/>
          <w:sz w:val="20"/>
          <w:szCs w:val="20"/>
        </w:rPr>
        <w:t>G</w:t>
      </w:r>
      <w:r w:rsidRPr="00722469">
        <w:rPr>
          <w:rFonts w:ascii="Arial" w:hAnsi="Arial" w:cs="Arial"/>
          <w:i/>
          <w:iCs/>
          <w:sz w:val="20"/>
          <w:szCs w:val="20"/>
        </w:rPr>
        <w:t xml:space="preserve">as </w:t>
      </w:r>
      <w:r w:rsidR="00B827F2">
        <w:rPr>
          <w:rFonts w:ascii="Arial" w:hAnsi="Arial" w:cs="Arial"/>
          <w:i/>
          <w:iCs/>
          <w:sz w:val="20"/>
          <w:szCs w:val="20"/>
        </w:rPr>
        <w:t>C</w:t>
      </w:r>
      <w:r w:rsidRPr="00722469">
        <w:rPr>
          <w:rFonts w:ascii="Arial" w:hAnsi="Arial" w:cs="Arial"/>
          <w:i/>
          <w:iCs/>
          <w:sz w:val="20"/>
          <w:szCs w:val="20"/>
        </w:rPr>
        <w:t xml:space="preserve">onversion into </w:t>
      </w:r>
      <w:r w:rsidR="00B827F2">
        <w:rPr>
          <w:rFonts w:ascii="Arial" w:hAnsi="Arial" w:cs="Arial"/>
          <w:i/>
          <w:iCs/>
          <w:sz w:val="20"/>
          <w:szCs w:val="20"/>
        </w:rPr>
        <w:t>C</w:t>
      </w:r>
      <w:r w:rsidRPr="00722469">
        <w:rPr>
          <w:rFonts w:ascii="Arial" w:hAnsi="Arial" w:cs="Arial"/>
          <w:i/>
          <w:iCs/>
          <w:sz w:val="20"/>
          <w:szCs w:val="20"/>
        </w:rPr>
        <w:t xml:space="preserve">lean </w:t>
      </w:r>
      <w:r w:rsidR="00B827F2">
        <w:rPr>
          <w:rFonts w:ascii="Arial" w:hAnsi="Arial" w:cs="Arial"/>
          <w:i/>
          <w:iCs/>
          <w:sz w:val="20"/>
          <w:szCs w:val="20"/>
        </w:rPr>
        <w:t>H</w:t>
      </w:r>
      <w:r w:rsidRPr="00722469">
        <w:rPr>
          <w:rFonts w:ascii="Arial" w:hAnsi="Arial" w:cs="Arial"/>
          <w:i/>
          <w:iCs/>
          <w:sz w:val="20"/>
          <w:szCs w:val="20"/>
        </w:rPr>
        <w:t xml:space="preserve">ydrogen and </w:t>
      </w:r>
      <w:r w:rsidR="00B827F2">
        <w:rPr>
          <w:rFonts w:ascii="Arial" w:hAnsi="Arial" w:cs="Arial"/>
          <w:i/>
          <w:iCs/>
          <w:sz w:val="20"/>
          <w:szCs w:val="20"/>
        </w:rPr>
        <w:t>C</w:t>
      </w:r>
      <w:r w:rsidRPr="00722469">
        <w:rPr>
          <w:rFonts w:ascii="Arial" w:hAnsi="Arial" w:cs="Arial"/>
          <w:i/>
          <w:iCs/>
          <w:sz w:val="20"/>
          <w:szCs w:val="20"/>
        </w:rPr>
        <w:t xml:space="preserve">arbon for Li-ion </w:t>
      </w:r>
      <w:r w:rsidR="00B827F2">
        <w:rPr>
          <w:rFonts w:ascii="Arial" w:hAnsi="Arial" w:cs="Arial"/>
          <w:i/>
          <w:iCs/>
          <w:sz w:val="20"/>
          <w:szCs w:val="20"/>
        </w:rPr>
        <w:t>B</w:t>
      </w:r>
      <w:r w:rsidRPr="00722469">
        <w:rPr>
          <w:rFonts w:ascii="Arial" w:hAnsi="Arial" w:cs="Arial"/>
          <w:i/>
          <w:iCs/>
          <w:sz w:val="20"/>
          <w:szCs w:val="20"/>
        </w:rPr>
        <w:t xml:space="preserve">attery </w:t>
      </w:r>
      <w:r w:rsidR="00B827F2">
        <w:rPr>
          <w:rFonts w:ascii="Arial" w:hAnsi="Arial" w:cs="Arial"/>
          <w:i/>
          <w:iCs/>
          <w:sz w:val="20"/>
          <w:szCs w:val="20"/>
        </w:rPr>
        <w:t>E</w:t>
      </w:r>
      <w:r w:rsidRPr="00722469">
        <w:rPr>
          <w:rFonts w:ascii="Arial" w:hAnsi="Arial" w:cs="Arial"/>
          <w:i/>
          <w:iCs/>
          <w:sz w:val="20"/>
          <w:szCs w:val="20"/>
        </w:rPr>
        <w:t xml:space="preserve">lectrodes </w:t>
      </w:r>
      <w:r w:rsidR="00B827F2">
        <w:rPr>
          <w:rFonts w:ascii="Arial" w:hAnsi="Arial" w:cs="Arial"/>
          <w:i/>
          <w:iCs/>
          <w:sz w:val="20"/>
          <w:szCs w:val="20"/>
        </w:rPr>
        <w:t>U</w:t>
      </w:r>
      <w:r w:rsidRPr="00722469">
        <w:rPr>
          <w:rFonts w:ascii="Arial" w:hAnsi="Arial" w:cs="Arial"/>
          <w:i/>
          <w:iCs/>
          <w:sz w:val="20"/>
          <w:szCs w:val="20"/>
        </w:rPr>
        <w:t xml:space="preserve">sing </w:t>
      </w:r>
      <w:r w:rsidR="00B827F2">
        <w:rPr>
          <w:rFonts w:ascii="Arial" w:hAnsi="Arial" w:cs="Arial"/>
          <w:i/>
          <w:iCs/>
          <w:sz w:val="20"/>
          <w:szCs w:val="20"/>
        </w:rPr>
        <w:t>R</w:t>
      </w:r>
      <w:r w:rsidRPr="00722469">
        <w:rPr>
          <w:rFonts w:ascii="Arial" w:hAnsi="Arial" w:cs="Arial"/>
          <w:i/>
          <w:iCs/>
          <w:sz w:val="20"/>
          <w:szCs w:val="20"/>
        </w:rPr>
        <w:t xml:space="preserve">enewable </w:t>
      </w:r>
      <w:r w:rsidR="00B827F2">
        <w:rPr>
          <w:rFonts w:ascii="Arial" w:hAnsi="Arial" w:cs="Arial"/>
          <w:i/>
          <w:iCs/>
          <w:sz w:val="20"/>
          <w:szCs w:val="20"/>
        </w:rPr>
        <w:t>E</w:t>
      </w:r>
      <w:r w:rsidRPr="00722469">
        <w:rPr>
          <w:rFonts w:ascii="Arial" w:hAnsi="Arial" w:cs="Arial"/>
          <w:i/>
          <w:iCs/>
          <w:sz w:val="20"/>
          <w:szCs w:val="20"/>
        </w:rPr>
        <w:t>nergy</w:t>
      </w:r>
      <w:r w:rsidRPr="00722469">
        <w:rPr>
          <w:rFonts w:ascii="Arial" w:hAnsi="Arial" w:cs="Arial"/>
          <w:sz w:val="20"/>
          <w:szCs w:val="20"/>
        </w:rPr>
        <w:t xml:space="preserve"> (Penn collection, 2022).</w:t>
      </w:r>
    </w:p>
    <w:p w14:paraId="073E3C2B" w14:textId="41384C74"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Satam, C. C. &amp; </w:t>
      </w:r>
      <w:proofErr w:type="spellStart"/>
      <w:r w:rsidRPr="00722469">
        <w:rPr>
          <w:rFonts w:ascii="Arial" w:hAnsi="Arial" w:cs="Arial"/>
          <w:sz w:val="20"/>
          <w:szCs w:val="20"/>
        </w:rPr>
        <w:t>Realff</w:t>
      </w:r>
      <w:proofErr w:type="spellEnd"/>
      <w:r w:rsidRPr="00722469">
        <w:rPr>
          <w:rFonts w:ascii="Arial" w:hAnsi="Arial" w:cs="Arial"/>
          <w:sz w:val="20"/>
          <w:szCs w:val="20"/>
        </w:rPr>
        <w:t>, M. J. Comparison of two routes for the bio-based production of economically important C</w:t>
      </w:r>
      <w:r w:rsidRPr="00722469">
        <w:rPr>
          <w:rFonts w:ascii="Arial" w:hAnsi="Arial" w:cs="Arial"/>
          <w:sz w:val="20"/>
          <w:szCs w:val="20"/>
          <w:vertAlign w:val="subscript"/>
        </w:rPr>
        <w:t>4</w:t>
      </w:r>
      <w:r w:rsidRPr="00722469">
        <w:rPr>
          <w:rFonts w:ascii="Arial" w:hAnsi="Arial" w:cs="Arial"/>
          <w:sz w:val="20"/>
          <w:szCs w:val="20"/>
        </w:rPr>
        <w:t xml:space="preserve"> streams. </w:t>
      </w:r>
      <w:r w:rsidRPr="00722469">
        <w:rPr>
          <w:rFonts w:ascii="Arial" w:hAnsi="Arial" w:cs="Arial"/>
          <w:i/>
          <w:iCs/>
          <w:sz w:val="20"/>
          <w:szCs w:val="20"/>
        </w:rPr>
        <w:t>J. Adv. Manuf. Process.</w:t>
      </w:r>
      <w:r w:rsidRPr="00722469">
        <w:rPr>
          <w:rFonts w:ascii="Arial" w:hAnsi="Arial" w:cs="Arial"/>
          <w:sz w:val="20"/>
          <w:szCs w:val="20"/>
        </w:rPr>
        <w:t xml:space="preserve"> </w:t>
      </w:r>
      <w:r w:rsidRPr="00722469">
        <w:rPr>
          <w:rFonts w:ascii="Arial" w:hAnsi="Arial" w:cs="Arial"/>
          <w:b/>
          <w:bCs/>
          <w:sz w:val="20"/>
          <w:szCs w:val="20"/>
        </w:rPr>
        <w:t>2</w:t>
      </w:r>
      <w:r w:rsidRPr="00722469">
        <w:rPr>
          <w:rFonts w:ascii="Arial" w:hAnsi="Arial" w:cs="Arial"/>
          <w:sz w:val="20"/>
          <w:szCs w:val="20"/>
        </w:rPr>
        <w:t>, e10054 (2020).</w:t>
      </w:r>
    </w:p>
    <w:p w14:paraId="3C10E4C6" w14:textId="51E39040"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De Bari, I. </w:t>
      </w:r>
      <w:r w:rsidRPr="00722469">
        <w:rPr>
          <w:rFonts w:ascii="Arial" w:hAnsi="Arial" w:cs="Arial"/>
          <w:i/>
          <w:iCs/>
          <w:sz w:val="20"/>
          <w:szCs w:val="20"/>
          <w:lang w:eastAsia="zh-CN"/>
        </w:rPr>
        <w:t>et al.</w:t>
      </w:r>
      <w:r w:rsidRPr="00722469">
        <w:rPr>
          <w:rFonts w:ascii="Arial" w:hAnsi="Arial" w:cs="Arial"/>
          <w:sz w:val="20"/>
          <w:szCs w:val="20"/>
          <w:lang w:eastAsia="zh-CN"/>
        </w:rPr>
        <w:t xml:space="preserve"> From cardoon lignocellulosic biomass to bio-1,4 butanediol: an integrated biorefinery model. </w:t>
      </w:r>
      <w:r w:rsidRPr="00722469">
        <w:rPr>
          <w:rFonts w:ascii="Arial" w:hAnsi="Arial" w:cs="Arial"/>
          <w:i/>
          <w:iCs/>
          <w:sz w:val="20"/>
          <w:szCs w:val="20"/>
          <w:lang w:eastAsia="zh-CN"/>
        </w:rPr>
        <w:t>Processes</w:t>
      </w:r>
      <w:r w:rsidRPr="00722469">
        <w:rPr>
          <w:rFonts w:ascii="Arial" w:hAnsi="Arial" w:cs="Arial"/>
          <w:sz w:val="20"/>
          <w:szCs w:val="20"/>
          <w:lang w:eastAsia="zh-CN"/>
        </w:rPr>
        <w:t xml:space="preserve"> </w:t>
      </w:r>
      <w:r w:rsidRPr="00722469">
        <w:rPr>
          <w:rFonts w:ascii="Arial" w:hAnsi="Arial" w:cs="Arial"/>
          <w:b/>
          <w:bCs/>
          <w:sz w:val="20"/>
          <w:szCs w:val="20"/>
          <w:lang w:eastAsia="zh-CN"/>
        </w:rPr>
        <w:t>8</w:t>
      </w:r>
      <w:r w:rsidRPr="00722469">
        <w:rPr>
          <w:rFonts w:ascii="Arial" w:hAnsi="Arial" w:cs="Arial"/>
          <w:sz w:val="20"/>
          <w:szCs w:val="20"/>
          <w:lang w:eastAsia="zh-CN"/>
        </w:rPr>
        <w:t>, 1585 (2020).</w:t>
      </w:r>
    </w:p>
    <w:p w14:paraId="1680075D" w14:textId="2659FD67"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Carbon-calcium composite conversion of calcium carbide-acetylene system: on the imperative roles of carbon capture and solid waste recycling. </w:t>
      </w:r>
      <w:r w:rsidRPr="00722469">
        <w:rPr>
          <w:rFonts w:ascii="Arial" w:hAnsi="Arial" w:cs="Arial"/>
          <w:i/>
          <w:iCs/>
          <w:sz w:val="20"/>
          <w:szCs w:val="20"/>
          <w:lang w:eastAsia="zh-CN"/>
        </w:rPr>
        <w:t>Appl. Energy</w:t>
      </w:r>
      <w:r w:rsidRPr="00722469">
        <w:rPr>
          <w:rFonts w:ascii="Arial" w:hAnsi="Arial" w:cs="Arial"/>
          <w:sz w:val="20"/>
          <w:szCs w:val="20"/>
          <w:lang w:eastAsia="zh-CN"/>
        </w:rPr>
        <w:t xml:space="preserve"> </w:t>
      </w:r>
      <w:r w:rsidRPr="00722469">
        <w:rPr>
          <w:rFonts w:ascii="Arial" w:hAnsi="Arial" w:cs="Arial"/>
          <w:b/>
          <w:bCs/>
          <w:sz w:val="20"/>
          <w:szCs w:val="20"/>
          <w:lang w:eastAsia="zh-CN"/>
        </w:rPr>
        <w:t>327</w:t>
      </w:r>
      <w:r w:rsidRPr="00722469">
        <w:rPr>
          <w:rFonts w:ascii="Arial" w:hAnsi="Arial" w:cs="Arial"/>
          <w:sz w:val="20"/>
          <w:szCs w:val="20"/>
          <w:lang w:eastAsia="zh-CN"/>
        </w:rPr>
        <w:t>, 120139 (2022).</w:t>
      </w:r>
    </w:p>
    <w:p w14:paraId="7987FB95" w14:textId="3328F449"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Li,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Reengineering of the carbon-to-acetylene process featuring negative carbon emission.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25</w:t>
      </w:r>
      <w:r w:rsidRPr="00722469">
        <w:rPr>
          <w:rFonts w:ascii="Arial" w:hAnsi="Arial" w:cs="Arial"/>
          <w:sz w:val="20"/>
          <w:szCs w:val="20"/>
          <w:lang w:eastAsia="zh-CN"/>
        </w:rPr>
        <w:t>, 8584–8592 (2023).</w:t>
      </w:r>
    </w:p>
    <w:p w14:paraId="3BC47A1C" w14:textId="0F97183C"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 S. </w:t>
      </w:r>
      <w:r w:rsidRPr="00722469">
        <w:rPr>
          <w:rFonts w:ascii="Arial" w:hAnsi="Arial" w:cs="Arial"/>
          <w:i/>
          <w:iCs/>
          <w:sz w:val="20"/>
          <w:szCs w:val="20"/>
          <w:lang w:eastAsia="zh-CN"/>
        </w:rPr>
        <w:t>et al.</w:t>
      </w:r>
      <w:r w:rsidRPr="00722469">
        <w:rPr>
          <w:rFonts w:ascii="Arial" w:hAnsi="Arial" w:cs="Arial"/>
          <w:sz w:val="20"/>
          <w:szCs w:val="20"/>
          <w:lang w:eastAsia="zh-CN"/>
        </w:rPr>
        <w:t xml:space="preserve"> Energy and exergy analysis of a new calcium carbide production process.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226</w:t>
      </w:r>
      <w:r w:rsidRPr="00722469">
        <w:rPr>
          <w:rFonts w:ascii="Arial" w:hAnsi="Arial" w:cs="Arial"/>
          <w:sz w:val="20"/>
          <w:szCs w:val="20"/>
          <w:lang w:eastAsia="zh-CN"/>
        </w:rPr>
        <w:t>, 107070 (2022).</w:t>
      </w:r>
    </w:p>
    <w:p w14:paraId="782796B0" w14:textId="0D2DB655"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Guo, J. &amp; Zheng, D. Thermodynamic analysis of low-rank-coal-based oxygen-thermal acetylene manufacturing process system. </w:t>
      </w:r>
      <w:r w:rsidRPr="00722469">
        <w:rPr>
          <w:rFonts w:ascii="Arial" w:hAnsi="Arial" w:cs="Arial"/>
          <w:i/>
          <w:iCs/>
          <w:sz w:val="20"/>
          <w:szCs w:val="20"/>
          <w:lang w:eastAsia="zh-CN"/>
        </w:rPr>
        <w:t>Ind. Eng. Chem. Res.</w:t>
      </w:r>
      <w:r w:rsidRPr="00722469">
        <w:rPr>
          <w:rFonts w:ascii="Arial" w:hAnsi="Arial" w:cs="Arial"/>
          <w:sz w:val="20"/>
          <w:szCs w:val="20"/>
          <w:lang w:eastAsia="zh-CN"/>
        </w:rPr>
        <w:t xml:space="preserve"> </w:t>
      </w:r>
      <w:r w:rsidRPr="00722469">
        <w:rPr>
          <w:rFonts w:ascii="Arial" w:hAnsi="Arial" w:cs="Arial"/>
          <w:b/>
          <w:bCs/>
          <w:sz w:val="20"/>
          <w:szCs w:val="20"/>
          <w:lang w:eastAsia="zh-CN"/>
        </w:rPr>
        <w:t>51</w:t>
      </w:r>
      <w:r w:rsidRPr="00722469">
        <w:rPr>
          <w:rFonts w:ascii="Arial" w:hAnsi="Arial" w:cs="Arial"/>
          <w:sz w:val="20"/>
          <w:szCs w:val="20"/>
          <w:lang w:eastAsia="zh-CN"/>
        </w:rPr>
        <w:t>, 13414–13422 (2012).</w:t>
      </w:r>
    </w:p>
    <w:p w14:paraId="62DEDA94" w14:textId="35F819F5" w:rsidR="00E87EDA" w:rsidRPr="00722469" w:rsidRDefault="00E87EDA"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Gong, X. </w:t>
      </w:r>
      <w:r w:rsidRPr="00722469">
        <w:rPr>
          <w:rFonts w:ascii="Arial" w:hAnsi="Arial" w:cs="Arial"/>
          <w:i/>
          <w:iCs/>
          <w:sz w:val="20"/>
          <w:szCs w:val="20"/>
        </w:rPr>
        <w:t>et al.</w:t>
      </w:r>
      <w:r w:rsidRPr="00722469">
        <w:rPr>
          <w:rFonts w:ascii="Arial" w:hAnsi="Arial" w:cs="Arial"/>
          <w:sz w:val="20"/>
          <w:szCs w:val="20"/>
        </w:rPr>
        <w:t xml:space="preserve"> Recycling and utilization of calcium carbide slag-current status and new opportunities. </w:t>
      </w:r>
      <w:r w:rsidRPr="00722469">
        <w:rPr>
          <w:rFonts w:ascii="Arial" w:hAnsi="Arial" w:cs="Arial"/>
          <w:i/>
          <w:iCs/>
          <w:sz w:val="20"/>
          <w:szCs w:val="20"/>
        </w:rPr>
        <w:t>Renew. Sustain. Energy Rev.</w:t>
      </w:r>
      <w:r w:rsidRPr="00722469">
        <w:rPr>
          <w:rFonts w:ascii="Arial" w:hAnsi="Arial" w:cs="Arial"/>
          <w:sz w:val="20"/>
          <w:szCs w:val="20"/>
        </w:rPr>
        <w:t xml:space="preserve"> </w:t>
      </w:r>
      <w:r w:rsidRPr="00722469">
        <w:rPr>
          <w:rFonts w:ascii="Arial" w:hAnsi="Arial" w:cs="Arial"/>
          <w:b/>
          <w:bCs/>
          <w:sz w:val="20"/>
          <w:szCs w:val="20"/>
        </w:rPr>
        <w:t>159</w:t>
      </w:r>
      <w:r w:rsidRPr="00722469">
        <w:rPr>
          <w:rFonts w:ascii="Arial" w:hAnsi="Arial" w:cs="Arial"/>
          <w:sz w:val="20"/>
          <w:szCs w:val="20"/>
        </w:rPr>
        <w:t>, 112133 (2022).</w:t>
      </w:r>
    </w:p>
    <w:p w14:paraId="7C209F6B" w14:textId="3AC5F924"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Pääkkönen, A., Tolvanen, H. &amp; Kokko, L. The economics of renewable CaC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and C</w:t>
      </w:r>
      <w:r w:rsidRPr="00722469">
        <w:rPr>
          <w:rFonts w:ascii="Arial" w:hAnsi="Arial" w:cs="Arial"/>
          <w:sz w:val="20"/>
          <w:szCs w:val="20"/>
          <w:vertAlign w:val="subscript"/>
          <w:lang w:eastAsia="zh-CN"/>
        </w:rPr>
        <w:t>2</w:t>
      </w:r>
      <w:r w:rsidRPr="00722469">
        <w:rPr>
          <w:rFonts w:ascii="Arial" w:hAnsi="Arial" w:cs="Arial"/>
          <w:sz w:val="20"/>
          <w:szCs w:val="20"/>
          <w:lang w:eastAsia="zh-CN"/>
        </w:rPr>
        <w:t>H</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production from biomass and </w:t>
      </w:r>
      <w:proofErr w:type="spellStart"/>
      <w:r w:rsidRPr="00722469">
        <w:rPr>
          <w:rFonts w:ascii="Arial" w:hAnsi="Arial" w:cs="Arial"/>
          <w:sz w:val="20"/>
          <w:szCs w:val="20"/>
          <w:lang w:eastAsia="zh-CN"/>
        </w:rPr>
        <w:t>CaO</w:t>
      </w:r>
      <w:proofErr w:type="spellEnd"/>
      <w:r w:rsidRPr="00722469">
        <w:rPr>
          <w:rFonts w:ascii="Arial" w:hAnsi="Arial" w:cs="Arial"/>
          <w:sz w:val="20"/>
          <w:szCs w:val="20"/>
          <w:lang w:eastAsia="zh-CN"/>
        </w:rPr>
        <w:t xml:space="preserve">. </w:t>
      </w:r>
      <w:r w:rsidRPr="00722469">
        <w:rPr>
          <w:rFonts w:ascii="Arial" w:hAnsi="Arial" w:cs="Arial"/>
          <w:i/>
          <w:iCs/>
          <w:sz w:val="20"/>
          <w:szCs w:val="20"/>
          <w:lang w:eastAsia="zh-CN"/>
        </w:rPr>
        <w:t>Biomass Bioenergy</w:t>
      </w:r>
      <w:r w:rsidRPr="00722469">
        <w:rPr>
          <w:rFonts w:ascii="Arial" w:hAnsi="Arial" w:cs="Arial"/>
          <w:sz w:val="20"/>
          <w:szCs w:val="20"/>
          <w:lang w:eastAsia="zh-CN"/>
        </w:rPr>
        <w:t xml:space="preserve"> </w:t>
      </w:r>
      <w:r w:rsidRPr="00722469">
        <w:rPr>
          <w:rFonts w:ascii="Arial" w:hAnsi="Arial" w:cs="Arial"/>
          <w:b/>
          <w:bCs/>
          <w:sz w:val="20"/>
          <w:szCs w:val="20"/>
          <w:lang w:eastAsia="zh-CN"/>
        </w:rPr>
        <w:t>120</w:t>
      </w:r>
      <w:r w:rsidRPr="00722469">
        <w:rPr>
          <w:rFonts w:ascii="Arial" w:hAnsi="Arial" w:cs="Arial"/>
          <w:sz w:val="20"/>
          <w:szCs w:val="20"/>
          <w:lang w:eastAsia="zh-CN"/>
        </w:rPr>
        <w:t>, 40–48 (2019).</w:t>
      </w:r>
    </w:p>
    <w:p w14:paraId="0698CDA2" w14:textId="2EA8F2CD"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Huo,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Life cycle assessment and sustainable production evaluation of calcium carbide industry in China. </w:t>
      </w:r>
      <w:r w:rsidRPr="00722469">
        <w:rPr>
          <w:rFonts w:ascii="Arial" w:hAnsi="Arial" w:cs="Arial"/>
          <w:i/>
          <w:iCs/>
          <w:sz w:val="20"/>
          <w:szCs w:val="20"/>
          <w:lang w:eastAsia="zh-CN"/>
        </w:rPr>
        <w:t>J. Clean. Prod.</w:t>
      </w:r>
      <w:r w:rsidRPr="00722469">
        <w:rPr>
          <w:rFonts w:ascii="Arial" w:hAnsi="Arial" w:cs="Arial"/>
          <w:sz w:val="20"/>
          <w:szCs w:val="20"/>
          <w:lang w:eastAsia="zh-CN"/>
        </w:rPr>
        <w:t xml:space="preserve"> </w:t>
      </w:r>
      <w:r w:rsidRPr="00722469">
        <w:rPr>
          <w:rFonts w:ascii="Arial" w:hAnsi="Arial" w:cs="Arial"/>
          <w:b/>
          <w:bCs/>
          <w:sz w:val="20"/>
          <w:szCs w:val="20"/>
          <w:lang w:eastAsia="zh-CN"/>
        </w:rPr>
        <w:t>360</w:t>
      </w:r>
      <w:r w:rsidRPr="00722469">
        <w:rPr>
          <w:rFonts w:ascii="Arial" w:hAnsi="Arial" w:cs="Arial"/>
          <w:sz w:val="20"/>
          <w:szCs w:val="20"/>
          <w:lang w:eastAsia="zh-CN"/>
        </w:rPr>
        <w:t>, 132176 (2022).</w:t>
      </w:r>
    </w:p>
    <w:p w14:paraId="6F286A17" w14:textId="5C414C0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Li, G. </w:t>
      </w:r>
      <w:r w:rsidRPr="00722469">
        <w:rPr>
          <w:rFonts w:ascii="Arial" w:hAnsi="Arial" w:cs="Arial"/>
          <w:i/>
          <w:iCs/>
          <w:sz w:val="20"/>
          <w:szCs w:val="20"/>
        </w:rPr>
        <w:t>et al.</w:t>
      </w:r>
      <w:r w:rsidRPr="00722469">
        <w:rPr>
          <w:rFonts w:ascii="Arial" w:hAnsi="Arial" w:cs="Arial"/>
          <w:sz w:val="20"/>
          <w:szCs w:val="20"/>
        </w:rPr>
        <w:t xml:space="preserve"> Production of calcium carbide from fine </w:t>
      </w:r>
      <w:proofErr w:type="spellStart"/>
      <w:r w:rsidRPr="00722469">
        <w:rPr>
          <w:rFonts w:ascii="Arial" w:hAnsi="Arial" w:cs="Arial"/>
          <w:sz w:val="20"/>
          <w:szCs w:val="20"/>
        </w:rPr>
        <w:t>biochars</w:t>
      </w:r>
      <w:proofErr w:type="spellEnd"/>
      <w:r w:rsidRPr="00722469">
        <w:rPr>
          <w:rFonts w:ascii="Arial" w:hAnsi="Arial" w:cs="Arial"/>
          <w:sz w:val="20"/>
          <w:szCs w:val="20"/>
        </w:rPr>
        <w:t xml:space="preserve">. </w:t>
      </w:r>
      <w:proofErr w:type="spellStart"/>
      <w:r w:rsidRPr="00722469">
        <w:rPr>
          <w:rFonts w:ascii="Arial" w:hAnsi="Arial" w:cs="Arial"/>
          <w:i/>
          <w:iCs/>
          <w:sz w:val="20"/>
          <w:szCs w:val="20"/>
        </w:rPr>
        <w:t>Angew</w:t>
      </w:r>
      <w:proofErr w:type="spellEnd"/>
      <w:r w:rsidRPr="00722469">
        <w:rPr>
          <w:rFonts w:ascii="Arial" w:hAnsi="Arial" w:cs="Arial"/>
          <w:i/>
          <w:iCs/>
          <w:sz w:val="20"/>
          <w:szCs w:val="20"/>
        </w:rPr>
        <w:t>. Chem. Int. Ed.</w:t>
      </w:r>
      <w:r w:rsidRPr="00722469">
        <w:rPr>
          <w:rFonts w:ascii="Arial" w:hAnsi="Arial" w:cs="Arial"/>
          <w:sz w:val="20"/>
          <w:szCs w:val="20"/>
        </w:rPr>
        <w:t xml:space="preserve"> </w:t>
      </w:r>
      <w:r w:rsidRPr="00722469">
        <w:rPr>
          <w:rFonts w:ascii="Arial" w:hAnsi="Arial" w:cs="Arial"/>
          <w:b/>
          <w:bCs/>
          <w:sz w:val="20"/>
          <w:szCs w:val="20"/>
        </w:rPr>
        <w:t>49</w:t>
      </w:r>
      <w:r w:rsidRPr="00722469">
        <w:rPr>
          <w:rFonts w:ascii="Arial" w:hAnsi="Arial" w:cs="Arial"/>
          <w:sz w:val="20"/>
          <w:szCs w:val="20"/>
        </w:rPr>
        <w:t>, 8480–8483 (2010).</w:t>
      </w:r>
      <w:r w:rsidRPr="00722469">
        <w:rPr>
          <w:rFonts w:ascii="Arial" w:eastAsiaTheme="minorEastAsia" w:hAnsi="Arial" w:cs="Arial"/>
          <w:sz w:val="20"/>
          <w:szCs w:val="20"/>
          <w:lang w:eastAsia="zh-CN"/>
        </w:rPr>
        <w:t xml:space="preserve"> </w:t>
      </w:r>
      <w:r w:rsidRPr="00722469">
        <w:rPr>
          <w:rFonts w:ascii="Arial" w:eastAsiaTheme="minorEastAsia" w:hAnsi="Arial" w:cs="Arial"/>
          <w:color w:val="2E74B5" w:themeColor="accent5" w:themeShade="BF"/>
          <w:sz w:val="20"/>
          <w:szCs w:val="20"/>
          <w:lang w:eastAsia="zh-CN"/>
        </w:rPr>
        <w:t>Systematic study of the biochar to CaC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process</w:t>
      </w:r>
      <w:r w:rsidRPr="00722469">
        <w:rPr>
          <w:rFonts w:ascii="Arial" w:hAnsi="Arial" w:cs="Arial"/>
          <w:color w:val="2E74B5" w:themeColor="accent5" w:themeShade="BF"/>
          <w:sz w:val="20"/>
          <w:szCs w:val="20"/>
        </w:rPr>
        <w:t>.</w:t>
      </w:r>
    </w:p>
    <w:p w14:paraId="4D69CE06" w14:textId="335B642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Li, Z., Liu, Z., Wang, R., Guo, X. &amp; Liu, Q. Conversion of bio-char to CaC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at low temperatures-morphology and kinetics. </w:t>
      </w:r>
      <w:r w:rsidRPr="00722469">
        <w:rPr>
          <w:rFonts w:ascii="Arial" w:hAnsi="Arial" w:cs="Arial"/>
          <w:i/>
          <w:iCs/>
          <w:sz w:val="20"/>
          <w:szCs w:val="20"/>
          <w:lang w:eastAsia="zh-CN"/>
        </w:rPr>
        <w:t>Chem. Eng. Sci.</w:t>
      </w:r>
      <w:r w:rsidRPr="00722469">
        <w:rPr>
          <w:rFonts w:ascii="Arial" w:hAnsi="Arial" w:cs="Arial"/>
          <w:sz w:val="20"/>
          <w:szCs w:val="20"/>
          <w:lang w:eastAsia="zh-CN"/>
        </w:rPr>
        <w:t xml:space="preserve"> </w:t>
      </w:r>
      <w:r w:rsidRPr="00722469">
        <w:rPr>
          <w:rFonts w:ascii="Arial" w:hAnsi="Arial" w:cs="Arial"/>
          <w:b/>
          <w:bCs/>
          <w:sz w:val="20"/>
          <w:szCs w:val="20"/>
          <w:lang w:eastAsia="zh-CN"/>
        </w:rPr>
        <w:t>192</w:t>
      </w:r>
      <w:r w:rsidRPr="00722469">
        <w:rPr>
          <w:rFonts w:ascii="Arial" w:hAnsi="Arial" w:cs="Arial"/>
          <w:sz w:val="20"/>
          <w:szCs w:val="20"/>
          <w:lang w:eastAsia="zh-CN"/>
        </w:rPr>
        <w:t>, 516–525 (2018).</w:t>
      </w:r>
    </w:p>
    <w:p w14:paraId="209EE0C5" w14:textId="3C8C817C"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lastRenderedPageBreak/>
        <w:t xml:space="preserve">M. McEnaney, J. </w:t>
      </w:r>
      <w:r w:rsidRPr="00722469">
        <w:rPr>
          <w:rFonts w:ascii="Arial" w:hAnsi="Arial" w:cs="Arial"/>
          <w:i/>
          <w:iCs/>
          <w:sz w:val="20"/>
          <w:szCs w:val="20"/>
          <w:lang w:eastAsia="zh-CN"/>
        </w:rPr>
        <w:t>et al.</w:t>
      </w:r>
      <w:r w:rsidRPr="00722469">
        <w:rPr>
          <w:rFonts w:ascii="Arial" w:hAnsi="Arial" w:cs="Arial"/>
          <w:sz w:val="20"/>
          <w:szCs w:val="20"/>
          <w:lang w:eastAsia="zh-CN"/>
        </w:rPr>
        <w:t xml:space="preserve"> A cyclic electrochemical strategy to produce acetylene from CO</w:t>
      </w:r>
      <w:r w:rsidRPr="00722469">
        <w:rPr>
          <w:rFonts w:ascii="Arial" w:hAnsi="Arial" w:cs="Arial"/>
          <w:sz w:val="20"/>
          <w:szCs w:val="20"/>
          <w:vertAlign w:val="subscript"/>
          <w:lang w:eastAsia="zh-CN"/>
        </w:rPr>
        <w:t>2</w:t>
      </w:r>
      <w:r w:rsidRPr="00722469">
        <w:rPr>
          <w:rFonts w:ascii="Arial" w:hAnsi="Arial" w:cs="Arial"/>
          <w:sz w:val="20"/>
          <w:szCs w:val="20"/>
          <w:lang w:eastAsia="zh-CN"/>
        </w:rPr>
        <w:t>, CH</w:t>
      </w:r>
      <w:r w:rsidRPr="00722469">
        <w:rPr>
          <w:rFonts w:ascii="Arial" w:hAnsi="Arial" w:cs="Arial"/>
          <w:sz w:val="20"/>
          <w:szCs w:val="20"/>
          <w:vertAlign w:val="subscript"/>
          <w:lang w:eastAsia="zh-CN"/>
        </w:rPr>
        <w:t>4</w:t>
      </w:r>
      <w:r w:rsidRPr="00722469">
        <w:rPr>
          <w:rFonts w:ascii="Arial" w:hAnsi="Arial" w:cs="Arial"/>
          <w:sz w:val="20"/>
          <w:szCs w:val="20"/>
          <w:lang w:eastAsia="zh-CN"/>
        </w:rPr>
        <w:t xml:space="preserve">, or alternative carbon sources. </w:t>
      </w:r>
      <w:r w:rsidRPr="00722469">
        <w:rPr>
          <w:rFonts w:ascii="Arial" w:hAnsi="Arial" w:cs="Arial"/>
          <w:i/>
          <w:iCs/>
          <w:sz w:val="20"/>
          <w:szCs w:val="20"/>
          <w:lang w:eastAsia="zh-CN"/>
        </w:rPr>
        <w:t>Sustain. Energy Fuels</w:t>
      </w:r>
      <w:r w:rsidRPr="00722469">
        <w:rPr>
          <w:rFonts w:ascii="Arial" w:hAnsi="Arial" w:cs="Arial"/>
          <w:sz w:val="20"/>
          <w:szCs w:val="20"/>
          <w:lang w:eastAsia="zh-CN"/>
        </w:rPr>
        <w:t xml:space="preserve"> </w:t>
      </w:r>
      <w:r w:rsidRPr="00722469">
        <w:rPr>
          <w:rFonts w:ascii="Arial" w:hAnsi="Arial" w:cs="Arial"/>
          <w:b/>
          <w:bCs/>
          <w:sz w:val="20"/>
          <w:szCs w:val="20"/>
          <w:lang w:eastAsia="zh-CN"/>
        </w:rPr>
        <w:t>4</w:t>
      </w:r>
      <w:r w:rsidRPr="00722469">
        <w:rPr>
          <w:rFonts w:ascii="Arial" w:hAnsi="Arial" w:cs="Arial"/>
          <w:sz w:val="20"/>
          <w:szCs w:val="20"/>
          <w:lang w:eastAsia="zh-CN"/>
        </w:rPr>
        <w:t>, 2752–2759 (2020).</w:t>
      </w:r>
      <w:r w:rsidR="00B827F2">
        <w:rPr>
          <w:rFonts w:ascii="Arial" w:hAnsi="Arial" w:cs="Arial"/>
          <w:sz w:val="20"/>
          <w:szCs w:val="20"/>
          <w:lang w:eastAsia="zh-CN"/>
        </w:rPr>
        <w:t xml:space="preserve"> </w:t>
      </w:r>
      <w:r w:rsidR="00B827F2">
        <w:rPr>
          <w:rFonts w:ascii="Arial" w:eastAsiaTheme="minorEastAsia" w:hAnsi="Arial" w:cs="Arial"/>
          <w:color w:val="2E74B5" w:themeColor="accent5" w:themeShade="BF"/>
          <w:sz w:val="20"/>
          <w:szCs w:val="20"/>
          <w:lang w:eastAsia="zh-CN"/>
        </w:rPr>
        <w:t xml:space="preserve">The </w:t>
      </w:r>
      <w:r w:rsidR="00F7753C" w:rsidRPr="00F7753C">
        <w:rPr>
          <w:rFonts w:ascii="Arial" w:eastAsiaTheme="minorEastAsia" w:hAnsi="Arial" w:cs="Arial"/>
          <w:color w:val="2E74B5" w:themeColor="accent5" w:themeShade="BF"/>
          <w:sz w:val="20"/>
          <w:szCs w:val="20"/>
          <w:lang w:eastAsia="zh-CN"/>
        </w:rPr>
        <w:t>CO</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noBreakHyphen/>
        <w:t>C</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t>H</w:t>
      </w:r>
      <w:r w:rsidR="00F7753C" w:rsidRPr="00F7753C">
        <w:rPr>
          <w:rFonts w:ascii="Arial" w:eastAsiaTheme="minorEastAsia" w:hAnsi="Arial" w:cs="Arial"/>
          <w:color w:val="2E74B5" w:themeColor="accent5" w:themeShade="BF"/>
          <w:sz w:val="20"/>
          <w:szCs w:val="20"/>
          <w:vertAlign w:val="subscript"/>
          <w:lang w:eastAsia="zh-CN"/>
        </w:rPr>
        <w:t>2</w:t>
      </w:r>
      <w:r w:rsidR="00F7753C" w:rsidRPr="00F7753C">
        <w:rPr>
          <w:rFonts w:ascii="Arial" w:eastAsiaTheme="minorEastAsia" w:hAnsi="Arial" w:cs="Arial"/>
          <w:color w:val="2E74B5" w:themeColor="accent5" w:themeShade="BF"/>
          <w:sz w:val="20"/>
          <w:szCs w:val="20"/>
          <w:lang w:eastAsia="zh-CN"/>
        </w:rPr>
        <w:t xml:space="preserve"> cycles</w:t>
      </w:r>
      <w:r w:rsidR="00B827F2" w:rsidRPr="00722469">
        <w:rPr>
          <w:rFonts w:ascii="Arial" w:hAnsi="Arial" w:cs="Arial"/>
          <w:color w:val="2E74B5" w:themeColor="accent5" w:themeShade="BF"/>
          <w:sz w:val="20"/>
          <w:szCs w:val="20"/>
        </w:rPr>
        <w:t>.</w:t>
      </w:r>
    </w:p>
    <w:p w14:paraId="20781E38" w14:textId="66080FD4"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Methane to acetylene conversion by employing cost-effective low-temperature arc.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148</w:t>
      </w:r>
      <w:r w:rsidRPr="00722469">
        <w:rPr>
          <w:rFonts w:ascii="Arial" w:hAnsi="Arial" w:cs="Arial"/>
          <w:sz w:val="20"/>
          <w:szCs w:val="20"/>
          <w:lang w:eastAsia="zh-CN"/>
        </w:rPr>
        <w:t>, 209–216 (2016).</w:t>
      </w:r>
    </w:p>
    <w:p w14:paraId="41811BA0" w14:textId="1AC0E4B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Radoiu</w:t>
      </w:r>
      <w:proofErr w:type="spellEnd"/>
      <w:r w:rsidRPr="00722469">
        <w:rPr>
          <w:rFonts w:ascii="Arial" w:hAnsi="Arial" w:cs="Arial"/>
          <w:sz w:val="20"/>
          <w:szCs w:val="20"/>
          <w:lang w:eastAsia="zh-CN"/>
        </w:rPr>
        <w:t xml:space="preserve">, M. T., Chen, Y. &amp; Depew, M. C. Catalytic conversion of methane to acetylene induced by microwave irradiation. </w:t>
      </w:r>
      <w:r w:rsidRPr="00722469">
        <w:rPr>
          <w:rFonts w:ascii="Arial" w:hAnsi="Arial" w:cs="Arial"/>
          <w:i/>
          <w:iCs/>
          <w:sz w:val="20"/>
          <w:szCs w:val="20"/>
          <w:lang w:eastAsia="zh-CN"/>
        </w:rPr>
        <w:t xml:space="preserve">Appl.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 B: Environ.</w:t>
      </w:r>
      <w:r w:rsidRPr="00722469">
        <w:rPr>
          <w:rFonts w:ascii="Arial" w:hAnsi="Arial" w:cs="Arial"/>
          <w:sz w:val="20"/>
          <w:szCs w:val="20"/>
          <w:lang w:eastAsia="zh-CN"/>
        </w:rPr>
        <w:t xml:space="preserve"> </w:t>
      </w:r>
      <w:r w:rsidRPr="00722469">
        <w:rPr>
          <w:rFonts w:ascii="Arial" w:hAnsi="Arial" w:cs="Arial"/>
          <w:b/>
          <w:bCs/>
          <w:sz w:val="20"/>
          <w:szCs w:val="20"/>
          <w:lang w:eastAsia="zh-CN"/>
        </w:rPr>
        <w:t>43</w:t>
      </w:r>
      <w:r w:rsidRPr="00722469">
        <w:rPr>
          <w:rFonts w:ascii="Arial" w:hAnsi="Arial" w:cs="Arial"/>
          <w:sz w:val="20"/>
          <w:szCs w:val="20"/>
          <w:lang w:eastAsia="zh-CN"/>
        </w:rPr>
        <w:t>, 187–193 (2003).</w:t>
      </w:r>
    </w:p>
    <w:p w14:paraId="35EFF570" w14:textId="7C7323F3"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Holmen, A., Olsvik, O. &amp; Rokstad, O. A. Pyrolysis of natural gas: chemistry and process concepts. </w:t>
      </w:r>
      <w:r w:rsidRPr="00722469">
        <w:rPr>
          <w:rFonts w:ascii="Arial" w:hAnsi="Arial" w:cs="Arial"/>
          <w:i/>
          <w:iCs/>
          <w:sz w:val="20"/>
          <w:szCs w:val="20"/>
          <w:lang w:eastAsia="zh-CN"/>
        </w:rPr>
        <w:t>Fuel Process. Technol.</w:t>
      </w:r>
      <w:r w:rsidRPr="00722469">
        <w:rPr>
          <w:rFonts w:ascii="Arial" w:hAnsi="Arial" w:cs="Arial"/>
          <w:sz w:val="20"/>
          <w:szCs w:val="20"/>
          <w:lang w:eastAsia="zh-CN"/>
        </w:rPr>
        <w:t xml:space="preserve"> </w:t>
      </w:r>
      <w:r w:rsidRPr="00722469">
        <w:rPr>
          <w:rFonts w:ascii="Arial" w:hAnsi="Arial" w:cs="Arial"/>
          <w:b/>
          <w:bCs/>
          <w:sz w:val="20"/>
          <w:szCs w:val="20"/>
          <w:lang w:eastAsia="zh-CN"/>
        </w:rPr>
        <w:t>42</w:t>
      </w:r>
      <w:r w:rsidRPr="00722469">
        <w:rPr>
          <w:rFonts w:ascii="Arial" w:hAnsi="Arial" w:cs="Arial"/>
          <w:sz w:val="20"/>
          <w:szCs w:val="20"/>
          <w:lang w:eastAsia="zh-CN"/>
        </w:rPr>
        <w:t>, 249–267 (1995).</w:t>
      </w:r>
    </w:p>
    <w:p w14:paraId="2286A580" w14:textId="65432D8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Gyrdymova</w:t>
      </w:r>
      <w:proofErr w:type="spellEnd"/>
      <w:r w:rsidRPr="00722469">
        <w:rPr>
          <w:rFonts w:ascii="Arial" w:hAnsi="Arial" w:cs="Arial"/>
          <w:sz w:val="20"/>
          <w:szCs w:val="20"/>
          <w:lang w:eastAsia="zh-CN"/>
        </w:rPr>
        <w:t xml:space="preserve">, Y., Lebedev, A., Du, Y.-J. &amp; </w:t>
      </w:r>
      <w:proofErr w:type="spellStart"/>
      <w:r w:rsidRPr="00722469">
        <w:rPr>
          <w:rFonts w:ascii="Arial" w:hAnsi="Arial" w:cs="Arial"/>
          <w:sz w:val="20"/>
          <w:szCs w:val="20"/>
          <w:lang w:eastAsia="zh-CN"/>
        </w:rPr>
        <w:t>Rodygin</w:t>
      </w:r>
      <w:proofErr w:type="spellEnd"/>
      <w:r w:rsidRPr="00722469">
        <w:rPr>
          <w:rFonts w:ascii="Arial" w:hAnsi="Arial" w:cs="Arial"/>
          <w:sz w:val="20"/>
          <w:szCs w:val="20"/>
          <w:lang w:eastAsia="zh-CN"/>
        </w:rPr>
        <w:t xml:space="preserve">, K. Production of </w:t>
      </w:r>
      <w:r w:rsidR="00775AD7">
        <w:rPr>
          <w:rFonts w:ascii="Arial" w:hAnsi="Arial" w:cs="Arial"/>
          <w:sz w:val="20"/>
          <w:szCs w:val="20"/>
          <w:lang w:eastAsia="zh-CN"/>
        </w:rPr>
        <w:t>a</w:t>
      </w:r>
      <w:r w:rsidRPr="00722469">
        <w:rPr>
          <w:rFonts w:ascii="Arial" w:hAnsi="Arial" w:cs="Arial"/>
          <w:sz w:val="20"/>
          <w:szCs w:val="20"/>
          <w:lang w:eastAsia="zh-CN"/>
        </w:rPr>
        <w:t xml:space="preserve">cetylene from </w:t>
      </w:r>
      <w:r w:rsidR="00775AD7">
        <w:rPr>
          <w:rFonts w:ascii="Arial" w:hAnsi="Arial" w:cs="Arial"/>
          <w:sz w:val="20"/>
          <w:szCs w:val="20"/>
          <w:lang w:eastAsia="zh-CN"/>
        </w:rPr>
        <w:t>v</w:t>
      </w:r>
      <w:r w:rsidRPr="00722469">
        <w:rPr>
          <w:rFonts w:ascii="Arial" w:hAnsi="Arial" w:cs="Arial"/>
          <w:sz w:val="20"/>
          <w:szCs w:val="20"/>
          <w:lang w:eastAsia="zh-CN"/>
        </w:rPr>
        <w:t xml:space="preserve">iable </w:t>
      </w:r>
      <w:r w:rsidR="00775AD7">
        <w:rPr>
          <w:rFonts w:ascii="Arial" w:hAnsi="Arial" w:cs="Arial"/>
          <w:sz w:val="20"/>
          <w:szCs w:val="20"/>
          <w:lang w:eastAsia="zh-CN"/>
        </w:rPr>
        <w:t>f</w:t>
      </w:r>
      <w:r w:rsidRPr="00722469">
        <w:rPr>
          <w:rFonts w:ascii="Arial" w:hAnsi="Arial" w:cs="Arial"/>
          <w:sz w:val="20"/>
          <w:szCs w:val="20"/>
          <w:lang w:eastAsia="zh-CN"/>
        </w:rPr>
        <w:t xml:space="preserve">eedstock: </w:t>
      </w:r>
      <w:r w:rsidR="00775AD7">
        <w:rPr>
          <w:rFonts w:ascii="Arial" w:hAnsi="Arial" w:cs="Arial"/>
          <w:sz w:val="20"/>
          <w:szCs w:val="20"/>
          <w:lang w:eastAsia="zh-CN"/>
        </w:rPr>
        <w:t>p</w:t>
      </w:r>
      <w:r w:rsidRPr="00722469">
        <w:rPr>
          <w:rFonts w:ascii="Arial" w:hAnsi="Arial" w:cs="Arial"/>
          <w:sz w:val="20"/>
          <w:szCs w:val="20"/>
          <w:lang w:eastAsia="zh-CN"/>
        </w:rPr>
        <w:t xml:space="preserve">romising </w:t>
      </w:r>
      <w:r w:rsidR="00775AD7">
        <w:rPr>
          <w:rFonts w:ascii="Arial" w:hAnsi="Arial" w:cs="Arial"/>
          <w:sz w:val="20"/>
          <w:szCs w:val="20"/>
          <w:lang w:eastAsia="zh-CN"/>
        </w:rPr>
        <w:t>r</w:t>
      </w:r>
      <w:r w:rsidRPr="00722469">
        <w:rPr>
          <w:rFonts w:ascii="Arial" w:hAnsi="Arial" w:cs="Arial"/>
          <w:sz w:val="20"/>
          <w:szCs w:val="20"/>
          <w:lang w:eastAsia="zh-CN"/>
        </w:rPr>
        <w:t xml:space="preserve">ecent </w:t>
      </w:r>
      <w:r w:rsidR="00775AD7">
        <w:rPr>
          <w:rFonts w:ascii="Arial" w:hAnsi="Arial" w:cs="Arial"/>
          <w:sz w:val="20"/>
          <w:szCs w:val="20"/>
          <w:lang w:eastAsia="zh-CN"/>
        </w:rPr>
        <w:t>a</w:t>
      </w:r>
      <w:r w:rsidRPr="00722469">
        <w:rPr>
          <w:rFonts w:ascii="Arial" w:hAnsi="Arial" w:cs="Arial"/>
          <w:sz w:val="20"/>
          <w:szCs w:val="20"/>
          <w:lang w:eastAsia="zh-CN"/>
        </w:rPr>
        <w:t xml:space="preserve">pproaches. </w:t>
      </w:r>
      <w:proofErr w:type="spellStart"/>
      <w:r w:rsidRPr="00722469">
        <w:rPr>
          <w:rFonts w:ascii="Arial" w:hAnsi="Arial" w:cs="Arial"/>
          <w:i/>
          <w:iCs/>
          <w:sz w:val="20"/>
          <w:szCs w:val="20"/>
          <w:lang w:eastAsia="zh-CN"/>
        </w:rPr>
        <w:t>ChemPlusChem</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e202400247 (2024).</w:t>
      </w:r>
    </w:p>
    <w:p w14:paraId="081274A4" w14:textId="4588072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Fincke, J. R. </w:t>
      </w:r>
      <w:r w:rsidRPr="00722469">
        <w:rPr>
          <w:rFonts w:ascii="Arial" w:hAnsi="Arial" w:cs="Arial"/>
          <w:i/>
          <w:iCs/>
          <w:sz w:val="20"/>
          <w:szCs w:val="20"/>
          <w:lang w:eastAsia="zh-CN"/>
        </w:rPr>
        <w:t>et al.</w:t>
      </w:r>
      <w:r w:rsidRPr="00722469">
        <w:rPr>
          <w:rFonts w:ascii="Arial" w:hAnsi="Arial" w:cs="Arial"/>
          <w:sz w:val="20"/>
          <w:szCs w:val="20"/>
          <w:lang w:eastAsia="zh-CN"/>
        </w:rPr>
        <w:t xml:space="preserve"> Plasma thermal conversion of methane to acetylene. </w:t>
      </w:r>
      <w:r w:rsidRPr="00722469">
        <w:rPr>
          <w:rFonts w:ascii="Arial" w:hAnsi="Arial" w:cs="Arial"/>
          <w:i/>
          <w:iCs/>
          <w:sz w:val="20"/>
          <w:szCs w:val="20"/>
          <w:lang w:eastAsia="zh-CN"/>
        </w:rPr>
        <w:t>Plasma Chem. Plasma Process.</w:t>
      </w:r>
      <w:r w:rsidRPr="00722469">
        <w:rPr>
          <w:rFonts w:ascii="Arial" w:hAnsi="Arial" w:cs="Arial"/>
          <w:sz w:val="20"/>
          <w:szCs w:val="20"/>
          <w:lang w:eastAsia="zh-CN"/>
        </w:rPr>
        <w:t xml:space="preserve"> </w:t>
      </w:r>
      <w:r w:rsidRPr="00722469">
        <w:rPr>
          <w:rFonts w:ascii="Arial" w:hAnsi="Arial" w:cs="Arial"/>
          <w:b/>
          <w:bCs/>
          <w:sz w:val="20"/>
          <w:szCs w:val="20"/>
          <w:lang w:eastAsia="zh-CN"/>
        </w:rPr>
        <w:t>22</w:t>
      </w:r>
      <w:r w:rsidRPr="00722469">
        <w:rPr>
          <w:rFonts w:ascii="Arial" w:hAnsi="Arial" w:cs="Arial"/>
          <w:sz w:val="20"/>
          <w:szCs w:val="20"/>
          <w:lang w:eastAsia="zh-CN"/>
        </w:rPr>
        <w:t>, 105–136 (2002).</w:t>
      </w:r>
    </w:p>
    <w:p w14:paraId="56687BBC" w14:textId="1DC2E907"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Anderson, R. P., Fincke, J. R. &amp; Taylor, C. E. Conversion of natural gas to liquids via acetylene as an intermediate. </w:t>
      </w:r>
      <w:r w:rsidRPr="00722469">
        <w:rPr>
          <w:rFonts w:ascii="Arial" w:hAnsi="Arial" w:cs="Arial"/>
          <w:i/>
          <w:iCs/>
          <w:sz w:val="20"/>
          <w:szCs w:val="20"/>
          <w:lang w:eastAsia="zh-CN"/>
        </w:rPr>
        <w:t>Fuel</w:t>
      </w:r>
      <w:r w:rsidRPr="00722469">
        <w:rPr>
          <w:rFonts w:ascii="Arial" w:hAnsi="Arial" w:cs="Arial"/>
          <w:sz w:val="20"/>
          <w:szCs w:val="20"/>
          <w:lang w:eastAsia="zh-CN"/>
        </w:rPr>
        <w:t xml:space="preserve"> </w:t>
      </w:r>
      <w:r w:rsidRPr="00722469">
        <w:rPr>
          <w:rFonts w:ascii="Arial" w:hAnsi="Arial" w:cs="Arial"/>
          <w:b/>
          <w:bCs/>
          <w:sz w:val="20"/>
          <w:szCs w:val="20"/>
          <w:lang w:eastAsia="zh-CN"/>
        </w:rPr>
        <w:t>81</w:t>
      </w:r>
      <w:r w:rsidRPr="00722469">
        <w:rPr>
          <w:rFonts w:ascii="Arial" w:hAnsi="Arial" w:cs="Arial"/>
          <w:sz w:val="20"/>
          <w:szCs w:val="20"/>
          <w:lang w:eastAsia="zh-CN"/>
        </w:rPr>
        <w:t>, 909–925 (2002).</w:t>
      </w:r>
    </w:p>
    <w:p w14:paraId="3B4FFBA6" w14:textId="2937047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Yan, B., Xu, P., Guo, C. Y., Jin, Y. &amp; Cheng, Y. Experimental study on coal pyrolysis to acetylene in thermal plasma reactors.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207–208</w:t>
      </w:r>
      <w:r w:rsidRPr="00722469">
        <w:rPr>
          <w:rFonts w:ascii="Arial" w:hAnsi="Arial" w:cs="Arial"/>
          <w:sz w:val="20"/>
          <w:szCs w:val="20"/>
          <w:lang w:eastAsia="zh-CN"/>
        </w:rPr>
        <w:t>, 109–116 (2012).</w:t>
      </w:r>
    </w:p>
    <w:p w14:paraId="0069A5AB" w14:textId="68E64FF2"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Sakbodin</w:t>
      </w:r>
      <w:proofErr w:type="spellEnd"/>
      <w:r w:rsidRPr="00722469">
        <w:rPr>
          <w:rFonts w:ascii="Arial" w:hAnsi="Arial" w:cs="Arial"/>
          <w:sz w:val="20"/>
          <w:szCs w:val="20"/>
          <w:lang w:eastAsia="zh-CN"/>
        </w:rPr>
        <w:t>, M., Wu, Y., Oh, S. C., Wachsman, E. D. &amp; Liu, D. Hydrogen-permeable tubular membrane reactor: promoting conversion and product selectivity for non-oxidative activation of methane over an Fe©SiO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catalyst. </w:t>
      </w:r>
      <w:proofErr w:type="spellStart"/>
      <w:r w:rsidRPr="00722469">
        <w:rPr>
          <w:rFonts w:ascii="Arial" w:hAnsi="Arial" w:cs="Arial"/>
          <w:i/>
          <w:iCs/>
          <w:sz w:val="20"/>
          <w:szCs w:val="20"/>
          <w:lang w:eastAsia="zh-CN"/>
        </w:rPr>
        <w:t>Angew</w:t>
      </w:r>
      <w:proofErr w:type="spellEnd"/>
      <w:r w:rsidRPr="00722469">
        <w:rPr>
          <w:rFonts w:ascii="Arial" w:hAnsi="Arial" w:cs="Arial"/>
          <w:i/>
          <w:iCs/>
          <w:sz w:val="20"/>
          <w:szCs w:val="20"/>
          <w:lang w:eastAsia="zh-CN"/>
        </w:rPr>
        <w:t>.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55</w:t>
      </w:r>
      <w:r w:rsidRPr="00722469">
        <w:rPr>
          <w:rFonts w:ascii="Arial" w:hAnsi="Arial" w:cs="Arial"/>
          <w:sz w:val="20"/>
          <w:szCs w:val="20"/>
          <w:lang w:eastAsia="zh-CN"/>
        </w:rPr>
        <w:t>, 16149–16152 (2016).</w:t>
      </w:r>
    </w:p>
    <w:p w14:paraId="63F0BA24" w14:textId="38AA163F"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Oh, S. C.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non-oxidative methane conversion in a millisecond catalytic wall reactor. </w:t>
      </w:r>
      <w:proofErr w:type="spellStart"/>
      <w:r w:rsidRPr="00722469">
        <w:rPr>
          <w:rFonts w:ascii="Arial" w:hAnsi="Arial" w:cs="Arial"/>
          <w:i/>
          <w:iCs/>
          <w:sz w:val="20"/>
          <w:szCs w:val="20"/>
          <w:lang w:eastAsia="zh-CN"/>
        </w:rPr>
        <w:t>Angew</w:t>
      </w:r>
      <w:proofErr w:type="spellEnd"/>
      <w:r w:rsidRPr="00722469">
        <w:rPr>
          <w:rFonts w:ascii="Arial" w:hAnsi="Arial" w:cs="Arial"/>
          <w:i/>
          <w:iCs/>
          <w:sz w:val="20"/>
          <w:szCs w:val="20"/>
          <w:lang w:eastAsia="zh-CN"/>
        </w:rPr>
        <w:t>.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58</w:t>
      </w:r>
      <w:r w:rsidRPr="00722469">
        <w:rPr>
          <w:rFonts w:ascii="Arial" w:hAnsi="Arial" w:cs="Arial"/>
          <w:sz w:val="20"/>
          <w:szCs w:val="20"/>
          <w:lang w:eastAsia="zh-CN"/>
        </w:rPr>
        <w:t>, 7083–7086 (2019).</w:t>
      </w:r>
    </w:p>
    <w:p w14:paraId="742D2905" w14:textId="14E99FB9"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Kado, S., Sekine, Y. &amp; Fujimoto, K. Direct synthesis of acetylene from methane by direct current pulse discharge. </w:t>
      </w:r>
      <w:r w:rsidRPr="00722469">
        <w:rPr>
          <w:rFonts w:ascii="Arial" w:hAnsi="Arial" w:cs="Arial"/>
          <w:i/>
          <w:iCs/>
          <w:sz w:val="20"/>
          <w:szCs w:val="20"/>
          <w:lang w:eastAsia="zh-CN"/>
        </w:rPr>
        <w:t xml:space="preserve">Chem. </w:t>
      </w:r>
      <w:proofErr w:type="spellStart"/>
      <w:r w:rsidRPr="00722469">
        <w:rPr>
          <w:rFonts w:ascii="Arial" w:hAnsi="Arial" w:cs="Arial"/>
          <w:i/>
          <w:iCs/>
          <w:sz w:val="20"/>
          <w:szCs w:val="20"/>
          <w:lang w:eastAsia="zh-CN"/>
        </w:rPr>
        <w:t>Commun</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24</w:t>
      </w:r>
      <w:r w:rsidRPr="00722469">
        <w:rPr>
          <w:rFonts w:ascii="Arial" w:hAnsi="Arial" w:cs="Arial"/>
          <w:sz w:val="20"/>
          <w:szCs w:val="20"/>
          <w:lang w:eastAsia="zh-CN"/>
        </w:rPr>
        <w:t>, 2485–2486 (1999).</w:t>
      </w:r>
    </w:p>
    <w:p w14:paraId="4E29C92F" w14:textId="4BA87651"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Han, Q. </w:t>
      </w:r>
      <w:r w:rsidRPr="00722469">
        <w:rPr>
          <w:rFonts w:ascii="Arial" w:hAnsi="Arial" w:cs="Arial"/>
          <w:i/>
          <w:iCs/>
          <w:sz w:val="20"/>
          <w:szCs w:val="20"/>
          <w:lang w:eastAsia="zh-CN"/>
        </w:rPr>
        <w:t>et al.</w:t>
      </w:r>
      <w:r w:rsidRPr="00722469">
        <w:rPr>
          <w:rFonts w:ascii="Arial" w:hAnsi="Arial" w:cs="Arial"/>
          <w:sz w:val="20"/>
          <w:szCs w:val="20"/>
          <w:lang w:eastAsia="zh-CN"/>
        </w:rPr>
        <w:t xml:space="preserve"> Conversion of methane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and C</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hydrocarbons over TiO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/ZSM-5 core–shell particles in an electric field. </w:t>
      </w:r>
      <w:r w:rsidRPr="00722469">
        <w:rPr>
          <w:rFonts w:ascii="Arial" w:hAnsi="Arial" w:cs="Arial"/>
          <w:i/>
          <w:iCs/>
          <w:sz w:val="20"/>
          <w:szCs w:val="20"/>
          <w:lang w:eastAsia="zh-CN"/>
        </w:rPr>
        <w:t>RSC Adv.</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34793–34803 (2019).</w:t>
      </w:r>
    </w:p>
    <w:p w14:paraId="0F00678F" w14:textId="3617EFF6"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Wnukowski, M., van de Steeg, A. W., </w:t>
      </w:r>
      <w:proofErr w:type="spellStart"/>
      <w:r w:rsidRPr="00722469">
        <w:rPr>
          <w:rFonts w:ascii="Arial" w:hAnsi="Arial" w:cs="Arial"/>
          <w:sz w:val="20"/>
          <w:szCs w:val="20"/>
          <w:lang w:eastAsia="zh-CN"/>
        </w:rPr>
        <w:t>Hrycak</w:t>
      </w:r>
      <w:proofErr w:type="spellEnd"/>
      <w:r w:rsidRPr="00722469">
        <w:rPr>
          <w:rFonts w:ascii="Arial" w:hAnsi="Arial" w:cs="Arial"/>
          <w:sz w:val="20"/>
          <w:szCs w:val="20"/>
          <w:lang w:eastAsia="zh-CN"/>
        </w:rPr>
        <w:t xml:space="preserve">, B., </w:t>
      </w:r>
      <w:proofErr w:type="spellStart"/>
      <w:r w:rsidRPr="00722469">
        <w:rPr>
          <w:rFonts w:ascii="Arial" w:hAnsi="Arial" w:cs="Arial"/>
          <w:sz w:val="20"/>
          <w:szCs w:val="20"/>
          <w:lang w:eastAsia="zh-CN"/>
        </w:rPr>
        <w:t>Jasiński</w:t>
      </w:r>
      <w:proofErr w:type="spellEnd"/>
      <w:r w:rsidRPr="00722469">
        <w:rPr>
          <w:rFonts w:ascii="Arial" w:hAnsi="Arial" w:cs="Arial"/>
          <w:sz w:val="20"/>
          <w:szCs w:val="20"/>
          <w:lang w:eastAsia="zh-CN"/>
        </w:rPr>
        <w:t xml:space="preserve">, M. &amp; van </w:t>
      </w:r>
      <w:proofErr w:type="spellStart"/>
      <w:r w:rsidRPr="00722469">
        <w:rPr>
          <w:rFonts w:ascii="Arial" w:hAnsi="Arial" w:cs="Arial"/>
          <w:sz w:val="20"/>
          <w:szCs w:val="20"/>
          <w:lang w:eastAsia="zh-CN"/>
        </w:rPr>
        <w:t>Rooij</w:t>
      </w:r>
      <w:proofErr w:type="spellEnd"/>
      <w:r w:rsidRPr="00722469">
        <w:rPr>
          <w:rFonts w:ascii="Arial" w:hAnsi="Arial" w:cs="Arial"/>
          <w:sz w:val="20"/>
          <w:szCs w:val="20"/>
          <w:lang w:eastAsia="zh-CN"/>
        </w:rPr>
        <w:t xml:space="preserve">, G. J. Influence of hydrogen addition on methane coupling in a moderate pressure microwave plasma. </w:t>
      </w:r>
      <w:r w:rsidRPr="00722469">
        <w:rPr>
          <w:rFonts w:ascii="Arial" w:hAnsi="Arial" w:cs="Arial"/>
          <w:i/>
          <w:iCs/>
          <w:sz w:val="20"/>
          <w:szCs w:val="20"/>
          <w:lang w:eastAsia="zh-CN"/>
        </w:rPr>
        <w:t>Fuel</w:t>
      </w:r>
      <w:r w:rsidRPr="00722469">
        <w:rPr>
          <w:rFonts w:ascii="Arial" w:hAnsi="Arial" w:cs="Arial"/>
          <w:sz w:val="20"/>
          <w:szCs w:val="20"/>
          <w:lang w:eastAsia="zh-CN"/>
        </w:rPr>
        <w:t xml:space="preserve"> </w:t>
      </w:r>
      <w:r w:rsidRPr="00722469">
        <w:rPr>
          <w:rFonts w:ascii="Arial" w:hAnsi="Arial" w:cs="Arial"/>
          <w:b/>
          <w:bCs/>
          <w:sz w:val="20"/>
          <w:szCs w:val="20"/>
          <w:lang w:eastAsia="zh-CN"/>
        </w:rPr>
        <w:t>288</w:t>
      </w:r>
      <w:r w:rsidRPr="00722469">
        <w:rPr>
          <w:rFonts w:ascii="Arial" w:hAnsi="Arial" w:cs="Arial"/>
          <w:sz w:val="20"/>
          <w:szCs w:val="20"/>
          <w:lang w:eastAsia="zh-CN"/>
        </w:rPr>
        <w:t>, 119674 (2021).</w:t>
      </w:r>
    </w:p>
    <w:p w14:paraId="57F1CE82" w14:textId="225A4565"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Zhang, X., Dai, B., Zhu, A., Gong, W. &amp; Liu, C. The simultaneous activation of methane and carbon dioxide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hydrocarbons under pulse corona plasma over La</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/γ-Al</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catalyst.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 Today</w:t>
      </w:r>
      <w:r w:rsidRPr="00722469">
        <w:rPr>
          <w:rFonts w:ascii="Arial" w:hAnsi="Arial" w:cs="Arial"/>
          <w:sz w:val="20"/>
          <w:szCs w:val="20"/>
          <w:lang w:eastAsia="zh-CN"/>
        </w:rPr>
        <w:t xml:space="preserve"> </w:t>
      </w:r>
      <w:r w:rsidRPr="00722469">
        <w:rPr>
          <w:rFonts w:ascii="Arial" w:hAnsi="Arial" w:cs="Arial"/>
          <w:b/>
          <w:bCs/>
          <w:sz w:val="20"/>
          <w:szCs w:val="20"/>
          <w:lang w:eastAsia="zh-CN"/>
        </w:rPr>
        <w:t>72</w:t>
      </w:r>
      <w:r w:rsidRPr="00722469">
        <w:rPr>
          <w:rFonts w:ascii="Arial" w:hAnsi="Arial" w:cs="Arial"/>
          <w:sz w:val="20"/>
          <w:szCs w:val="20"/>
          <w:lang w:eastAsia="zh-CN"/>
        </w:rPr>
        <w:t>, 223–227 (2002).</w:t>
      </w:r>
    </w:p>
    <w:p w14:paraId="58FE2840" w14:textId="481871CE"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 Y.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conversion of methane to ethylene and acetylene over an iron-based metal–organic framework.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145</w:t>
      </w:r>
      <w:r w:rsidRPr="00722469">
        <w:rPr>
          <w:rFonts w:ascii="Arial" w:hAnsi="Arial" w:cs="Arial"/>
          <w:sz w:val="20"/>
          <w:szCs w:val="20"/>
          <w:lang w:eastAsia="zh-CN"/>
        </w:rPr>
        <w:t>, 20792–20800 (2023).</w:t>
      </w:r>
    </w:p>
    <w:p w14:paraId="5EEFE51E" w14:textId="270DC41D"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Julian, I., Ramirez, H., Hueso, J. L., </w:t>
      </w:r>
      <w:proofErr w:type="spellStart"/>
      <w:r w:rsidRPr="00722469">
        <w:rPr>
          <w:rFonts w:ascii="Arial" w:hAnsi="Arial" w:cs="Arial"/>
          <w:sz w:val="20"/>
          <w:szCs w:val="20"/>
          <w:lang w:eastAsia="zh-CN"/>
        </w:rPr>
        <w:t>Mallada</w:t>
      </w:r>
      <w:proofErr w:type="spellEnd"/>
      <w:r w:rsidRPr="00722469">
        <w:rPr>
          <w:rFonts w:ascii="Arial" w:hAnsi="Arial" w:cs="Arial"/>
          <w:sz w:val="20"/>
          <w:szCs w:val="20"/>
          <w:lang w:eastAsia="zh-CN"/>
        </w:rPr>
        <w:t xml:space="preserve">, R. &amp; Santamaria, J. Non-oxidative methane conversion in microwave-assisted structured reactors.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377</w:t>
      </w:r>
      <w:r w:rsidRPr="00722469">
        <w:rPr>
          <w:rFonts w:ascii="Arial" w:hAnsi="Arial" w:cs="Arial"/>
          <w:sz w:val="20"/>
          <w:szCs w:val="20"/>
          <w:lang w:eastAsia="zh-CN"/>
        </w:rPr>
        <w:t>, 119764 (2019).</w:t>
      </w:r>
    </w:p>
    <w:p w14:paraId="30004986" w14:textId="6B3062A3"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Suib, S. L. &amp; Zerger, R. P. A direct, continuous, low-power catalytic conversion of methane to higher hydrocarbons via microwave plasmas. </w:t>
      </w:r>
      <w:r w:rsidRPr="00722469">
        <w:rPr>
          <w:rFonts w:ascii="Arial" w:hAnsi="Arial" w:cs="Arial"/>
          <w:i/>
          <w:iCs/>
          <w:sz w:val="20"/>
          <w:szCs w:val="20"/>
          <w:lang w:eastAsia="zh-CN"/>
        </w:rPr>
        <w:t xml:space="preserve">J.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139</w:t>
      </w:r>
      <w:r w:rsidRPr="00722469">
        <w:rPr>
          <w:rFonts w:ascii="Arial" w:hAnsi="Arial" w:cs="Arial"/>
          <w:sz w:val="20"/>
          <w:szCs w:val="20"/>
          <w:lang w:eastAsia="zh-CN"/>
        </w:rPr>
        <w:t>, 383–391 (1993).</w:t>
      </w:r>
    </w:p>
    <w:p w14:paraId="3BEB167C" w14:textId="7C60A0C0" w:rsidR="002A5C4B" w:rsidRPr="00722469" w:rsidRDefault="002A5C4B"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722469">
        <w:rPr>
          <w:rFonts w:ascii="Arial" w:hAnsi="Arial" w:cs="Arial"/>
          <w:i/>
          <w:iCs/>
          <w:sz w:val="20"/>
          <w:szCs w:val="20"/>
          <w:lang w:eastAsia="zh-CN"/>
        </w:rPr>
        <w:t>J. Nat. Gas Sci. Eng.</w:t>
      </w:r>
      <w:r w:rsidRPr="00722469">
        <w:rPr>
          <w:rFonts w:ascii="Arial" w:hAnsi="Arial" w:cs="Arial"/>
          <w:sz w:val="20"/>
          <w:szCs w:val="20"/>
          <w:lang w:eastAsia="zh-CN"/>
        </w:rPr>
        <w:t xml:space="preserve"> </w:t>
      </w:r>
      <w:r w:rsidRPr="00722469">
        <w:rPr>
          <w:rFonts w:ascii="Arial" w:hAnsi="Arial" w:cs="Arial"/>
          <w:b/>
          <w:bCs/>
          <w:sz w:val="20"/>
          <w:szCs w:val="20"/>
          <w:lang w:eastAsia="zh-CN"/>
        </w:rPr>
        <w:t>96</w:t>
      </w:r>
      <w:r w:rsidRPr="00722469">
        <w:rPr>
          <w:rFonts w:ascii="Arial" w:hAnsi="Arial" w:cs="Arial"/>
          <w:sz w:val="20"/>
          <w:szCs w:val="20"/>
          <w:lang w:eastAsia="zh-CN"/>
        </w:rPr>
        <w:t>, 104254 (2021).</w:t>
      </w:r>
    </w:p>
    <w:p w14:paraId="15DA0290" w14:textId="3D4314A3"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lastRenderedPageBreak/>
        <w:t xml:space="preserve">Xie, P. </w:t>
      </w:r>
      <w:r w:rsidRPr="00722469">
        <w:rPr>
          <w:rFonts w:ascii="Arial" w:hAnsi="Arial" w:cs="Arial"/>
          <w:i/>
          <w:iCs/>
          <w:sz w:val="20"/>
          <w:szCs w:val="20"/>
        </w:rPr>
        <w:t>et al.</w:t>
      </w:r>
      <w:r w:rsidRPr="00722469">
        <w:rPr>
          <w:rFonts w:ascii="Arial" w:hAnsi="Arial" w:cs="Arial"/>
          <w:sz w:val="20"/>
          <w:szCs w:val="20"/>
        </w:rPr>
        <w:t xml:space="preserve"> Nanoceria-supported single-atom platinum catalysts for direct methane conversion. </w:t>
      </w:r>
      <w:r w:rsidRPr="00722469">
        <w:rPr>
          <w:rFonts w:ascii="Arial" w:hAnsi="Arial" w:cs="Arial"/>
          <w:i/>
          <w:iCs/>
          <w:sz w:val="20"/>
          <w:szCs w:val="20"/>
        </w:rPr>
        <w:t xml:space="preserve">ACS </w:t>
      </w:r>
      <w:proofErr w:type="spellStart"/>
      <w:r w:rsidRPr="00722469">
        <w:rPr>
          <w:rFonts w:ascii="Arial" w:hAnsi="Arial" w:cs="Arial"/>
          <w:i/>
          <w:iCs/>
          <w:sz w:val="20"/>
          <w:szCs w:val="20"/>
        </w:rPr>
        <w:t>Catal</w:t>
      </w:r>
      <w:proofErr w:type="spellEnd"/>
      <w:r w:rsidRPr="00722469">
        <w:rPr>
          <w:rFonts w:ascii="Arial" w:hAnsi="Arial" w:cs="Arial"/>
          <w:i/>
          <w:iCs/>
          <w:sz w:val="20"/>
          <w:szCs w:val="20"/>
        </w:rPr>
        <w:t>.</w:t>
      </w:r>
      <w:r w:rsidRPr="00722469">
        <w:rPr>
          <w:rFonts w:ascii="Arial" w:hAnsi="Arial" w:cs="Arial"/>
          <w:sz w:val="20"/>
          <w:szCs w:val="20"/>
        </w:rPr>
        <w:t xml:space="preserve"> </w:t>
      </w:r>
      <w:r w:rsidRPr="00722469">
        <w:rPr>
          <w:rFonts w:ascii="Arial" w:hAnsi="Arial" w:cs="Arial"/>
          <w:b/>
          <w:bCs/>
          <w:sz w:val="20"/>
          <w:szCs w:val="20"/>
        </w:rPr>
        <w:t>8</w:t>
      </w:r>
      <w:r w:rsidRPr="00722469">
        <w:rPr>
          <w:rFonts w:ascii="Arial" w:hAnsi="Arial" w:cs="Arial"/>
          <w:sz w:val="20"/>
          <w:szCs w:val="20"/>
        </w:rPr>
        <w:t>, 4044–4048 (2018).</w:t>
      </w:r>
      <w:r w:rsidRPr="00722469">
        <w:rPr>
          <w:rFonts w:ascii="Arial" w:eastAsiaTheme="minorEastAsia" w:hAnsi="Arial" w:cs="Arial"/>
          <w:color w:val="2E74B5" w:themeColor="accent5" w:themeShade="BF"/>
          <w:sz w:val="20"/>
          <w:szCs w:val="20"/>
          <w:lang w:eastAsia="zh-CN"/>
        </w:rPr>
        <w:t xml:space="preserve"> The highest C</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H</w:t>
      </w:r>
      <w:r w:rsidRPr="00722469">
        <w:rPr>
          <w:rFonts w:ascii="Arial" w:eastAsiaTheme="minorEastAsia" w:hAnsi="Arial" w:cs="Arial"/>
          <w:color w:val="2E74B5" w:themeColor="accent5" w:themeShade="BF"/>
          <w:sz w:val="20"/>
          <w:szCs w:val="20"/>
          <w:vertAlign w:val="subscript"/>
          <w:lang w:eastAsia="zh-CN"/>
        </w:rPr>
        <w:t>2</w:t>
      </w:r>
      <w:r w:rsidRPr="00722469">
        <w:rPr>
          <w:rFonts w:ascii="Arial" w:eastAsiaTheme="minorEastAsia" w:hAnsi="Arial" w:cs="Arial"/>
          <w:color w:val="2E74B5" w:themeColor="accent5" w:themeShade="BF"/>
          <w:sz w:val="20"/>
          <w:szCs w:val="20"/>
          <w:lang w:eastAsia="zh-CN"/>
        </w:rPr>
        <w:t xml:space="preserve"> selectivity from non</w:t>
      </w:r>
      <w:r w:rsidRPr="00722469">
        <w:rPr>
          <w:rFonts w:ascii="Arial" w:eastAsiaTheme="minorEastAsia" w:hAnsi="Arial" w:cs="Arial"/>
          <w:color w:val="2E74B5" w:themeColor="accent5" w:themeShade="BF"/>
          <w:sz w:val="20"/>
          <w:szCs w:val="20"/>
          <w:lang w:eastAsia="zh-CN"/>
        </w:rPr>
        <w:noBreakHyphen/>
        <w:t xml:space="preserve">oxidative methane coupling </w:t>
      </w:r>
      <w:r w:rsidRPr="00722469">
        <w:rPr>
          <w:rFonts w:ascii="Arial" w:eastAsiaTheme="minorEastAsia" w:hAnsi="Arial" w:cs="Arial"/>
          <w:i/>
          <w:iCs/>
          <w:color w:val="2E74B5" w:themeColor="accent5" w:themeShade="BF"/>
          <w:sz w:val="20"/>
          <w:szCs w:val="20"/>
          <w:lang w:eastAsia="zh-CN"/>
        </w:rPr>
        <w:t>via</w:t>
      </w:r>
      <w:r w:rsidRPr="00722469">
        <w:rPr>
          <w:rFonts w:ascii="Arial" w:eastAsiaTheme="minorEastAsia" w:hAnsi="Arial" w:cs="Arial"/>
          <w:color w:val="2E74B5" w:themeColor="accent5" w:themeShade="BF"/>
          <w:sz w:val="20"/>
          <w:szCs w:val="20"/>
          <w:lang w:eastAsia="zh-CN"/>
        </w:rPr>
        <w:t xml:space="preserve"> catalytic thermal pyrolysis</w:t>
      </w:r>
      <w:r w:rsidRPr="00722469">
        <w:rPr>
          <w:rFonts w:ascii="Arial" w:hAnsi="Arial" w:cs="Arial"/>
          <w:color w:val="2E74B5" w:themeColor="accent5" w:themeShade="BF"/>
          <w:sz w:val="20"/>
          <w:szCs w:val="20"/>
        </w:rPr>
        <w:t>.</w:t>
      </w:r>
    </w:p>
    <w:p w14:paraId="4191F9C3" w14:textId="17F60A6A"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H. </w:t>
      </w:r>
      <w:r w:rsidRPr="00722469">
        <w:rPr>
          <w:rFonts w:ascii="Arial" w:hAnsi="Arial" w:cs="Arial"/>
          <w:i/>
          <w:iCs/>
          <w:sz w:val="20"/>
          <w:szCs w:val="20"/>
          <w:lang w:eastAsia="zh-CN"/>
        </w:rPr>
        <w:t>et al.</w:t>
      </w:r>
      <w:r w:rsidRPr="00722469">
        <w:rPr>
          <w:rFonts w:ascii="Arial" w:hAnsi="Arial" w:cs="Arial"/>
          <w:sz w:val="20"/>
          <w:szCs w:val="20"/>
          <w:lang w:eastAsia="zh-CN"/>
        </w:rPr>
        <w:t xml:space="preserve"> Pt/CeO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as catalyst for nonoxidative coupling of methane: </w:t>
      </w:r>
      <w:r w:rsidR="00106698" w:rsidRPr="00722469">
        <w:rPr>
          <w:rFonts w:ascii="Arial" w:hAnsi="Arial" w:cs="Arial"/>
          <w:sz w:val="20"/>
          <w:szCs w:val="20"/>
          <w:lang w:eastAsia="zh-CN"/>
        </w:rPr>
        <w:t>o</w:t>
      </w:r>
      <w:r w:rsidRPr="00722469">
        <w:rPr>
          <w:rFonts w:ascii="Arial" w:hAnsi="Arial" w:cs="Arial"/>
          <w:sz w:val="20"/>
          <w:szCs w:val="20"/>
          <w:lang w:eastAsia="zh-CN"/>
        </w:rPr>
        <w:t xml:space="preserve">xidative </w:t>
      </w:r>
      <w:r w:rsidR="00106698" w:rsidRPr="00722469">
        <w:rPr>
          <w:rFonts w:ascii="Arial" w:hAnsi="Arial" w:cs="Arial"/>
          <w:sz w:val="20"/>
          <w:szCs w:val="20"/>
          <w:lang w:eastAsia="zh-CN"/>
        </w:rPr>
        <w:t>r</w:t>
      </w:r>
      <w:r w:rsidRPr="00722469">
        <w:rPr>
          <w:rFonts w:ascii="Arial" w:hAnsi="Arial" w:cs="Arial"/>
          <w:sz w:val="20"/>
          <w:szCs w:val="20"/>
          <w:lang w:eastAsia="zh-CN"/>
        </w:rPr>
        <w:t xml:space="preserve">egeneration. </w:t>
      </w:r>
      <w:r w:rsidRPr="00722469">
        <w:rPr>
          <w:rFonts w:ascii="Arial" w:hAnsi="Arial" w:cs="Arial"/>
          <w:i/>
          <w:iCs/>
          <w:sz w:val="20"/>
          <w:szCs w:val="20"/>
          <w:lang w:eastAsia="zh-CN"/>
        </w:rPr>
        <w:t>J. Phys. Chem. Lett.</w:t>
      </w:r>
      <w:r w:rsidRPr="00722469">
        <w:rPr>
          <w:rFonts w:ascii="Arial" w:hAnsi="Arial" w:cs="Arial"/>
          <w:sz w:val="20"/>
          <w:szCs w:val="20"/>
          <w:lang w:eastAsia="zh-CN"/>
        </w:rPr>
        <w:t xml:space="preserve"> </w:t>
      </w:r>
      <w:r w:rsidRPr="00722469">
        <w:rPr>
          <w:rFonts w:ascii="Arial" w:hAnsi="Arial" w:cs="Arial"/>
          <w:b/>
          <w:bCs/>
          <w:sz w:val="20"/>
          <w:szCs w:val="20"/>
          <w:lang w:eastAsia="zh-CN"/>
        </w:rPr>
        <w:t>14</w:t>
      </w:r>
      <w:r w:rsidRPr="00722469">
        <w:rPr>
          <w:rFonts w:ascii="Arial" w:hAnsi="Arial" w:cs="Arial"/>
          <w:sz w:val="20"/>
          <w:szCs w:val="20"/>
          <w:lang w:eastAsia="zh-CN"/>
        </w:rPr>
        <w:t>, 6778–6783 (2023).</w:t>
      </w:r>
    </w:p>
    <w:p w14:paraId="662D7340" w14:textId="6AC10632" w:rsidR="00394D52" w:rsidRPr="00722469" w:rsidRDefault="00394D52"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Talpade, A. D. </w:t>
      </w:r>
      <w:r w:rsidRPr="00722469">
        <w:rPr>
          <w:rFonts w:ascii="Arial" w:hAnsi="Arial" w:cs="Arial"/>
          <w:i/>
          <w:iCs/>
          <w:sz w:val="20"/>
          <w:szCs w:val="20"/>
          <w:lang w:eastAsia="zh-CN"/>
        </w:rPr>
        <w:t>et al.</w:t>
      </w:r>
      <w:r w:rsidRPr="00722469">
        <w:rPr>
          <w:rFonts w:ascii="Arial" w:hAnsi="Arial" w:cs="Arial"/>
          <w:sz w:val="20"/>
          <w:szCs w:val="20"/>
          <w:lang w:eastAsia="zh-CN"/>
        </w:rPr>
        <w:t xml:space="preserve"> Catalytic reactivity of Pt sites for non-oxidative coupling of methane (NOCM). </w:t>
      </w:r>
      <w:r w:rsidRPr="00722469">
        <w:rPr>
          <w:rFonts w:ascii="Arial" w:hAnsi="Arial" w:cs="Arial"/>
          <w:i/>
          <w:iCs/>
          <w:sz w:val="20"/>
          <w:szCs w:val="20"/>
          <w:lang w:eastAsia="zh-CN"/>
        </w:rPr>
        <w:t>Chem. Eng. J.</w:t>
      </w:r>
      <w:r w:rsidRPr="00722469">
        <w:rPr>
          <w:rFonts w:ascii="Arial" w:hAnsi="Arial" w:cs="Arial"/>
          <w:sz w:val="20"/>
          <w:szCs w:val="20"/>
          <w:lang w:eastAsia="zh-CN"/>
        </w:rPr>
        <w:t xml:space="preserve"> </w:t>
      </w:r>
      <w:r w:rsidRPr="00722469">
        <w:rPr>
          <w:rFonts w:ascii="Arial" w:hAnsi="Arial" w:cs="Arial"/>
          <w:b/>
          <w:bCs/>
          <w:sz w:val="20"/>
          <w:szCs w:val="20"/>
          <w:lang w:eastAsia="zh-CN"/>
        </w:rPr>
        <w:t>481</w:t>
      </w:r>
      <w:r w:rsidRPr="00722469">
        <w:rPr>
          <w:rFonts w:ascii="Arial" w:hAnsi="Arial" w:cs="Arial"/>
          <w:sz w:val="20"/>
          <w:szCs w:val="20"/>
          <w:lang w:eastAsia="zh-CN"/>
        </w:rPr>
        <w:t>, 148675 (2024).</w:t>
      </w:r>
    </w:p>
    <w:p w14:paraId="4CE6665E" w14:textId="1A6EE66B" w:rsidR="00394D52"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Eggart, D. </w:t>
      </w:r>
      <w:r w:rsidRPr="00722469">
        <w:rPr>
          <w:rFonts w:ascii="Arial" w:hAnsi="Arial" w:cs="Arial"/>
          <w:i/>
          <w:iCs/>
          <w:sz w:val="20"/>
          <w:szCs w:val="20"/>
          <w:lang w:eastAsia="zh-CN"/>
        </w:rPr>
        <w:t>et al.</w:t>
      </w:r>
      <w:r w:rsidRPr="00722469">
        <w:rPr>
          <w:rFonts w:ascii="Arial" w:hAnsi="Arial" w:cs="Arial"/>
          <w:sz w:val="20"/>
          <w:szCs w:val="20"/>
          <w:lang w:eastAsia="zh-CN"/>
        </w:rPr>
        <w:t xml:space="preserve"> Operando XAS Study of Pt-Doped CeO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for the Nonoxidative Conversion of Methane. </w:t>
      </w:r>
      <w:r w:rsidRPr="00722469">
        <w:rPr>
          <w:rFonts w:ascii="Arial" w:hAnsi="Arial" w:cs="Arial"/>
          <w:i/>
          <w:iCs/>
          <w:sz w:val="20"/>
          <w:szCs w:val="20"/>
          <w:lang w:eastAsia="zh-CN"/>
        </w:rPr>
        <w:t xml:space="preserve">ACS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12</w:t>
      </w:r>
      <w:r w:rsidRPr="00722469">
        <w:rPr>
          <w:rFonts w:ascii="Arial" w:hAnsi="Arial" w:cs="Arial"/>
          <w:sz w:val="20"/>
          <w:szCs w:val="20"/>
          <w:lang w:eastAsia="zh-CN"/>
        </w:rPr>
        <w:t>, 3897–3908 (2022).</w:t>
      </w:r>
    </w:p>
    <w:p w14:paraId="6710F31D" w14:textId="3A9EF164"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Y. Zhang, S. B.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Role and dynamics of transition metal carbides in methane coupling. </w:t>
      </w:r>
      <w:r w:rsidRPr="00722469">
        <w:rPr>
          <w:rFonts w:ascii="Arial" w:hAnsi="Arial" w:cs="Arial"/>
          <w:i/>
          <w:iCs/>
          <w:sz w:val="20"/>
          <w:szCs w:val="20"/>
          <w:lang w:eastAsia="zh-CN"/>
        </w:rPr>
        <w:t>Chem. Sci.</w:t>
      </w:r>
      <w:r w:rsidRPr="00722469">
        <w:rPr>
          <w:rFonts w:ascii="Arial" w:hAnsi="Arial" w:cs="Arial"/>
          <w:sz w:val="20"/>
          <w:szCs w:val="20"/>
          <w:lang w:eastAsia="zh-CN"/>
        </w:rPr>
        <w:t xml:space="preserve"> </w:t>
      </w:r>
      <w:r w:rsidRPr="00722469">
        <w:rPr>
          <w:rFonts w:ascii="Arial" w:hAnsi="Arial" w:cs="Arial"/>
          <w:b/>
          <w:bCs/>
          <w:sz w:val="20"/>
          <w:szCs w:val="20"/>
          <w:lang w:eastAsia="zh-CN"/>
        </w:rPr>
        <w:t>14</w:t>
      </w:r>
      <w:r w:rsidRPr="00722469">
        <w:rPr>
          <w:rFonts w:ascii="Arial" w:hAnsi="Arial" w:cs="Arial"/>
          <w:sz w:val="20"/>
          <w:szCs w:val="20"/>
          <w:lang w:eastAsia="zh-CN"/>
        </w:rPr>
        <w:t>, 5899–5905 (2023).</w:t>
      </w:r>
    </w:p>
    <w:p w14:paraId="39A5C366" w14:textId="5012F18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Han, S. J., Lee, S. W., Kim, H. W., Kim, S. K. &amp; Kim, Y. T. Nonoxidative direct conversion of methane on silica-based iron catalysts: effect of catalytic surface. </w:t>
      </w:r>
      <w:r w:rsidRPr="00722469">
        <w:rPr>
          <w:rFonts w:ascii="Arial" w:hAnsi="Arial" w:cs="Arial"/>
          <w:i/>
          <w:iCs/>
          <w:sz w:val="20"/>
          <w:szCs w:val="20"/>
          <w:lang w:eastAsia="zh-CN"/>
        </w:rPr>
        <w:t xml:space="preserve">ACS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7984–7997 (2019).</w:t>
      </w:r>
    </w:p>
    <w:p w14:paraId="4F9136A3" w14:textId="4094302B"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Hao, J. </w:t>
      </w:r>
      <w:r w:rsidRPr="00722469">
        <w:rPr>
          <w:rFonts w:ascii="Arial" w:hAnsi="Arial" w:cs="Arial"/>
          <w:i/>
          <w:iCs/>
          <w:sz w:val="20"/>
          <w:szCs w:val="20"/>
          <w:lang w:eastAsia="zh-CN"/>
        </w:rPr>
        <w:t>et al.</w:t>
      </w:r>
      <w:r w:rsidRPr="00722469">
        <w:rPr>
          <w:rFonts w:ascii="Arial" w:hAnsi="Arial" w:cs="Arial"/>
          <w:sz w:val="20"/>
          <w:szCs w:val="20"/>
          <w:lang w:eastAsia="zh-CN"/>
        </w:rPr>
        <w:t xml:space="preserve"> Enhanced methane conversion to olefins and aromatics by H-donor molecules under nonoxidative condition. </w:t>
      </w:r>
      <w:r w:rsidRPr="00722469">
        <w:rPr>
          <w:rFonts w:ascii="Arial" w:hAnsi="Arial" w:cs="Arial"/>
          <w:i/>
          <w:iCs/>
          <w:sz w:val="20"/>
          <w:szCs w:val="20"/>
          <w:lang w:eastAsia="zh-CN"/>
        </w:rPr>
        <w:t xml:space="preserve">ACS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9</w:t>
      </w:r>
      <w:r w:rsidRPr="00722469">
        <w:rPr>
          <w:rFonts w:ascii="Arial" w:hAnsi="Arial" w:cs="Arial"/>
          <w:sz w:val="20"/>
          <w:szCs w:val="20"/>
          <w:lang w:eastAsia="zh-CN"/>
        </w:rPr>
        <w:t>, 9045–9050 (2019).</w:t>
      </w:r>
    </w:p>
    <w:p w14:paraId="32A93AEB" w14:textId="35BD0BBD"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Hohn, K. L., Witt, P. M., Davis, M. B. &amp; Schmidt, L. D. Methane coupling to acetylene over Pt-coated monoliths at millisecond contact times. </w:t>
      </w:r>
      <w:proofErr w:type="spellStart"/>
      <w:r w:rsidRPr="00722469">
        <w:rPr>
          <w:rFonts w:ascii="Arial" w:hAnsi="Arial" w:cs="Arial"/>
          <w:i/>
          <w:iCs/>
          <w:sz w:val="20"/>
          <w:szCs w:val="20"/>
          <w:lang w:eastAsia="zh-CN"/>
        </w:rPr>
        <w:t>Catal</w:t>
      </w:r>
      <w:proofErr w:type="spellEnd"/>
      <w:r w:rsidRPr="00722469">
        <w:rPr>
          <w:rFonts w:ascii="Arial" w:hAnsi="Arial" w:cs="Arial"/>
          <w:i/>
          <w:iCs/>
          <w:sz w:val="20"/>
          <w:szCs w:val="20"/>
          <w:lang w:eastAsia="zh-CN"/>
        </w:rPr>
        <w:t>. Lett.</w:t>
      </w:r>
      <w:r w:rsidRPr="00722469">
        <w:rPr>
          <w:rFonts w:ascii="Arial" w:hAnsi="Arial" w:cs="Arial"/>
          <w:sz w:val="20"/>
          <w:szCs w:val="20"/>
          <w:lang w:eastAsia="zh-CN"/>
        </w:rPr>
        <w:t xml:space="preserve"> </w:t>
      </w:r>
      <w:r w:rsidRPr="00722469">
        <w:rPr>
          <w:rFonts w:ascii="Arial" w:hAnsi="Arial" w:cs="Arial"/>
          <w:b/>
          <w:bCs/>
          <w:sz w:val="20"/>
          <w:szCs w:val="20"/>
          <w:lang w:eastAsia="zh-CN"/>
        </w:rPr>
        <w:t>54</w:t>
      </w:r>
      <w:r w:rsidRPr="00722469">
        <w:rPr>
          <w:rFonts w:ascii="Arial" w:hAnsi="Arial" w:cs="Arial"/>
          <w:sz w:val="20"/>
          <w:szCs w:val="20"/>
          <w:lang w:eastAsia="zh-CN"/>
        </w:rPr>
        <w:t>, 113–118 (1998).</w:t>
      </w:r>
    </w:p>
    <w:p w14:paraId="06B44105" w14:textId="369B5169" w:rsidR="00106698" w:rsidRPr="00206C49" w:rsidRDefault="00106698" w:rsidP="00206C49">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Guo,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Direct, nonoxidative conversion of methane to ethylene, aromatics, and hydrogen. </w:t>
      </w:r>
      <w:r w:rsidRPr="00722469">
        <w:rPr>
          <w:rFonts w:ascii="Arial" w:hAnsi="Arial" w:cs="Arial"/>
          <w:i/>
          <w:iCs/>
          <w:sz w:val="20"/>
          <w:szCs w:val="20"/>
          <w:lang w:eastAsia="zh-CN"/>
        </w:rPr>
        <w:t>Science</w:t>
      </w:r>
      <w:r w:rsidRPr="00722469">
        <w:rPr>
          <w:rFonts w:ascii="Arial" w:hAnsi="Arial" w:cs="Arial"/>
          <w:sz w:val="20"/>
          <w:szCs w:val="20"/>
          <w:lang w:eastAsia="zh-CN"/>
        </w:rPr>
        <w:t xml:space="preserve"> </w:t>
      </w:r>
      <w:r w:rsidRPr="00722469">
        <w:rPr>
          <w:rFonts w:ascii="Arial" w:hAnsi="Arial" w:cs="Arial"/>
          <w:b/>
          <w:bCs/>
          <w:sz w:val="20"/>
          <w:szCs w:val="20"/>
          <w:lang w:eastAsia="zh-CN"/>
        </w:rPr>
        <w:t>344</w:t>
      </w:r>
      <w:r w:rsidRPr="00722469">
        <w:rPr>
          <w:rFonts w:ascii="Arial" w:hAnsi="Arial" w:cs="Arial"/>
          <w:sz w:val="20"/>
          <w:szCs w:val="20"/>
          <w:lang w:eastAsia="zh-CN"/>
        </w:rPr>
        <w:t>, 616–619 (2014).</w:t>
      </w:r>
      <w:r w:rsidR="00206C49" w:rsidRPr="00206C49">
        <w:rPr>
          <w:rFonts w:ascii="Arial" w:eastAsiaTheme="minorEastAsia" w:hAnsi="Arial" w:cs="Arial"/>
          <w:color w:val="2E74B5" w:themeColor="accent5" w:themeShade="BF"/>
          <w:sz w:val="20"/>
          <w:szCs w:val="20"/>
          <w:lang w:eastAsia="zh-CN"/>
        </w:rPr>
        <w:t xml:space="preserve"> </w:t>
      </w:r>
      <w:r w:rsidR="00206C49" w:rsidRPr="00722469">
        <w:rPr>
          <w:rFonts w:ascii="Arial" w:eastAsiaTheme="minorEastAsia" w:hAnsi="Arial" w:cs="Arial"/>
          <w:color w:val="2E74B5" w:themeColor="accent5" w:themeShade="BF"/>
          <w:sz w:val="20"/>
          <w:szCs w:val="20"/>
          <w:lang w:eastAsia="zh-CN"/>
        </w:rPr>
        <w:t xml:space="preserve">The </w:t>
      </w:r>
      <w:r w:rsidR="00206C49">
        <w:rPr>
          <w:rFonts w:ascii="Arial" w:eastAsiaTheme="minorEastAsia" w:hAnsi="Arial" w:cs="Arial"/>
          <w:color w:val="2E74B5" w:themeColor="accent5" w:themeShade="BF"/>
          <w:sz w:val="20"/>
          <w:szCs w:val="20"/>
          <w:lang w:eastAsia="zh-CN"/>
        </w:rPr>
        <w:t xml:space="preserve">breakthrough of </w:t>
      </w:r>
      <w:r w:rsidR="00206C49" w:rsidRPr="00722469">
        <w:rPr>
          <w:rFonts w:ascii="Arial" w:eastAsiaTheme="minorEastAsia" w:hAnsi="Arial" w:cs="Arial"/>
          <w:color w:val="2E74B5" w:themeColor="accent5" w:themeShade="BF"/>
          <w:sz w:val="20"/>
          <w:szCs w:val="20"/>
          <w:lang w:eastAsia="zh-CN"/>
        </w:rPr>
        <w:t>non</w:t>
      </w:r>
      <w:r w:rsidR="00206C49" w:rsidRPr="00722469">
        <w:rPr>
          <w:rFonts w:ascii="Arial" w:eastAsiaTheme="minorEastAsia" w:hAnsi="Arial" w:cs="Arial"/>
          <w:color w:val="2E74B5" w:themeColor="accent5" w:themeShade="BF"/>
          <w:sz w:val="20"/>
          <w:szCs w:val="20"/>
          <w:lang w:eastAsia="zh-CN"/>
        </w:rPr>
        <w:noBreakHyphen/>
        <w:t>oxidative methane coupling</w:t>
      </w:r>
      <w:r w:rsidR="00206C49" w:rsidRPr="00722469">
        <w:rPr>
          <w:rFonts w:ascii="Arial" w:hAnsi="Arial" w:cs="Arial"/>
          <w:color w:val="2E74B5" w:themeColor="accent5" w:themeShade="BF"/>
          <w:sz w:val="20"/>
          <w:szCs w:val="20"/>
        </w:rPr>
        <w:t>.</w:t>
      </w:r>
    </w:p>
    <w:p w14:paraId="3974D025" w14:textId="3C547911"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proofErr w:type="spellStart"/>
      <w:r w:rsidRPr="00722469">
        <w:rPr>
          <w:rFonts w:ascii="Arial" w:hAnsi="Arial" w:cs="Arial"/>
          <w:sz w:val="20"/>
          <w:szCs w:val="20"/>
          <w:lang w:eastAsia="zh-CN"/>
        </w:rPr>
        <w:t>Dimitrakellis</w:t>
      </w:r>
      <w:proofErr w:type="spellEnd"/>
      <w:r w:rsidRPr="00722469">
        <w:rPr>
          <w:rFonts w:ascii="Arial" w:hAnsi="Arial" w:cs="Arial"/>
          <w:sz w:val="20"/>
          <w:szCs w:val="20"/>
          <w:lang w:eastAsia="zh-CN"/>
        </w:rPr>
        <w:t xml:space="preserve">, P., </w:t>
      </w:r>
      <w:proofErr w:type="spellStart"/>
      <w:r w:rsidRPr="00722469">
        <w:rPr>
          <w:rFonts w:ascii="Arial" w:hAnsi="Arial" w:cs="Arial"/>
          <w:sz w:val="20"/>
          <w:szCs w:val="20"/>
          <w:lang w:eastAsia="zh-CN"/>
        </w:rPr>
        <w:t>Delikonstantis</w:t>
      </w:r>
      <w:proofErr w:type="spellEnd"/>
      <w:r w:rsidRPr="00722469">
        <w:rPr>
          <w:rFonts w:ascii="Arial" w:hAnsi="Arial" w:cs="Arial"/>
          <w:sz w:val="20"/>
          <w:szCs w:val="20"/>
          <w:lang w:eastAsia="zh-CN"/>
        </w:rPr>
        <w:t xml:space="preserve">, E., Stefanidis, G. D. &amp; Vlachos, D. G. Plasma technology for lignocellulosic biomass conversion toward an electrified biorefinery.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24</w:t>
      </w:r>
      <w:r w:rsidRPr="00722469">
        <w:rPr>
          <w:rFonts w:ascii="Arial" w:hAnsi="Arial" w:cs="Arial"/>
          <w:sz w:val="20"/>
          <w:szCs w:val="20"/>
          <w:lang w:eastAsia="zh-CN"/>
        </w:rPr>
        <w:t>, 2680–2721 (2022).</w:t>
      </w:r>
    </w:p>
    <w:p w14:paraId="4F8744EE" w14:textId="2E9883B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Zhang, M. </w:t>
      </w:r>
      <w:r w:rsidRPr="00722469">
        <w:rPr>
          <w:rFonts w:ascii="Arial" w:hAnsi="Arial" w:cs="Arial"/>
          <w:i/>
          <w:iCs/>
          <w:sz w:val="20"/>
          <w:szCs w:val="20"/>
          <w:lang w:eastAsia="zh-CN"/>
        </w:rPr>
        <w:t>et al.</w:t>
      </w:r>
      <w:r w:rsidRPr="00722469">
        <w:rPr>
          <w:rFonts w:ascii="Arial" w:hAnsi="Arial" w:cs="Arial"/>
          <w:sz w:val="20"/>
          <w:szCs w:val="20"/>
          <w:lang w:eastAsia="zh-CN"/>
        </w:rPr>
        <w:t xml:space="preserve"> Pyrolysis of polyolefins using rotating arc plasma technology for production of acetylene. </w:t>
      </w:r>
      <w:r w:rsidRPr="00722469">
        <w:rPr>
          <w:rFonts w:ascii="Arial" w:hAnsi="Arial" w:cs="Arial"/>
          <w:i/>
          <w:iCs/>
          <w:sz w:val="20"/>
          <w:szCs w:val="20"/>
          <w:lang w:eastAsia="zh-CN"/>
        </w:rPr>
        <w:t>Energies</w:t>
      </w:r>
      <w:r w:rsidRPr="00722469">
        <w:rPr>
          <w:rFonts w:ascii="Arial" w:hAnsi="Arial" w:cs="Arial"/>
          <w:sz w:val="20"/>
          <w:szCs w:val="20"/>
          <w:lang w:eastAsia="zh-CN"/>
        </w:rPr>
        <w:t xml:space="preserve"> </w:t>
      </w:r>
      <w:r w:rsidRPr="00722469">
        <w:rPr>
          <w:rFonts w:ascii="Arial" w:hAnsi="Arial" w:cs="Arial"/>
          <w:b/>
          <w:bCs/>
          <w:sz w:val="20"/>
          <w:szCs w:val="20"/>
          <w:lang w:eastAsia="zh-CN"/>
        </w:rPr>
        <w:t>10</w:t>
      </w:r>
      <w:r w:rsidRPr="00722469">
        <w:rPr>
          <w:rFonts w:ascii="Arial" w:hAnsi="Arial" w:cs="Arial"/>
          <w:sz w:val="20"/>
          <w:szCs w:val="20"/>
          <w:lang w:eastAsia="zh-CN"/>
        </w:rPr>
        <w:t>, 513 (2017).</w:t>
      </w:r>
    </w:p>
    <w:p w14:paraId="2263C923" w14:textId="51DE9F8E"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Zhang, M. </w:t>
      </w:r>
      <w:r w:rsidRPr="00722469">
        <w:rPr>
          <w:rFonts w:ascii="Arial" w:hAnsi="Arial" w:cs="Arial"/>
          <w:i/>
          <w:iCs/>
          <w:sz w:val="20"/>
          <w:szCs w:val="20"/>
        </w:rPr>
        <w:t>et al.</w:t>
      </w:r>
      <w:r w:rsidRPr="00722469">
        <w:rPr>
          <w:rFonts w:ascii="Arial" w:hAnsi="Arial" w:cs="Arial"/>
          <w:sz w:val="20"/>
          <w:szCs w:val="20"/>
        </w:rPr>
        <w:t xml:space="preserve"> Gas production from polyethylene terephthalate using rotating arc plasma. </w:t>
      </w:r>
      <w:r w:rsidRPr="00722469">
        <w:rPr>
          <w:rFonts w:ascii="Arial" w:hAnsi="Arial" w:cs="Arial"/>
          <w:i/>
          <w:iCs/>
          <w:sz w:val="20"/>
          <w:szCs w:val="20"/>
        </w:rPr>
        <w:t xml:space="preserve">Chem. Eng. Process. Process </w:t>
      </w:r>
      <w:proofErr w:type="spellStart"/>
      <w:r w:rsidRPr="00722469">
        <w:rPr>
          <w:rFonts w:ascii="Arial" w:hAnsi="Arial" w:cs="Arial"/>
          <w:i/>
          <w:iCs/>
          <w:sz w:val="20"/>
          <w:szCs w:val="20"/>
        </w:rPr>
        <w:t>Intensif</w:t>
      </w:r>
      <w:proofErr w:type="spellEnd"/>
      <w:r w:rsidRPr="00722469">
        <w:rPr>
          <w:rFonts w:ascii="Arial" w:hAnsi="Arial" w:cs="Arial"/>
          <w:i/>
          <w:iCs/>
          <w:sz w:val="20"/>
          <w:szCs w:val="20"/>
        </w:rPr>
        <w:t xml:space="preserve">. </w:t>
      </w:r>
      <w:r w:rsidRPr="00722469">
        <w:rPr>
          <w:rFonts w:ascii="Arial" w:hAnsi="Arial" w:cs="Arial"/>
          <w:b/>
          <w:bCs/>
          <w:sz w:val="20"/>
          <w:szCs w:val="20"/>
        </w:rPr>
        <w:t>128</w:t>
      </w:r>
      <w:r w:rsidRPr="00722469">
        <w:rPr>
          <w:rFonts w:ascii="Arial" w:hAnsi="Arial" w:cs="Arial"/>
          <w:sz w:val="20"/>
          <w:szCs w:val="20"/>
        </w:rPr>
        <w:t>, 257–262 (2018).</w:t>
      </w:r>
    </w:p>
    <w:p w14:paraId="118EAD85" w14:textId="0D3EF463"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Kolb, T., Kroker, T. &amp; Gericke, K.-H. Conversion of </w:t>
      </w:r>
      <w:proofErr w:type="gramStart"/>
      <w:r w:rsidRPr="00722469">
        <w:rPr>
          <w:rFonts w:ascii="Arial" w:hAnsi="Arial" w:cs="Arial"/>
          <w:sz w:val="20"/>
          <w:szCs w:val="20"/>
          <w:lang w:eastAsia="zh-CN"/>
        </w:rPr>
        <w:t>biogas like</w:t>
      </w:r>
      <w:proofErr w:type="gramEnd"/>
      <w:r w:rsidRPr="00722469">
        <w:rPr>
          <w:rFonts w:ascii="Arial" w:hAnsi="Arial" w:cs="Arial"/>
          <w:sz w:val="20"/>
          <w:szCs w:val="20"/>
          <w:lang w:eastAsia="zh-CN"/>
        </w:rPr>
        <w:t xml:space="preserve"> mixtures to C</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hydrocarbon in a plug flow reactor supported by a DBD at atmospheric pressure. </w:t>
      </w:r>
      <w:r w:rsidRPr="00722469">
        <w:rPr>
          <w:rFonts w:ascii="Arial" w:hAnsi="Arial" w:cs="Arial"/>
          <w:i/>
          <w:iCs/>
          <w:sz w:val="20"/>
          <w:szCs w:val="20"/>
          <w:lang w:eastAsia="zh-CN"/>
        </w:rPr>
        <w:t>Vacuum</w:t>
      </w:r>
      <w:r w:rsidRPr="00722469">
        <w:rPr>
          <w:rFonts w:ascii="Arial" w:hAnsi="Arial" w:cs="Arial"/>
          <w:sz w:val="20"/>
          <w:szCs w:val="20"/>
          <w:lang w:eastAsia="zh-CN"/>
        </w:rPr>
        <w:t xml:space="preserve"> </w:t>
      </w:r>
      <w:r w:rsidRPr="00722469">
        <w:rPr>
          <w:rFonts w:ascii="Arial" w:hAnsi="Arial" w:cs="Arial"/>
          <w:b/>
          <w:bCs/>
          <w:sz w:val="20"/>
          <w:szCs w:val="20"/>
          <w:lang w:eastAsia="zh-CN"/>
        </w:rPr>
        <w:t>88</w:t>
      </w:r>
      <w:r w:rsidRPr="00722469">
        <w:rPr>
          <w:rFonts w:ascii="Arial" w:hAnsi="Arial" w:cs="Arial"/>
          <w:sz w:val="20"/>
          <w:szCs w:val="20"/>
          <w:lang w:eastAsia="zh-CN"/>
        </w:rPr>
        <w:t>, 144–148 (2013).</w:t>
      </w:r>
    </w:p>
    <w:p w14:paraId="14AD4B25" w14:textId="63B7FC02"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Zeng, Y. </w:t>
      </w:r>
      <w:r w:rsidRPr="00722469">
        <w:rPr>
          <w:rFonts w:ascii="Arial" w:hAnsi="Arial" w:cs="Arial"/>
          <w:i/>
          <w:iCs/>
          <w:sz w:val="20"/>
          <w:szCs w:val="20"/>
          <w:lang w:eastAsia="zh-CN"/>
        </w:rPr>
        <w:t>et al.</w:t>
      </w:r>
      <w:r w:rsidRPr="00722469">
        <w:rPr>
          <w:rFonts w:ascii="Arial" w:hAnsi="Arial" w:cs="Arial"/>
          <w:sz w:val="20"/>
          <w:szCs w:val="20"/>
          <w:lang w:eastAsia="zh-CN"/>
        </w:rPr>
        <w:t xml:space="preserve"> Biogas reforming for hydrogen-rich syngas production over a Ni–K/Al</w:t>
      </w:r>
      <w:r w:rsidRPr="00722469">
        <w:rPr>
          <w:rFonts w:ascii="Arial" w:hAnsi="Arial" w:cs="Arial"/>
          <w:sz w:val="20"/>
          <w:szCs w:val="20"/>
          <w:vertAlign w:val="subscript"/>
          <w:lang w:eastAsia="zh-CN"/>
        </w:rPr>
        <w:t>2</w:t>
      </w:r>
      <w:r w:rsidRPr="00722469">
        <w:rPr>
          <w:rFonts w:ascii="Arial" w:hAnsi="Arial" w:cs="Arial"/>
          <w:sz w:val="20"/>
          <w:szCs w:val="20"/>
          <w:lang w:eastAsia="zh-CN"/>
        </w:rPr>
        <w:t>O</w:t>
      </w:r>
      <w:r w:rsidRPr="00722469">
        <w:rPr>
          <w:rFonts w:ascii="Arial" w:hAnsi="Arial" w:cs="Arial"/>
          <w:sz w:val="20"/>
          <w:szCs w:val="20"/>
          <w:vertAlign w:val="subscript"/>
          <w:lang w:eastAsia="zh-CN"/>
        </w:rPr>
        <w:t>3</w:t>
      </w:r>
      <w:r w:rsidRPr="00722469">
        <w:rPr>
          <w:rFonts w:ascii="Arial" w:hAnsi="Arial" w:cs="Arial"/>
          <w:sz w:val="20"/>
          <w:szCs w:val="20"/>
          <w:lang w:eastAsia="zh-CN"/>
        </w:rPr>
        <w:t xml:space="preserve"> catalyst using a temperature-controlled plasma reactor. </w:t>
      </w:r>
      <w:r w:rsidRPr="00722469">
        <w:rPr>
          <w:rFonts w:ascii="Arial" w:hAnsi="Arial" w:cs="Arial"/>
          <w:i/>
          <w:iCs/>
          <w:sz w:val="20"/>
          <w:szCs w:val="20"/>
          <w:lang w:eastAsia="zh-CN"/>
        </w:rPr>
        <w:t xml:space="preserve">Int. J. </w:t>
      </w:r>
      <w:proofErr w:type="spellStart"/>
      <w:r w:rsidRPr="00722469">
        <w:rPr>
          <w:rFonts w:ascii="Arial" w:hAnsi="Arial" w:cs="Arial"/>
          <w:i/>
          <w:iCs/>
          <w:sz w:val="20"/>
          <w:szCs w:val="20"/>
          <w:lang w:eastAsia="zh-CN"/>
        </w:rPr>
        <w:t>Hydrog</w:t>
      </w:r>
      <w:proofErr w:type="spellEnd"/>
      <w:r w:rsidRPr="00722469">
        <w:rPr>
          <w:rFonts w:ascii="Arial" w:hAnsi="Arial" w:cs="Arial"/>
          <w:i/>
          <w:iCs/>
          <w:sz w:val="20"/>
          <w:szCs w:val="20"/>
          <w:lang w:eastAsia="zh-CN"/>
        </w:rPr>
        <w:t>. Energy</w:t>
      </w:r>
      <w:r w:rsidRPr="00722469">
        <w:rPr>
          <w:rFonts w:ascii="Arial" w:hAnsi="Arial" w:cs="Arial"/>
          <w:sz w:val="20"/>
          <w:szCs w:val="20"/>
          <w:lang w:eastAsia="zh-CN"/>
        </w:rPr>
        <w:t xml:space="preserve"> </w:t>
      </w:r>
      <w:r w:rsidRPr="00722469">
        <w:rPr>
          <w:rFonts w:ascii="Arial" w:hAnsi="Arial" w:cs="Arial"/>
          <w:b/>
          <w:bCs/>
          <w:sz w:val="20"/>
          <w:szCs w:val="20"/>
          <w:lang w:eastAsia="zh-CN"/>
        </w:rPr>
        <w:t>48</w:t>
      </w:r>
      <w:r w:rsidRPr="00722469">
        <w:rPr>
          <w:rFonts w:ascii="Arial" w:hAnsi="Arial" w:cs="Arial"/>
          <w:sz w:val="20"/>
          <w:szCs w:val="20"/>
          <w:lang w:eastAsia="zh-CN"/>
        </w:rPr>
        <w:t>, 6192–6203 (2023).</w:t>
      </w:r>
    </w:p>
    <w:p w14:paraId="16B64798" w14:textId="0E1723B4"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Mitchell, S., Martín, A. J., Guillén-</w:t>
      </w:r>
      <w:proofErr w:type="spellStart"/>
      <w:r w:rsidRPr="00722469">
        <w:rPr>
          <w:rFonts w:ascii="Arial" w:hAnsi="Arial" w:cs="Arial"/>
          <w:sz w:val="20"/>
          <w:szCs w:val="20"/>
          <w:lang w:eastAsia="zh-CN"/>
        </w:rPr>
        <w:t>Gosálbez</w:t>
      </w:r>
      <w:proofErr w:type="spellEnd"/>
      <w:r w:rsidRPr="00722469">
        <w:rPr>
          <w:rFonts w:ascii="Arial" w:hAnsi="Arial" w:cs="Arial"/>
          <w:sz w:val="20"/>
          <w:szCs w:val="20"/>
          <w:lang w:eastAsia="zh-CN"/>
        </w:rPr>
        <w:t xml:space="preserve">, G. &amp; Pérez-Ramírez, J. The future of chemical sciences is sustainable. </w:t>
      </w:r>
      <w:proofErr w:type="spellStart"/>
      <w:r w:rsidRPr="00722469">
        <w:rPr>
          <w:rFonts w:ascii="Arial" w:hAnsi="Arial" w:cs="Arial"/>
          <w:i/>
          <w:iCs/>
          <w:sz w:val="20"/>
          <w:szCs w:val="20"/>
          <w:lang w:eastAsia="zh-CN"/>
        </w:rPr>
        <w:t>Angew</w:t>
      </w:r>
      <w:proofErr w:type="spellEnd"/>
      <w:r w:rsidRPr="00722469">
        <w:rPr>
          <w:rFonts w:ascii="Arial" w:hAnsi="Arial" w:cs="Arial"/>
          <w:i/>
          <w:iCs/>
          <w:sz w:val="20"/>
          <w:szCs w:val="20"/>
          <w:lang w:eastAsia="zh-CN"/>
        </w:rPr>
        <w:t>. Chem. Int. Ed.</w:t>
      </w:r>
      <w:r w:rsidRPr="00722469">
        <w:rPr>
          <w:rFonts w:ascii="Arial" w:hAnsi="Arial" w:cs="Arial"/>
          <w:sz w:val="20"/>
          <w:szCs w:val="20"/>
          <w:lang w:eastAsia="zh-CN"/>
        </w:rPr>
        <w:t xml:space="preserve"> </w:t>
      </w:r>
      <w:r w:rsidRPr="00722469">
        <w:rPr>
          <w:rFonts w:ascii="Arial" w:hAnsi="Arial" w:cs="Arial"/>
          <w:b/>
          <w:bCs/>
          <w:sz w:val="20"/>
          <w:szCs w:val="20"/>
          <w:lang w:eastAsia="zh-CN"/>
        </w:rPr>
        <w:t>63</w:t>
      </w:r>
      <w:r w:rsidRPr="00722469">
        <w:rPr>
          <w:rFonts w:ascii="Arial" w:hAnsi="Arial" w:cs="Arial"/>
          <w:sz w:val="20"/>
          <w:szCs w:val="20"/>
          <w:lang w:eastAsia="zh-CN"/>
        </w:rPr>
        <w:t>, e202318676 (2024).</w:t>
      </w:r>
    </w:p>
    <w:p w14:paraId="545164EC" w14:textId="293B40AF"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rPr>
        <w:t xml:space="preserve">Rodin, V., Lindorfer, J., Böhm, H. &amp; Vieira, L. Assessing the potential of carbon dioxide </w:t>
      </w:r>
      <w:proofErr w:type="spellStart"/>
      <w:r w:rsidRPr="00722469">
        <w:rPr>
          <w:rFonts w:ascii="Arial" w:hAnsi="Arial" w:cs="Arial"/>
          <w:sz w:val="20"/>
          <w:szCs w:val="20"/>
        </w:rPr>
        <w:t>valorisation</w:t>
      </w:r>
      <w:proofErr w:type="spellEnd"/>
      <w:r w:rsidRPr="00722469">
        <w:rPr>
          <w:rFonts w:ascii="Arial" w:hAnsi="Arial" w:cs="Arial"/>
          <w:sz w:val="20"/>
          <w:szCs w:val="20"/>
        </w:rPr>
        <w:t xml:space="preserve"> in Europe with focus on biogenic CO</w:t>
      </w:r>
      <w:r w:rsidRPr="00722469">
        <w:rPr>
          <w:rFonts w:ascii="Arial" w:hAnsi="Arial" w:cs="Arial"/>
          <w:sz w:val="20"/>
          <w:szCs w:val="20"/>
          <w:vertAlign w:val="subscript"/>
        </w:rPr>
        <w:t>2</w:t>
      </w:r>
      <w:r w:rsidRPr="00722469">
        <w:rPr>
          <w:rFonts w:ascii="Arial" w:hAnsi="Arial" w:cs="Arial"/>
          <w:sz w:val="20"/>
          <w:szCs w:val="20"/>
        </w:rPr>
        <w:t xml:space="preserve">. </w:t>
      </w:r>
      <w:r w:rsidRPr="00722469">
        <w:rPr>
          <w:rFonts w:ascii="Arial" w:hAnsi="Arial" w:cs="Arial"/>
          <w:i/>
          <w:iCs/>
          <w:sz w:val="20"/>
          <w:szCs w:val="20"/>
        </w:rPr>
        <w:t>J. CO</w:t>
      </w:r>
      <w:r w:rsidRPr="00722469">
        <w:rPr>
          <w:rFonts w:ascii="Arial" w:hAnsi="Arial" w:cs="Arial"/>
          <w:i/>
          <w:iCs/>
          <w:sz w:val="20"/>
          <w:szCs w:val="20"/>
          <w:vertAlign w:val="subscript"/>
        </w:rPr>
        <w:t>2</w:t>
      </w:r>
      <w:r w:rsidRPr="00722469">
        <w:rPr>
          <w:rFonts w:ascii="Arial" w:hAnsi="Arial" w:cs="Arial"/>
          <w:i/>
          <w:iCs/>
          <w:sz w:val="20"/>
          <w:szCs w:val="20"/>
        </w:rPr>
        <w:t xml:space="preserve"> Util.</w:t>
      </w:r>
      <w:r w:rsidRPr="00722469">
        <w:rPr>
          <w:rFonts w:ascii="Arial" w:hAnsi="Arial" w:cs="Arial"/>
          <w:sz w:val="20"/>
          <w:szCs w:val="20"/>
        </w:rPr>
        <w:t xml:space="preserve"> </w:t>
      </w:r>
      <w:r w:rsidRPr="00722469">
        <w:rPr>
          <w:rFonts w:ascii="Arial" w:hAnsi="Arial" w:cs="Arial"/>
          <w:b/>
          <w:bCs/>
          <w:sz w:val="20"/>
          <w:szCs w:val="20"/>
        </w:rPr>
        <w:t>41</w:t>
      </w:r>
      <w:r w:rsidRPr="00722469">
        <w:rPr>
          <w:rFonts w:ascii="Arial" w:hAnsi="Arial" w:cs="Arial"/>
          <w:sz w:val="20"/>
          <w:szCs w:val="20"/>
        </w:rPr>
        <w:t>, 101219 (2020).</w:t>
      </w:r>
    </w:p>
    <w:p w14:paraId="21223264" w14:textId="4B628E4C"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Glaser, B., Parr, M., Braun, C. &amp; </w:t>
      </w:r>
      <w:proofErr w:type="spellStart"/>
      <w:r w:rsidRPr="00722469">
        <w:rPr>
          <w:rFonts w:ascii="Arial" w:hAnsi="Arial" w:cs="Arial"/>
          <w:sz w:val="20"/>
          <w:szCs w:val="20"/>
          <w:lang w:eastAsia="zh-CN"/>
        </w:rPr>
        <w:t>Kopolo</w:t>
      </w:r>
      <w:proofErr w:type="spellEnd"/>
      <w:r w:rsidRPr="00722469">
        <w:rPr>
          <w:rFonts w:ascii="Arial" w:hAnsi="Arial" w:cs="Arial"/>
          <w:sz w:val="20"/>
          <w:szCs w:val="20"/>
          <w:lang w:eastAsia="zh-CN"/>
        </w:rPr>
        <w:t xml:space="preserve">, G. Biochar is carbon negative. </w:t>
      </w:r>
      <w:r w:rsidRPr="00722469">
        <w:rPr>
          <w:rFonts w:ascii="Arial" w:hAnsi="Arial" w:cs="Arial"/>
          <w:i/>
          <w:iCs/>
          <w:sz w:val="20"/>
          <w:szCs w:val="20"/>
          <w:lang w:eastAsia="zh-CN"/>
        </w:rPr>
        <w:t xml:space="preserve">Nat. </w:t>
      </w:r>
      <w:proofErr w:type="spellStart"/>
      <w:r w:rsidRPr="00722469">
        <w:rPr>
          <w:rFonts w:ascii="Arial" w:hAnsi="Arial" w:cs="Arial"/>
          <w:i/>
          <w:iCs/>
          <w:sz w:val="20"/>
          <w:szCs w:val="20"/>
          <w:lang w:eastAsia="zh-CN"/>
        </w:rPr>
        <w:t>Geosci</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2</w:t>
      </w:r>
      <w:r w:rsidRPr="00722469">
        <w:rPr>
          <w:rFonts w:ascii="Arial" w:hAnsi="Arial" w:cs="Arial"/>
          <w:sz w:val="20"/>
          <w:szCs w:val="20"/>
          <w:lang w:eastAsia="zh-CN"/>
        </w:rPr>
        <w:t>, 2 (2009).</w:t>
      </w:r>
    </w:p>
    <w:p w14:paraId="4A1D1440" w14:textId="2ADA071B"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Nabera, A., Martín, A. J., Istrate, R., Pérez-Ramírez, J. &amp; Guillén-</w:t>
      </w:r>
      <w:proofErr w:type="spellStart"/>
      <w:r w:rsidRPr="00722469">
        <w:rPr>
          <w:rFonts w:ascii="Arial" w:hAnsi="Arial" w:cs="Arial"/>
          <w:sz w:val="20"/>
          <w:szCs w:val="20"/>
          <w:lang w:eastAsia="zh-CN"/>
        </w:rPr>
        <w:t>Gosálbez</w:t>
      </w:r>
      <w:proofErr w:type="spellEnd"/>
      <w:r w:rsidRPr="00722469">
        <w:rPr>
          <w:rFonts w:ascii="Arial" w:hAnsi="Arial" w:cs="Arial"/>
          <w:sz w:val="20"/>
          <w:szCs w:val="20"/>
          <w:lang w:eastAsia="zh-CN"/>
        </w:rPr>
        <w:t xml:space="preserve">, G. Integrating climate policies in the sustainability analysis of green chemicals. </w:t>
      </w:r>
      <w:r w:rsidRPr="00722469">
        <w:rPr>
          <w:rFonts w:ascii="Arial" w:hAnsi="Arial" w:cs="Arial"/>
          <w:i/>
          <w:iCs/>
          <w:sz w:val="20"/>
          <w:szCs w:val="20"/>
          <w:lang w:eastAsia="zh-CN"/>
        </w:rPr>
        <w:t>Green Chem.</w:t>
      </w:r>
      <w:r w:rsidRPr="00722469">
        <w:rPr>
          <w:rFonts w:ascii="Arial" w:hAnsi="Arial" w:cs="Arial"/>
          <w:sz w:val="20"/>
          <w:szCs w:val="20"/>
          <w:lang w:eastAsia="zh-CN"/>
        </w:rPr>
        <w:t xml:space="preserve"> </w:t>
      </w:r>
      <w:r w:rsidRPr="00722469">
        <w:rPr>
          <w:rFonts w:ascii="Arial" w:hAnsi="Arial" w:cs="Arial"/>
          <w:b/>
          <w:bCs/>
          <w:sz w:val="20"/>
          <w:szCs w:val="20"/>
          <w:lang w:eastAsia="zh-CN"/>
        </w:rPr>
        <w:t>26</w:t>
      </w:r>
      <w:r w:rsidRPr="00722469">
        <w:rPr>
          <w:rFonts w:ascii="Arial" w:hAnsi="Arial" w:cs="Arial"/>
          <w:sz w:val="20"/>
          <w:szCs w:val="20"/>
          <w:lang w:eastAsia="zh-CN"/>
        </w:rPr>
        <w:t>, 6461–6469 (2024).</w:t>
      </w:r>
    </w:p>
    <w:p w14:paraId="312C827C" w14:textId="5D7A123C"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Sacchi, R. </w:t>
      </w:r>
      <w:r w:rsidRPr="00722469">
        <w:rPr>
          <w:rFonts w:ascii="Arial" w:hAnsi="Arial" w:cs="Arial"/>
          <w:i/>
          <w:iCs/>
          <w:sz w:val="20"/>
          <w:szCs w:val="20"/>
          <w:lang w:eastAsia="zh-CN"/>
        </w:rPr>
        <w:t>et al.</w:t>
      </w:r>
      <w:r w:rsidRPr="00722469">
        <w:rPr>
          <w:rFonts w:ascii="Arial" w:hAnsi="Arial" w:cs="Arial"/>
          <w:sz w:val="20"/>
          <w:szCs w:val="20"/>
          <w:lang w:eastAsia="zh-CN"/>
        </w:rPr>
        <w:t xml:space="preserve"> </w:t>
      </w:r>
      <w:proofErr w:type="spellStart"/>
      <w:r w:rsidRPr="00722469">
        <w:rPr>
          <w:rFonts w:ascii="Arial" w:hAnsi="Arial" w:cs="Arial"/>
          <w:sz w:val="20"/>
          <w:szCs w:val="20"/>
          <w:lang w:eastAsia="zh-CN"/>
        </w:rPr>
        <w:t>PRospective</w:t>
      </w:r>
      <w:proofErr w:type="spellEnd"/>
      <w:r w:rsidRPr="00722469">
        <w:rPr>
          <w:rFonts w:ascii="Arial" w:hAnsi="Arial" w:cs="Arial"/>
          <w:sz w:val="20"/>
          <w:szCs w:val="20"/>
          <w:lang w:eastAsia="zh-CN"/>
        </w:rPr>
        <w:t xml:space="preserve"> </w:t>
      </w:r>
      <w:proofErr w:type="spellStart"/>
      <w:r w:rsidRPr="00722469">
        <w:rPr>
          <w:rFonts w:ascii="Arial" w:hAnsi="Arial" w:cs="Arial"/>
          <w:sz w:val="20"/>
          <w:szCs w:val="20"/>
          <w:lang w:eastAsia="zh-CN"/>
        </w:rPr>
        <w:t>EnvironMental</w:t>
      </w:r>
      <w:proofErr w:type="spellEnd"/>
      <w:r w:rsidRPr="00722469">
        <w:rPr>
          <w:rFonts w:ascii="Arial" w:hAnsi="Arial" w:cs="Arial"/>
          <w:sz w:val="20"/>
          <w:szCs w:val="20"/>
          <w:lang w:eastAsia="zh-CN"/>
        </w:rPr>
        <w:t xml:space="preserve"> Impact </w:t>
      </w:r>
      <w:proofErr w:type="spellStart"/>
      <w:r w:rsidRPr="00722469">
        <w:rPr>
          <w:rFonts w:ascii="Arial" w:hAnsi="Arial" w:cs="Arial"/>
          <w:sz w:val="20"/>
          <w:szCs w:val="20"/>
          <w:lang w:eastAsia="zh-CN"/>
        </w:rPr>
        <w:t>asSEment</w:t>
      </w:r>
      <w:proofErr w:type="spellEnd"/>
      <w:r w:rsidRPr="00722469">
        <w:rPr>
          <w:rFonts w:ascii="Arial" w:hAnsi="Arial" w:cs="Arial"/>
          <w:sz w:val="20"/>
          <w:szCs w:val="20"/>
          <w:lang w:eastAsia="zh-CN"/>
        </w:rPr>
        <w:t xml:space="preserve"> (</w:t>
      </w:r>
      <w:r w:rsidRPr="00722469">
        <w:rPr>
          <w:rFonts w:ascii="Arial" w:hAnsi="Arial" w:cs="Arial"/>
          <w:i/>
          <w:iCs/>
          <w:sz w:val="20"/>
          <w:szCs w:val="20"/>
          <w:lang w:eastAsia="zh-CN"/>
        </w:rPr>
        <w:t>premise</w:t>
      </w:r>
      <w:r w:rsidRPr="00722469">
        <w:rPr>
          <w:rFonts w:ascii="Arial" w:hAnsi="Arial" w:cs="Arial"/>
          <w:sz w:val="20"/>
          <w:szCs w:val="20"/>
          <w:lang w:eastAsia="zh-CN"/>
        </w:rPr>
        <w:t xml:space="preserve">): A streamlined approach to producing databases for prospective life cycle assessment using integrated assessment models. </w:t>
      </w:r>
      <w:r w:rsidRPr="00722469">
        <w:rPr>
          <w:rFonts w:ascii="Arial" w:hAnsi="Arial" w:cs="Arial"/>
          <w:i/>
          <w:iCs/>
          <w:sz w:val="20"/>
          <w:szCs w:val="20"/>
          <w:lang w:eastAsia="zh-CN"/>
        </w:rPr>
        <w:t>Renew. Sustain. Energy Rev.</w:t>
      </w:r>
      <w:r w:rsidRPr="00722469">
        <w:rPr>
          <w:rFonts w:ascii="Arial" w:hAnsi="Arial" w:cs="Arial"/>
          <w:sz w:val="20"/>
          <w:szCs w:val="20"/>
          <w:lang w:eastAsia="zh-CN"/>
        </w:rPr>
        <w:t xml:space="preserve"> </w:t>
      </w:r>
      <w:r w:rsidRPr="00722469">
        <w:rPr>
          <w:rFonts w:ascii="Arial" w:hAnsi="Arial" w:cs="Arial"/>
          <w:b/>
          <w:bCs/>
          <w:sz w:val="20"/>
          <w:szCs w:val="20"/>
          <w:lang w:eastAsia="zh-CN"/>
        </w:rPr>
        <w:t>160</w:t>
      </w:r>
      <w:r w:rsidRPr="00722469">
        <w:rPr>
          <w:rFonts w:ascii="Arial" w:hAnsi="Arial" w:cs="Arial"/>
          <w:sz w:val="20"/>
          <w:szCs w:val="20"/>
          <w:lang w:eastAsia="zh-CN"/>
        </w:rPr>
        <w:t>, 112311 (2022).</w:t>
      </w:r>
    </w:p>
    <w:p w14:paraId="27B65579" w14:textId="32D7C28F"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lastRenderedPageBreak/>
        <w:t xml:space="preserve">Yu, X. </w:t>
      </w:r>
      <w:r w:rsidRPr="00722469">
        <w:rPr>
          <w:rFonts w:ascii="Arial" w:hAnsi="Arial" w:cs="Arial"/>
          <w:i/>
          <w:iCs/>
          <w:sz w:val="20"/>
          <w:szCs w:val="20"/>
          <w:lang w:eastAsia="zh-CN"/>
        </w:rPr>
        <w:t>et al.</w:t>
      </w:r>
      <w:r w:rsidRPr="00722469">
        <w:rPr>
          <w:rFonts w:ascii="Arial" w:hAnsi="Arial" w:cs="Arial"/>
          <w:sz w:val="20"/>
          <w:szCs w:val="20"/>
          <w:lang w:eastAsia="zh-CN"/>
        </w:rPr>
        <w:t xml:space="preserve"> Stoichiometric methane conversion to ethane using photochemical looping at ambient temperature. </w:t>
      </w:r>
      <w:r w:rsidRPr="00722469">
        <w:rPr>
          <w:rFonts w:ascii="Arial" w:hAnsi="Arial" w:cs="Arial"/>
          <w:i/>
          <w:iCs/>
          <w:sz w:val="20"/>
          <w:szCs w:val="20"/>
          <w:lang w:eastAsia="zh-CN"/>
        </w:rPr>
        <w:t>Nat. Energy</w:t>
      </w:r>
      <w:r w:rsidRPr="00722469">
        <w:rPr>
          <w:rFonts w:ascii="Arial" w:hAnsi="Arial" w:cs="Arial"/>
          <w:sz w:val="20"/>
          <w:szCs w:val="20"/>
          <w:lang w:eastAsia="zh-CN"/>
        </w:rPr>
        <w:t xml:space="preserve"> </w:t>
      </w:r>
      <w:r w:rsidRPr="00722469">
        <w:rPr>
          <w:rFonts w:ascii="Arial" w:hAnsi="Arial" w:cs="Arial"/>
          <w:b/>
          <w:bCs/>
          <w:sz w:val="20"/>
          <w:szCs w:val="20"/>
          <w:lang w:eastAsia="zh-CN"/>
        </w:rPr>
        <w:t>5</w:t>
      </w:r>
      <w:r w:rsidRPr="00722469">
        <w:rPr>
          <w:rFonts w:ascii="Arial" w:hAnsi="Arial" w:cs="Arial"/>
          <w:sz w:val="20"/>
          <w:szCs w:val="20"/>
          <w:lang w:eastAsia="zh-CN"/>
        </w:rPr>
        <w:t>, 511–519 (2020).</w:t>
      </w:r>
    </w:p>
    <w:p w14:paraId="04D61147" w14:textId="47923488"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Wu, S. </w:t>
      </w:r>
      <w:r w:rsidRPr="00722469">
        <w:rPr>
          <w:rFonts w:ascii="Arial" w:hAnsi="Arial" w:cs="Arial"/>
          <w:i/>
          <w:iCs/>
          <w:sz w:val="20"/>
          <w:szCs w:val="20"/>
          <w:lang w:eastAsia="zh-CN"/>
        </w:rPr>
        <w:t>et al.</w:t>
      </w:r>
      <w:r w:rsidRPr="00722469">
        <w:rPr>
          <w:rFonts w:ascii="Arial" w:hAnsi="Arial" w:cs="Arial"/>
          <w:sz w:val="20"/>
          <w:szCs w:val="20"/>
          <w:lang w:eastAsia="zh-CN"/>
        </w:rPr>
        <w:t xml:space="preserve"> Ga-doped and Pt-loaded porous TiO</w:t>
      </w:r>
      <w:r w:rsidRPr="00722469">
        <w:rPr>
          <w:rFonts w:ascii="Arial" w:hAnsi="Arial" w:cs="Arial"/>
          <w:sz w:val="20"/>
          <w:szCs w:val="20"/>
          <w:vertAlign w:val="subscript"/>
          <w:lang w:eastAsia="zh-CN"/>
        </w:rPr>
        <w:t>2</w:t>
      </w:r>
      <w:r w:rsidRPr="00722469">
        <w:rPr>
          <w:rFonts w:ascii="Arial" w:hAnsi="Arial" w:cs="Arial"/>
          <w:sz w:val="20"/>
          <w:szCs w:val="20"/>
          <w:lang w:eastAsia="zh-CN"/>
        </w:rPr>
        <w:t>–SiO</w:t>
      </w:r>
      <w:r w:rsidRPr="00722469">
        <w:rPr>
          <w:rFonts w:ascii="Arial" w:hAnsi="Arial" w:cs="Arial"/>
          <w:sz w:val="20"/>
          <w:szCs w:val="20"/>
          <w:vertAlign w:val="subscript"/>
          <w:lang w:eastAsia="zh-CN"/>
        </w:rPr>
        <w:t>2</w:t>
      </w:r>
      <w:r w:rsidRPr="00722469">
        <w:rPr>
          <w:rFonts w:ascii="Arial" w:hAnsi="Arial" w:cs="Arial"/>
          <w:sz w:val="20"/>
          <w:szCs w:val="20"/>
          <w:lang w:eastAsia="zh-CN"/>
        </w:rPr>
        <w:t xml:space="preserve"> for photocatalytic nonoxidative coupling of methane.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141</w:t>
      </w:r>
      <w:r w:rsidRPr="00722469">
        <w:rPr>
          <w:rFonts w:ascii="Arial" w:hAnsi="Arial" w:cs="Arial"/>
          <w:sz w:val="20"/>
          <w:szCs w:val="20"/>
          <w:lang w:eastAsia="zh-CN"/>
        </w:rPr>
        <w:t>, 6592–6600 (2019).</w:t>
      </w:r>
    </w:p>
    <w:p w14:paraId="6A634677" w14:textId="73182E32"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Zhu, C. </w:t>
      </w:r>
      <w:r w:rsidRPr="00722469">
        <w:rPr>
          <w:rFonts w:ascii="Arial" w:hAnsi="Arial" w:cs="Arial"/>
          <w:i/>
          <w:iCs/>
          <w:sz w:val="20"/>
          <w:szCs w:val="20"/>
          <w:lang w:eastAsia="zh-CN"/>
        </w:rPr>
        <w:t>et al.</w:t>
      </w:r>
      <w:r w:rsidRPr="00722469">
        <w:rPr>
          <w:rFonts w:ascii="Arial" w:hAnsi="Arial" w:cs="Arial"/>
          <w:sz w:val="20"/>
          <w:szCs w:val="20"/>
          <w:lang w:eastAsia="zh-CN"/>
        </w:rPr>
        <w:t xml:space="preserve"> Electrochemical conversion of methane to ethylene in a solid oxide </w:t>
      </w:r>
      <w:proofErr w:type="spellStart"/>
      <w:r w:rsidRPr="00722469">
        <w:rPr>
          <w:rFonts w:ascii="Arial" w:hAnsi="Arial" w:cs="Arial"/>
          <w:sz w:val="20"/>
          <w:szCs w:val="20"/>
          <w:lang w:eastAsia="zh-CN"/>
        </w:rPr>
        <w:t>electrolyzer</w:t>
      </w:r>
      <w:proofErr w:type="spellEnd"/>
      <w:r w:rsidRPr="00722469">
        <w:rPr>
          <w:rFonts w:ascii="Arial" w:hAnsi="Arial" w:cs="Arial"/>
          <w:sz w:val="20"/>
          <w:szCs w:val="20"/>
          <w:lang w:eastAsia="zh-CN"/>
        </w:rPr>
        <w:t xml:space="preserve">. </w:t>
      </w:r>
      <w:r w:rsidRPr="00722469">
        <w:rPr>
          <w:rFonts w:ascii="Arial" w:hAnsi="Arial" w:cs="Arial"/>
          <w:i/>
          <w:iCs/>
          <w:sz w:val="20"/>
          <w:szCs w:val="20"/>
          <w:lang w:eastAsia="zh-CN"/>
        </w:rPr>
        <w:t xml:space="preserve">Nat. </w:t>
      </w:r>
      <w:proofErr w:type="spellStart"/>
      <w:r w:rsidRPr="00722469">
        <w:rPr>
          <w:rFonts w:ascii="Arial" w:hAnsi="Arial" w:cs="Arial"/>
          <w:i/>
          <w:iCs/>
          <w:sz w:val="20"/>
          <w:szCs w:val="20"/>
          <w:lang w:eastAsia="zh-CN"/>
        </w:rPr>
        <w:t>Commun</w:t>
      </w:r>
      <w:proofErr w:type="spellEnd"/>
      <w:r w:rsidRPr="00722469">
        <w:rPr>
          <w:rFonts w:ascii="Arial" w:hAnsi="Arial" w:cs="Arial"/>
          <w:i/>
          <w:iCs/>
          <w:sz w:val="20"/>
          <w:szCs w:val="20"/>
          <w:lang w:eastAsia="zh-CN"/>
        </w:rPr>
        <w:t>.</w:t>
      </w:r>
      <w:r w:rsidRPr="00722469">
        <w:rPr>
          <w:rFonts w:ascii="Arial" w:hAnsi="Arial" w:cs="Arial"/>
          <w:sz w:val="20"/>
          <w:szCs w:val="20"/>
          <w:lang w:eastAsia="zh-CN"/>
        </w:rPr>
        <w:t xml:space="preserve"> </w:t>
      </w:r>
      <w:r w:rsidRPr="00722469">
        <w:rPr>
          <w:rFonts w:ascii="Arial" w:hAnsi="Arial" w:cs="Arial"/>
          <w:b/>
          <w:bCs/>
          <w:sz w:val="20"/>
          <w:szCs w:val="20"/>
          <w:lang w:eastAsia="zh-CN"/>
        </w:rPr>
        <w:t>10</w:t>
      </w:r>
      <w:r w:rsidRPr="00722469">
        <w:rPr>
          <w:rFonts w:ascii="Arial" w:hAnsi="Arial" w:cs="Arial"/>
          <w:sz w:val="20"/>
          <w:szCs w:val="20"/>
          <w:lang w:eastAsia="zh-CN"/>
        </w:rPr>
        <w:t>, 1173 (2019).</w:t>
      </w:r>
    </w:p>
    <w:p w14:paraId="439537A2" w14:textId="19D0F009" w:rsidR="00106698" w:rsidRPr="00722469" w:rsidRDefault="00106698" w:rsidP="00DB2FE7">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Johnston, P., </w:t>
      </w:r>
      <w:proofErr w:type="spellStart"/>
      <w:r w:rsidRPr="00722469">
        <w:rPr>
          <w:rFonts w:ascii="Arial" w:hAnsi="Arial" w:cs="Arial"/>
          <w:sz w:val="20"/>
          <w:szCs w:val="20"/>
          <w:lang w:eastAsia="zh-CN"/>
        </w:rPr>
        <w:t>Carthey</w:t>
      </w:r>
      <w:proofErr w:type="spellEnd"/>
      <w:r w:rsidRPr="00722469">
        <w:rPr>
          <w:rFonts w:ascii="Arial" w:hAnsi="Arial" w:cs="Arial"/>
          <w:sz w:val="20"/>
          <w:szCs w:val="20"/>
          <w:lang w:eastAsia="zh-CN"/>
        </w:rPr>
        <w:t xml:space="preserve">, N. &amp; Hutchings, G. J. Discovery, development, and commercialization of gold catalysts for acetylene hydrochlorination. </w:t>
      </w:r>
      <w:r w:rsidRPr="00722469">
        <w:rPr>
          <w:rFonts w:ascii="Arial" w:hAnsi="Arial" w:cs="Arial"/>
          <w:i/>
          <w:iCs/>
          <w:sz w:val="20"/>
          <w:szCs w:val="20"/>
          <w:lang w:eastAsia="zh-CN"/>
        </w:rPr>
        <w:t>J. Am. Chem. Soc.</w:t>
      </w:r>
      <w:r w:rsidRPr="00722469">
        <w:rPr>
          <w:rFonts w:ascii="Arial" w:hAnsi="Arial" w:cs="Arial"/>
          <w:sz w:val="20"/>
          <w:szCs w:val="20"/>
          <w:lang w:eastAsia="zh-CN"/>
        </w:rPr>
        <w:t xml:space="preserve"> </w:t>
      </w:r>
      <w:r w:rsidRPr="00722469">
        <w:rPr>
          <w:rFonts w:ascii="Arial" w:hAnsi="Arial" w:cs="Arial"/>
          <w:b/>
          <w:bCs/>
          <w:sz w:val="20"/>
          <w:szCs w:val="20"/>
          <w:lang w:eastAsia="zh-CN"/>
        </w:rPr>
        <w:t>137</w:t>
      </w:r>
      <w:r w:rsidRPr="00722469">
        <w:rPr>
          <w:rFonts w:ascii="Arial" w:hAnsi="Arial" w:cs="Arial"/>
          <w:sz w:val="20"/>
          <w:szCs w:val="20"/>
          <w:lang w:eastAsia="zh-CN"/>
        </w:rPr>
        <w:t>, 14548–14557 (2015).</w:t>
      </w:r>
    </w:p>
    <w:p w14:paraId="318979C3" w14:textId="3D5033EC" w:rsidR="002B480B" w:rsidRPr="00722469" w:rsidRDefault="00106698" w:rsidP="002A681A">
      <w:pPr>
        <w:pStyle w:val="ListParagraph"/>
        <w:numPr>
          <w:ilvl w:val="0"/>
          <w:numId w:val="45"/>
        </w:numPr>
        <w:spacing w:line="360" w:lineRule="auto"/>
        <w:ind w:left="360"/>
        <w:jc w:val="both"/>
        <w:rPr>
          <w:rFonts w:ascii="Arial" w:hAnsi="Arial" w:cs="Arial"/>
          <w:sz w:val="20"/>
          <w:szCs w:val="20"/>
          <w:lang w:eastAsia="zh-CN"/>
        </w:rPr>
      </w:pPr>
      <w:r w:rsidRPr="00722469">
        <w:rPr>
          <w:rFonts w:ascii="Arial" w:hAnsi="Arial" w:cs="Arial"/>
          <w:sz w:val="20"/>
          <w:szCs w:val="20"/>
          <w:lang w:eastAsia="zh-CN"/>
        </w:rPr>
        <w:t xml:space="preserve">Malta, G. </w:t>
      </w:r>
      <w:r w:rsidRPr="00722469">
        <w:rPr>
          <w:rFonts w:ascii="Arial" w:hAnsi="Arial" w:cs="Arial"/>
          <w:i/>
          <w:iCs/>
          <w:sz w:val="20"/>
          <w:szCs w:val="20"/>
          <w:lang w:eastAsia="zh-CN"/>
        </w:rPr>
        <w:t>et al.</w:t>
      </w:r>
      <w:r w:rsidRPr="00722469">
        <w:rPr>
          <w:rFonts w:ascii="Arial" w:hAnsi="Arial" w:cs="Arial"/>
          <w:sz w:val="20"/>
          <w:szCs w:val="20"/>
          <w:lang w:eastAsia="zh-CN"/>
        </w:rPr>
        <w:t xml:space="preserve"> Identification of single-site gold catalysis in acetylene hydrochlorination. </w:t>
      </w:r>
      <w:r w:rsidRPr="00722469">
        <w:rPr>
          <w:rFonts w:ascii="Arial" w:hAnsi="Arial" w:cs="Arial"/>
          <w:i/>
          <w:iCs/>
          <w:sz w:val="20"/>
          <w:szCs w:val="20"/>
          <w:lang w:eastAsia="zh-CN"/>
        </w:rPr>
        <w:t>Science</w:t>
      </w:r>
      <w:r w:rsidRPr="00722469">
        <w:rPr>
          <w:rFonts w:ascii="Arial" w:hAnsi="Arial" w:cs="Arial"/>
          <w:sz w:val="20"/>
          <w:szCs w:val="20"/>
          <w:lang w:eastAsia="zh-CN"/>
        </w:rPr>
        <w:t xml:space="preserve"> </w:t>
      </w:r>
      <w:r w:rsidRPr="00722469">
        <w:rPr>
          <w:rFonts w:ascii="Arial" w:hAnsi="Arial" w:cs="Arial"/>
          <w:b/>
          <w:bCs/>
          <w:sz w:val="20"/>
          <w:szCs w:val="20"/>
          <w:lang w:eastAsia="zh-CN"/>
        </w:rPr>
        <w:t>355</w:t>
      </w:r>
      <w:r w:rsidRPr="00722469">
        <w:rPr>
          <w:rFonts w:ascii="Arial" w:hAnsi="Arial" w:cs="Arial"/>
          <w:sz w:val="20"/>
          <w:szCs w:val="20"/>
          <w:lang w:eastAsia="zh-CN"/>
        </w:rPr>
        <w:t>, 1399–1403 (2017).</w:t>
      </w:r>
    </w:p>
    <w:sectPr w:rsidR="002B480B" w:rsidRPr="00722469">
      <w:footerReference w:type="defaul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érez-Ramirez  Javier" w:date="2024-07-29T09:26:00Z" w:initials="JPR">
    <w:p w14:paraId="216EE166" w14:textId="77777777" w:rsidR="00340F0D" w:rsidRDefault="00340F0D" w:rsidP="00C212CB">
      <w:r>
        <w:rPr>
          <w:rStyle w:val="CommentReference"/>
        </w:rPr>
        <w:annotationRef/>
      </w:r>
      <w:r>
        <w:rPr>
          <w:sz w:val="20"/>
          <w:szCs w:val="20"/>
        </w:rPr>
        <w:t>Title is pretty good but might lack punch...</w:t>
      </w:r>
    </w:p>
  </w:comment>
  <w:comment w:id="1" w:author="Zhang  Zihao" w:date="2024-08-12T17:51:00Z" w:initials="ZZ">
    <w:p w14:paraId="0579A7B5" w14:textId="77777777" w:rsidR="00340F0D" w:rsidRDefault="00340F0D" w:rsidP="005E1BF7">
      <w:pPr>
        <w:pStyle w:val="CommentText"/>
      </w:pPr>
      <w:r>
        <w:rPr>
          <w:rStyle w:val="CommentReference"/>
        </w:rPr>
        <w:annotationRef/>
      </w:r>
      <w:r>
        <w:t xml:space="preserve">I have concerns about the current title, “The Landscape for </w:t>
      </w:r>
      <w:r>
        <w:rPr>
          <w:highlight w:val="yellow"/>
        </w:rPr>
        <w:t>Future</w:t>
      </w:r>
      <w:r>
        <w:t xml:space="preserve"> Acetylene Production“. Since we cover a broad range of content, including historical, current and future aspects of acetylene production, the emphasis on “Future“ in the title could be misleading.  </w:t>
      </w:r>
    </w:p>
    <w:p w14:paraId="27237E62" w14:textId="77777777" w:rsidR="00340F0D" w:rsidRDefault="00340F0D" w:rsidP="005E1BF7">
      <w:pPr>
        <w:pStyle w:val="CommentText"/>
      </w:pPr>
    </w:p>
    <w:p w14:paraId="17B42ED9" w14:textId="77777777" w:rsidR="00340F0D" w:rsidRDefault="00340F0D" w:rsidP="005E1BF7">
      <w:pPr>
        <w:pStyle w:val="CommentText"/>
      </w:pPr>
      <w:r>
        <w:t xml:space="preserve">We could either remove “Future“ from the title, or if we want to emphasize it, here are some alternative suggestions: </w:t>
      </w:r>
    </w:p>
    <w:p w14:paraId="76760BFA" w14:textId="77777777" w:rsidR="00340F0D" w:rsidRDefault="00340F0D" w:rsidP="005E1BF7">
      <w:pPr>
        <w:pStyle w:val="CommentText"/>
      </w:pPr>
      <w:r>
        <w:t>(1) “Acetylene Production: A Panorama of its Past, Present, and Future“</w:t>
      </w:r>
    </w:p>
    <w:p w14:paraId="29B66B29" w14:textId="77777777" w:rsidR="00340F0D" w:rsidRDefault="00340F0D" w:rsidP="005E1BF7">
      <w:pPr>
        <w:pStyle w:val="CommentText"/>
      </w:pPr>
      <w:r>
        <w:t>(2) "Acetylene Production: Bridging the Past and Future"</w:t>
      </w:r>
    </w:p>
    <w:p w14:paraId="6C6D20CD" w14:textId="77777777" w:rsidR="00340F0D" w:rsidRDefault="00340F0D" w:rsidP="005E1BF7">
      <w:pPr>
        <w:pStyle w:val="CommentText"/>
      </w:pPr>
      <w:r>
        <w:t>(3) “The Past and Future of Acetylene Production“</w:t>
      </w:r>
    </w:p>
  </w:comment>
  <w:comment w:id="67" w:author="Pérez-Ramirez  Javier" w:date="2024-07-29T10:05:00Z" w:initials="JPR">
    <w:p w14:paraId="54546DCD" w14:textId="01D76B2F" w:rsidR="00340F0D" w:rsidRDefault="00340F0D" w:rsidP="003164E4">
      <w:r>
        <w:rPr>
          <w:rStyle w:val="CommentReference"/>
        </w:rPr>
        <w:annotationRef/>
      </w:r>
      <w:r>
        <w:rPr>
          <w:color w:val="000000"/>
          <w:sz w:val="20"/>
          <w:szCs w:val="20"/>
        </w:rPr>
        <w:t>of methane? feedstock is not mentioned</w:t>
      </w:r>
    </w:p>
  </w:comment>
  <w:comment w:id="68" w:author="Zhang  Zihao" w:date="2024-08-08T15:30:00Z" w:initials="ZZ">
    <w:p w14:paraId="36F957A3" w14:textId="77777777" w:rsidR="00340F0D" w:rsidRDefault="00340F0D" w:rsidP="00DB0B6A">
      <w:pPr>
        <w:pStyle w:val="CommentText"/>
      </w:pPr>
      <w:r>
        <w:rPr>
          <w:rStyle w:val="CommentReference"/>
        </w:rPr>
        <w:annotationRef/>
      </w:r>
      <w:r>
        <w:t>I did not include feedstock here, as other feedstocks like coal, oil, and even biomass, though not commercialized, were used in plasma and thermal pyrolysis routes, as shown in Figure 2/6.</w:t>
      </w:r>
    </w:p>
  </w:comment>
  <w:comment w:id="106" w:author="Pérez-Ramirez  Javier" w:date="2024-07-29T09:55:00Z" w:initials="JPR">
    <w:p w14:paraId="0B7CFD5C" w14:textId="39DAD40A" w:rsidR="00340F0D" w:rsidRDefault="00340F0D" w:rsidP="005A12F6">
      <w:r>
        <w:rPr>
          <w:rStyle w:val="CommentReference"/>
        </w:rPr>
        <w:annotationRef/>
      </w:r>
      <w:r>
        <w:rPr>
          <w:color w:val="000000"/>
          <w:sz w:val="20"/>
          <w:szCs w:val="20"/>
        </w:rPr>
        <w:t>what about aspects like catalyst design, reaction mechanisms, and reactor design? otherwise the scope of the review is not very clear</w:t>
      </w:r>
    </w:p>
  </w:comment>
  <w:comment w:id="107" w:author="Zhang  Zihao" w:date="2024-08-13T12:28:00Z" w:initials="ZZ">
    <w:p w14:paraId="0D223B97" w14:textId="77777777" w:rsidR="00340F0D" w:rsidRDefault="00340F0D" w:rsidP="0051440D">
      <w:pPr>
        <w:pStyle w:val="CommentText"/>
      </w:pPr>
      <w:r>
        <w:rPr>
          <w:rStyle w:val="CommentReference"/>
        </w:rPr>
        <w:annotationRef/>
      </w:r>
      <w:r>
        <w:t xml:space="preserve">We did discuss these three aspects in various sections of this review, so I have included them in the Abstract along with the energy requirements and carbon footprint. </w:t>
      </w:r>
    </w:p>
  </w:comment>
  <w:comment w:id="115" w:author="Zhang  Zihao" w:date="2024-08-08T15:53:00Z" w:initials="ZZ">
    <w:p w14:paraId="3E3889CB" w14:textId="77777777" w:rsidR="00340F0D" w:rsidRDefault="00340F0D" w:rsidP="00DC1576">
      <w:pPr>
        <w:pStyle w:val="CommentText"/>
      </w:pPr>
      <w:r>
        <w:rPr>
          <w:rStyle w:val="CommentReference"/>
        </w:rPr>
        <w:annotationRef/>
      </w:r>
      <w:r>
        <w:t>The unique aspects of acetylene include its applications, such as oxyacetylene welding, butanediol, and acetylene black production, which are not easily replaced. Additionally, downstream chemical production from acetylene typically involves fewer steps than from ethylene. I have briefly included this point at the beginning of the abstract, hoping it emphasizes to readers that acetylene holds a special significance in certain contexts.</w:t>
      </w:r>
    </w:p>
  </w:comment>
  <w:comment w:id="128" w:author="Zhang  Zihao" w:date="2024-08-08T16:04:00Z" w:initials="ZZ">
    <w:p w14:paraId="13FCF6F2" w14:textId="77777777" w:rsidR="00340F0D" w:rsidRDefault="00340F0D" w:rsidP="00DC1576">
      <w:pPr>
        <w:pStyle w:val="CommentText"/>
      </w:pPr>
      <w:r>
        <w:rPr>
          <w:rStyle w:val="CommentReference"/>
        </w:rPr>
        <w:annotationRef/>
      </w:r>
      <w:r>
        <w:t>I could not find references focusing on the conversion of ethylene to acetylene, as this is not currently an active research area. The main reason likely lies in the fact that ethylene production is also energy-intensive and its price is only slightly cheaper than acetylene, making it less economical compared to using methane as a feedstock. In contrast, the conversion of acetylene to ethylene has been extensively studied because acetylene, as an impurity in ethylene streams produced by steam cracking, needs to be removed or semi-hydrogenated to ethylene.</w:t>
      </w:r>
    </w:p>
    <w:p w14:paraId="60994F4E" w14:textId="77777777" w:rsidR="00340F0D" w:rsidRDefault="00340F0D" w:rsidP="00DC1576">
      <w:pPr>
        <w:pStyle w:val="CommentText"/>
      </w:pPr>
      <w:r>
        <w:t>As a result, the conversion of ethylene to acetylene was not covered in the review.</w:t>
      </w:r>
    </w:p>
  </w:comment>
  <w:comment w:id="134" w:author="Pérez-Ramirez  Javier" w:date="2024-07-29T10:24:00Z" w:initials="JPR">
    <w:p w14:paraId="5D5DF188" w14:textId="40E40B4E" w:rsidR="00340F0D" w:rsidRDefault="00340F0D" w:rsidP="00577143">
      <w:r>
        <w:rPr>
          <w:rStyle w:val="CommentReference"/>
        </w:rPr>
        <w:annotationRef/>
      </w:r>
      <w:r>
        <w:rPr>
          <w:color w:val="000000"/>
          <w:sz w:val="20"/>
          <w:szCs w:val="20"/>
        </w:rPr>
        <w:t>are these keywords really impactful and general enough?</w:t>
      </w:r>
    </w:p>
  </w:comment>
  <w:comment w:id="135" w:author="Zhang  Zihao" w:date="2024-08-08T16:53:00Z" w:initials="ZZ">
    <w:p w14:paraId="3A7DDC00" w14:textId="77777777" w:rsidR="00340F0D" w:rsidRDefault="00340F0D" w:rsidP="00DC1576">
      <w:pPr>
        <w:pStyle w:val="CommentText"/>
      </w:pPr>
      <w:r>
        <w:rPr>
          <w:rStyle w:val="CommentReference"/>
        </w:rPr>
        <w:annotationRef/>
      </w:r>
      <w:r>
        <w:t>These are the most relevant keywords for acetylene production. However, I agree that they may not be broad or impactful enough. I have revised the keywords based on your suggestions.</w:t>
      </w:r>
    </w:p>
  </w:comment>
  <w:comment w:id="174" w:author="Pérez-Ramirez  Javier" w:date="2024-07-29T11:14:00Z" w:initials="JPR">
    <w:p w14:paraId="04B24BE7" w14:textId="2575372D" w:rsidR="00340F0D" w:rsidRDefault="00340F0D" w:rsidP="00A1132E">
      <w:r>
        <w:rPr>
          <w:rStyle w:val="CommentReference"/>
        </w:rPr>
        <w:annotationRef/>
      </w:r>
      <w:r>
        <w:rPr>
          <w:sz w:val="20"/>
          <w:szCs w:val="20"/>
        </w:rPr>
        <w:t>platform?</w:t>
      </w:r>
    </w:p>
  </w:comment>
  <w:comment w:id="175" w:author="Zhang  Zihao" w:date="2024-08-08T16:54:00Z" w:initials="ZZ">
    <w:p w14:paraId="34A8E2CB" w14:textId="77777777" w:rsidR="00340F0D" w:rsidRDefault="00340F0D" w:rsidP="0015627A">
      <w:pPr>
        <w:pStyle w:val="CommentText"/>
      </w:pPr>
      <w:r>
        <w:rPr>
          <w:rStyle w:val="CommentReference"/>
        </w:rPr>
        <w:annotationRef/>
      </w:r>
      <w:r>
        <w:t xml:space="preserve">I actually like the term “pillar”, but, we can make the change if you believe “platform” is more suitable. </w:t>
      </w:r>
    </w:p>
  </w:comment>
  <w:comment w:id="177" w:author="Zhang  Zihao" w:date="2024-08-08T16:57:00Z" w:initials="ZZ">
    <w:p w14:paraId="032EE01F" w14:textId="77777777" w:rsidR="00340F0D" w:rsidRDefault="00340F0D" w:rsidP="00960C25">
      <w:pPr>
        <w:pStyle w:val="CommentText"/>
      </w:pPr>
      <w:r>
        <w:rPr>
          <w:rStyle w:val="CommentReference"/>
        </w:rPr>
        <w:annotationRef/>
      </w:r>
      <w:r>
        <w:t>Commercial electric arc, partial combustion, and Wulff thermal pyrolysis all use light hydrocarbons as feedstocks, as mentioned in the first part of this sentence. Electric arc and partial combustion primarily utilize natural gas (or methane), while Wulff thermal pyrolysis mainly employs ethane or propane.</w:t>
      </w:r>
    </w:p>
  </w:comment>
  <w:comment w:id="201" w:author="Pérez-Ramirez  Javier" w:date="2024-07-29T11:47:00Z" w:initials="JPR">
    <w:p w14:paraId="716D5C77" w14:textId="684E4C72" w:rsidR="00340F0D" w:rsidRDefault="00340F0D" w:rsidP="00F06DFE">
      <w:r>
        <w:rPr>
          <w:rStyle w:val="CommentReference"/>
        </w:rPr>
        <w:annotationRef/>
      </w:r>
      <w:r>
        <w:rPr>
          <w:color w:val="000000"/>
          <w:sz w:val="20"/>
          <w:szCs w:val="20"/>
        </w:rPr>
        <w:t>you use ton below and Mt here</w:t>
      </w:r>
    </w:p>
  </w:comment>
  <w:comment w:id="202" w:author="Zhang  Zihao" w:date="2024-08-08T20:26:00Z" w:initials="ZZ">
    <w:p w14:paraId="47EC95EC" w14:textId="77777777" w:rsidR="00340F0D" w:rsidRDefault="00340F0D" w:rsidP="00021BD4">
      <w:pPr>
        <w:pStyle w:val="CommentText"/>
      </w:pPr>
      <w:r>
        <w:rPr>
          <w:rStyle w:val="CommentReference"/>
        </w:rPr>
        <w:annotationRef/>
      </w:r>
      <w:r>
        <w:t>Revised below. Mt and t represent million metric tons and metric tons, respectively.</w:t>
      </w:r>
    </w:p>
  </w:comment>
  <w:comment w:id="275" w:author="Pérez-Ramirez  Javier" w:date="2024-07-29T11:52:00Z" w:initials="JPR">
    <w:p w14:paraId="0C004542" w14:textId="567B1064" w:rsidR="00340F0D" w:rsidRPr="00B34B2C" w:rsidRDefault="00340F0D" w:rsidP="00C706D7">
      <w:pPr>
        <w:rPr>
          <w:rFonts w:eastAsiaTheme="minorEastAsia"/>
          <w:lang w:eastAsia="zh-CN"/>
        </w:rPr>
      </w:pPr>
      <w:r>
        <w:rPr>
          <w:rStyle w:val="CommentReference"/>
        </w:rPr>
        <w:annotationRef/>
      </w:r>
      <w:r>
        <w:rPr>
          <w:color w:val="000000"/>
          <w:sz w:val="20"/>
          <w:szCs w:val="20"/>
        </w:rPr>
        <w:t>are we then competing with ethylene? I believe putting it like this is not a good idea</w:t>
      </w:r>
    </w:p>
  </w:comment>
  <w:comment w:id="276" w:author="Zhang  Zihao" w:date="2024-08-08T21:11:00Z" w:initials="ZZ">
    <w:p w14:paraId="05BE0DCF" w14:textId="77777777" w:rsidR="00340F0D" w:rsidRDefault="00340F0D" w:rsidP="00DD7ECC">
      <w:pPr>
        <w:pStyle w:val="CommentText"/>
      </w:pPr>
      <w:r>
        <w:rPr>
          <w:rStyle w:val="CommentReference"/>
        </w:rPr>
        <w:annotationRef/>
      </w:r>
      <w:r>
        <w:t>I have removed the comparison as you suggested.</w:t>
      </w:r>
    </w:p>
    <w:p w14:paraId="7457AEFB" w14:textId="77777777" w:rsidR="00340F0D" w:rsidRDefault="00340F0D" w:rsidP="00DD7ECC">
      <w:pPr>
        <w:pStyle w:val="CommentText"/>
      </w:pPr>
      <w:r>
        <w:t>In the future, C2H2 will become more important only if either its production or its conversion to value-added chemicals proves to be more advantageous than olefin routes. In this review, we highlighted the importance of green C2H2 production and suggested that C2H2 conversion might also offer advantages. However, we are not implying that C2H2 will fully replace C2H4. Rather, we want to emphasize that for certain applications, the C2H2 conversion route may be more beneficial due to its streamlined synthesis pathways.</w:t>
      </w:r>
    </w:p>
  </w:comment>
  <w:comment w:id="281" w:author="Pérez-Ramirez  Javier" w:date="2024-07-29T11:57:00Z" w:initials="JPR">
    <w:p w14:paraId="54881262" w14:textId="7B40F5FE" w:rsidR="00340F0D" w:rsidRDefault="00340F0D" w:rsidP="00674EF5">
      <w:r>
        <w:rPr>
          <w:rStyle w:val="CommentReference"/>
        </w:rPr>
        <w:annotationRef/>
      </w:r>
      <w:r>
        <w:rPr>
          <w:color w:val="000000"/>
          <w:sz w:val="20"/>
          <w:szCs w:val="20"/>
        </w:rPr>
        <w:t>I would keep ethylene out of the picture</w:t>
      </w:r>
    </w:p>
  </w:comment>
  <w:comment w:id="282" w:author="Zhang  Zihao" w:date="2024-08-08T21:06:00Z" w:initials="ZZ">
    <w:p w14:paraId="333EE870" w14:textId="77777777" w:rsidR="00340F0D" w:rsidRDefault="00340F0D" w:rsidP="002D1035">
      <w:pPr>
        <w:pStyle w:val="CommentText"/>
      </w:pPr>
      <w:r>
        <w:rPr>
          <w:rStyle w:val="CommentReference"/>
        </w:rPr>
        <w:annotationRef/>
      </w:r>
      <w:r>
        <w:t>Removed.</w:t>
      </w:r>
    </w:p>
  </w:comment>
  <w:comment w:id="308" w:author="Zhang  Zihao" w:date="2024-08-11T12:50:00Z" w:initials="ZZ">
    <w:p w14:paraId="0014A434" w14:textId="77777777" w:rsidR="00340F0D" w:rsidRDefault="00340F0D" w:rsidP="00AC465F">
      <w:pPr>
        <w:pStyle w:val="CommentText"/>
      </w:pPr>
      <w:r>
        <w:rPr>
          <w:rStyle w:val="CommentReference"/>
        </w:rPr>
        <w:annotationRef/>
      </w:r>
      <w:r>
        <w:t>I included the growth of PVC production in China in Figure 1, and the relevant description. Additionally, I redrew the figure as a single line to replace the snake-like version.</w:t>
      </w:r>
    </w:p>
  </w:comment>
  <w:comment w:id="337" w:author="Pérez-Ramirez  Javier" w:date="2024-08-05T08:49:00Z" w:initials="JPR">
    <w:p w14:paraId="5617B7B6" w14:textId="5C02D771" w:rsidR="00340F0D" w:rsidRDefault="00340F0D" w:rsidP="00D73953">
      <w:r>
        <w:rPr>
          <w:rStyle w:val="CommentReference"/>
        </w:rPr>
        <w:annotationRef/>
      </w:r>
      <w:r>
        <w:rPr>
          <w:color w:val="000000"/>
          <w:sz w:val="20"/>
          <w:szCs w:val="20"/>
        </w:rPr>
        <w:t>sounds repetitive, twice electron</w:t>
      </w:r>
    </w:p>
  </w:comment>
  <w:comment w:id="338" w:author="Zhang  Zihao" w:date="2024-08-13T15:25:00Z" w:initials="ZZ">
    <w:p w14:paraId="0FDC1F57" w14:textId="77777777" w:rsidR="00340F0D" w:rsidRDefault="00340F0D" w:rsidP="00B27B3D">
      <w:pPr>
        <w:pStyle w:val="CommentText"/>
      </w:pPr>
      <w:r>
        <w:rPr>
          <w:rStyle w:val="CommentReference"/>
        </w:rPr>
        <w:annotationRef/>
      </w:r>
      <w:r>
        <w:t>Deleted. Will mention the electron temperature below.</w:t>
      </w:r>
    </w:p>
  </w:comment>
  <w:comment w:id="357" w:author="Pérez-Ramirez  Javier" w:date="2024-08-05T08:55:00Z" w:initials="JPR">
    <w:p w14:paraId="1EF7D551" w14:textId="2C1AA63E" w:rsidR="00340F0D" w:rsidRDefault="00340F0D" w:rsidP="00F14830">
      <w:r>
        <w:rPr>
          <w:rStyle w:val="CommentReference"/>
        </w:rPr>
        <w:annotationRef/>
      </w:r>
      <w:r>
        <w:rPr>
          <w:color w:val="000000"/>
          <w:sz w:val="20"/>
          <w:szCs w:val="20"/>
        </w:rPr>
        <w:t>sometimes you use decimals, sometimes don't</w:t>
      </w:r>
    </w:p>
  </w:comment>
  <w:comment w:id="358" w:author="Zhang  Zihao" w:date="2024-08-11T12:57:00Z" w:initials="ZZ">
    <w:p w14:paraId="1E046D42" w14:textId="77777777" w:rsidR="00340F0D" w:rsidRDefault="00340F0D" w:rsidP="004A5264">
      <w:pPr>
        <w:pStyle w:val="CommentText"/>
      </w:pPr>
      <w:r>
        <w:rPr>
          <w:rStyle w:val="CommentReference"/>
        </w:rPr>
        <w:annotationRef/>
      </w:r>
      <w:r>
        <w:t xml:space="preserve">I used decimals for all reported data less than 10, and of course, for values less than 1. However, for data above 10, I did not use decimals since some of the data are approximate and may slightly vary across different sources. </w:t>
      </w:r>
    </w:p>
  </w:comment>
  <w:comment w:id="371" w:author="Zhang  Zihao" w:date="2024-08-13T15:40:00Z" w:initials="ZZ">
    <w:p w14:paraId="6F9254C9" w14:textId="77777777" w:rsidR="00340F0D" w:rsidRDefault="00340F0D" w:rsidP="00BA7667">
      <w:pPr>
        <w:pStyle w:val="CommentText"/>
      </w:pPr>
      <w:r>
        <w:rPr>
          <w:rStyle w:val="CommentReference"/>
        </w:rPr>
        <w:annotationRef/>
      </w:r>
      <w:r>
        <w:t>I attempted to plot a pie chart for the volumes of those chemicals, but it didn’t turn out better than the current format. Vinyl chloride dominated almost the entire chart.</w:t>
      </w:r>
    </w:p>
    <w:p w14:paraId="0EC6DA89" w14:textId="77777777" w:rsidR="00340F0D" w:rsidRDefault="00340F0D" w:rsidP="00BA7667">
      <w:pPr>
        <w:pStyle w:val="CommentText"/>
      </w:pPr>
      <w:r>
        <w:t>In addition to the chemicals currently produced from acetylene, I also want to include those that have been replaced by other routes. Along with production volume, I believe market size should also be considered, which may make the pie chart less suitable for this purpose.</w:t>
      </w:r>
    </w:p>
  </w:comment>
  <w:comment w:id="441" w:author="Pérez-Ramirez  Javier" w:date="2024-08-05T10:40:00Z" w:initials="JPR">
    <w:p w14:paraId="412F3AB5" w14:textId="2E4A3324" w:rsidR="00340F0D" w:rsidRDefault="00340F0D" w:rsidP="001B565E">
      <w:r>
        <w:rPr>
          <w:rStyle w:val="CommentReference"/>
        </w:rPr>
        <w:annotationRef/>
      </w:r>
      <w:r>
        <w:rPr>
          <w:color w:val="000000"/>
          <w:sz w:val="20"/>
          <w:szCs w:val="20"/>
        </w:rPr>
        <w:t>true??</w:t>
      </w:r>
    </w:p>
  </w:comment>
  <w:comment w:id="442" w:author="Zhang  Zihao" w:date="2024-08-08T21:54:00Z" w:initials="ZZ">
    <w:p w14:paraId="0B2D7BF4" w14:textId="77777777" w:rsidR="00340F0D" w:rsidRDefault="00340F0D" w:rsidP="00013831">
      <w:pPr>
        <w:pStyle w:val="CommentText"/>
      </w:pPr>
      <w:r>
        <w:rPr>
          <w:rStyle w:val="CommentReference"/>
        </w:rPr>
        <w:annotationRef/>
      </w:r>
      <w:r>
        <w:t>Yes, that is true.</w:t>
      </w:r>
    </w:p>
  </w:comment>
  <w:comment w:id="483" w:author="Pérez-Ramirez  Javier" w:date="2024-08-05T10:42:00Z" w:initials="JPR">
    <w:p w14:paraId="73A99DC4" w14:textId="0A32C165" w:rsidR="00340F0D" w:rsidRDefault="00340F0D" w:rsidP="002C6363">
      <w:r>
        <w:rPr>
          <w:rStyle w:val="CommentReference"/>
        </w:rPr>
        <w:annotationRef/>
      </w:r>
      <w:r>
        <w:rPr>
          <w:color w:val="000000"/>
          <w:sz w:val="20"/>
          <w:szCs w:val="20"/>
        </w:rPr>
        <w:t>why is this relevant here?</w:t>
      </w:r>
    </w:p>
  </w:comment>
  <w:comment w:id="484" w:author="Zhang  Zihao" w:date="2024-08-09T13:54:00Z" w:initials="ZZ">
    <w:p w14:paraId="7D1EBE79" w14:textId="77777777" w:rsidR="0085696B" w:rsidRDefault="00340F0D" w:rsidP="0085696B">
      <w:pPr>
        <w:pStyle w:val="CommentText"/>
      </w:pPr>
      <w:r>
        <w:rPr>
          <w:rStyle w:val="CommentReference"/>
        </w:rPr>
        <w:annotationRef/>
      </w:r>
      <w:r w:rsidR="0085696B">
        <w:t>I initially included this sentence here trying to cover all acetylene production and synthesis routes. However, since it feels somewhat irrelevant in this context, I've moved it to Section 2.1 instead.</w:t>
      </w:r>
    </w:p>
  </w:comment>
  <w:comment w:id="490" w:author="Pérez-Ramirez  Javier" w:date="2024-08-05T10:43:00Z" w:initials="JPR">
    <w:p w14:paraId="23A05DB8" w14:textId="257A6946" w:rsidR="00340F0D" w:rsidRDefault="00340F0D" w:rsidP="002C6363">
      <w:r>
        <w:rPr>
          <w:rStyle w:val="CommentReference"/>
        </w:rPr>
        <w:annotationRef/>
      </w:r>
      <w:r>
        <w:rPr>
          <w:color w:val="000000"/>
          <w:sz w:val="20"/>
          <w:szCs w:val="20"/>
        </w:rPr>
        <w:t>don´t mix Kelvin and Celsius</w:t>
      </w:r>
    </w:p>
  </w:comment>
  <w:comment w:id="491" w:author="Zhang  Zihao" w:date="2024-08-09T13:44:00Z" w:initials="ZZ">
    <w:p w14:paraId="50AB1572" w14:textId="77777777" w:rsidR="00340F0D" w:rsidRDefault="00340F0D" w:rsidP="006D3240">
      <w:pPr>
        <w:pStyle w:val="CommentText"/>
      </w:pPr>
      <w:r>
        <w:rPr>
          <w:rStyle w:val="CommentReference"/>
        </w:rPr>
        <w:annotationRef/>
      </w:r>
      <w:r>
        <w:t>Since this review is more relevant to the engineering field, I have changed all temperature units to Celsius throughout the review.</w:t>
      </w:r>
    </w:p>
  </w:comment>
  <w:comment w:id="565" w:author="Zhang  Zihao" w:date="2024-08-11T19:47:00Z" w:initials="ZZ">
    <w:p w14:paraId="4255981F" w14:textId="77777777" w:rsidR="00340F0D" w:rsidRDefault="00340F0D" w:rsidP="003821BC">
      <w:pPr>
        <w:pStyle w:val="CommentText"/>
      </w:pPr>
      <w:r>
        <w:rPr>
          <w:rStyle w:val="CommentReference"/>
        </w:rPr>
        <w:annotationRef/>
      </w:r>
      <w:r>
        <w:t>I included more detailed reactor structures from different technologies in Figure 5, along with a brief description in this section.</w:t>
      </w:r>
    </w:p>
  </w:comment>
  <w:comment w:id="596" w:author="Pérez-Ramirez  Javier" w:date="2024-08-05T10:57:00Z" w:initials="JPR">
    <w:p w14:paraId="35C10542" w14:textId="259409F2" w:rsidR="00340F0D" w:rsidRDefault="00340F0D" w:rsidP="009E6BE6">
      <w:r>
        <w:rPr>
          <w:rStyle w:val="CommentReference"/>
        </w:rPr>
        <w:annotationRef/>
      </w:r>
      <w:r>
        <w:rPr>
          <w:color w:val="000000"/>
          <w:sz w:val="20"/>
          <w:szCs w:val="20"/>
        </w:rPr>
        <w:t>I don't remember the acronym..;-)</w:t>
      </w:r>
    </w:p>
  </w:comment>
  <w:comment w:id="597" w:author="Zhang  Zihao" w:date="2024-08-13T19:26:00Z" w:initials="ZZ">
    <w:p w14:paraId="36DADD0C" w14:textId="77777777" w:rsidR="0085696B" w:rsidRDefault="00340F0D" w:rsidP="0085696B">
      <w:pPr>
        <w:pStyle w:val="CommentText"/>
      </w:pPr>
      <w:r>
        <w:rPr>
          <w:rStyle w:val="CommentReference"/>
        </w:rPr>
        <w:annotationRef/>
      </w:r>
      <w:r w:rsidR="0085696B">
        <w:t xml:space="preserve">It is dielectric barrier discharge, that we mentioned in the first sentence of this section. </w:t>
      </w:r>
    </w:p>
  </w:comment>
  <w:comment w:id="601" w:author="Pérez-Ramirez  Javier" w:date="2024-08-05T10:58:00Z" w:initials="JPR">
    <w:p w14:paraId="2911F29B" w14:textId="2D39DA62" w:rsidR="00340F0D" w:rsidRDefault="00340F0D" w:rsidP="00D3778B">
      <w:r>
        <w:rPr>
          <w:rStyle w:val="CommentReference"/>
        </w:rPr>
        <w:annotationRef/>
      </w:r>
      <w:r>
        <w:rPr>
          <w:color w:val="000000"/>
          <w:sz w:val="20"/>
          <w:szCs w:val="20"/>
        </w:rPr>
        <w:t>that ordinary?</w:t>
      </w:r>
    </w:p>
  </w:comment>
  <w:comment w:id="602" w:author="Zhang  Zihao" w:date="2024-08-10T12:47:00Z" w:initials="ZZ">
    <w:p w14:paraId="330C7D36" w14:textId="77777777" w:rsidR="00340F0D" w:rsidRDefault="00340F0D" w:rsidP="00601E9F">
      <w:pPr>
        <w:pStyle w:val="CommentText"/>
      </w:pPr>
      <w:r>
        <w:rPr>
          <w:rStyle w:val="CommentReference"/>
        </w:rPr>
        <w:annotationRef/>
      </w:r>
      <w:r>
        <w:t>The catalytic attempts under microwave irradiation indeed used ordinary conventional catalysts, with limited advancement compared to DBD plasma and thermal pyrolysis technologies.</w:t>
      </w:r>
    </w:p>
  </w:comment>
  <w:comment w:id="603" w:author="Pérez-Ramirez  Javier" w:date="2024-08-05T10:59:00Z" w:initials="JPR">
    <w:p w14:paraId="02C04EA0" w14:textId="6E00D0D9" w:rsidR="00340F0D" w:rsidRDefault="00340F0D" w:rsidP="00473CE0">
      <w:r>
        <w:rPr>
          <w:rStyle w:val="CommentReference"/>
        </w:rPr>
        <w:annotationRef/>
      </w:r>
      <w:r>
        <w:rPr>
          <w:color w:val="000000"/>
          <w:sz w:val="20"/>
          <w:szCs w:val="20"/>
        </w:rPr>
        <w:t>what does this mean?</w:t>
      </w:r>
    </w:p>
  </w:comment>
  <w:comment w:id="604" w:author="Zhang  Zihao" w:date="2024-08-10T12:56:00Z" w:initials="ZZ">
    <w:p w14:paraId="187FFC9B" w14:textId="77777777" w:rsidR="00340F0D" w:rsidRDefault="00340F0D" w:rsidP="00601E9F">
      <w:pPr>
        <w:pStyle w:val="CommentText"/>
      </w:pPr>
      <w:r>
        <w:rPr>
          <w:rStyle w:val="CommentReference"/>
        </w:rPr>
        <w:annotationRef/>
      </w:r>
      <w:r>
        <w:rPr>
          <w:rFonts w:hint="eastAsia"/>
          <w:lang w:eastAsia="zh-CN"/>
        </w:rPr>
        <w:t>“</w:t>
      </w:r>
      <w:r>
        <w:rPr>
          <w:lang w:eastAsia="zh-CN"/>
        </w:rPr>
        <w:t xml:space="preserve">Neutral temperature” is a concept in plasma physics. In plasma conditions, electrons coexist with ions and neutrals, each having different temperatures in non-equilibrium plasmas, such as cold and warm plasmas. In cold plasma, the neutral temperature is closer to room temperature, lower than that of ions, and much lower than that of electrons. </w:t>
      </w:r>
    </w:p>
    <w:p w14:paraId="010A7AEA" w14:textId="77777777" w:rsidR="00340F0D" w:rsidRDefault="00340F0D" w:rsidP="00601E9F">
      <w:pPr>
        <w:pStyle w:val="CommentText"/>
      </w:pPr>
    </w:p>
    <w:p w14:paraId="10ABB604" w14:textId="77777777" w:rsidR="00340F0D" w:rsidRDefault="00340F0D" w:rsidP="00601E9F">
      <w:pPr>
        <w:pStyle w:val="CommentText"/>
      </w:pPr>
      <w:r>
        <w:rPr>
          <w:lang w:eastAsia="zh-CN"/>
        </w:rPr>
        <w:t>This concept has been mentioned in the first paragraph of this section.</w:t>
      </w:r>
    </w:p>
  </w:comment>
  <w:comment w:id="619" w:author="Pérez-Ramirez  Javier" w:date="2024-08-05T11:01:00Z" w:initials="JPR">
    <w:p w14:paraId="17E5AA7C" w14:textId="230EC50E" w:rsidR="00340F0D" w:rsidRDefault="00340F0D" w:rsidP="00473CE0">
      <w:r>
        <w:rPr>
          <w:rStyle w:val="CommentReference"/>
        </w:rPr>
        <w:annotationRef/>
      </w:r>
      <w:r>
        <w:rPr>
          <w:color w:val="000000"/>
          <w:sz w:val="20"/>
          <w:szCs w:val="20"/>
        </w:rPr>
        <w:t>what do you mean? Pt nanoparticles?</w:t>
      </w:r>
    </w:p>
  </w:comment>
  <w:comment w:id="620" w:author="Zhang  Zihao" w:date="2024-08-09T14:44:00Z" w:initials="ZZ">
    <w:p w14:paraId="2DAB8119" w14:textId="77777777" w:rsidR="00340F0D" w:rsidRDefault="00340F0D" w:rsidP="00B33FFB">
      <w:pPr>
        <w:pStyle w:val="CommentText"/>
      </w:pPr>
      <w:r>
        <w:rPr>
          <w:rStyle w:val="CommentReference"/>
        </w:rPr>
        <w:annotationRef/>
      </w:r>
      <w:r>
        <w:t xml:space="preserve">Yes. I included an annotation. </w:t>
      </w:r>
    </w:p>
  </w:comment>
  <w:comment w:id="627" w:author="Pérez-Ramirez  Javier" w:date="2024-08-05T11:01:00Z" w:initials="JPR">
    <w:p w14:paraId="259BA147" w14:textId="522FE0B4" w:rsidR="00340F0D" w:rsidRPr="00DD5048" w:rsidRDefault="00340F0D" w:rsidP="00473CE0">
      <w:pPr>
        <w:rPr>
          <w:rFonts w:eastAsiaTheme="minorEastAsia"/>
          <w:lang w:eastAsia="zh-CN"/>
        </w:rPr>
      </w:pPr>
      <w:r>
        <w:rPr>
          <w:rStyle w:val="CommentReference"/>
        </w:rPr>
        <w:annotationRef/>
      </w:r>
      <w:r>
        <w:rPr>
          <w:color w:val="000000"/>
          <w:sz w:val="20"/>
          <w:szCs w:val="20"/>
        </w:rPr>
        <w:t>atomically dispersed?</w:t>
      </w:r>
    </w:p>
  </w:comment>
  <w:comment w:id="628" w:author="Zhang  Zihao" w:date="2024-08-09T14:43:00Z" w:initials="ZZ">
    <w:p w14:paraId="21EB7B2D" w14:textId="77777777" w:rsidR="008D49D4" w:rsidRDefault="00340F0D" w:rsidP="008D49D4">
      <w:pPr>
        <w:pStyle w:val="CommentText"/>
      </w:pPr>
      <w:r>
        <w:rPr>
          <w:rStyle w:val="CommentReference"/>
        </w:rPr>
        <w:annotationRef/>
      </w:r>
      <w:r w:rsidR="008D49D4">
        <w:t>Not exactly. Some papers claim atomically dispersed Fe on SiO2 (DOI: 10.1126/science.1253150), while others report finding Fe nanoparticles (DOI: 10.1021/acscatal.9b01643). Therefore, I changed them to Fe1 and Fe nanoparticle catalysts.</w:t>
      </w:r>
    </w:p>
  </w:comment>
  <w:comment w:id="658" w:author="Pérez-Ramirez  Javier" w:date="2024-08-05T11:02:00Z" w:initials="JPR">
    <w:p w14:paraId="52D27AF7" w14:textId="735AD0AD" w:rsidR="00340F0D" w:rsidRDefault="00340F0D" w:rsidP="00F85479">
      <w:pPr>
        <w:pStyle w:val="pf0"/>
        <w:rPr>
          <w:rFonts w:ascii="Arial" w:hAnsi="Arial" w:cs="Arial"/>
          <w:sz w:val="20"/>
          <w:szCs w:val="20"/>
        </w:rPr>
      </w:pPr>
      <w:r>
        <w:rPr>
          <w:rStyle w:val="CommentReference"/>
        </w:rPr>
        <w:annotationRef/>
      </w:r>
      <w:r>
        <w:rPr>
          <w:color w:val="000000"/>
          <w:sz w:val="20"/>
          <w:szCs w:val="20"/>
        </w:rPr>
        <w:t>sometimes you call soot and sometime coke. On what basis you differentiate these deposits?</w:t>
      </w:r>
      <w:r w:rsidRPr="00F85479">
        <w:rPr>
          <w:rStyle w:val="CommentReference"/>
        </w:rPr>
        <w:t xml:space="preserve"> </w:t>
      </w:r>
      <w:r>
        <w:rPr>
          <w:rStyle w:val="cf01"/>
        </w:rPr>
        <w:t>sometimes you call soot and sometime coke. On what basis you differentiate these deposits?</w:t>
      </w:r>
    </w:p>
    <w:p w14:paraId="04399013" w14:textId="6FC431BD" w:rsidR="00340F0D" w:rsidRPr="00947F71" w:rsidRDefault="00340F0D" w:rsidP="001367D9">
      <w:pPr>
        <w:rPr>
          <w:rFonts w:eastAsiaTheme="minorEastAsia"/>
          <w:lang w:eastAsia="zh-CN"/>
        </w:rPr>
      </w:pPr>
    </w:p>
  </w:comment>
  <w:comment w:id="659" w:author="Zhang  Zihao" w:date="2024-08-10T14:21:00Z" w:initials="ZZ">
    <w:p w14:paraId="2137474D" w14:textId="77777777" w:rsidR="00952C26" w:rsidRDefault="00340F0D" w:rsidP="00952C26">
      <w:pPr>
        <w:pStyle w:val="CommentText"/>
      </w:pPr>
      <w:r>
        <w:rPr>
          <w:rStyle w:val="CommentReference"/>
        </w:rPr>
        <w:annotationRef/>
      </w:r>
      <w:r w:rsidR="00952C26">
        <w:t>In partial combustion and thermal plasma processes, soot is commonly used as a result of acetylene decomposition. This carbonaceous material often forms in the gas phase and is carried with the gas stream as fine, amorphous carbon.</w:t>
      </w:r>
    </w:p>
    <w:p w14:paraId="276D3826" w14:textId="77777777" w:rsidR="00952C26" w:rsidRDefault="00952C26" w:rsidP="00952C26">
      <w:pPr>
        <w:pStyle w:val="CommentText"/>
      </w:pPr>
      <w:r>
        <w:t>In thermal pyrolysis, particularly with solid catalysts, carbon typically deposits on reactor walls or catalysts, forming dense, more graphitic carbonaceous materials. However, soot is also produced due to acetylene decomposition in thermal pyrolysis. Therefore, it may be more accurate to use "soot and coke" in the thermal pyrolysis section and "soot" in the partial combustion and plasma sections. I have made these changes accordingly.</w:t>
      </w:r>
    </w:p>
  </w:comment>
  <w:comment w:id="736" w:author="Zhang  Zihao" w:date="2024-08-13T20:34:00Z" w:initials="ZZ">
    <w:p w14:paraId="05026D24" w14:textId="77777777" w:rsidR="00952C26" w:rsidRDefault="00340F0D" w:rsidP="00952C26">
      <w:pPr>
        <w:pStyle w:val="CommentText"/>
      </w:pPr>
      <w:r>
        <w:rPr>
          <w:rStyle w:val="CommentReference"/>
        </w:rPr>
        <w:annotationRef/>
      </w:r>
      <w:r w:rsidR="00952C26">
        <w:t>In Figure 5c, we included performance data from non-thermal plasma, thermal pyrolysis, and thermal plasma, both with and without catalysts. These represent all the technologies we can directly compare. For the CaC2 and partial combustion routes, it's challenging to compare their performance on the same level since they do not use the same feedstock, or the feedstock is largely combusted to provide energy.</w:t>
      </w:r>
    </w:p>
  </w:comment>
  <w:comment w:id="747" w:author="Pérez-Ramirez  Javier" w:date="2024-08-05T11:05:00Z" w:initials="JPR">
    <w:p w14:paraId="6C7114AE" w14:textId="62B377DD" w:rsidR="00340F0D" w:rsidRDefault="00340F0D" w:rsidP="00C251DD">
      <w:r>
        <w:rPr>
          <w:rStyle w:val="CommentReference"/>
        </w:rPr>
        <w:annotationRef/>
      </w:r>
      <w:r>
        <w:rPr>
          <w:color w:val="000000"/>
          <w:sz w:val="20"/>
          <w:szCs w:val="20"/>
        </w:rPr>
        <w:t xml:space="preserve">isn't this repeated many times already? </w:t>
      </w:r>
    </w:p>
  </w:comment>
  <w:comment w:id="748" w:author="Zhang  Zihao" w:date="2024-08-13T20:41:00Z" w:initials="ZZ">
    <w:p w14:paraId="0B11E128" w14:textId="77777777" w:rsidR="00340F0D" w:rsidRDefault="00340F0D" w:rsidP="00ED2872">
      <w:pPr>
        <w:pStyle w:val="CommentText"/>
      </w:pPr>
      <w:r>
        <w:rPr>
          <w:rStyle w:val="CommentReference"/>
        </w:rPr>
        <w:annotationRef/>
      </w:r>
      <w:r>
        <w:t>Deleted</w:t>
      </w:r>
    </w:p>
  </w:comment>
  <w:comment w:id="991" w:author="Pérez-Ramirez  Javier" w:date="2024-08-05T11:14:00Z" w:initials="JPR">
    <w:p w14:paraId="1E54488E" w14:textId="21E721ED" w:rsidR="00340F0D" w:rsidRDefault="00340F0D" w:rsidP="00C54442">
      <w:r>
        <w:rPr>
          <w:rStyle w:val="CommentReference"/>
        </w:rPr>
        <w:annotationRef/>
      </w:r>
      <w:r>
        <w:rPr>
          <w:sz w:val="20"/>
          <w:szCs w:val="20"/>
        </w:rPr>
        <w:t>there is a lot of repetition. Efforts should focus on economizing language</w:t>
      </w:r>
    </w:p>
  </w:comment>
  <w:comment w:id="992" w:author="Zhang  Zihao" w:date="2024-08-16T09:26:00Z" w:initials="ZZ">
    <w:p w14:paraId="05400F62" w14:textId="77777777" w:rsidR="00952C26" w:rsidRDefault="001017A8" w:rsidP="00952C26">
      <w:pPr>
        <w:pStyle w:val="CommentText"/>
      </w:pPr>
      <w:r>
        <w:rPr>
          <w:rStyle w:val="CommentReference"/>
        </w:rPr>
        <w:annotationRef/>
      </w:r>
      <w:r w:rsidR="00952C26">
        <w:t xml:space="preserve">Abhi and I have tried to economize the language in the whole manuscript.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6EE166" w15:done="0"/>
  <w15:commentEx w15:paraId="6C6D20CD" w15:paraIdParent="216EE166" w15:done="0"/>
  <w15:commentEx w15:paraId="54546DCD" w15:done="0"/>
  <w15:commentEx w15:paraId="36F957A3" w15:paraIdParent="54546DCD" w15:done="0"/>
  <w15:commentEx w15:paraId="0B7CFD5C" w15:done="0"/>
  <w15:commentEx w15:paraId="0D223B97" w15:paraIdParent="0B7CFD5C" w15:done="0"/>
  <w15:commentEx w15:paraId="3E3889CB" w15:done="0"/>
  <w15:commentEx w15:paraId="60994F4E" w15:done="0"/>
  <w15:commentEx w15:paraId="5D5DF188" w15:done="0"/>
  <w15:commentEx w15:paraId="3A7DDC00" w15:paraIdParent="5D5DF188" w15:done="0"/>
  <w15:commentEx w15:paraId="04B24BE7" w15:done="0"/>
  <w15:commentEx w15:paraId="34A8E2CB" w15:paraIdParent="04B24BE7" w15:done="0"/>
  <w15:commentEx w15:paraId="032EE01F" w15:done="0"/>
  <w15:commentEx w15:paraId="716D5C77" w15:done="0"/>
  <w15:commentEx w15:paraId="47EC95EC" w15:paraIdParent="716D5C77" w15:done="0"/>
  <w15:commentEx w15:paraId="0C004542" w15:done="0"/>
  <w15:commentEx w15:paraId="7457AEFB" w15:paraIdParent="0C004542" w15:done="0"/>
  <w15:commentEx w15:paraId="54881262" w15:done="0"/>
  <w15:commentEx w15:paraId="333EE870" w15:paraIdParent="54881262" w15:done="0"/>
  <w15:commentEx w15:paraId="0014A434" w15:done="0"/>
  <w15:commentEx w15:paraId="5617B7B6" w15:done="0"/>
  <w15:commentEx w15:paraId="0FDC1F57" w15:paraIdParent="5617B7B6" w15:done="0"/>
  <w15:commentEx w15:paraId="1EF7D551" w15:done="0"/>
  <w15:commentEx w15:paraId="1E046D42" w15:paraIdParent="1EF7D551" w15:done="0"/>
  <w15:commentEx w15:paraId="0EC6DA89" w15:done="0"/>
  <w15:commentEx w15:paraId="412F3AB5" w15:done="0"/>
  <w15:commentEx w15:paraId="0B2D7BF4" w15:paraIdParent="412F3AB5" w15:done="0"/>
  <w15:commentEx w15:paraId="73A99DC4" w15:done="0"/>
  <w15:commentEx w15:paraId="7D1EBE79" w15:paraIdParent="73A99DC4" w15:done="0"/>
  <w15:commentEx w15:paraId="23A05DB8" w15:done="0"/>
  <w15:commentEx w15:paraId="50AB1572" w15:paraIdParent="23A05DB8" w15:done="0"/>
  <w15:commentEx w15:paraId="4255981F" w15:done="0"/>
  <w15:commentEx w15:paraId="35C10542" w15:done="0"/>
  <w15:commentEx w15:paraId="36DADD0C" w15:paraIdParent="35C10542" w15:done="0"/>
  <w15:commentEx w15:paraId="2911F29B" w15:done="0"/>
  <w15:commentEx w15:paraId="330C7D36" w15:paraIdParent="2911F29B" w15:done="0"/>
  <w15:commentEx w15:paraId="02C04EA0" w15:done="0"/>
  <w15:commentEx w15:paraId="10ABB604" w15:paraIdParent="02C04EA0" w15:done="0"/>
  <w15:commentEx w15:paraId="17E5AA7C" w15:done="0"/>
  <w15:commentEx w15:paraId="2DAB8119" w15:paraIdParent="17E5AA7C" w15:done="0"/>
  <w15:commentEx w15:paraId="259BA147" w15:done="0"/>
  <w15:commentEx w15:paraId="21EB7B2D" w15:paraIdParent="259BA147" w15:done="0"/>
  <w15:commentEx w15:paraId="04399013" w15:done="0"/>
  <w15:commentEx w15:paraId="276D3826" w15:paraIdParent="04399013" w15:done="0"/>
  <w15:commentEx w15:paraId="05026D24" w15:done="0"/>
  <w15:commentEx w15:paraId="6C7114AE" w15:done="0"/>
  <w15:commentEx w15:paraId="0B11E128" w15:paraIdParent="6C7114AE" w15:done="0"/>
  <w15:commentEx w15:paraId="1E54488E" w15:done="0"/>
  <w15:commentEx w15:paraId="05400F62" w15:paraIdParent="1E5448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A19685B" w16cex:dateUtc="2024-07-29T07:26:00Z"/>
  <w16cex:commentExtensible w16cex:durableId="1E098104" w16cex:dateUtc="2024-08-12T15:51:00Z"/>
  <w16cex:commentExtensible w16cex:durableId="7832B3E1" w16cex:dateUtc="2024-07-29T08:05:00Z"/>
  <w16cex:commentExtensible w16cex:durableId="53AFB44C" w16cex:dateUtc="2024-08-08T13:30:00Z"/>
  <w16cex:commentExtensible w16cex:durableId="76D44C35" w16cex:dateUtc="2024-07-29T07:55:00Z"/>
  <w16cex:commentExtensible w16cex:durableId="70A5A042" w16cex:dateUtc="2024-08-13T10:28:00Z"/>
  <w16cex:commentExtensible w16cex:durableId="37F93E60" w16cex:dateUtc="2024-08-08T13:53:00Z"/>
  <w16cex:commentExtensible w16cex:durableId="1F2FC224" w16cex:dateUtc="2024-08-08T14:04:00Z"/>
  <w16cex:commentExtensible w16cex:durableId="5924CA46" w16cex:dateUtc="2024-07-29T08:24:00Z"/>
  <w16cex:commentExtensible w16cex:durableId="3B4D1D6F" w16cex:dateUtc="2024-08-08T14:53:00Z"/>
  <w16cex:commentExtensible w16cex:durableId="0D5621A4" w16cex:dateUtc="2024-07-29T09:14:00Z"/>
  <w16cex:commentExtensible w16cex:durableId="4F3F125C" w16cex:dateUtc="2024-08-08T14:54:00Z"/>
  <w16cex:commentExtensible w16cex:durableId="7CA0ABAF" w16cex:dateUtc="2024-08-08T14:57:00Z"/>
  <w16cex:commentExtensible w16cex:durableId="35C017CB" w16cex:dateUtc="2024-07-29T09:47:00Z"/>
  <w16cex:commentExtensible w16cex:durableId="6614C79F" w16cex:dateUtc="2024-08-08T18:26:00Z"/>
  <w16cex:commentExtensible w16cex:durableId="674940FA" w16cex:dateUtc="2024-07-29T09:52:00Z"/>
  <w16cex:commentExtensible w16cex:durableId="10EAD1EA" w16cex:dateUtc="2024-08-08T19:11:00Z"/>
  <w16cex:commentExtensible w16cex:durableId="567D4915" w16cex:dateUtc="2024-07-29T09:57:00Z"/>
  <w16cex:commentExtensible w16cex:durableId="71BA2B52" w16cex:dateUtc="2024-08-08T19:06:00Z"/>
  <w16cex:commentExtensible w16cex:durableId="4505535C" w16cex:dateUtc="2024-08-11T10:50:00Z"/>
  <w16cex:commentExtensible w16cex:durableId="3833DD73" w16cex:dateUtc="2024-08-05T06:49:00Z"/>
  <w16cex:commentExtensible w16cex:durableId="63162C3D" w16cex:dateUtc="2024-08-13T13:25:00Z"/>
  <w16cex:commentExtensible w16cex:durableId="5AEE7099" w16cex:dateUtc="2024-08-05T06:55:00Z"/>
  <w16cex:commentExtensible w16cex:durableId="583428A7" w16cex:dateUtc="2024-08-11T10:57:00Z"/>
  <w16cex:commentExtensible w16cex:durableId="336A6771" w16cex:dateUtc="2024-08-13T13:40:00Z"/>
  <w16cex:commentExtensible w16cex:durableId="1F4164D6" w16cex:dateUtc="2024-08-05T08:40:00Z"/>
  <w16cex:commentExtensible w16cex:durableId="7C0B11C9" w16cex:dateUtc="2024-08-08T19:54:00Z"/>
  <w16cex:commentExtensible w16cex:durableId="256C0A65" w16cex:dateUtc="2024-08-05T08:42:00Z"/>
  <w16cex:commentExtensible w16cex:durableId="2AE90DB9" w16cex:dateUtc="2024-08-09T11:54:00Z"/>
  <w16cex:commentExtensible w16cex:durableId="19820F8D" w16cex:dateUtc="2024-08-05T08:43:00Z"/>
  <w16cex:commentExtensible w16cex:durableId="6FDE8597" w16cex:dateUtc="2024-08-09T11:44:00Z"/>
  <w16cex:commentExtensible w16cex:durableId="40B4D571" w16cex:dateUtc="2024-08-11T17:47:00Z"/>
  <w16cex:commentExtensible w16cex:durableId="04758913" w16cex:dateUtc="2024-08-05T08:57:00Z"/>
  <w16cex:commentExtensible w16cex:durableId="14BD05EF" w16cex:dateUtc="2024-08-13T17:26:00Z"/>
  <w16cex:commentExtensible w16cex:durableId="2E1EFDFF" w16cex:dateUtc="2024-08-05T08:58:00Z"/>
  <w16cex:commentExtensible w16cex:durableId="3ADF7604" w16cex:dateUtc="2024-08-10T10:47:00Z"/>
  <w16cex:commentExtensible w16cex:durableId="4C27A2F5" w16cex:dateUtc="2024-08-05T08:59:00Z"/>
  <w16cex:commentExtensible w16cex:durableId="1AE82AFE" w16cex:dateUtc="2024-08-10T10:56:00Z"/>
  <w16cex:commentExtensible w16cex:durableId="047E651E" w16cex:dateUtc="2024-08-05T09:01:00Z"/>
  <w16cex:commentExtensible w16cex:durableId="1C23F72A" w16cex:dateUtc="2024-08-09T12:44:00Z"/>
  <w16cex:commentExtensible w16cex:durableId="2078AEB5" w16cex:dateUtc="2024-08-05T09:01:00Z"/>
  <w16cex:commentExtensible w16cex:durableId="482CCA76" w16cex:dateUtc="2024-08-09T12:43:00Z"/>
  <w16cex:commentExtensible w16cex:durableId="4A2893F5" w16cex:dateUtc="2024-08-05T09:02:00Z"/>
  <w16cex:commentExtensible w16cex:durableId="093910EC" w16cex:dateUtc="2024-08-10T12:21:00Z"/>
  <w16cex:commentExtensible w16cex:durableId="156F21F5" w16cex:dateUtc="2024-08-13T18:34:00Z"/>
  <w16cex:commentExtensible w16cex:durableId="164EA397" w16cex:dateUtc="2024-08-05T09:05:00Z"/>
  <w16cex:commentExtensible w16cex:durableId="5221383D" w16cex:dateUtc="2024-08-13T18:41:00Z"/>
  <w16cex:commentExtensible w16cex:durableId="71EA628C" w16cex:dateUtc="2024-08-05T09:14:00Z"/>
  <w16cex:commentExtensible w16cex:durableId="37C44AD9" w16cex:dateUtc="2024-08-16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6EE166" w16cid:durableId="1A19685B"/>
  <w16cid:commentId w16cid:paraId="6C6D20CD" w16cid:durableId="1E098104"/>
  <w16cid:commentId w16cid:paraId="54546DCD" w16cid:durableId="7832B3E1"/>
  <w16cid:commentId w16cid:paraId="36F957A3" w16cid:durableId="53AFB44C"/>
  <w16cid:commentId w16cid:paraId="0B7CFD5C" w16cid:durableId="76D44C35"/>
  <w16cid:commentId w16cid:paraId="0D223B97" w16cid:durableId="70A5A042"/>
  <w16cid:commentId w16cid:paraId="3E3889CB" w16cid:durableId="37F93E60"/>
  <w16cid:commentId w16cid:paraId="60994F4E" w16cid:durableId="1F2FC224"/>
  <w16cid:commentId w16cid:paraId="5D5DF188" w16cid:durableId="5924CA46"/>
  <w16cid:commentId w16cid:paraId="3A7DDC00" w16cid:durableId="3B4D1D6F"/>
  <w16cid:commentId w16cid:paraId="04B24BE7" w16cid:durableId="0D5621A4"/>
  <w16cid:commentId w16cid:paraId="34A8E2CB" w16cid:durableId="4F3F125C"/>
  <w16cid:commentId w16cid:paraId="032EE01F" w16cid:durableId="7CA0ABAF"/>
  <w16cid:commentId w16cid:paraId="716D5C77" w16cid:durableId="35C017CB"/>
  <w16cid:commentId w16cid:paraId="47EC95EC" w16cid:durableId="6614C79F"/>
  <w16cid:commentId w16cid:paraId="0C004542" w16cid:durableId="674940FA"/>
  <w16cid:commentId w16cid:paraId="7457AEFB" w16cid:durableId="10EAD1EA"/>
  <w16cid:commentId w16cid:paraId="54881262" w16cid:durableId="567D4915"/>
  <w16cid:commentId w16cid:paraId="333EE870" w16cid:durableId="71BA2B52"/>
  <w16cid:commentId w16cid:paraId="0014A434" w16cid:durableId="4505535C"/>
  <w16cid:commentId w16cid:paraId="5617B7B6" w16cid:durableId="3833DD73"/>
  <w16cid:commentId w16cid:paraId="0FDC1F57" w16cid:durableId="63162C3D"/>
  <w16cid:commentId w16cid:paraId="1EF7D551" w16cid:durableId="5AEE7099"/>
  <w16cid:commentId w16cid:paraId="1E046D42" w16cid:durableId="583428A7"/>
  <w16cid:commentId w16cid:paraId="0EC6DA89" w16cid:durableId="336A6771"/>
  <w16cid:commentId w16cid:paraId="412F3AB5" w16cid:durableId="1F4164D6"/>
  <w16cid:commentId w16cid:paraId="0B2D7BF4" w16cid:durableId="7C0B11C9"/>
  <w16cid:commentId w16cid:paraId="73A99DC4" w16cid:durableId="256C0A65"/>
  <w16cid:commentId w16cid:paraId="7D1EBE79" w16cid:durableId="2AE90DB9"/>
  <w16cid:commentId w16cid:paraId="23A05DB8" w16cid:durableId="19820F8D"/>
  <w16cid:commentId w16cid:paraId="50AB1572" w16cid:durableId="6FDE8597"/>
  <w16cid:commentId w16cid:paraId="4255981F" w16cid:durableId="40B4D571"/>
  <w16cid:commentId w16cid:paraId="35C10542" w16cid:durableId="04758913"/>
  <w16cid:commentId w16cid:paraId="36DADD0C" w16cid:durableId="14BD05EF"/>
  <w16cid:commentId w16cid:paraId="2911F29B" w16cid:durableId="2E1EFDFF"/>
  <w16cid:commentId w16cid:paraId="330C7D36" w16cid:durableId="3ADF7604"/>
  <w16cid:commentId w16cid:paraId="02C04EA0" w16cid:durableId="4C27A2F5"/>
  <w16cid:commentId w16cid:paraId="10ABB604" w16cid:durableId="1AE82AFE"/>
  <w16cid:commentId w16cid:paraId="17E5AA7C" w16cid:durableId="047E651E"/>
  <w16cid:commentId w16cid:paraId="2DAB8119" w16cid:durableId="1C23F72A"/>
  <w16cid:commentId w16cid:paraId="259BA147" w16cid:durableId="2078AEB5"/>
  <w16cid:commentId w16cid:paraId="21EB7B2D" w16cid:durableId="482CCA76"/>
  <w16cid:commentId w16cid:paraId="04399013" w16cid:durableId="4A2893F5"/>
  <w16cid:commentId w16cid:paraId="276D3826" w16cid:durableId="093910EC"/>
  <w16cid:commentId w16cid:paraId="05026D24" w16cid:durableId="156F21F5"/>
  <w16cid:commentId w16cid:paraId="6C7114AE" w16cid:durableId="164EA397"/>
  <w16cid:commentId w16cid:paraId="0B11E128" w16cid:durableId="5221383D"/>
  <w16cid:commentId w16cid:paraId="1E54488E" w16cid:durableId="71EA628C"/>
  <w16cid:commentId w16cid:paraId="05400F62" w16cid:durableId="37C44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C2FBB7" w14:textId="77777777" w:rsidR="00F92601" w:rsidRDefault="00F92601" w:rsidP="00E256AF">
      <w:r>
        <w:separator/>
      </w:r>
    </w:p>
  </w:endnote>
  <w:endnote w:type="continuationSeparator" w:id="0">
    <w:p w14:paraId="3780E31E" w14:textId="77777777" w:rsidR="00F92601" w:rsidRDefault="00F92601" w:rsidP="00E256AF">
      <w:r>
        <w:continuationSeparator/>
      </w:r>
    </w:p>
  </w:endnote>
  <w:endnote w:type="continuationNotice" w:id="1">
    <w:p w14:paraId="194A1A20" w14:textId="77777777" w:rsidR="00F92601" w:rsidRDefault="00F926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40F0D" w:rsidRPr="00E256AF" w:rsidRDefault="00340F0D">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40F0D" w:rsidRDefault="00340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74133" w14:textId="77777777" w:rsidR="00F92601" w:rsidRDefault="00F92601" w:rsidP="00E256AF">
      <w:r>
        <w:separator/>
      </w:r>
    </w:p>
  </w:footnote>
  <w:footnote w:type="continuationSeparator" w:id="0">
    <w:p w14:paraId="3AB7F503" w14:textId="77777777" w:rsidR="00F92601" w:rsidRDefault="00F92601" w:rsidP="00E256AF">
      <w:r>
        <w:continuationSeparator/>
      </w:r>
    </w:p>
  </w:footnote>
  <w:footnote w:type="continuationNotice" w:id="1">
    <w:p w14:paraId="1AA69747" w14:textId="77777777" w:rsidR="00F92601" w:rsidRDefault="00F9260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5"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39"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4"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75766876">
    <w:abstractNumId w:val="14"/>
  </w:num>
  <w:num w:numId="2" w16cid:durableId="1492333003">
    <w:abstractNumId w:val="16"/>
  </w:num>
  <w:num w:numId="3" w16cid:durableId="1541431499">
    <w:abstractNumId w:val="19"/>
  </w:num>
  <w:num w:numId="4" w16cid:durableId="1268731605">
    <w:abstractNumId w:val="42"/>
  </w:num>
  <w:num w:numId="5" w16cid:durableId="509176841">
    <w:abstractNumId w:val="27"/>
  </w:num>
  <w:num w:numId="6" w16cid:durableId="1990133637">
    <w:abstractNumId w:val="26"/>
  </w:num>
  <w:num w:numId="7" w16cid:durableId="1316180344">
    <w:abstractNumId w:val="44"/>
  </w:num>
  <w:num w:numId="8" w16cid:durableId="1984771898">
    <w:abstractNumId w:val="31"/>
  </w:num>
  <w:num w:numId="9" w16cid:durableId="1863123900">
    <w:abstractNumId w:val="35"/>
  </w:num>
  <w:num w:numId="10" w16cid:durableId="220676177">
    <w:abstractNumId w:val="24"/>
  </w:num>
  <w:num w:numId="11" w16cid:durableId="311061118">
    <w:abstractNumId w:val="33"/>
  </w:num>
  <w:num w:numId="12" w16cid:durableId="1583030938">
    <w:abstractNumId w:val="29"/>
  </w:num>
  <w:num w:numId="13" w16cid:durableId="1011882031">
    <w:abstractNumId w:val="9"/>
  </w:num>
  <w:num w:numId="14" w16cid:durableId="407272593">
    <w:abstractNumId w:val="5"/>
  </w:num>
  <w:num w:numId="15" w16cid:durableId="1648971597">
    <w:abstractNumId w:val="39"/>
  </w:num>
  <w:num w:numId="16" w16cid:durableId="42827293">
    <w:abstractNumId w:val="41"/>
  </w:num>
  <w:num w:numId="17" w16cid:durableId="1613709750">
    <w:abstractNumId w:val="8"/>
  </w:num>
  <w:num w:numId="18" w16cid:durableId="392850065">
    <w:abstractNumId w:val="30"/>
  </w:num>
  <w:num w:numId="19" w16cid:durableId="496383823">
    <w:abstractNumId w:val="4"/>
  </w:num>
  <w:num w:numId="20" w16cid:durableId="2009599204">
    <w:abstractNumId w:val="34"/>
  </w:num>
  <w:num w:numId="21" w16cid:durableId="1328095795">
    <w:abstractNumId w:val="25"/>
  </w:num>
  <w:num w:numId="22" w16cid:durableId="2083674093">
    <w:abstractNumId w:val="7"/>
  </w:num>
  <w:num w:numId="23" w16cid:durableId="949316696">
    <w:abstractNumId w:val="36"/>
  </w:num>
  <w:num w:numId="24" w16cid:durableId="1645155837">
    <w:abstractNumId w:val="6"/>
  </w:num>
  <w:num w:numId="25" w16cid:durableId="259870401">
    <w:abstractNumId w:val="40"/>
  </w:num>
  <w:num w:numId="26" w16cid:durableId="1835490645">
    <w:abstractNumId w:val="21"/>
  </w:num>
  <w:num w:numId="27" w16cid:durableId="1344941926">
    <w:abstractNumId w:val="22"/>
  </w:num>
  <w:num w:numId="28" w16cid:durableId="703870445">
    <w:abstractNumId w:val="15"/>
  </w:num>
  <w:num w:numId="29" w16cid:durableId="541135401">
    <w:abstractNumId w:val="2"/>
  </w:num>
  <w:num w:numId="30" w16cid:durableId="2101945978">
    <w:abstractNumId w:val="43"/>
  </w:num>
  <w:num w:numId="31" w16cid:durableId="268050506">
    <w:abstractNumId w:val="17"/>
  </w:num>
  <w:num w:numId="32" w16cid:durableId="1860855605">
    <w:abstractNumId w:val="32"/>
  </w:num>
  <w:num w:numId="33" w16cid:durableId="1817793717">
    <w:abstractNumId w:val="0"/>
  </w:num>
  <w:num w:numId="34" w16cid:durableId="1982034560">
    <w:abstractNumId w:val="10"/>
  </w:num>
  <w:num w:numId="35" w16cid:durableId="967004173">
    <w:abstractNumId w:val="12"/>
  </w:num>
  <w:num w:numId="36" w16cid:durableId="1036538064">
    <w:abstractNumId w:val="11"/>
  </w:num>
  <w:num w:numId="37" w16cid:durableId="455833581">
    <w:abstractNumId w:val="37"/>
  </w:num>
  <w:num w:numId="38" w16cid:durableId="633144686">
    <w:abstractNumId w:val="28"/>
  </w:num>
  <w:num w:numId="39" w16cid:durableId="439842891">
    <w:abstractNumId w:val="23"/>
  </w:num>
  <w:num w:numId="40" w16cid:durableId="2037121274">
    <w:abstractNumId w:val="13"/>
  </w:num>
  <w:num w:numId="41" w16cid:durableId="168183617">
    <w:abstractNumId w:val="38"/>
  </w:num>
  <w:num w:numId="42" w16cid:durableId="1244487274">
    <w:abstractNumId w:val="18"/>
  </w:num>
  <w:num w:numId="43" w16cid:durableId="1383209584">
    <w:abstractNumId w:val="1"/>
  </w:num>
  <w:num w:numId="44" w16cid:durableId="892808127">
    <w:abstractNumId w:val="3"/>
  </w:num>
  <w:num w:numId="45" w16cid:durableId="157551233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hang  Zihao">
    <w15:presenceInfo w15:providerId="AD" w15:userId="S::zihaozhang@ethz.ch::80163565-efc3-4cf5-aa23-47c69c0655d7"/>
  </w15:person>
  <w15:person w15:author="Pérez-Ramirez  Javier">
    <w15:presenceInfo w15:providerId="AD" w15:userId="S::jpr@ethz.ch::592cf504-c664-4b26-b115-e9ff9989dc69"/>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pNaAJFSiGUsAAAA"/>
  </w:docVars>
  <w:rsids>
    <w:rsidRoot w:val="0052034A"/>
    <w:rsid w:val="000001EB"/>
    <w:rsid w:val="0000025E"/>
    <w:rsid w:val="00001447"/>
    <w:rsid w:val="00002576"/>
    <w:rsid w:val="00002935"/>
    <w:rsid w:val="00002D89"/>
    <w:rsid w:val="000030A6"/>
    <w:rsid w:val="00003B31"/>
    <w:rsid w:val="00003DDE"/>
    <w:rsid w:val="00003FD7"/>
    <w:rsid w:val="00004BF1"/>
    <w:rsid w:val="00005252"/>
    <w:rsid w:val="00005529"/>
    <w:rsid w:val="00005FA8"/>
    <w:rsid w:val="000064FC"/>
    <w:rsid w:val="00006A94"/>
    <w:rsid w:val="00007186"/>
    <w:rsid w:val="00007C5E"/>
    <w:rsid w:val="00011922"/>
    <w:rsid w:val="00011CB2"/>
    <w:rsid w:val="00012D91"/>
    <w:rsid w:val="00012E31"/>
    <w:rsid w:val="00013152"/>
    <w:rsid w:val="00013831"/>
    <w:rsid w:val="000138F3"/>
    <w:rsid w:val="00013D4A"/>
    <w:rsid w:val="00013F74"/>
    <w:rsid w:val="00015974"/>
    <w:rsid w:val="000161DD"/>
    <w:rsid w:val="0001681C"/>
    <w:rsid w:val="0001759D"/>
    <w:rsid w:val="00017926"/>
    <w:rsid w:val="00017CA2"/>
    <w:rsid w:val="00021469"/>
    <w:rsid w:val="00021AD6"/>
    <w:rsid w:val="00021BD4"/>
    <w:rsid w:val="00021D09"/>
    <w:rsid w:val="00021F97"/>
    <w:rsid w:val="00024A51"/>
    <w:rsid w:val="00024BD5"/>
    <w:rsid w:val="00024E75"/>
    <w:rsid w:val="00025765"/>
    <w:rsid w:val="00025A6E"/>
    <w:rsid w:val="00025ECB"/>
    <w:rsid w:val="00026F93"/>
    <w:rsid w:val="00027533"/>
    <w:rsid w:val="00027712"/>
    <w:rsid w:val="00027E9C"/>
    <w:rsid w:val="0003055B"/>
    <w:rsid w:val="00030A56"/>
    <w:rsid w:val="00031026"/>
    <w:rsid w:val="0003173D"/>
    <w:rsid w:val="000324D5"/>
    <w:rsid w:val="00032597"/>
    <w:rsid w:val="00032613"/>
    <w:rsid w:val="00032D92"/>
    <w:rsid w:val="00032F34"/>
    <w:rsid w:val="00033977"/>
    <w:rsid w:val="000347A8"/>
    <w:rsid w:val="00034C56"/>
    <w:rsid w:val="00035347"/>
    <w:rsid w:val="00035744"/>
    <w:rsid w:val="000359BA"/>
    <w:rsid w:val="0003663A"/>
    <w:rsid w:val="0003785D"/>
    <w:rsid w:val="00037EA9"/>
    <w:rsid w:val="00040344"/>
    <w:rsid w:val="000405E3"/>
    <w:rsid w:val="00041450"/>
    <w:rsid w:val="00042676"/>
    <w:rsid w:val="00042A46"/>
    <w:rsid w:val="000430F9"/>
    <w:rsid w:val="000432D2"/>
    <w:rsid w:val="000441D3"/>
    <w:rsid w:val="000449B9"/>
    <w:rsid w:val="00044C64"/>
    <w:rsid w:val="00044D15"/>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56A9"/>
    <w:rsid w:val="00055E81"/>
    <w:rsid w:val="000578BC"/>
    <w:rsid w:val="00057CA1"/>
    <w:rsid w:val="00057DD5"/>
    <w:rsid w:val="00060422"/>
    <w:rsid w:val="000608AC"/>
    <w:rsid w:val="00060A6D"/>
    <w:rsid w:val="00060CC1"/>
    <w:rsid w:val="00060DE8"/>
    <w:rsid w:val="000613DB"/>
    <w:rsid w:val="000619E5"/>
    <w:rsid w:val="00061DAF"/>
    <w:rsid w:val="0006245E"/>
    <w:rsid w:val="00062FFD"/>
    <w:rsid w:val="00063436"/>
    <w:rsid w:val="00063508"/>
    <w:rsid w:val="00063543"/>
    <w:rsid w:val="0006408F"/>
    <w:rsid w:val="00064887"/>
    <w:rsid w:val="0006497D"/>
    <w:rsid w:val="0006583B"/>
    <w:rsid w:val="00066133"/>
    <w:rsid w:val="000661EE"/>
    <w:rsid w:val="00067585"/>
    <w:rsid w:val="0007041A"/>
    <w:rsid w:val="000707E8"/>
    <w:rsid w:val="00070D5A"/>
    <w:rsid w:val="00071441"/>
    <w:rsid w:val="00071634"/>
    <w:rsid w:val="000720E6"/>
    <w:rsid w:val="00072DC0"/>
    <w:rsid w:val="000736B6"/>
    <w:rsid w:val="00073CC4"/>
    <w:rsid w:val="000740AE"/>
    <w:rsid w:val="00075756"/>
    <w:rsid w:val="00076680"/>
    <w:rsid w:val="00077254"/>
    <w:rsid w:val="0007746C"/>
    <w:rsid w:val="00077887"/>
    <w:rsid w:val="0007795D"/>
    <w:rsid w:val="0008033C"/>
    <w:rsid w:val="00080CE0"/>
    <w:rsid w:val="00081245"/>
    <w:rsid w:val="00081E65"/>
    <w:rsid w:val="00081FB7"/>
    <w:rsid w:val="0008296D"/>
    <w:rsid w:val="00082F2C"/>
    <w:rsid w:val="00082F2F"/>
    <w:rsid w:val="000838B1"/>
    <w:rsid w:val="0008405F"/>
    <w:rsid w:val="00085207"/>
    <w:rsid w:val="00085B3D"/>
    <w:rsid w:val="00085C83"/>
    <w:rsid w:val="00086AF3"/>
    <w:rsid w:val="00087056"/>
    <w:rsid w:val="0008724F"/>
    <w:rsid w:val="0008736E"/>
    <w:rsid w:val="000877E5"/>
    <w:rsid w:val="00087DA0"/>
    <w:rsid w:val="00091C20"/>
    <w:rsid w:val="0009273A"/>
    <w:rsid w:val="00094270"/>
    <w:rsid w:val="00094FE4"/>
    <w:rsid w:val="00095AF5"/>
    <w:rsid w:val="00095B38"/>
    <w:rsid w:val="000960A4"/>
    <w:rsid w:val="00096432"/>
    <w:rsid w:val="000964E3"/>
    <w:rsid w:val="000970E6"/>
    <w:rsid w:val="000972A4"/>
    <w:rsid w:val="000A05C3"/>
    <w:rsid w:val="000A0816"/>
    <w:rsid w:val="000A1E02"/>
    <w:rsid w:val="000A3533"/>
    <w:rsid w:val="000A3F45"/>
    <w:rsid w:val="000A4FE6"/>
    <w:rsid w:val="000A6D4A"/>
    <w:rsid w:val="000A748C"/>
    <w:rsid w:val="000A7C03"/>
    <w:rsid w:val="000A7CB9"/>
    <w:rsid w:val="000B0164"/>
    <w:rsid w:val="000B0A4F"/>
    <w:rsid w:val="000B129D"/>
    <w:rsid w:val="000B13DC"/>
    <w:rsid w:val="000B145F"/>
    <w:rsid w:val="000B17CD"/>
    <w:rsid w:val="000B19EA"/>
    <w:rsid w:val="000B1A21"/>
    <w:rsid w:val="000B1B10"/>
    <w:rsid w:val="000B2F87"/>
    <w:rsid w:val="000B3AFF"/>
    <w:rsid w:val="000B3C21"/>
    <w:rsid w:val="000B4EF9"/>
    <w:rsid w:val="000B5066"/>
    <w:rsid w:val="000B53E7"/>
    <w:rsid w:val="000B5D01"/>
    <w:rsid w:val="000B6026"/>
    <w:rsid w:val="000B69A7"/>
    <w:rsid w:val="000B7545"/>
    <w:rsid w:val="000C0427"/>
    <w:rsid w:val="000C1431"/>
    <w:rsid w:val="000C192D"/>
    <w:rsid w:val="000C1CC6"/>
    <w:rsid w:val="000C2126"/>
    <w:rsid w:val="000C27AE"/>
    <w:rsid w:val="000C2F29"/>
    <w:rsid w:val="000C32ED"/>
    <w:rsid w:val="000C3991"/>
    <w:rsid w:val="000C39DA"/>
    <w:rsid w:val="000C3A2D"/>
    <w:rsid w:val="000C3AFD"/>
    <w:rsid w:val="000C3D31"/>
    <w:rsid w:val="000C4A07"/>
    <w:rsid w:val="000C4B06"/>
    <w:rsid w:val="000C4E16"/>
    <w:rsid w:val="000C50D8"/>
    <w:rsid w:val="000C733D"/>
    <w:rsid w:val="000C7572"/>
    <w:rsid w:val="000C75DF"/>
    <w:rsid w:val="000C7788"/>
    <w:rsid w:val="000C791B"/>
    <w:rsid w:val="000D0947"/>
    <w:rsid w:val="000D0CE6"/>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72F9"/>
    <w:rsid w:val="000D766C"/>
    <w:rsid w:val="000E0245"/>
    <w:rsid w:val="000E2396"/>
    <w:rsid w:val="000E25FA"/>
    <w:rsid w:val="000E2BDE"/>
    <w:rsid w:val="000E2E77"/>
    <w:rsid w:val="000E3879"/>
    <w:rsid w:val="000E38BD"/>
    <w:rsid w:val="000E3931"/>
    <w:rsid w:val="000E4D61"/>
    <w:rsid w:val="000E5637"/>
    <w:rsid w:val="000E5939"/>
    <w:rsid w:val="000E6848"/>
    <w:rsid w:val="000E71F4"/>
    <w:rsid w:val="000E7AE1"/>
    <w:rsid w:val="000F02C2"/>
    <w:rsid w:val="000F0C23"/>
    <w:rsid w:val="000F206A"/>
    <w:rsid w:val="000F2421"/>
    <w:rsid w:val="000F2C1D"/>
    <w:rsid w:val="000F30D4"/>
    <w:rsid w:val="000F3AEA"/>
    <w:rsid w:val="000F3DB3"/>
    <w:rsid w:val="000F3F12"/>
    <w:rsid w:val="000F4243"/>
    <w:rsid w:val="000F428A"/>
    <w:rsid w:val="000F4327"/>
    <w:rsid w:val="000F4FAF"/>
    <w:rsid w:val="000F63BB"/>
    <w:rsid w:val="000F6D47"/>
    <w:rsid w:val="000F7B0D"/>
    <w:rsid w:val="00100313"/>
    <w:rsid w:val="00100441"/>
    <w:rsid w:val="001005F1"/>
    <w:rsid w:val="00100C0A"/>
    <w:rsid w:val="001010C4"/>
    <w:rsid w:val="0010120A"/>
    <w:rsid w:val="001017A8"/>
    <w:rsid w:val="00101815"/>
    <w:rsid w:val="00103244"/>
    <w:rsid w:val="0010339E"/>
    <w:rsid w:val="0010344F"/>
    <w:rsid w:val="0010395C"/>
    <w:rsid w:val="00103971"/>
    <w:rsid w:val="00104151"/>
    <w:rsid w:val="0010415B"/>
    <w:rsid w:val="00104DE7"/>
    <w:rsid w:val="0010564C"/>
    <w:rsid w:val="00105A6E"/>
    <w:rsid w:val="00106258"/>
    <w:rsid w:val="001062DA"/>
    <w:rsid w:val="00106698"/>
    <w:rsid w:val="00106743"/>
    <w:rsid w:val="00106B06"/>
    <w:rsid w:val="00110C23"/>
    <w:rsid w:val="001111A1"/>
    <w:rsid w:val="00111609"/>
    <w:rsid w:val="00112364"/>
    <w:rsid w:val="001129D4"/>
    <w:rsid w:val="001129E5"/>
    <w:rsid w:val="00113F17"/>
    <w:rsid w:val="00115474"/>
    <w:rsid w:val="001158AC"/>
    <w:rsid w:val="0011598D"/>
    <w:rsid w:val="00115A10"/>
    <w:rsid w:val="001161EA"/>
    <w:rsid w:val="00116274"/>
    <w:rsid w:val="0011640B"/>
    <w:rsid w:val="0011675E"/>
    <w:rsid w:val="00116960"/>
    <w:rsid w:val="00117429"/>
    <w:rsid w:val="00117611"/>
    <w:rsid w:val="00117A80"/>
    <w:rsid w:val="00117E67"/>
    <w:rsid w:val="00117F69"/>
    <w:rsid w:val="00117F8D"/>
    <w:rsid w:val="00120C2C"/>
    <w:rsid w:val="00120C46"/>
    <w:rsid w:val="00121434"/>
    <w:rsid w:val="001215BA"/>
    <w:rsid w:val="001219F6"/>
    <w:rsid w:val="001223C3"/>
    <w:rsid w:val="0012368B"/>
    <w:rsid w:val="001242D5"/>
    <w:rsid w:val="001242ED"/>
    <w:rsid w:val="0012445B"/>
    <w:rsid w:val="00124BC2"/>
    <w:rsid w:val="00125076"/>
    <w:rsid w:val="00125098"/>
    <w:rsid w:val="001253A0"/>
    <w:rsid w:val="00125884"/>
    <w:rsid w:val="001263CF"/>
    <w:rsid w:val="0012692C"/>
    <w:rsid w:val="0012765E"/>
    <w:rsid w:val="00127D2C"/>
    <w:rsid w:val="001301D4"/>
    <w:rsid w:val="00130304"/>
    <w:rsid w:val="00131AD4"/>
    <w:rsid w:val="00131D72"/>
    <w:rsid w:val="00131DF2"/>
    <w:rsid w:val="001325EE"/>
    <w:rsid w:val="001332C3"/>
    <w:rsid w:val="00133316"/>
    <w:rsid w:val="00134575"/>
    <w:rsid w:val="00134E30"/>
    <w:rsid w:val="0013521F"/>
    <w:rsid w:val="00135311"/>
    <w:rsid w:val="00135EEF"/>
    <w:rsid w:val="001360E3"/>
    <w:rsid w:val="00136492"/>
    <w:rsid w:val="00136567"/>
    <w:rsid w:val="001367D9"/>
    <w:rsid w:val="00136BB0"/>
    <w:rsid w:val="00137B2E"/>
    <w:rsid w:val="00140816"/>
    <w:rsid w:val="00140B4E"/>
    <w:rsid w:val="00141640"/>
    <w:rsid w:val="001429BE"/>
    <w:rsid w:val="001434DE"/>
    <w:rsid w:val="00143BC1"/>
    <w:rsid w:val="00144171"/>
    <w:rsid w:val="001442A0"/>
    <w:rsid w:val="001442D7"/>
    <w:rsid w:val="00144B2B"/>
    <w:rsid w:val="00145810"/>
    <w:rsid w:val="00145B40"/>
    <w:rsid w:val="001464DD"/>
    <w:rsid w:val="00147AB6"/>
    <w:rsid w:val="001507EA"/>
    <w:rsid w:val="00151742"/>
    <w:rsid w:val="00152F06"/>
    <w:rsid w:val="0015341C"/>
    <w:rsid w:val="00153DFD"/>
    <w:rsid w:val="00153F04"/>
    <w:rsid w:val="001550A9"/>
    <w:rsid w:val="001559BA"/>
    <w:rsid w:val="001559F4"/>
    <w:rsid w:val="00155E7E"/>
    <w:rsid w:val="0015627A"/>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C4A"/>
    <w:rsid w:val="00163CFA"/>
    <w:rsid w:val="0016435B"/>
    <w:rsid w:val="001648A4"/>
    <w:rsid w:val="00165BF1"/>
    <w:rsid w:val="00166F13"/>
    <w:rsid w:val="0017065B"/>
    <w:rsid w:val="001717CB"/>
    <w:rsid w:val="001718A6"/>
    <w:rsid w:val="00171F10"/>
    <w:rsid w:val="00172BF8"/>
    <w:rsid w:val="00173398"/>
    <w:rsid w:val="0017367A"/>
    <w:rsid w:val="001739F7"/>
    <w:rsid w:val="001741B9"/>
    <w:rsid w:val="00174463"/>
    <w:rsid w:val="00174772"/>
    <w:rsid w:val="00175B39"/>
    <w:rsid w:val="00176515"/>
    <w:rsid w:val="001769B7"/>
    <w:rsid w:val="00177896"/>
    <w:rsid w:val="0017797E"/>
    <w:rsid w:val="001800C5"/>
    <w:rsid w:val="00180BA2"/>
    <w:rsid w:val="00180F5E"/>
    <w:rsid w:val="00181D88"/>
    <w:rsid w:val="00182153"/>
    <w:rsid w:val="001825C3"/>
    <w:rsid w:val="00182C91"/>
    <w:rsid w:val="00182E8F"/>
    <w:rsid w:val="001831BA"/>
    <w:rsid w:val="001836EB"/>
    <w:rsid w:val="001839BF"/>
    <w:rsid w:val="00183D61"/>
    <w:rsid w:val="00184D63"/>
    <w:rsid w:val="00185DEA"/>
    <w:rsid w:val="00185F7E"/>
    <w:rsid w:val="00186106"/>
    <w:rsid w:val="00186695"/>
    <w:rsid w:val="001868AE"/>
    <w:rsid w:val="0018713D"/>
    <w:rsid w:val="001875ED"/>
    <w:rsid w:val="00187944"/>
    <w:rsid w:val="00187DC8"/>
    <w:rsid w:val="00190602"/>
    <w:rsid w:val="001919F9"/>
    <w:rsid w:val="0019203E"/>
    <w:rsid w:val="00193A32"/>
    <w:rsid w:val="00194199"/>
    <w:rsid w:val="001945A5"/>
    <w:rsid w:val="00194653"/>
    <w:rsid w:val="00194E0F"/>
    <w:rsid w:val="0019539F"/>
    <w:rsid w:val="00195B09"/>
    <w:rsid w:val="00195CA2"/>
    <w:rsid w:val="0019697B"/>
    <w:rsid w:val="001969B9"/>
    <w:rsid w:val="00196B7E"/>
    <w:rsid w:val="00196D79"/>
    <w:rsid w:val="0019797F"/>
    <w:rsid w:val="00197BE3"/>
    <w:rsid w:val="001A0693"/>
    <w:rsid w:val="001A1992"/>
    <w:rsid w:val="001A1DD8"/>
    <w:rsid w:val="001A2047"/>
    <w:rsid w:val="001A2740"/>
    <w:rsid w:val="001A32FC"/>
    <w:rsid w:val="001A38D1"/>
    <w:rsid w:val="001A410D"/>
    <w:rsid w:val="001A4196"/>
    <w:rsid w:val="001A4540"/>
    <w:rsid w:val="001A458B"/>
    <w:rsid w:val="001A4F41"/>
    <w:rsid w:val="001A5C38"/>
    <w:rsid w:val="001A5D49"/>
    <w:rsid w:val="001A5EF6"/>
    <w:rsid w:val="001A610B"/>
    <w:rsid w:val="001A64F4"/>
    <w:rsid w:val="001A65B3"/>
    <w:rsid w:val="001A6B70"/>
    <w:rsid w:val="001A7D2A"/>
    <w:rsid w:val="001B01AC"/>
    <w:rsid w:val="001B0A68"/>
    <w:rsid w:val="001B1315"/>
    <w:rsid w:val="001B1319"/>
    <w:rsid w:val="001B2247"/>
    <w:rsid w:val="001B35EF"/>
    <w:rsid w:val="001B4427"/>
    <w:rsid w:val="001B47A0"/>
    <w:rsid w:val="001B4B11"/>
    <w:rsid w:val="001B4FC7"/>
    <w:rsid w:val="001B565E"/>
    <w:rsid w:val="001B5E53"/>
    <w:rsid w:val="001B7592"/>
    <w:rsid w:val="001B7B3A"/>
    <w:rsid w:val="001B7BF6"/>
    <w:rsid w:val="001C0571"/>
    <w:rsid w:val="001C12DB"/>
    <w:rsid w:val="001C297B"/>
    <w:rsid w:val="001C2D20"/>
    <w:rsid w:val="001C318E"/>
    <w:rsid w:val="001C46C3"/>
    <w:rsid w:val="001C48BB"/>
    <w:rsid w:val="001C49D0"/>
    <w:rsid w:val="001C4C40"/>
    <w:rsid w:val="001C6714"/>
    <w:rsid w:val="001C6754"/>
    <w:rsid w:val="001C6B72"/>
    <w:rsid w:val="001C6D37"/>
    <w:rsid w:val="001C6D55"/>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C19"/>
    <w:rsid w:val="001D3CD8"/>
    <w:rsid w:val="001D4A5F"/>
    <w:rsid w:val="001D4E5D"/>
    <w:rsid w:val="001D5180"/>
    <w:rsid w:val="001D6971"/>
    <w:rsid w:val="001D6A6B"/>
    <w:rsid w:val="001D6A73"/>
    <w:rsid w:val="001D6DF8"/>
    <w:rsid w:val="001D7210"/>
    <w:rsid w:val="001D7A13"/>
    <w:rsid w:val="001E07F1"/>
    <w:rsid w:val="001E0B31"/>
    <w:rsid w:val="001E0D0B"/>
    <w:rsid w:val="001E17D2"/>
    <w:rsid w:val="001E18F6"/>
    <w:rsid w:val="001E2633"/>
    <w:rsid w:val="001E495B"/>
    <w:rsid w:val="001E4BB3"/>
    <w:rsid w:val="001E5DC5"/>
    <w:rsid w:val="001E646A"/>
    <w:rsid w:val="001E7B4D"/>
    <w:rsid w:val="001F03C7"/>
    <w:rsid w:val="001F0B2F"/>
    <w:rsid w:val="001F1174"/>
    <w:rsid w:val="001F13C3"/>
    <w:rsid w:val="001F17B1"/>
    <w:rsid w:val="001F19DB"/>
    <w:rsid w:val="001F1DFC"/>
    <w:rsid w:val="001F1EDE"/>
    <w:rsid w:val="001F1FB0"/>
    <w:rsid w:val="001F21AD"/>
    <w:rsid w:val="001F2ECD"/>
    <w:rsid w:val="001F3288"/>
    <w:rsid w:val="001F3C5A"/>
    <w:rsid w:val="001F4330"/>
    <w:rsid w:val="001F4688"/>
    <w:rsid w:val="001F46A3"/>
    <w:rsid w:val="001F4B01"/>
    <w:rsid w:val="001F5262"/>
    <w:rsid w:val="001F5308"/>
    <w:rsid w:val="001F58A2"/>
    <w:rsid w:val="001F73F1"/>
    <w:rsid w:val="001F7849"/>
    <w:rsid w:val="0020019B"/>
    <w:rsid w:val="00200821"/>
    <w:rsid w:val="00200ED8"/>
    <w:rsid w:val="00200FCE"/>
    <w:rsid w:val="0020109E"/>
    <w:rsid w:val="0020164C"/>
    <w:rsid w:val="002029D5"/>
    <w:rsid w:val="00203B81"/>
    <w:rsid w:val="00203FEC"/>
    <w:rsid w:val="0020410B"/>
    <w:rsid w:val="00205008"/>
    <w:rsid w:val="00205759"/>
    <w:rsid w:val="00205873"/>
    <w:rsid w:val="00205970"/>
    <w:rsid w:val="002061D7"/>
    <w:rsid w:val="00206A6E"/>
    <w:rsid w:val="00206C2C"/>
    <w:rsid w:val="00206C49"/>
    <w:rsid w:val="00207363"/>
    <w:rsid w:val="00207432"/>
    <w:rsid w:val="002077B2"/>
    <w:rsid w:val="00207894"/>
    <w:rsid w:val="002100AE"/>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D8D"/>
    <w:rsid w:val="00213E21"/>
    <w:rsid w:val="00214578"/>
    <w:rsid w:val="00214852"/>
    <w:rsid w:val="00215197"/>
    <w:rsid w:val="00216425"/>
    <w:rsid w:val="002167DF"/>
    <w:rsid w:val="00216A92"/>
    <w:rsid w:val="00216B5D"/>
    <w:rsid w:val="0021733D"/>
    <w:rsid w:val="00217A35"/>
    <w:rsid w:val="00217C81"/>
    <w:rsid w:val="002206B9"/>
    <w:rsid w:val="00220978"/>
    <w:rsid w:val="00220F29"/>
    <w:rsid w:val="0022133E"/>
    <w:rsid w:val="0022149B"/>
    <w:rsid w:val="00221EE9"/>
    <w:rsid w:val="002227C0"/>
    <w:rsid w:val="00222B9D"/>
    <w:rsid w:val="00222C10"/>
    <w:rsid w:val="00222DC4"/>
    <w:rsid w:val="00223879"/>
    <w:rsid w:val="00223885"/>
    <w:rsid w:val="00224281"/>
    <w:rsid w:val="002244AF"/>
    <w:rsid w:val="002247AA"/>
    <w:rsid w:val="00224C18"/>
    <w:rsid w:val="00226193"/>
    <w:rsid w:val="002267B6"/>
    <w:rsid w:val="00226AE2"/>
    <w:rsid w:val="002271BC"/>
    <w:rsid w:val="0022761C"/>
    <w:rsid w:val="00227F56"/>
    <w:rsid w:val="0023138D"/>
    <w:rsid w:val="0023217F"/>
    <w:rsid w:val="002327AD"/>
    <w:rsid w:val="002331E6"/>
    <w:rsid w:val="002339CF"/>
    <w:rsid w:val="00233A5B"/>
    <w:rsid w:val="0023424F"/>
    <w:rsid w:val="0023471F"/>
    <w:rsid w:val="00234BA5"/>
    <w:rsid w:val="00234D61"/>
    <w:rsid w:val="00234D89"/>
    <w:rsid w:val="00234F40"/>
    <w:rsid w:val="0023508B"/>
    <w:rsid w:val="002352D3"/>
    <w:rsid w:val="0023667F"/>
    <w:rsid w:val="00237292"/>
    <w:rsid w:val="00237B1E"/>
    <w:rsid w:val="00237DD4"/>
    <w:rsid w:val="0024009B"/>
    <w:rsid w:val="00240457"/>
    <w:rsid w:val="0024056C"/>
    <w:rsid w:val="00241307"/>
    <w:rsid w:val="0024135D"/>
    <w:rsid w:val="00242B54"/>
    <w:rsid w:val="002433BD"/>
    <w:rsid w:val="00243C37"/>
    <w:rsid w:val="00243EE3"/>
    <w:rsid w:val="00243FE7"/>
    <w:rsid w:val="002443AC"/>
    <w:rsid w:val="0024473E"/>
    <w:rsid w:val="002477A5"/>
    <w:rsid w:val="00250406"/>
    <w:rsid w:val="0025131A"/>
    <w:rsid w:val="00251C48"/>
    <w:rsid w:val="00252351"/>
    <w:rsid w:val="00252580"/>
    <w:rsid w:val="0025399E"/>
    <w:rsid w:val="00253E6E"/>
    <w:rsid w:val="0025450B"/>
    <w:rsid w:val="0025551E"/>
    <w:rsid w:val="00256E4E"/>
    <w:rsid w:val="002571AA"/>
    <w:rsid w:val="00257C8A"/>
    <w:rsid w:val="002611A2"/>
    <w:rsid w:val="00261FE8"/>
    <w:rsid w:val="00262290"/>
    <w:rsid w:val="002622DB"/>
    <w:rsid w:val="00262739"/>
    <w:rsid w:val="00263AE2"/>
    <w:rsid w:val="0026556B"/>
    <w:rsid w:val="0026626E"/>
    <w:rsid w:val="00266494"/>
    <w:rsid w:val="00266B93"/>
    <w:rsid w:val="00267807"/>
    <w:rsid w:val="00270240"/>
    <w:rsid w:val="002703B5"/>
    <w:rsid w:val="00272404"/>
    <w:rsid w:val="00272450"/>
    <w:rsid w:val="0027268A"/>
    <w:rsid w:val="002744CC"/>
    <w:rsid w:val="00274736"/>
    <w:rsid w:val="00274A71"/>
    <w:rsid w:val="002752E3"/>
    <w:rsid w:val="00275940"/>
    <w:rsid w:val="00275C20"/>
    <w:rsid w:val="00275E21"/>
    <w:rsid w:val="002768F3"/>
    <w:rsid w:val="00277717"/>
    <w:rsid w:val="00277B52"/>
    <w:rsid w:val="00281101"/>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F49"/>
    <w:rsid w:val="00287183"/>
    <w:rsid w:val="00287622"/>
    <w:rsid w:val="00287BF3"/>
    <w:rsid w:val="00290307"/>
    <w:rsid w:val="00290C45"/>
    <w:rsid w:val="00290EF5"/>
    <w:rsid w:val="0029118C"/>
    <w:rsid w:val="002914B6"/>
    <w:rsid w:val="0029193E"/>
    <w:rsid w:val="00291AE2"/>
    <w:rsid w:val="00291E4E"/>
    <w:rsid w:val="00291F78"/>
    <w:rsid w:val="00293065"/>
    <w:rsid w:val="0029377A"/>
    <w:rsid w:val="00293953"/>
    <w:rsid w:val="00293D9C"/>
    <w:rsid w:val="00294A04"/>
    <w:rsid w:val="00294DED"/>
    <w:rsid w:val="00296877"/>
    <w:rsid w:val="00296D39"/>
    <w:rsid w:val="00296E12"/>
    <w:rsid w:val="0029709B"/>
    <w:rsid w:val="0029720D"/>
    <w:rsid w:val="00297377"/>
    <w:rsid w:val="00297B01"/>
    <w:rsid w:val="002A0345"/>
    <w:rsid w:val="002A0A2C"/>
    <w:rsid w:val="002A0A5C"/>
    <w:rsid w:val="002A0D71"/>
    <w:rsid w:val="002A102E"/>
    <w:rsid w:val="002A1585"/>
    <w:rsid w:val="002A1ACB"/>
    <w:rsid w:val="002A1CE1"/>
    <w:rsid w:val="002A1FE0"/>
    <w:rsid w:val="002A2242"/>
    <w:rsid w:val="002A2681"/>
    <w:rsid w:val="002A3B8A"/>
    <w:rsid w:val="002A3FE2"/>
    <w:rsid w:val="002A4B1C"/>
    <w:rsid w:val="002A4C34"/>
    <w:rsid w:val="002A50EF"/>
    <w:rsid w:val="002A510A"/>
    <w:rsid w:val="002A5C4B"/>
    <w:rsid w:val="002A66D0"/>
    <w:rsid w:val="002A66E4"/>
    <w:rsid w:val="002A681A"/>
    <w:rsid w:val="002A6F94"/>
    <w:rsid w:val="002A7BAB"/>
    <w:rsid w:val="002A7C45"/>
    <w:rsid w:val="002B0263"/>
    <w:rsid w:val="002B02C0"/>
    <w:rsid w:val="002B10EB"/>
    <w:rsid w:val="002B1BD9"/>
    <w:rsid w:val="002B1E0D"/>
    <w:rsid w:val="002B2789"/>
    <w:rsid w:val="002B2C38"/>
    <w:rsid w:val="002B2F2B"/>
    <w:rsid w:val="002B311E"/>
    <w:rsid w:val="002B3188"/>
    <w:rsid w:val="002B34D1"/>
    <w:rsid w:val="002B3C4F"/>
    <w:rsid w:val="002B480B"/>
    <w:rsid w:val="002B5005"/>
    <w:rsid w:val="002B5896"/>
    <w:rsid w:val="002B61E0"/>
    <w:rsid w:val="002B6292"/>
    <w:rsid w:val="002B70B4"/>
    <w:rsid w:val="002B7702"/>
    <w:rsid w:val="002B7959"/>
    <w:rsid w:val="002B7C7A"/>
    <w:rsid w:val="002B7CF7"/>
    <w:rsid w:val="002C0FD3"/>
    <w:rsid w:val="002C1372"/>
    <w:rsid w:val="002C1B59"/>
    <w:rsid w:val="002C1C0F"/>
    <w:rsid w:val="002C24F6"/>
    <w:rsid w:val="002C31B6"/>
    <w:rsid w:val="002C33B7"/>
    <w:rsid w:val="002C360D"/>
    <w:rsid w:val="002C3EA5"/>
    <w:rsid w:val="002C43A4"/>
    <w:rsid w:val="002C4739"/>
    <w:rsid w:val="002C540E"/>
    <w:rsid w:val="002C566E"/>
    <w:rsid w:val="002C5B26"/>
    <w:rsid w:val="002C61DB"/>
    <w:rsid w:val="002C61E2"/>
    <w:rsid w:val="002C62C5"/>
    <w:rsid w:val="002C6363"/>
    <w:rsid w:val="002C7351"/>
    <w:rsid w:val="002C740A"/>
    <w:rsid w:val="002C775F"/>
    <w:rsid w:val="002C7822"/>
    <w:rsid w:val="002C7E19"/>
    <w:rsid w:val="002D0FEA"/>
    <w:rsid w:val="002D1035"/>
    <w:rsid w:val="002D11B6"/>
    <w:rsid w:val="002D14F3"/>
    <w:rsid w:val="002D19FF"/>
    <w:rsid w:val="002D2EBD"/>
    <w:rsid w:val="002D32E3"/>
    <w:rsid w:val="002D38E3"/>
    <w:rsid w:val="002D3BEC"/>
    <w:rsid w:val="002D3C68"/>
    <w:rsid w:val="002D3EBF"/>
    <w:rsid w:val="002D4254"/>
    <w:rsid w:val="002D452D"/>
    <w:rsid w:val="002D4951"/>
    <w:rsid w:val="002D4A29"/>
    <w:rsid w:val="002D5765"/>
    <w:rsid w:val="002D5970"/>
    <w:rsid w:val="002D5EAB"/>
    <w:rsid w:val="002D6558"/>
    <w:rsid w:val="002D6BFD"/>
    <w:rsid w:val="002D6D48"/>
    <w:rsid w:val="002D6EB1"/>
    <w:rsid w:val="002D7864"/>
    <w:rsid w:val="002D7A0E"/>
    <w:rsid w:val="002D7EC0"/>
    <w:rsid w:val="002E00D4"/>
    <w:rsid w:val="002E01CE"/>
    <w:rsid w:val="002E0CC1"/>
    <w:rsid w:val="002E0E08"/>
    <w:rsid w:val="002E0FCA"/>
    <w:rsid w:val="002E15EB"/>
    <w:rsid w:val="002E18C6"/>
    <w:rsid w:val="002E1AB0"/>
    <w:rsid w:val="002E1D11"/>
    <w:rsid w:val="002E2109"/>
    <w:rsid w:val="002E23D3"/>
    <w:rsid w:val="002E27C9"/>
    <w:rsid w:val="002E28EB"/>
    <w:rsid w:val="002E28FA"/>
    <w:rsid w:val="002E2982"/>
    <w:rsid w:val="002E2A26"/>
    <w:rsid w:val="002E2A38"/>
    <w:rsid w:val="002E39CB"/>
    <w:rsid w:val="002E3C2D"/>
    <w:rsid w:val="002E4B14"/>
    <w:rsid w:val="002E5BB0"/>
    <w:rsid w:val="002E6563"/>
    <w:rsid w:val="002E661D"/>
    <w:rsid w:val="002E7050"/>
    <w:rsid w:val="002E71D2"/>
    <w:rsid w:val="002F06BC"/>
    <w:rsid w:val="002F1287"/>
    <w:rsid w:val="002F13E3"/>
    <w:rsid w:val="002F1428"/>
    <w:rsid w:val="002F1B0E"/>
    <w:rsid w:val="002F21C4"/>
    <w:rsid w:val="002F25A6"/>
    <w:rsid w:val="002F2F1B"/>
    <w:rsid w:val="002F3D1F"/>
    <w:rsid w:val="002F3F77"/>
    <w:rsid w:val="002F41BB"/>
    <w:rsid w:val="002F4296"/>
    <w:rsid w:val="002F501E"/>
    <w:rsid w:val="002F5106"/>
    <w:rsid w:val="002F5445"/>
    <w:rsid w:val="002F5462"/>
    <w:rsid w:val="002F6503"/>
    <w:rsid w:val="002F6970"/>
    <w:rsid w:val="002F6E83"/>
    <w:rsid w:val="002F7B55"/>
    <w:rsid w:val="0030073D"/>
    <w:rsid w:val="0030091C"/>
    <w:rsid w:val="00300BF9"/>
    <w:rsid w:val="00300D0D"/>
    <w:rsid w:val="0030294F"/>
    <w:rsid w:val="00303D66"/>
    <w:rsid w:val="003048DC"/>
    <w:rsid w:val="00304B13"/>
    <w:rsid w:val="003055AA"/>
    <w:rsid w:val="00305BDE"/>
    <w:rsid w:val="00307CBF"/>
    <w:rsid w:val="00307EF4"/>
    <w:rsid w:val="0031055D"/>
    <w:rsid w:val="00310828"/>
    <w:rsid w:val="00311E70"/>
    <w:rsid w:val="00312545"/>
    <w:rsid w:val="003128DD"/>
    <w:rsid w:val="0031292A"/>
    <w:rsid w:val="00313023"/>
    <w:rsid w:val="00313059"/>
    <w:rsid w:val="00313195"/>
    <w:rsid w:val="003132C6"/>
    <w:rsid w:val="00313C9B"/>
    <w:rsid w:val="00315629"/>
    <w:rsid w:val="00315729"/>
    <w:rsid w:val="00315BF2"/>
    <w:rsid w:val="0031619D"/>
    <w:rsid w:val="003164E4"/>
    <w:rsid w:val="00316FAF"/>
    <w:rsid w:val="00317B5A"/>
    <w:rsid w:val="00320691"/>
    <w:rsid w:val="0032084E"/>
    <w:rsid w:val="0032173E"/>
    <w:rsid w:val="00321D08"/>
    <w:rsid w:val="00321F35"/>
    <w:rsid w:val="0032251A"/>
    <w:rsid w:val="003225DE"/>
    <w:rsid w:val="00322922"/>
    <w:rsid w:val="00323B8C"/>
    <w:rsid w:val="00323C02"/>
    <w:rsid w:val="00323DF1"/>
    <w:rsid w:val="00323EF7"/>
    <w:rsid w:val="003247E5"/>
    <w:rsid w:val="00324DE2"/>
    <w:rsid w:val="00325630"/>
    <w:rsid w:val="00325BA7"/>
    <w:rsid w:val="0032640C"/>
    <w:rsid w:val="00326D01"/>
    <w:rsid w:val="00327B02"/>
    <w:rsid w:val="003312A0"/>
    <w:rsid w:val="00331E74"/>
    <w:rsid w:val="00333439"/>
    <w:rsid w:val="003336C1"/>
    <w:rsid w:val="00334DCC"/>
    <w:rsid w:val="00335218"/>
    <w:rsid w:val="00335505"/>
    <w:rsid w:val="00335BF4"/>
    <w:rsid w:val="00335E6A"/>
    <w:rsid w:val="00336072"/>
    <w:rsid w:val="003362D5"/>
    <w:rsid w:val="00336419"/>
    <w:rsid w:val="003372EE"/>
    <w:rsid w:val="00337F24"/>
    <w:rsid w:val="00340441"/>
    <w:rsid w:val="003408B1"/>
    <w:rsid w:val="003408D5"/>
    <w:rsid w:val="00340B0A"/>
    <w:rsid w:val="00340F0D"/>
    <w:rsid w:val="00343063"/>
    <w:rsid w:val="0034347C"/>
    <w:rsid w:val="003453F0"/>
    <w:rsid w:val="00345739"/>
    <w:rsid w:val="00345DCD"/>
    <w:rsid w:val="00346BF1"/>
    <w:rsid w:val="00350165"/>
    <w:rsid w:val="00350D4B"/>
    <w:rsid w:val="00351627"/>
    <w:rsid w:val="0035190E"/>
    <w:rsid w:val="00351974"/>
    <w:rsid w:val="003519A9"/>
    <w:rsid w:val="00351F6E"/>
    <w:rsid w:val="003523AE"/>
    <w:rsid w:val="0035246F"/>
    <w:rsid w:val="00352612"/>
    <w:rsid w:val="003533F3"/>
    <w:rsid w:val="00353BBD"/>
    <w:rsid w:val="0035445A"/>
    <w:rsid w:val="003549AC"/>
    <w:rsid w:val="00354E3F"/>
    <w:rsid w:val="00355A50"/>
    <w:rsid w:val="00356A26"/>
    <w:rsid w:val="00356EFF"/>
    <w:rsid w:val="0035758F"/>
    <w:rsid w:val="00357B96"/>
    <w:rsid w:val="00360362"/>
    <w:rsid w:val="0036254D"/>
    <w:rsid w:val="00362640"/>
    <w:rsid w:val="00362E85"/>
    <w:rsid w:val="00363C0D"/>
    <w:rsid w:val="0036421E"/>
    <w:rsid w:val="00364FD2"/>
    <w:rsid w:val="00365277"/>
    <w:rsid w:val="00365AE0"/>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5056"/>
    <w:rsid w:val="003759C2"/>
    <w:rsid w:val="00375C41"/>
    <w:rsid w:val="00376EB0"/>
    <w:rsid w:val="0037705B"/>
    <w:rsid w:val="00377B36"/>
    <w:rsid w:val="00377BFC"/>
    <w:rsid w:val="00380445"/>
    <w:rsid w:val="003804EE"/>
    <w:rsid w:val="003815F3"/>
    <w:rsid w:val="00381F86"/>
    <w:rsid w:val="003821BC"/>
    <w:rsid w:val="00383370"/>
    <w:rsid w:val="0038348A"/>
    <w:rsid w:val="00383F46"/>
    <w:rsid w:val="00384622"/>
    <w:rsid w:val="00384F9C"/>
    <w:rsid w:val="00385A72"/>
    <w:rsid w:val="003861E6"/>
    <w:rsid w:val="00386808"/>
    <w:rsid w:val="00386D14"/>
    <w:rsid w:val="00387189"/>
    <w:rsid w:val="00387805"/>
    <w:rsid w:val="00387818"/>
    <w:rsid w:val="00387D76"/>
    <w:rsid w:val="00387E17"/>
    <w:rsid w:val="00387F10"/>
    <w:rsid w:val="00390180"/>
    <w:rsid w:val="00390405"/>
    <w:rsid w:val="00390869"/>
    <w:rsid w:val="00390C40"/>
    <w:rsid w:val="00390D50"/>
    <w:rsid w:val="003910A4"/>
    <w:rsid w:val="0039235D"/>
    <w:rsid w:val="003923DD"/>
    <w:rsid w:val="00392DC7"/>
    <w:rsid w:val="00393AEB"/>
    <w:rsid w:val="00394D52"/>
    <w:rsid w:val="003952BE"/>
    <w:rsid w:val="00395AFF"/>
    <w:rsid w:val="00395DD9"/>
    <w:rsid w:val="00395E30"/>
    <w:rsid w:val="00395F54"/>
    <w:rsid w:val="003965AE"/>
    <w:rsid w:val="003974F3"/>
    <w:rsid w:val="003A00FE"/>
    <w:rsid w:val="003A03A5"/>
    <w:rsid w:val="003A03E2"/>
    <w:rsid w:val="003A062C"/>
    <w:rsid w:val="003A063A"/>
    <w:rsid w:val="003A1E02"/>
    <w:rsid w:val="003A1EA3"/>
    <w:rsid w:val="003A2A24"/>
    <w:rsid w:val="003A2E72"/>
    <w:rsid w:val="003A2FD4"/>
    <w:rsid w:val="003A30C5"/>
    <w:rsid w:val="003A314B"/>
    <w:rsid w:val="003A3766"/>
    <w:rsid w:val="003A37D0"/>
    <w:rsid w:val="003A4E20"/>
    <w:rsid w:val="003A4E64"/>
    <w:rsid w:val="003A52DC"/>
    <w:rsid w:val="003A65EB"/>
    <w:rsid w:val="003A713B"/>
    <w:rsid w:val="003A72AA"/>
    <w:rsid w:val="003B00F0"/>
    <w:rsid w:val="003B02B1"/>
    <w:rsid w:val="003B05AA"/>
    <w:rsid w:val="003B0702"/>
    <w:rsid w:val="003B2261"/>
    <w:rsid w:val="003B2995"/>
    <w:rsid w:val="003B3003"/>
    <w:rsid w:val="003B32FF"/>
    <w:rsid w:val="003B36DC"/>
    <w:rsid w:val="003B39E2"/>
    <w:rsid w:val="003B3B0E"/>
    <w:rsid w:val="003B3D64"/>
    <w:rsid w:val="003B442C"/>
    <w:rsid w:val="003B4ACB"/>
    <w:rsid w:val="003B55F6"/>
    <w:rsid w:val="003B615E"/>
    <w:rsid w:val="003C0AEA"/>
    <w:rsid w:val="003C0C9A"/>
    <w:rsid w:val="003C0F1D"/>
    <w:rsid w:val="003C1211"/>
    <w:rsid w:val="003C1254"/>
    <w:rsid w:val="003C2737"/>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2784"/>
    <w:rsid w:val="003D2EED"/>
    <w:rsid w:val="003D316D"/>
    <w:rsid w:val="003D507E"/>
    <w:rsid w:val="003D58D1"/>
    <w:rsid w:val="003D5A89"/>
    <w:rsid w:val="003D612C"/>
    <w:rsid w:val="003D6AEF"/>
    <w:rsid w:val="003D7162"/>
    <w:rsid w:val="003D7D9D"/>
    <w:rsid w:val="003E0795"/>
    <w:rsid w:val="003E176F"/>
    <w:rsid w:val="003E18D7"/>
    <w:rsid w:val="003E1B33"/>
    <w:rsid w:val="003E1B5B"/>
    <w:rsid w:val="003E2330"/>
    <w:rsid w:val="003E2686"/>
    <w:rsid w:val="003E2DA5"/>
    <w:rsid w:val="003E3C6F"/>
    <w:rsid w:val="003E3CF0"/>
    <w:rsid w:val="003E446D"/>
    <w:rsid w:val="003E56FD"/>
    <w:rsid w:val="003E704B"/>
    <w:rsid w:val="003E7603"/>
    <w:rsid w:val="003F0881"/>
    <w:rsid w:val="003F0A85"/>
    <w:rsid w:val="003F0B79"/>
    <w:rsid w:val="003F24F4"/>
    <w:rsid w:val="003F42A3"/>
    <w:rsid w:val="003F4698"/>
    <w:rsid w:val="003F60CD"/>
    <w:rsid w:val="003F6258"/>
    <w:rsid w:val="003F6A22"/>
    <w:rsid w:val="003F6FBC"/>
    <w:rsid w:val="003F789E"/>
    <w:rsid w:val="004001AC"/>
    <w:rsid w:val="00400574"/>
    <w:rsid w:val="004006C2"/>
    <w:rsid w:val="00400A0C"/>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13"/>
    <w:rsid w:val="0040646D"/>
    <w:rsid w:val="00406F47"/>
    <w:rsid w:val="00407676"/>
    <w:rsid w:val="0040792D"/>
    <w:rsid w:val="004103DB"/>
    <w:rsid w:val="00410E9D"/>
    <w:rsid w:val="0041103D"/>
    <w:rsid w:val="004112FE"/>
    <w:rsid w:val="0041131B"/>
    <w:rsid w:val="004116D3"/>
    <w:rsid w:val="00412F9A"/>
    <w:rsid w:val="0041316E"/>
    <w:rsid w:val="004142BE"/>
    <w:rsid w:val="004167CC"/>
    <w:rsid w:val="00416F4A"/>
    <w:rsid w:val="00417150"/>
    <w:rsid w:val="00417210"/>
    <w:rsid w:val="00417A36"/>
    <w:rsid w:val="00417F31"/>
    <w:rsid w:val="00421169"/>
    <w:rsid w:val="004223DD"/>
    <w:rsid w:val="004224D4"/>
    <w:rsid w:val="004238C4"/>
    <w:rsid w:val="0042401E"/>
    <w:rsid w:val="004241C5"/>
    <w:rsid w:val="0042633C"/>
    <w:rsid w:val="004267C4"/>
    <w:rsid w:val="004267D5"/>
    <w:rsid w:val="00426B51"/>
    <w:rsid w:val="004271C9"/>
    <w:rsid w:val="0042768C"/>
    <w:rsid w:val="00430391"/>
    <w:rsid w:val="00430DDB"/>
    <w:rsid w:val="004315BC"/>
    <w:rsid w:val="00431884"/>
    <w:rsid w:val="004318D3"/>
    <w:rsid w:val="0043199A"/>
    <w:rsid w:val="00431F8C"/>
    <w:rsid w:val="00432006"/>
    <w:rsid w:val="00432EDA"/>
    <w:rsid w:val="00433055"/>
    <w:rsid w:val="00433683"/>
    <w:rsid w:val="00433760"/>
    <w:rsid w:val="0043527A"/>
    <w:rsid w:val="0043551E"/>
    <w:rsid w:val="00436429"/>
    <w:rsid w:val="004365A7"/>
    <w:rsid w:val="004369B0"/>
    <w:rsid w:val="00436C46"/>
    <w:rsid w:val="00436F51"/>
    <w:rsid w:val="004370C7"/>
    <w:rsid w:val="0043744A"/>
    <w:rsid w:val="00437C4F"/>
    <w:rsid w:val="00437CD1"/>
    <w:rsid w:val="00437F19"/>
    <w:rsid w:val="004408A7"/>
    <w:rsid w:val="00441183"/>
    <w:rsid w:val="00441B15"/>
    <w:rsid w:val="00441C2B"/>
    <w:rsid w:val="00442121"/>
    <w:rsid w:val="00442D1B"/>
    <w:rsid w:val="00442F1E"/>
    <w:rsid w:val="00443106"/>
    <w:rsid w:val="00443B07"/>
    <w:rsid w:val="00444B96"/>
    <w:rsid w:val="00445184"/>
    <w:rsid w:val="00445E6E"/>
    <w:rsid w:val="00446222"/>
    <w:rsid w:val="004462C2"/>
    <w:rsid w:val="0044636C"/>
    <w:rsid w:val="00446384"/>
    <w:rsid w:val="00446F59"/>
    <w:rsid w:val="0044763A"/>
    <w:rsid w:val="00447688"/>
    <w:rsid w:val="004500FE"/>
    <w:rsid w:val="004505A5"/>
    <w:rsid w:val="00451036"/>
    <w:rsid w:val="004513C4"/>
    <w:rsid w:val="00452CA7"/>
    <w:rsid w:val="00452E6B"/>
    <w:rsid w:val="00453F35"/>
    <w:rsid w:val="00454433"/>
    <w:rsid w:val="0045476C"/>
    <w:rsid w:val="0045479F"/>
    <w:rsid w:val="00454C95"/>
    <w:rsid w:val="00457526"/>
    <w:rsid w:val="004576CE"/>
    <w:rsid w:val="00457824"/>
    <w:rsid w:val="00457F44"/>
    <w:rsid w:val="00460010"/>
    <w:rsid w:val="004604B6"/>
    <w:rsid w:val="00462099"/>
    <w:rsid w:val="0046295B"/>
    <w:rsid w:val="00462F86"/>
    <w:rsid w:val="00463105"/>
    <w:rsid w:val="00463BEE"/>
    <w:rsid w:val="004642FD"/>
    <w:rsid w:val="00464469"/>
    <w:rsid w:val="004647EE"/>
    <w:rsid w:val="0046490A"/>
    <w:rsid w:val="00464D8E"/>
    <w:rsid w:val="00465131"/>
    <w:rsid w:val="00465347"/>
    <w:rsid w:val="00465778"/>
    <w:rsid w:val="00465A9F"/>
    <w:rsid w:val="00465D71"/>
    <w:rsid w:val="00466C3D"/>
    <w:rsid w:val="0046708E"/>
    <w:rsid w:val="00467DE2"/>
    <w:rsid w:val="00470CB3"/>
    <w:rsid w:val="00470F21"/>
    <w:rsid w:val="00471303"/>
    <w:rsid w:val="00471C8A"/>
    <w:rsid w:val="004725C0"/>
    <w:rsid w:val="004729D1"/>
    <w:rsid w:val="00472BDF"/>
    <w:rsid w:val="00473374"/>
    <w:rsid w:val="004735A0"/>
    <w:rsid w:val="00473CE0"/>
    <w:rsid w:val="00474290"/>
    <w:rsid w:val="00474428"/>
    <w:rsid w:val="00474E15"/>
    <w:rsid w:val="00474F03"/>
    <w:rsid w:val="0047586A"/>
    <w:rsid w:val="0047588E"/>
    <w:rsid w:val="00475B8F"/>
    <w:rsid w:val="00475C58"/>
    <w:rsid w:val="004774A2"/>
    <w:rsid w:val="0047759C"/>
    <w:rsid w:val="00477613"/>
    <w:rsid w:val="00480EA7"/>
    <w:rsid w:val="0048146B"/>
    <w:rsid w:val="004815DD"/>
    <w:rsid w:val="00481662"/>
    <w:rsid w:val="00481760"/>
    <w:rsid w:val="004819A5"/>
    <w:rsid w:val="00481D10"/>
    <w:rsid w:val="004823CA"/>
    <w:rsid w:val="00482F29"/>
    <w:rsid w:val="004830A3"/>
    <w:rsid w:val="00483B54"/>
    <w:rsid w:val="00484151"/>
    <w:rsid w:val="004845A2"/>
    <w:rsid w:val="00484796"/>
    <w:rsid w:val="004853BE"/>
    <w:rsid w:val="00487D2F"/>
    <w:rsid w:val="0049017D"/>
    <w:rsid w:val="004903F6"/>
    <w:rsid w:val="004911AB"/>
    <w:rsid w:val="00491D2E"/>
    <w:rsid w:val="00491FF6"/>
    <w:rsid w:val="004928B2"/>
    <w:rsid w:val="004931F8"/>
    <w:rsid w:val="00493420"/>
    <w:rsid w:val="00493DB6"/>
    <w:rsid w:val="00494424"/>
    <w:rsid w:val="004946E5"/>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4B02"/>
    <w:rsid w:val="004A4E15"/>
    <w:rsid w:val="004A4EE2"/>
    <w:rsid w:val="004A5264"/>
    <w:rsid w:val="004A5584"/>
    <w:rsid w:val="004A558F"/>
    <w:rsid w:val="004A5CE6"/>
    <w:rsid w:val="004A5DFE"/>
    <w:rsid w:val="004A6867"/>
    <w:rsid w:val="004A68C4"/>
    <w:rsid w:val="004A6EE5"/>
    <w:rsid w:val="004A70ED"/>
    <w:rsid w:val="004A7378"/>
    <w:rsid w:val="004A74BF"/>
    <w:rsid w:val="004A7554"/>
    <w:rsid w:val="004B0F8C"/>
    <w:rsid w:val="004B1779"/>
    <w:rsid w:val="004B1C3C"/>
    <w:rsid w:val="004B2555"/>
    <w:rsid w:val="004B2A56"/>
    <w:rsid w:val="004B4B4D"/>
    <w:rsid w:val="004B4C1F"/>
    <w:rsid w:val="004B5749"/>
    <w:rsid w:val="004B5885"/>
    <w:rsid w:val="004B6DFA"/>
    <w:rsid w:val="004B7328"/>
    <w:rsid w:val="004B77A4"/>
    <w:rsid w:val="004C0134"/>
    <w:rsid w:val="004C1088"/>
    <w:rsid w:val="004C1357"/>
    <w:rsid w:val="004C1540"/>
    <w:rsid w:val="004C1DDD"/>
    <w:rsid w:val="004C4551"/>
    <w:rsid w:val="004C48EA"/>
    <w:rsid w:val="004C4C3A"/>
    <w:rsid w:val="004C4E25"/>
    <w:rsid w:val="004C534E"/>
    <w:rsid w:val="004C634D"/>
    <w:rsid w:val="004C6E7B"/>
    <w:rsid w:val="004C72C2"/>
    <w:rsid w:val="004C7EF2"/>
    <w:rsid w:val="004C7F44"/>
    <w:rsid w:val="004C7F8B"/>
    <w:rsid w:val="004D0712"/>
    <w:rsid w:val="004D09D5"/>
    <w:rsid w:val="004D0A82"/>
    <w:rsid w:val="004D0C47"/>
    <w:rsid w:val="004D0CB8"/>
    <w:rsid w:val="004D1D97"/>
    <w:rsid w:val="004D20E4"/>
    <w:rsid w:val="004D219F"/>
    <w:rsid w:val="004D2293"/>
    <w:rsid w:val="004D25DB"/>
    <w:rsid w:val="004D2877"/>
    <w:rsid w:val="004D2A57"/>
    <w:rsid w:val="004D2C74"/>
    <w:rsid w:val="004D3B69"/>
    <w:rsid w:val="004D40B7"/>
    <w:rsid w:val="004D4194"/>
    <w:rsid w:val="004D4275"/>
    <w:rsid w:val="004D42EA"/>
    <w:rsid w:val="004D4438"/>
    <w:rsid w:val="004D46D9"/>
    <w:rsid w:val="004D4D93"/>
    <w:rsid w:val="004D4EA9"/>
    <w:rsid w:val="004D5BDB"/>
    <w:rsid w:val="004D5C8A"/>
    <w:rsid w:val="004D5ED9"/>
    <w:rsid w:val="004D6078"/>
    <w:rsid w:val="004D67F4"/>
    <w:rsid w:val="004D7347"/>
    <w:rsid w:val="004D796F"/>
    <w:rsid w:val="004E0E65"/>
    <w:rsid w:val="004E2091"/>
    <w:rsid w:val="004E2677"/>
    <w:rsid w:val="004E2BAD"/>
    <w:rsid w:val="004E2C1A"/>
    <w:rsid w:val="004E2CC5"/>
    <w:rsid w:val="004E2D3E"/>
    <w:rsid w:val="004E4354"/>
    <w:rsid w:val="004E489A"/>
    <w:rsid w:val="004E50D6"/>
    <w:rsid w:val="004E5222"/>
    <w:rsid w:val="004E5543"/>
    <w:rsid w:val="004E57D2"/>
    <w:rsid w:val="004E692C"/>
    <w:rsid w:val="004E6A7D"/>
    <w:rsid w:val="004E7362"/>
    <w:rsid w:val="004E744F"/>
    <w:rsid w:val="004E7D82"/>
    <w:rsid w:val="004F0171"/>
    <w:rsid w:val="004F1241"/>
    <w:rsid w:val="004F2441"/>
    <w:rsid w:val="004F33F9"/>
    <w:rsid w:val="004F37CD"/>
    <w:rsid w:val="004F4390"/>
    <w:rsid w:val="004F5355"/>
    <w:rsid w:val="004F5CCA"/>
    <w:rsid w:val="004F5EC0"/>
    <w:rsid w:val="004F613C"/>
    <w:rsid w:val="004F7467"/>
    <w:rsid w:val="00500789"/>
    <w:rsid w:val="00500AD6"/>
    <w:rsid w:val="00501073"/>
    <w:rsid w:val="00501DE8"/>
    <w:rsid w:val="00502037"/>
    <w:rsid w:val="005032C8"/>
    <w:rsid w:val="0050339A"/>
    <w:rsid w:val="0050423D"/>
    <w:rsid w:val="00505C61"/>
    <w:rsid w:val="00507235"/>
    <w:rsid w:val="00507B52"/>
    <w:rsid w:val="00507ED6"/>
    <w:rsid w:val="00507F48"/>
    <w:rsid w:val="005102E3"/>
    <w:rsid w:val="00510CD0"/>
    <w:rsid w:val="005115D8"/>
    <w:rsid w:val="005122FC"/>
    <w:rsid w:val="00512432"/>
    <w:rsid w:val="00512ABA"/>
    <w:rsid w:val="0051322C"/>
    <w:rsid w:val="005138FD"/>
    <w:rsid w:val="00513DA8"/>
    <w:rsid w:val="0051440D"/>
    <w:rsid w:val="005147E4"/>
    <w:rsid w:val="00514D23"/>
    <w:rsid w:val="00515018"/>
    <w:rsid w:val="0051581B"/>
    <w:rsid w:val="0051665F"/>
    <w:rsid w:val="00516B39"/>
    <w:rsid w:val="00517B9D"/>
    <w:rsid w:val="00517E8D"/>
    <w:rsid w:val="0052001B"/>
    <w:rsid w:val="0052034A"/>
    <w:rsid w:val="00520C33"/>
    <w:rsid w:val="00520F93"/>
    <w:rsid w:val="0052130A"/>
    <w:rsid w:val="0052162C"/>
    <w:rsid w:val="0052164C"/>
    <w:rsid w:val="00521815"/>
    <w:rsid w:val="005222E3"/>
    <w:rsid w:val="00522747"/>
    <w:rsid w:val="00522B3F"/>
    <w:rsid w:val="005236FD"/>
    <w:rsid w:val="00523A54"/>
    <w:rsid w:val="00523A62"/>
    <w:rsid w:val="00523BE7"/>
    <w:rsid w:val="00524041"/>
    <w:rsid w:val="0052453D"/>
    <w:rsid w:val="005248C9"/>
    <w:rsid w:val="00525769"/>
    <w:rsid w:val="00525C8A"/>
    <w:rsid w:val="00526E90"/>
    <w:rsid w:val="00526EDB"/>
    <w:rsid w:val="00527297"/>
    <w:rsid w:val="005273C1"/>
    <w:rsid w:val="00527CB5"/>
    <w:rsid w:val="00530018"/>
    <w:rsid w:val="00531A95"/>
    <w:rsid w:val="00532948"/>
    <w:rsid w:val="00533937"/>
    <w:rsid w:val="00533AE8"/>
    <w:rsid w:val="00534510"/>
    <w:rsid w:val="00534E86"/>
    <w:rsid w:val="005365C8"/>
    <w:rsid w:val="005369A9"/>
    <w:rsid w:val="0053729D"/>
    <w:rsid w:val="0053770D"/>
    <w:rsid w:val="0053790A"/>
    <w:rsid w:val="00537C9F"/>
    <w:rsid w:val="00537E8D"/>
    <w:rsid w:val="00537F5C"/>
    <w:rsid w:val="0054029C"/>
    <w:rsid w:val="005407E0"/>
    <w:rsid w:val="00540B1D"/>
    <w:rsid w:val="00540FC2"/>
    <w:rsid w:val="005418FE"/>
    <w:rsid w:val="005431A6"/>
    <w:rsid w:val="00543284"/>
    <w:rsid w:val="00543349"/>
    <w:rsid w:val="00544BBC"/>
    <w:rsid w:val="0054565B"/>
    <w:rsid w:val="00545914"/>
    <w:rsid w:val="00545AA4"/>
    <w:rsid w:val="005462F2"/>
    <w:rsid w:val="0054669D"/>
    <w:rsid w:val="00546D1B"/>
    <w:rsid w:val="00547B13"/>
    <w:rsid w:val="0055066F"/>
    <w:rsid w:val="00550FFE"/>
    <w:rsid w:val="00551077"/>
    <w:rsid w:val="005516DC"/>
    <w:rsid w:val="00551D1E"/>
    <w:rsid w:val="00551DBD"/>
    <w:rsid w:val="00551DE6"/>
    <w:rsid w:val="00552AE0"/>
    <w:rsid w:val="00552CF2"/>
    <w:rsid w:val="00552F46"/>
    <w:rsid w:val="005533BD"/>
    <w:rsid w:val="005533E9"/>
    <w:rsid w:val="005536D4"/>
    <w:rsid w:val="00553F63"/>
    <w:rsid w:val="00553FB5"/>
    <w:rsid w:val="005563F6"/>
    <w:rsid w:val="005573AE"/>
    <w:rsid w:val="005576E7"/>
    <w:rsid w:val="00560799"/>
    <w:rsid w:val="0056080A"/>
    <w:rsid w:val="00560ECC"/>
    <w:rsid w:val="0056109D"/>
    <w:rsid w:val="0056168E"/>
    <w:rsid w:val="005616A9"/>
    <w:rsid w:val="00561821"/>
    <w:rsid w:val="005618B0"/>
    <w:rsid w:val="00563BA9"/>
    <w:rsid w:val="00563D1F"/>
    <w:rsid w:val="00563D58"/>
    <w:rsid w:val="00565BC8"/>
    <w:rsid w:val="00565BF1"/>
    <w:rsid w:val="00566BF9"/>
    <w:rsid w:val="00567D5D"/>
    <w:rsid w:val="00567E45"/>
    <w:rsid w:val="005709A4"/>
    <w:rsid w:val="00570C0A"/>
    <w:rsid w:val="00571A61"/>
    <w:rsid w:val="00571D22"/>
    <w:rsid w:val="00571D4B"/>
    <w:rsid w:val="00571EA0"/>
    <w:rsid w:val="0057211B"/>
    <w:rsid w:val="00572226"/>
    <w:rsid w:val="00572656"/>
    <w:rsid w:val="00572A19"/>
    <w:rsid w:val="00573D36"/>
    <w:rsid w:val="00573D92"/>
    <w:rsid w:val="00573F1F"/>
    <w:rsid w:val="00574242"/>
    <w:rsid w:val="00574ADB"/>
    <w:rsid w:val="00575D94"/>
    <w:rsid w:val="00575DC2"/>
    <w:rsid w:val="0057618B"/>
    <w:rsid w:val="00576432"/>
    <w:rsid w:val="005764A9"/>
    <w:rsid w:val="00576C35"/>
    <w:rsid w:val="00577143"/>
    <w:rsid w:val="00577E7E"/>
    <w:rsid w:val="005802C7"/>
    <w:rsid w:val="00580598"/>
    <w:rsid w:val="00581863"/>
    <w:rsid w:val="00582156"/>
    <w:rsid w:val="0058335C"/>
    <w:rsid w:val="0058342B"/>
    <w:rsid w:val="00583C2C"/>
    <w:rsid w:val="00583C77"/>
    <w:rsid w:val="00584270"/>
    <w:rsid w:val="0058456E"/>
    <w:rsid w:val="00585858"/>
    <w:rsid w:val="00585927"/>
    <w:rsid w:val="00585BC6"/>
    <w:rsid w:val="005861B2"/>
    <w:rsid w:val="005865C9"/>
    <w:rsid w:val="00586D77"/>
    <w:rsid w:val="005877DE"/>
    <w:rsid w:val="00587997"/>
    <w:rsid w:val="00587B4B"/>
    <w:rsid w:val="00587D48"/>
    <w:rsid w:val="0059001D"/>
    <w:rsid w:val="00590C09"/>
    <w:rsid w:val="00591194"/>
    <w:rsid w:val="005917D4"/>
    <w:rsid w:val="00591F15"/>
    <w:rsid w:val="00592665"/>
    <w:rsid w:val="00594551"/>
    <w:rsid w:val="0059498A"/>
    <w:rsid w:val="0059550D"/>
    <w:rsid w:val="00595AEE"/>
    <w:rsid w:val="0059629B"/>
    <w:rsid w:val="00596E3F"/>
    <w:rsid w:val="005A011B"/>
    <w:rsid w:val="005A12F6"/>
    <w:rsid w:val="005A2C29"/>
    <w:rsid w:val="005A313D"/>
    <w:rsid w:val="005A3D2C"/>
    <w:rsid w:val="005A43BD"/>
    <w:rsid w:val="005A4FF4"/>
    <w:rsid w:val="005A566D"/>
    <w:rsid w:val="005A5E87"/>
    <w:rsid w:val="005A5EBF"/>
    <w:rsid w:val="005A5F0E"/>
    <w:rsid w:val="005A6DC4"/>
    <w:rsid w:val="005A737A"/>
    <w:rsid w:val="005A7FA6"/>
    <w:rsid w:val="005B03D1"/>
    <w:rsid w:val="005B08B5"/>
    <w:rsid w:val="005B178B"/>
    <w:rsid w:val="005B1B6F"/>
    <w:rsid w:val="005B1F71"/>
    <w:rsid w:val="005B27E2"/>
    <w:rsid w:val="005B3080"/>
    <w:rsid w:val="005B32D1"/>
    <w:rsid w:val="005B3640"/>
    <w:rsid w:val="005B36E0"/>
    <w:rsid w:val="005B3B84"/>
    <w:rsid w:val="005B403B"/>
    <w:rsid w:val="005B47E0"/>
    <w:rsid w:val="005B4A35"/>
    <w:rsid w:val="005B54A8"/>
    <w:rsid w:val="005B5B38"/>
    <w:rsid w:val="005B5C56"/>
    <w:rsid w:val="005B5CBD"/>
    <w:rsid w:val="005B6049"/>
    <w:rsid w:val="005B6430"/>
    <w:rsid w:val="005B71C6"/>
    <w:rsid w:val="005B7FC6"/>
    <w:rsid w:val="005C0D7F"/>
    <w:rsid w:val="005C14B7"/>
    <w:rsid w:val="005C1756"/>
    <w:rsid w:val="005C17B6"/>
    <w:rsid w:val="005C1835"/>
    <w:rsid w:val="005C1B0F"/>
    <w:rsid w:val="005C1FF4"/>
    <w:rsid w:val="005C21EC"/>
    <w:rsid w:val="005C2582"/>
    <w:rsid w:val="005C2E6F"/>
    <w:rsid w:val="005C3E49"/>
    <w:rsid w:val="005C4244"/>
    <w:rsid w:val="005C45CA"/>
    <w:rsid w:val="005C47D2"/>
    <w:rsid w:val="005C4BDA"/>
    <w:rsid w:val="005C4C71"/>
    <w:rsid w:val="005C4C93"/>
    <w:rsid w:val="005C4F05"/>
    <w:rsid w:val="005C50A1"/>
    <w:rsid w:val="005C5917"/>
    <w:rsid w:val="005C5CC7"/>
    <w:rsid w:val="005C6121"/>
    <w:rsid w:val="005C654F"/>
    <w:rsid w:val="005C6BC2"/>
    <w:rsid w:val="005C730C"/>
    <w:rsid w:val="005D0E5A"/>
    <w:rsid w:val="005D0F10"/>
    <w:rsid w:val="005D1F5D"/>
    <w:rsid w:val="005D26AD"/>
    <w:rsid w:val="005D33DD"/>
    <w:rsid w:val="005D461E"/>
    <w:rsid w:val="005D4ABB"/>
    <w:rsid w:val="005D542D"/>
    <w:rsid w:val="005D5F56"/>
    <w:rsid w:val="005D6DD5"/>
    <w:rsid w:val="005D7224"/>
    <w:rsid w:val="005D7297"/>
    <w:rsid w:val="005E05F1"/>
    <w:rsid w:val="005E0AE9"/>
    <w:rsid w:val="005E0BE2"/>
    <w:rsid w:val="005E12D6"/>
    <w:rsid w:val="005E15B4"/>
    <w:rsid w:val="005E15C8"/>
    <w:rsid w:val="005E1BF7"/>
    <w:rsid w:val="005E2A7D"/>
    <w:rsid w:val="005E3267"/>
    <w:rsid w:val="005E3694"/>
    <w:rsid w:val="005E376D"/>
    <w:rsid w:val="005E444C"/>
    <w:rsid w:val="005E4C41"/>
    <w:rsid w:val="005E4F02"/>
    <w:rsid w:val="005E52B3"/>
    <w:rsid w:val="005E5377"/>
    <w:rsid w:val="005E640D"/>
    <w:rsid w:val="005E666E"/>
    <w:rsid w:val="005E6E60"/>
    <w:rsid w:val="005E7639"/>
    <w:rsid w:val="005E764D"/>
    <w:rsid w:val="005E794C"/>
    <w:rsid w:val="005E7C63"/>
    <w:rsid w:val="005E7E14"/>
    <w:rsid w:val="005F1C22"/>
    <w:rsid w:val="005F1D5D"/>
    <w:rsid w:val="005F2576"/>
    <w:rsid w:val="005F3BF2"/>
    <w:rsid w:val="005F51FC"/>
    <w:rsid w:val="005F5334"/>
    <w:rsid w:val="005F5600"/>
    <w:rsid w:val="005F5ED8"/>
    <w:rsid w:val="005F5FEE"/>
    <w:rsid w:val="005F66C0"/>
    <w:rsid w:val="005F6FBB"/>
    <w:rsid w:val="005F7120"/>
    <w:rsid w:val="005F7D32"/>
    <w:rsid w:val="005F7D7E"/>
    <w:rsid w:val="005F7E16"/>
    <w:rsid w:val="0060036A"/>
    <w:rsid w:val="0060086A"/>
    <w:rsid w:val="006010B4"/>
    <w:rsid w:val="00601447"/>
    <w:rsid w:val="00601708"/>
    <w:rsid w:val="00601C0A"/>
    <w:rsid w:val="00601E81"/>
    <w:rsid w:val="00601E9F"/>
    <w:rsid w:val="00601F5D"/>
    <w:rsid w:val="00601FA2"/>
    <w:rsid w:val="006030C4"/>
    <w:rsid w:val="00603448"/>
    <w:rsid w:val="00604320"/>
    <w:rsid w:val="00604638"/>
    <w:rsid w:val="0060475C"/>
    <w:rsid w:val="0060487B"/>
    <w:rsid w:val="00604B8E"/>
    <w:rsid w:val="00605AA6"/>
    <w:rsid w:val="00605E10"/>
    <w:rsid w:val="00605EAF"/>
    <w:rsid w:val="0060620D"/>
    <w:rsid w:val="006065A8"/>
    <w:rsid w:val="00606B83"/>
    <w:rsid w:val="00606E97"/>
    <w:rsid w:val="00606EBA"/>
    <w:rsid w:val="00606EFD"/>
    <w:rsid w:val="00607A43"/>
    <w:rsid w:val="00610457"/>
    <w:rsid w:val="0061055E"/>
    <w:rsid w:val="0061094B"/>
    <w:rsid w:val="00610BCC"/>
    <w:rsid w:val="00610BD9"/>
    <w:rsid w:val="00611181"/>
    <w:rsid w:val="00611309"/>
    <w:rsid w:val="00612752"/>
    <w:rsid w:val="006127A2"/>
    <w:rsid w:val="00612864"/>
    <w:rsid w:val="00612B2E"/>
    <w:rsid w:val="00612E71"/>
    <w:rsid w:val="00613001"/>
    <w:rsid w:val="006134BE"/>
    <w:rsid w:val="00614152"/>
    <w:rsid w:val="006141E0"/>
    <w:rsid w:val="006145AA"/>
    <w:rsid w:val="00614690"/>
    <w:rsid w:val="00614FAC"/>
    <w:rsid w:val="0061567A"/>
    <w:rsid w:val="006156B8"/>
    <w:rsid w:val="00615932"/>
    <w:rsid w:val="00615EFC"/>
    <w:rsid w:val="00616178"/>
    <w:rsid w:val="00616ABB"/>
    <w:rsid w:val="00620F2D"/>
    <w:rsid w:val="006212A1"/>
    <w:rsid w:val="00621411"/>
    <w:rsid w:val="006214FA"/>
    <w:rsid w:val="00621513"/>
    <w:rsid w:val="006229F7"/>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D45"/>
    <w:rsid w:val="00633070"/>
    <w:rsid w:val="00633D92"/>
    <w:rsid w:val="0063400A"/>
    <w:rsid w:val="006340F1"/>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A74"/>
    <w:rsid w:val="00643FF0"/>
    <w:rsid w:val="00644104"/>
    <w:rsid w:val="00644358"/>
    <w:rsid w:val="006444CD"/>
    <w:rsid w:val="00644B69"/>
    <w:rsid w:val="00644F55"/>
    <w:rsid w:val="00644FF3"/>
    <w:rsid w:val="00646516"/>
    <w:rsid w:val="006467F2"/>
    <w:rsid w:val="0064756F"/>
    <w:rsid w:val="00650B60"/>
    <w:rsid w:val="00650D33"/>
    <w:rsid w:val="0065124B"/>
    <w:rsid w:val="006513C9"/>
    <w:rsid w:val="006515F5"/>
    <w:rsid w:val="006517BE"/>
    <w:rsid w:val="00651C3B"/>
    <w:rsid w:val="00651D52"/>
    <w:rsid w:val="00651E12"/>
    <w:rsid w:val="0065225D"/>
    <w:rsid w:val="00652587"/>
    <w:rsid w:val="00652766"/>
    <w:rsid w:val="006527C3"/>
    <w:rsid w:val="0065309A"/>
    <w:rsid w:val="006530E7"/>
    <w:rsid w:val="00653DA9"/>
    <w:rsid w:val="00654C27"/>
    <w:rsid w:val="00654D3A"/>
    <w:rsid w:val="00654F30"/>
    <w:rsid w:val="00655A2A"/>
    <w:rsid w:val="00655A89"/>
    <w:rsid w:val="00655E3D"/>
    <w:rsid w:val="00655F85"/>
    <w:rsid w:val="00656404"/>
    <w:rsid w:val="00656465"/>
    <w:rsid w:val="00656946"/>
    <w:rsid w:val="00656A31"/>
    <w:rsid w:val="006600CC"/>
    <w:rsid w:val="00660276"/>
    <w:rsid w:val="0066055E"/>
    <w:rsid w:val="00660C25"/>
    <w:rsid w:val="0066133B"/>
    <w:rsid w:val="00661D59"/>
    <w:rsid w:val="00661F46"/>
    <w:rsid w:val="00662CD3"/>
    <w:rsid w:val="006631F3"/>
    <w:rsid w:val="006636A0"/>
    <w:rsid w:val="0066372F"/>
    <w:rsid w:val="006638E1"/>
    <w:rsid w:val="00663989"/>
    <w:rsid w:val="00663FD3"/>
    <w:rsid w:val="006648BF"/>
    <w:rsid w:val="00664CD7"/>
    <w:rsid w:val="0066569D"/>
    <w:rsid w:val="00665C11"/>
    <w:rsid w:val="00665E9C"/>
    <w:rsid w:val="006660F4"/>
    <w:rsid w:val="006663FD"/>
    <w:rsid w:val="00666BFE"/>
    <w:rsid w:val="00666E0B"/>
    <w:rsid w:val="00667E68"/>
    <w:rsid w:val="006707B4"/>
    <w:rsid w:val="00671040"/>
    <w:rsid w:val="00671171"/>
    <w:rsid w:val="00671455"/>
    <w:rsid w:val="00671922"/>
    <w:rsid w:val="006719DA"/>
    <w:rsid w:val="00671A8A"/>
    <w:rsid w:val="00671BE1"/>
    <w:rsid w:val="00671E8C"/>
    <w:rsid w:val="006724F0"/>
    <w:rsid w:val="0067293C"/>
    <w:rsid w:val="0067307F"/>
    <w:rsid w:val="006733FF"/>
    <w:rsid w:val="00673401"/>
    <w:rsid w:val="00673FC8"/>
    <w:rsid w:val="00674166"/>
    <w:rsid w:val="0067492B"/>
    <w:rsid w:val="00674AF6"/>
    <w:rsid w:val="00674EF5"/>
    <w:rsid w:val="00675023"/>
    <w:rsid w:val="00676539"/>
    <w:rsid w:val="00677C5D"/>
    <w:rsid w:val="00680411"/>
    <w:rsid w:val="00680D98"/>
    <w:rsid w:val="0068114C"/>
    <w:rsid w:val="00682CEE"/>
    <w:rsid w:val="006831BD"/>
    <w:rsid w:val="00684B0F"/>
    <w:rsid w:val="00685B8B"/>
    <w:rsid w:val="00685C63"/>
    <w:rsid w:val="00685D23"/>
    <w:rsid w:val="00685D92"/>
    <w:rsid w:val="00685FC0"/>
    <w:rsid w:val="0068654D"/>
    <w:rsid w:val="00686CAE"/>
    <w:rsid w:val="00687574"/>
    <w:rsid w:val="00690162"/>
    <w:rsid w:val="006910F1"/>
    <w:rsid w:val="0069132F"/>
    <w:rsid w:val="00691559"/>
    <w:rsid w:val="0069206C"/>
    <w:rsid w:val="00692551"/>
    <w:rsid w:val="0069262F"/>
    <w:rsid w:val="0069270F"/>
    <w:rsid w:val="00692936"/>
    <w:rsid w:val="00692E48"/>
    <w:rsid w:val="006942E8"/>
    <w:rsid w:val="00694328"/>
    <w:rsid w:val="00694961"/>
    <w:rsid w:val="00695627"/>
    <w:rsid w:val="00695A62"/>
    <w:rsid w:val="00695D22"/>
    <w:rsid w:val="00696035"/>
    <w:rsid w:val="006966B6"/>
    <w:rsid w:val="006967BC"/>
    <w:rsid w:val="00696999"/>
    <w:rsid w:val="0069716B"/>
    <w:rsid w:val="00697257"/>
    <w:rsid w:val="00697341"/>
    <w:rsid w:val="00697E26"/>
    <w:rsid w:val="00697F6B"/>
    <w:rsid w:val="006A0938"/>
    <w:rsid w:val="006A1770"/>
    <w:rsid w:val="006A19DD"/>
    <w:rsid w:val="006A24FC"/>
    <w:rsid w:val="006A262F"/>
    <w:rsid w:val="006A2F1F"/>
    <w:rsid w:val="006A35FB"/>
    <w:rsid w:val="006A3646"/>
    <w:rsid w:val="006A37D4"/>
    <w:rsid w:val="006A4C25"/>
    <w:rsid w:val="006A4DE7"/>
    <w:rsid w:val="006A4EE5"/>
    <w:rsid w:val="006A560F"/>
    <w:rsid w:val="006A6BBC"/>
    <w:rsid w:val="006A7EE6"/>
    <w:rsid w:val="006B0162"/>
    <w:rsid w:val="006B076B"/>
    <w:rsid w:val="006B1058"/>
    <w:rsid w:val="006B16DD"/>
    <w:rsid w:val="006B1B42"/>
    <w:rsid w:val="006B26C4"/>
    <w:rsid w:val="006B3129"/>
    <w:rsid w:val="006B37C1"/>
    <w:rsid w:val="006B3A26"/>
    <w:rsid w:val="006B41A2"/>
    <w:rsid w:val="006B4270"/>
    <w:rsid w:val="006B43ED"/>
    <w:rsid w:val="006B43F1"/>
    <w:rsid w:val="006B482F"/>
    <w:rsid w:val="006B668C"/>
    <w:rsid w:val="006B715D"/>
    <w:rsid w:val="006B77C0"/>
    <w:rsid w:val="006B79D9"/>
    <w:rsid w:val="006C1137"/>
    <w:rsid w:val="006C11CB"/>
    <w:rsid w:val="006C1710"/>
    <w:rsid w:val="006C1D1B"/>
    <w:rsid w:val="006C1D37"/>
    <w:rsid w:val="006C2BF3"/>
    <w:rsid w:val="006C3B58"/>
    <w:rsid w:val="006C3D86"/>
    <w:rsid w:val="006C42DB"/>
    <w:rsid w:val="006C4732"/>
    <w:rsid w:val="006C50C3"/>
    <w:rsid w:val="006C56B2"/>
    <w:rsid w:val="006C5FAC"/>
    <w:rsid w:val="006C6D9C"/>
    <w:rsid w:val="006C7B31"/>
    <w:rsid w:val="006C7ECB"/>
    <w:rsid w:val="006C7FA0"/>
    <w:rsid w:val="006D054F"/>
    <w:rsid w:val="006D0F03"/>
    <w:rsid w:val="006D11EF"/>
    <w:rsid w:val="006D1692"/>
    <w:rsid w:val="006D1717"/>
    <w:rsid w:val="006D1CA1"/>
    <w:rsid w:val="006D1F00"/>
    <w:rsid w:val="006D26D4"/>
    <w:rsid w:val="006D3123"/>
    <w:rsid w:val="006D3240"/>
    <w:rsid w:val="006D4DB1"/>
    <w:rsid w:val="006D556E"/>
    <w:rsid w:val="006D5841"/>
    <w:rsid w:val="006D5B75"/>
    <w:rsid w:val="006D5BE7"/>
    <w:rsid w:val="006D67AF"/>
    <w:rsid w:val="006D715D"/>
    <w:rsid w:val="006D7EE7"/>
    <w:rsid w:val="006E08E8"/>
    <w:rsid w:val="006E0A98"/>
    <w:rsid w:val="006E0F22"/>
    <w:rsid w:val="006E1098"/>
    <w:rsid w:val="006E11C3"/>
    <w:rsid w:val="006E1268"/>
    <w:rsid w:val="006E171A"/>
    <w:rsid w:val="006E2598"/>
    <w:rsid w:val="006E26FC"/>
    <w:rsid w:val="006E2F51"/>
    <w:rsid w:val="006E3366"/>
    <w:rsid w:val="006E3464"/>
    <w:rsid w:val="006E3BCD"/>
    <w:rsid w:val="006E4105"/>
    <w:rsid w:val="006E4EDF"/>
    <w:rsid w:val="006E5118"/>
    <w:rsid w:val="006E51F0"/>
    <w:rsid w:val="006E5451"/>
    <w:rsid w:val="006E5B6A"/>
    <w:rsid w:val="006E5F69"/>
    <w:rsid w:val="006E6892"/>
    <w:rsid w:val="006E6BDA"/>
    <w:rsid w:val="006E7539"/>
    <w:rsid w:val="006E7764"/>
    <w:rsid w:val="006F02CB"/>
    <w:rsid w:val="006F0ADB"/>
    <w:rsid w:val="006F0B99"/>
    <w:rsid w:val="006F148E"/>
    <w:rsid w:val="006F1581"/>
    <w:rsid w:val="006F20DE"/>
    <w:rsid w:val="006F28F0"/>
    <w:rsid w:val="006F2AB3"/>
    <w:rsid w:val="006F3396"/>
    <w:rsid w:val="006F3CC7"/>
    <w:rsid w:val="006F3DA3"/>
    <w:rsid w:val="006F471E"/>
    <w:rsid w:val="006F5080"/>
    <w:rsid w:val="006F6B03"/>
    <w:rsid w:val="006F6B61"/>
    <w:rsid w:val="006F7C2F"/>
    <w:rsid w:val="00700227"/>
    <w:rsid w:val="007004E9"/>
    <w:rsid w:val="00702D94"/>
    <w:rsid w:val="00702EC1"/>
    <w:rsid w:val="007031F8"/>
    <w:rsid w:val="007032D2"/>
    <w:rsid w:val="00703503"/>
    <w:rsid w:val="00703A92"/>
    <w:rsid w:val="00704D3D"/>
    <w:rsid w:val="0070530A"/>
    <w:rsid w:val="007057C0"/>
    <w:rsid w:val="00705F8B"/>
    <w:rsid w:val="007063D0"/>
    <w:rsid w:val="00707466"/>
    <w:rsid w:val="00707BBF"/>
    <w:rsid w:val="00710222"/>
    <w:rsid w:val="00710627"/>
    <w:rsid w:val="0071072D"/>
    <w:rsid w:val="007109E9"/>
    <w:rsid w:val="00710C93"/>
    <w:rsid w:val="00711930"/>
    <w:rsid w:val="00711947"/>
    <w:rsid w:val="00711D85"/>
    <w:rsid w:val="00711E28"/>
    <w:rsid w:val="00712A8B"/>
    <w:rsid w:val="00713437"/>
    <w:rsid w:val="007144CC"/>
    <w:rsid w:val="0071469C"/>
    <w:rsid w:val="00714AF8"/>
    <w:rsid w:val="00715578"/>
    <w:rsid w:val="007156C2"/>
    <w:rsid w:val="00715ACC"/>
    <w:rsid w:val="00716048"/>
    <w:rsid w:val="007160DD"/>
    <w:rsid w:val="0071720A"/>
    <w:rsid w:val="0072073F"/>
    <w:rsid w:val="0072078F"/>
    <w:rsid w:val="00720EC5"/>
    <w:rsid w:val="0072174A"/>
    <w:rsid w:val="00722469"/>
    <w:rsid w:val="00722E34"/>
    <w:rsid w:val="00723120"/>
    <w:rsid w:val="00723AC5"/>
    <w:rsid w:val="00723D43"/>
    <w:rsid w:val="00724831"/>
    <w:rsid w:val="00725299"/>
    <w:rsid w:val="00725726"/>
    <w:rsid w:val="00725D85"/>
    <w:rsid w:val="00726117"/>
    <w:rsid w:val="00726FFC"/>
    <w:rsid w:val="00727329"/>
    <w:rsid w:val="00727DAD"/>
    <w:rsid w:val="00727E51"/>
    <w:rsid w:val="007300FE"/>
    <w:rsid w:val="0073053D"/>
    <w:rsid w:val="007305D0"/>
    <w:rsid w:val="0073091F"/>
    <w:rsid w:val="00730B5B"/>
    <w:rsid w:val="00730F17"/>
    <w:rsid w:val="00731244"/>
    <w:rsid w:val="0073129E"/>
    <w:rsid w:val="007315C1"/>
    <w:rsid w:val="00731B75"/>
    <w:rsid w:val="00732A13"/>
    <w:rsid w:val="007335C0"/>
    <w:rsid w:val="00733B9E"/>
    <w:rsid w:val="00734438"/>
    <w:rsid w:val="00734862"/>
    <w:rsid w:val="00734953"/>
    <w:rsid w:val="0073512B"/>
    <w:rsid w:val="0073535F"/>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BF0"/>
    <w:rsid w:val="00742889"/>
    <w:rsid w:val="00742AE2"/>
    <w:rsid w:val="007443D1"/>
    <w:rsid w:val="00744544"/>
    <w:rsid w:val="00744CAF"/>
    <w:rsid w:val="00745721"/>
    <w:rsid w:val="00745F87"/>
    <w:rsid w:val="007461AC"/>
    <w:rsid w:val="0074641E"/>
    <w:rsid w:val="00746B2B"/>
    <w:rsid w:val="00746CA8"/>
    <w:rsid w:val="0074783A"/>
    <w:rsid w:val="007506ED"/>
    <w:rsid w:val="007508CF"/>
    <w:rsid w:val="007515AC"/>
    <w:rsid w:val="00751884"/>
    <w:rsid w:val="00751F3F"/>
    <w:rsid w:val="00752282"/>
    <w:rsid w:val="0075340F"/>
    <w:rsid w:val="007536E6"/>
    <w:rsid w:val="00754BFF"/>
    <w:rsid w:val="00754C18"/>
    <w:rsid w:val="00754ECF"/>
    <w:rsid w:val="00755812"/>
    <w:rsid w:val="00755AB5"/>
    <w:rsid w:val="00756EAD"/>
    <w:rsid w:val="007609CF"/>
    <w:rsid w:val="00762534"/>
    <w:rsid w:val="00762FA7"/>
    <w:rsid w:val="007639EB"/>
    <w:rsid w:val="00763B49"/>
    <w:rsid w:val="00765001"/>
    <w:rsid w:val="00765351"/>
    <w:rsid w:val="00766462"/>
    <w:rsid w:val="007667C8"/>
    <w:rsid w:val="00766DD1"/>
    <w:rsid w:val="00770CDD"/>
    <w:rsid w:val="00771D44"/>
    <w:rsid w:val="007723DC"/>
    <w:rsid w:val="007724AA"/>
    <w:rsid w:val="00772905"/>
    <w:rsid w:val="00773DED"/>
    <w:rsid w:val="007747A1"/>
    <w:rsid w:val="00775195"/>
    <w:rsid w:val="007759B0"/>
    <w:rsid w:val="00775A74"/>
    <w:rsid w:val="00775AD7"/>
    <w:rsid w:val="00775FA8"/>
    <w:rsid w:val="007760B7"/>
    <w:rsid w:val="00776D48"/>
    <w:rsid w:val="007770E9"/>
    <w:rsid w:val="007771E8"/>
    <w:rsid w:val="00777703"/>
    <w:rsid w:val="0077798D"/>
    <w:rsid w:val="00777DA3"/>
    <w:rsid w:val="00780029"/>
    <w:rsid w:val="00780D6F"/>
    <w:rsid w:val="00781B0B"/>
    <w:rsid w:val="00781E70"/>
    <w:rsid w:val="00782259"/>
    <w:rsid w:val="00782437"/>
    <w:rsid w:val="00782F1C"/>
    <w:rsid w:val="00783437"/>
    <w:rsid w:val="0078350F"/>
    <w:rsid w:val="00783C52"/>
    <w:rsid w:val="00784294"/>
    <w:rsid w:val="007844F0"/>
    <w:rsid w:val="00785AB9"/>
    <w:rsid w:val="00785B38"/>
    <w:rsid w:val="00786187"/>
    <w:rsid w:val="00786387"/>
    <w:rsid w:val="00786893"/>
    <w:rsid w:val="00786C40"/>
    <w:rsid w:val="00787994"/>
    <w:rsid w:val="00787C12"/>
    <w:rsid w:val="00792B4E"/>
    <w:rsid w:val="007947EE"/>
    <w:rsid w:val="00794D84"/>
    <w:rsid w:val="0079530F"/>
    <w:rsid w:val="007953A0"/>
    <w:rsid w:val="0079547A"/>
    <w:rsid w:val="00795984"/>
    <w:rsid w:val="007964EC"/>
    <w:rsid w:val="00796AF1"/>
    <w:rsid w:val="007A2BB0"/>
    <w:rsid w:val="007A2BBF"/>
    <w:rsid w:val="007A3649"/>
    <w:rsid w:val="007A3865"/>
    <w:rsid w:val="007A3F2B"/>
    <w:rsid w:val="007A42A8"/>
    <w:rsid w:val="007A4732"/>
    <w:rsid w:val="007A4DFF"/>
    <w:rsid w:val="007A58C1"/>
    <w:rsid w:val="007A5E9D"/>
    <w:rsid w:val="007A6117"/>
    <w:rsid w:val="007A66A7"/>
    <w:rsid w:val="007A6C96"/>
    <w:rsid w:val="007A73BA"/>
    <w:rsid w:val="007A7D98"/>
    <w:rsid w:val="007B00BF"/>
    <w:rsid w:val="007B0241"/>
    <w:rsid w:val="007B0959"/>
    <w:rsid w:val="007B098D"/>
    <w:rsid w:val="007B15C0"/>
    <w:rsid w:val="007B26A5"/>
    <w:rsid w:val="007B28F0"/>
    <w:rsid w:val="007B3422"/>
    <w:rsid w:val="007B479B"/>
    <w:rsid w:val="007B4843"/>
    <w:rsid w:val="007B4976"/>
    <w:rsid w:val="007B4D6D"/>
    <w:rsid w:val="007B527E"/>
    <w:rsid w:val="007B65C9"/>
    <w:rsid w:val="007B747A"/>
    <w:rsid w:val="007B7B73"/>
    <w:rsid w:val="007C1976"/>
    <w:rsid w:val="007C23D1"/>
    <w:rsid w:val="007C33F9"/>
    <w:rsid w:val="007C3475"/>
    <w:rsid w:val="007C3A53"/>
    <w:rsid w:val="007C3B14"/>
    <w:rsid w:val="007C40AD"/>
    <w:rsid w:val="007C4319"/>
    <w:rsid w:val="007C4A05"/>
    <w:rsid w:val="007C4EA7"/>
    <w:rsid w:val="007C5056"/>
    <w:rsid w:val="007C5B89"/>
    <w:rsid w:val="007C5E6C"/>
    <w:rsid w:val="007C6BFC"/>
    <w:rsid w:val="007C7029"/>
    <w:rsid w:val="007C72B2"/>
    <w:rsid w:val="007C7CAD"/>
    <w:rsid w:val="007D1791"/>
    <w:rsid w:val="007D1879"/>
    <w:rsid w:val="007D20A8"/>
    <w:rsid w:val="007D22C4"/>
    <w:rsid w:val="007D2612"/>
    <w:rsid w:val="007D267C"/>
    <w:rsid w:val="007D3735"/>
    <w:rsid w:val="007D38A5"/>
    <w:rsid w:val="007D42E3"/>
    <w:rsid w:val="007D4802"/>
    <w:rsid w:val="007D48DD"/>
    <w:rsid w:val="007D4A1D"/>
    <w:rsid w:val="007D4B4B"/>
    <w:rsid w:val="007D57AB"/>
    <w:rsid w:val="007D58D3"/>
    <w:rsid w:val="007D62EA"/>
    <w:rsid w:val="007D6E1F"/>
    <w:rsid w:val="007D6F3A"/>
    <w:rsid w:val="007D713F"/>
    <w:rsid w:val="007D7331"/>
    <w:rsid w:val="007D75CA"/>
    <w:rsid w:val="007D7909"/>
    <w:rsid w:val="007E035C"/>
    <w:rsid w:val="007E0546"/>
    <w:rsid w:val="007E05FF"/>
    <w:rsid w:val="007E170C"/>
    <w:rsid w:val="007E2398"/>
    <w:rsid w:val="007E3109"/>
    <w:rsid w:val="007E3E9B"/>
    <w:rsid w:val="007E3F72"/>
    <w:rsid w:val="007E4068"/>
    <w:rsid w:val="007E4456"/>
    <w:rsid w:val="007E4511"/>
    <w:rsid w:val="007E4947"/>
    <w:rsid w:val="007E5788"/>
    <w:rsid w:val="007E69B6"/>
    <w:rsid w:val="007E6B8D"/>
    <w:rsid w:val="007E7289"/>
    <w:rsid w:val="007E776A"/>
    <w:rsid w:val="007E77B2"/>
    <w:rsid w:val="007E7E0C"/>
    <w:rsid w:val="007E7EFE"/>
    <w:rsid w:val="007F02B2"/>
    <w:rsid w:val="007F0614"/>
    <w:rsid w:val="007F0A11"/>
    <w:rsid w:val="007F0BD7"/>
    <w:rsid w:val="007F2738"/>
    <w:rsid w:val="007F2882"/>
    <w:rsid w:val="007F2A4B"/>
    <w:rsid w:val="007F38A6"/>
    <w:rsid w:val="007F444F"/>
    <w:rsid w:val="007F463D"/>
    <w:rsid w:val="007F4EF0"/>
    <w:rsid w:val="007F4FE1"/>
    <w:rsid w:val="007F5081"/>
    <w:rsid w:val="007F53C5"/>
    <w:rsid w:val="007F570F"/>
    <w:rsid w:val="007F63E3"/>
    <w:rsid w:val="007F72A0"/>
    <w:rsid w:val="007F75A0"/>
    <w:rsid w:val="00800403"/>
    <w:rsid w:val="008005DB"/>
    <w:rsid w:val="008009D5"/>
    <w:rsid w:val="00800CE3"/>
    <w:rsid w:val="00800D8E"/>
    <w:rsid w:val="00800FFF"/>
    <w:rsid w:val="00801860"/>
    <w:rsid w:val="0080354C"/>
    <w:rsid w:val="00803E0F"/>
    <w:rsid w:val="00803F4B"/>
    <w:rsid w:val="008048CF"/>
    <w:rsid w:val="008053F2"/>
    <w:rsid w:val="00805BF2"/>
    <w:rsid w:val="00806573"/>
    <w:rsid w:val="008066E7"/>
    <w:rsid w:val="008072C0"/>
    <w:rsid w:val="00807549"/>
    <w:rsid w:val="00807815"/>
    <w:rsid w:val="008079DA"/>
    <w:rsid w:val="00810565"/>
    <w:rsid w:val="008107DD"/>
    <w:rsid w:val="00810877"/>
    <w:rsid w:val="00810A49"/>
    <w:rsid w:val="00810A7A"/>
    <w:rsid w:val="00811540"/>
    <w:rsid w:val="00811675"/>
    <w:rsid w:val="00812116"/>
    <w:rsid w:val="008125A5"/>
    <w:rsid w:val="00813F14"/>
    <w:rsid w:val="008149B6"/>
    <w:rsid w:val="0081629C"/>
    <w:rsid w:val="008162E7"/>
    <w:rsid w:val="0082018B"/>
    <w:rsid w:val="008204E8"/>
    <w:rsid w:val="008207B4"/>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13D3"/>
    <w:rsid w:val="00831477"/>
    <w:rsid w:val="008314D4"/>
    <w:rsid w:val="008333E6"/>
    <w:rsid w:val="00833827"/>
    <w:rsid w:val="008338AE"/>
    <w:rsid w:val="008338DF"/>
    <w:rsid w:val="008343E0"/>
    <w:rsid w:val="00835BA3"/>
    <w:rsid w:val="00835D6B"/>
    <w:rsid w:val="0083603F"/>
    <w:rsid w:val="00836712"/>
    <w:rsid w:val="00836F86"/>
    <w:rsid w:val="0083717B"/>
    <w:rsid w:val="00837B68"/>
    <w:rsid w:val="008407CF"/>
    <w:rsid w:val="008411FA"/>
    <w:rsid w:val="0084222C"/>
    <w:rsid w:val="008424AD"/>
    <w:rsid w:val="00842A40"/>
    <w:rsid w:val="00842DE6"/>
    <w:rsid w:val="00843B73"/>
    <w:rsid w:val="008455C1"/>
    <w:rsid w:val="00845BB4"/>
    <w:rsid w:val="00845BCC"/>
    <w:rsid w:val="00845F89"/>
    <w:rsid w:val="00846A29"/>
    <w:rsid w:val="008470B2"/>
    <w:rsid w:val="00847104"/>
    <w:rsid w:val="0084717A"/>
    <w:rsid w:val="00847BF8"/>
    <w:rsid w:val="00847FC0"/>
    <w:rsid w:val="00850099"/>
    <w:rsid w:val="0085051D"/>
    <w:rsid w:val="00851385"/>
    <w:rsid w:val="00851F59"/>
    <w:rsid w:val="00851F60"/>
    <w:rsid w:val="008529AB"/>
    <w:rsid w:val="00852C14"/>
    <w:rsid w:val="00853B5E"/>
    <w:rsid w:val="00854CB1"/>
    <w:rsid w:val="008553D9"/>
    <w:rsid w:val="008553FC"/>
    <w:rsid w:val="00855542"/>
    <w:rsid w:val="0085560F"/>
    <w:rsid w:val="0085639B"/>
    <w:rsid w:val="0085658B"/>
    <w:rsid w:val="0085687D"/>
    <w:rsid w:val="0085696B"/>
    <w:rsid w:val="0085716A"/>
    <w:rsid w:val="00857337"/>
    <w:rsid w:val="008574A1"/>
    <w:rsid w:val="00857687"/>
    <w:rsid w:val="00857856"/>
    <w:rsid w:val="008610D1"/>
    <w:rsid w:val="00861A47"/>
    <w:rsid w:val="00861D61"/>
    <w:rsid w:val="00864B8A"/>
    <w:rsid w:val="00864C8C"/>
    <w:rsid w:val="00864E7D"/>
    <w:rsid w:val="00866DA4"/>
    <w:rsid w:val="00867012"/>
    <w:rsid w:val="00867334"/>
    <w:rsid w:val="00867EF7"/>
    <w:rsid w:val="0087056B"/>
    <w:rsid w:val="0087061B"/>
    <w:rsid w:val="00871CD7"/>
    <w:rsid w:val="00872617"/>
    <w:rsid w:val="00872883"/>
    <w:rsid w:val="008728E1"/>
    <w:rsid w:val="00872A3A"/>
    <w:rsid w:val="008738B1"/>
    <w:rsid w:val="00874381"/>
    <w:rsid w:val="0087486F"/>
    <w:rsid w:val="008748EE"/>
    <w:rsid w:val="00874988"/>
    <w:rsid w:val="00875AF8"/>
    <w:rsid w:val="00877072"/>
    <w:rsid w:val="00877198"/>
    <w:rsid w:val="00877309"/>
    <w:rsid w:val="0087731C"/>
    <w:rsid w:val="00880952"/>
    <w:rsid w:val="00880F65"/>
    <w:rsid w:val="0088134C"/>
    <w:rsid w:val="00882B64"/>
    <w:rsid w:val="00882BD8"/>
    <w:rsid w:val="0088382B"/>
    <w:rsid w:val="008839D8"/>
    <w:rsid w:val="0088578A"/>
    <w:rsid w:val="0088637B"/>
    <w:rsid w:val="00887398"/>
    <w:rsid w:val="008901A1"/>
    <w:rsid w:val="00890B8C"/>
    <w:rsid w:val="00891533"/>
    <w:rsid w:val="008919F5"/>
    <w:rsid w:val="00891BE2"/>
    <w:rsid w:val="00892311"/>
    <w:rsid w:val="008928C1"/>
    <w:rsid w:val="00892A17"/>
    <w:rsid w:val="00892EEF"/>
    <w:rsid w:val="0089331F"/>
    <w:rsid w:val="008935BD"/>
    <w:rsid w:val="00894233"/>
    <w:rsid w:val="008949FE"/>
    <w:rsid w:val="00895784"/>
    <w:rsid w:val="0089582C"/>
    <w:rsid w:val="008959C9"/>
    <w:rsid w:val="0089632D"/>
    <w:rsid w:val="00896BBA"/>
    <w:rsid w:val="00897DF2"/>
    <w:rsid w:val="008A00A5"/>
    <w:rsid w:val="008A0198"/>
    <w:rsid w:val="008A05BE"/>
    <w:rsid w:val="008A0C4F"/>
    <w:rsid w:val="008A10B8"/>
    <w:rsid w:val="008A1C77"/>
    <w:rsid w:val="008A2465"/>
    <w:rsid w:val="008A28C6"/>
    <w:rsid w:val="008A28DA"/>
    <w:rsid w:val="008A2A5C"/>
    <w:rsid w:val="008A2E6C"/>
    <w:rsid w:val="008A39C4"/>
    <w:rsid w:val="008A506B"/>
    <w:rsid w:val="008A5317"/>
    <w:rsid w:val="008A569D"/>
    <w:rsid w:val="008A67F3"/>
    <w:rsid w:val="008A7039"/>
    <w:rsid w:val="008A7C36"/>
    <w:rsid w:val="008B092E"/>
    <w:rsid w:val="008B21E8"/>
    <w:rsid w:val="008B381E"/>
    <w:rsid w:val="008B385B"/>
    <w:rsid w:val="008B3F8E"/>
    <w:rsid w:val="008B4D91"/>
    <w:rsid w:val="008B4DAB"/>
    <w:rsid w:val="008B67EC"/>
    <w:rsid w:val="008B6FA5"/>
    <w:rsid w:val="008B7981"/>
    <w:rsid w:val="008B7FC6"/>
    <w:rsid w:val="008C0683"/>
    <w:rsid w:val="008C0E07"/>
    <w:rsid w:val="008C15D5"/>
    <w:rsid w:val="008C2ADF"/>
    <w:rsid w:val="008C2E67"/>
    <w:rsid w:val="008C311B"/>
    <w:rsid w:val="008C3FB5"/>
    <w:rsid w:val="008C469A"/>
    <w:rsid w:val="008C4714"/>
    <w:rsid w:val="008C47B8"/>
    <w:rsid w:val="008C5112"/>
    <w:rsid w:val="008C5155"/>
    <w:rsid w:val="008C5A54"/>
    <w:rsid w:val="008C697A"/>
    <w:rsid w:val="008C7989"/>
    <w:rsid w:val="008C7EF9"/>
    <w:rsid w:val="008D01A7"/>
    <w:rsid w:val="008D0841"/>
    <w:rsid w:val="008D0AED"/>
    <w:rsid w:val="008D14E3"/>
    <w:rsid w:val="008D17FD"/>
    <w:rsid w:val="008D2004"/>
    <w:rsid w:val="008D235B"/>
    <w:rsid w:val="008D31D4"/>
    <w:rsid w:val="008D3808"/>
    <w:rsid w:val="008D3A20"/>
    <w:rsid w:val="008D3C1B"/>
    <w:rsid w:val="008D3CBE"/>
    <w:rsid w:val="008D3F1A"/>
    <w:rsid w:val="008D41A3"/>
    <w:rsid w:val="008D41A4"/>
    <w:rsid w:val="008D42A4"/>
    <w:rsid w:val="008D49D4"/>
    <w:rsid w:val="008D5418"/>
    <w:rsid w:val="008D6399"/>
    <w:rsid w:val="008D65C2"/>
    <w:rsid w:val="008D6AEC"/>
    <w:rsid w:val="008D7449"/>
    <w:rsid w:val="008D7552"/>
    <w:rsid w:val="008E0688"/>
    <w:rsid w:val="008E077E"/>
    <w:rsid w:val="008E0BB3"/>
    <w:rsid w:val="008E0E7E"/>
    <w:rsid w:val="008E1084"/>
    <w:rsid w:val="008E1755"/>
    <w:rsid w:val="008E24D2"/>
    <w:rsid w:val="008E288B"/>
    <w:rsid w:val="008E2EA3"/>
    <w:rsid w:val="008E37DD"/>
    <w:rsid w:val="008E383D"/>
    <w:rsid w:val="008E3D45"/>
    <w:rsid w:val="008E4118"/>
    <w:rsid w:val="008E4371"/>
    <w:rsid w:val="008E43CC"/>
    <w:rsid w:val="008E4899"/>
    <w:rsid w:val="008E5250"/>
    <w:rsid w:val="008E66AD"/>
    <w:rsid w:val="008E6E7C"/>
    <w:rsid w:val="008E7536"/>
    <w:rsid w:val="008F01B1"/>
    <w:rsid w:val="008F02FE"/>
    <w:rsid w:val="008F08B6"/>
    <w:rsid w:val="008F0EEF"/>
    <w:rsid w:val="008F148F"/>
    <w:rsid w:val="008F2273"/>
    <w:rsid w:val="008F30FE"/>
    <w:rsid w:val="008F3402"/>
    <w:rsid w:val="008F4229"/>
    <w:rsid w:val="008F49E6"/>
    <w:rsid w:val="008F4C01"/>
    <w:rsid w:val="008F686A"/>
    <w:rsid w:val="008F6914"/>
    <w:rsid w:val="008F6B0E"/>
    <w:rsid w:val="008F76B4"/>
    <w:rsid w:val="009005EC"/>
    <w:rsid w:val="00900943"/>
    <w:rsid w:val="0090101C"/>
    <w:rsid w:val="009019B8"/>
    <w:rsid w:val="00902EDF"/>
    <w:rsid w:val="009035E6"/>
    <w:rsid w:val="009035FB"/>
    <w:rsid w:val="009039DC"/>
    <w:rsid w:val="009046A9"/>
    <w:rsid w:val="0090484D"/>
    <w:rsid w:val="00904C5E"/>
    <w:rsid w:val="009052A4"/>
    <w:rsid w:val="0090564F"/>
    <w:rsid w:val="009066D2"/>
    <w:rsid w:val="0091047B"/>
    <w:rsid w:val="009112E9"/>
    <w:rsid w:val="0091169F"/>
    <w:rsid w:val="00911ADA"/>
    <w:rsid w:val="00911C4B"/>
    <w:rsid w:val="00911CFB"/>
    <w:rsid w:val="00912189"/>
    <w:rsid w:val="00912A4A"/>
    <w:rsid w:val="00912A8F"/>
    <w:rsid w:val="0091301C"/>
    <w:rsid w:val="009134CB"/>
    <w:rsid w:val="00913D64"/>
    <w:rsid w:val="00913E5C"/>
    <w:rsid w:val="00913F24"/>
    <w:rsid w:val="00914794"/>
    <w:rsid w:val="00914F2B"/>
    <w:rsid w:val="00915621"/>
    <w:rsid w:val="009162D4"/>
    <w:rsid w:val="00916595"/>
    <w:rsid w:val="00916749"/>
    <w:rsid w:val="009168C3"/>
    <w:rsid w:val="00917C41"/>
    <w:rsid w:val="009208FD"/>
    <w:rsid w:val="0092117C"/>
    <w:rsid w:val="00921E46"/>
    <w:rsid w:val="00921F47"/>
    <w:rsid w:val="0092226A"/>
    <w:rsid w:val="00922889"/>
    <w:rsid w:val="009229C8"/>
    <w:rsid w:val="009246A2"/>
    <w:rsid w:val="00924E9F"/>
    <w:rsid w:val="009252C9"/>
    <w:rsid w:val="009253F8"/>
    <w:rsid w:val="00925C87"/>
    <w:rsid w:val="00926686"/>
    <w:rsid w:val="009267F1"/>
    <w:rsid w:val="00926B77"/>
    <w:rsid w:val="00926BCC"/>
    <w:rsid w:val="00926D8A"/>
    <w:rsid w:val="00927095"/>
    <w:rsid w:val="00927DF6"/>
    <w:rsid w:val="0093046B"/>
    <w:rsid w:val="0093067C"/>
    <w:rsid w:val="00930B4C"/>
    <w:rsid w:val="009315B5"/>
    <w:rsid w:val="00931925"/>
    <w:rsid w:val="00931A02"/>
    <w:rsid w:val="00931B4D"/>
    <w:rsid w:val="009321FE"/>
    <w:rsid w:val="00932440"/>
    <w:rsid w:val="009337DC"/>
    <w:rsid w:val="009352B5"/>
    <w:rsid w:val="00935575"/>
    <w:rsid w:val="00935CA3"/>
    <w:rsid w:val="00935EAB"/>
    <w:rsid w:val="00936C7A"/>
    <w:rsid w:val="00936ED2"/>
    <w:rsid w:val="00936FD6"/>
    <w:rsid w:val="00937059"/>
    <w:rsid w:val="00937172"/>
    <w:rsid w:val="00940B15"/>
    <w:rsid w:val="00941200"/>
    <w:rsid w:val="009416E1"/>
    <w:rsid w:val="009419A1"/>
    <w:rsid w:val="00941CBA"/>
    <w:rsid w:val="00941D3E"/>
    <w:rsid w:val="0094207F"/>
    <w:rsid w:val="00942291"/>
    <w:rsid w:val="009423EC"/>
    <w:rsid w:val="009426E4"/>
    <w:rsid w:val="0094270E"/>
    <w:rsid w:val="0094300C"/>
    <w:rsid w:val="00944EBA"/>
    <w:rsid w:val="0094542B"/>
    <w:rsid w:val="00945523"/>
    <w:rsid w:val="00945943"/>
    <w:rsid w:val="00945EE3"/>
    <w:rsid w:val="009462BF"/>
    <w:rsid w:val="00947C06"/>
    <w:rsid w:val="00947F3C"/>
    <w:rsid w:val="00947F6E"/>
    <w:rsid w:val="00947F71"/>
    <w:rsid w:val="009524B3"/>
    <w:rsid w:val="00952C26"/>
    <w:rsid w:val="00953957"/>
    <w:rsid w:val="00953CBE"/>
    <w:rsid w:val="00953F4C"/>
    <w:rsid w:val="00954842"/>
    <w:rsid w:val="009549E6"/>
    <w:rsid w:val="00956569"/>
    <w:rsid w:val="0095669B"/>
    <w:rsid w:val="00956C0D"/>
    <w:rsid w:val="009571E7"/>
    <w:rsid w:val="00957F38"/>
    <w:rsid w:val="00957FF5"/>
    <w:rsid w:val="009604C0"/>
    <w:rsid w:val="0096085C"/>
    <w:rsid w:val="00960BDD"/>
    <w:rsid w:val="00960C25"/>
    <w:rsid w:val="00960D3C"/>
    <w:rsid w:val="00961E21"/>
    <w:rsid w:val="0096217D"/>
    <w:rsid w:val="00963031"/>
    <w:rsid w:val="00963141"/>
    <w:rsid w:val="00963C63"/>
    <w:rsid w:val="009645DC"/>
    <w:rsid w:val="00964E39"/>
    <w:rsid w:val="0096616B"/>
    <w:rsid w:val="00966440"/>
    <w:rsid w:val="0096655F"/>
    <w:rsid w:val="009665E2"/>
    <w:rsid w:val="009666FF"/>
    <w:rsid w:val="009674B1"/>
    <w:rsid w:val="009678CB"/>
    <w:rsid w:val="00967F20"/>
    <w:rsid w:val="009708B6"/>
    <w:rsid w:val="00971218"/>
    <w:rsid w:val="009714D9"/>
    <w:rsid w:val="00971EE2"/>
    <w:rsid w:val="00973581"/>
    <w:rsid w:val="00973681"/>
    <w:rsid w:val="009738E5"/>
    <w:rsid w:val="00973E53"/>
    <w:rsid w:val="00975782"/>
    <w:rsid w:val="00975ADE"/>
    <w:rsid w:val="009763F5"/>
    <w:rsid w:val="00976511"/>
    <w:rsid w:val="00976588"/>
    <w:rsid w:val="00976E33"/>
    <w:rsid w:val="0097783A"/>
    <w:rsid w:val="00977BD4"/>
    <w:rsid w:val="00977C69"/>
    <w:rsid w:val="00977DA2"/>
    <w:rsid w:val="009806AA"/>
    <w:rsid w:val="00980808"/>
    <w:rsid w:val="009815FF"/>
    <w:rsid w:val="0098164D"/>
    <w:rsid w:val="00981A23"/>
    <w:rsid w:val="009825EB"/>
    <w:rsid w:val="00982FC8"/>
    <w:rsid w:val="0098329D"/>
    <w:rsid w:val="00983D84"/>
    <w:rsid w:val="00983E21"/>
    <w:rsid w:val="00984288"/>
    <w:rsid w:val="00985557"/>
    <w:rsid w:val="00985698"/>
    <w:rsid w:val="0098682E"/>
    <w:rsid w:val="00986998"/>
    <w:rsid w:val="009870FD"/>
    <w:rsid w:val="00987330"/>
    <w:rsid w:val="0098759F"/>
    <w:rsid w:val="00987BF1"/>
    <w:rsid w:val="00990062"/>
    <w:rsid w:val="00990335"/>
    <w:rsid w:val="00990967"/>
    <w:rsid w:val="00991745"/>
    <w:rsid w:val="00991F22"/>
    <w:rsid w:val="00992736"/>
    <w:rsid w:val="00992C1E"/>
    <w:rsid w:val="00992F97"/>
    <w:rsid w:val="00993F75"/>
    <w:rsid w:val="009957E1"/>
    <w:rsid w:val="0099605F"/>
    <w:rsid w:val="00997CF7"/>
    <w:rsid w:val="00997D5C"/>
    <w:rsid w:val="00997EF2"/>
    <w:rsid w:val="009A0087"/>
    <w:rsid w:val="009A07A1"/>
    <w:rsid w:val="009A11C7"/>
    <w:rsid w:val="009A16AD"/>
    <w:rsid w:val="009A1CBF"/>
    <w:rsid w:val="009A20FF"/>
    <w:rsid w:val="009A2BC9"/>
    <w:rsid w:val="009A3659"/>
    <w:rsid w:val="009A3C32"/>
    <w:rsid w:val="009A3C7F"/>
    <w:rsid w:val="009A5150"/>
    <w:rsid w:val="009A5180"/>
    <w:rsid w:val="009A5ABC"/>
    <w:rsid w:val="009A6478"/>
    <w:rsid w:val="009A64CE"/>
    <w:rsid w:val="009A6AA4"/>
    <w:rsid w:val="009A7255"/>
    <w:rsid w:val="009A7424"/>
    <w:rsid w:val="009B0B0E"/>
    <w:rsid w:val="009B19DD"/>
    <w:rsid w:val="009B2D28"/>
    <w:rsid w:val="009B2F3B"/>
    <w:rsid w:val="009B3525"/>
    <w:rsid w:val="009B3A21"/>
    <w:rsid w:val="009B3AC0"/>
    <w:rsid w:val="009B4A22"/>
    <w:rsid w:val="009B549D"/>
    <w:rsid w:val="009B5545"/>
    <w:rsid w:val="009B57CB"/>
    <w:rsid w:val="009B598C"/>
    <w:rsid w:val="009B5D47"/>
    <w:rsid w:val="009B5DFC"/>
    <w:rsid w:val="009B68EE"/>
    <w:rsid w:val="009B772E"/>
    <w:rsid w:val="009B7F5F"/>
    <w:rsid w:val="009C01A1"/>
    <w:rsid w:val="009C05B0"/>
    <w:rsid w:val="009C062A"/>
    <w:rsid w:val="009C1A0E"/>
    <w:rsid w:val="009C289A"/>
    <w:rsid w:val="009C2DC2"/>
    <w:rsid w:val="009C322B"/>
    <w:rsid w:val="009C34F2"/>
    <w:rsid w:val="009C3AFC"/>
    <w:rsid w:val="009C3E15"/>
    <w:rsid w:val="009C40E5"/>
    <w:rsid w:val="009C4292"/>
    <w:rsid w:val="009C4466"/>
    <w:rsid w:val="009C45E0"/>
    <w:rsid w:val="009C52F1"/>
    <w:rsid w:val="009C55A3"/>
    <w:rsid w:val="009C5959"/>
    <w:rsid w:val="009C7200"/>
    <w:rsid w:val="009D05A8"/>
    <w:rsid w:val="009D1199"/>
    <w:rsid w:val="009D186D"/>
    <w:rsid w:val="009D2546"/>
    <w:rsid w:val="009D2A73"/>
    <w:rsid w:val="009D2B70"/>
    <w:rsid w:val="009D2C77"/>
    <w:rsid w:val="009D2F7D"/>
    <w:rsid w:val="009D3D3F"/>
    <w:rsid w:val="009D422D"/>
    <w:rsid w:val="009D4713"/>
    <w:rsid w:val="009D532A"/>
    <w:rsid w:val="009D57E4"/>
    <w:rsid w:val="009D58C1"/>
    <w:rsid w:val="009D6296"/>
    <w:rsid w:val="009D6320"/>
    <w:rsid w:val="009D7DB8"/>
    <w:rsid w:val="009E075C"/>
    <w:rsid w:val="009E08D1"/>
    <w:rsid w:val="009E0CD2"/>
    <w:rsid w:val="009E17FC"/>
    <w:rsid w:val="009E1EE2"/>
    <w:rsid w:val="009E2474"/>
    <w:rsid w:val="009E2C07"/>
    <w:rsid w:val="009E3059"/>
    <w:rsid w:val="009E33F2"/>
    <w:rsid w:val="009E38C9"/>
    <w:rsid w:val="009E3DA8"/>
    <w:rsid w:val="009E41E9"/>
    <w:rsid w:val="009E43CD"/>
    <w:rsid w:val="009E452C"/>
    <w:rsid w:val="009E4D69"/>
    <w:rsid w:val="009E4F60"/>
    <w:rsid w:val="009E595D"/>
    <w:rsid w:val="009E5A91"/>
    <w:rsid w:val="009E62A7"/>
    <w:rsid w:val="009E651A"/>
    <w:rsid w:val="009E6A97"/>
    <w:rsid w:val="009E6BE6"/>
    <w:rsid w:val="009E77D4"/>
    <w:rsid w:val="009E7C6B"/>
    <w:rsid w:val="009F0C41"/>
    <w:rsid w:val="009F2546"/>
    <w:rsid w:val="009F29A8"/>
    <w:rsid w:val="009F2BB9"/>
    <w:rsid w:val="009F330D"/>
    <w:rsid w:val="009F330F"/>
    <w:rsid w:val="009F33D1"/>
    <w:rsid w:val="009F350E"/>
    <w:rsid w:val="009F36B3"/>
    <w:rsid w:val="009F37AA"/>
    <w:rsid w:val="009F3A38"/>
    <w:rsid w:val="009F3AE2"/>
    <w:rsid w:val="009F3BD8"/>
    <w:rsid w:val="009F46ED"/>
    <w:rsid w:val="009F4BA3"/>
    <w:rsid w:val="009F5381"/>
    <w:rsid w:val="009F58EE"/>
    <w:rsid w:val="009F5B00"/>
    <w:rsid w:val="009F5EE0"/>
    <w:rsid w:val="009F62DE"/>
    <w:rsid w:val="009F65C1"/>
    <w:rsid w:val="009F783D"/>
    <w:rsid w:val="009F7981"/>
    <w:rsid w:val="009F7AD7"/>
    <w:rsid w:val="009F7E0A"/>
    <w:rsid w:val="00A00BE1"/>
    <w:rsid w:val="00A00D04"/>
    <w:rsid w:val="00A00E8D"/>
    <w:rsid w:val="00A00FE7"/>
    <w:rsid w:val="00A014E6"/>
    <w:rsid w:val="00A0165A"/>
    <w:rsid w:val="00A018EF"/>
    <w:rsid w:val="00A01A45"/>
    <w:rsid w:val="00A01F04"/>
    <w:rsid w:val="00A01F94"/>
    <w:rsid w:val="00A02BC5"/>
    <w:rsid w:val="00A02F6F"/>
    <w:rsid w:val="00A03122"/>
    <w:rsid w:val="00A03A61"/>
    <w:rsid w:val="00A03DEF"/>
    <w:rsid w:val="00A04847"/>
    <w:rsid w:val="00A049CA"/>
    <w:rsid w:val="00A050E5"/>
    <w:rsid w:val="00A0543A"/>
    <w:rsid w:val="00A05624"/>
    <w:rsid w:val="00A057D7"/>
    <w:rsid w:val="00A05878"/>
    <w:rsid w:val="00A076BD"/>
    <w:rsid w:val="00A07B17"/>
    <w:rsid w:val="00A103FD"/>
    <w:rsid w:val="00A105B4"/>
    <w:rsid w:val="00A111CB"/>
    <w:rsid w:val="00A1132E"/>
    <w:rsid w:val="00A11681"/>
    <w:rsid w:val="00A11ED1"/>
    <w:rsid w:val="00A125AD"/>
    <w:rsid w:val="00A12931"/>
    <w:rsid w:val="00A13037"/>
    <w:rsid w:val="00A13FA5"/>
    <w:rsid w:val="00A148AA"/>
    <w:rsid w:val="00A15F47"/>
    <w:rsid w:val="00A16AA1"/>
    <w:rsid w:val="00A16EF6"/>
    <w:rsid w:val="00A179AB"/>
    <w:rsid w:val="00A17B45"/>
    <w:rsid w:val="00A17F6E"/>
    <w:rsid w:val="00A2034F"/>
    <w:rsid w:val="00A207BC"/>
    <w:rsid w:val="00A209A8"/>
    <w:rsid w:val="00A20E1A"/>
    <w:rsid w:val="00A213FD"/>
    <w:rsid w:val="00A24410"/>
    <w:rsid w:val="00A24609"/>
    <w:rsid w:val="00A24C9F"/>
    <w:rsid w:val="00A24D68"/>
    <w:rsid w:val="00A24FC2"/>
    <w:rsid w:val="00A259B3"/>
    <w:rsid w:val="00A25BA4"/>
    <w:rsid w:val="00A261F7"/>
    <w:rsid w:val="00A27EFF"/>
    <w:rsid w:val="00A31383"/>
    <w:rsid w:val="00A31399"/>
    <w:rsid w:val="00A319DC"/>
    <w:rsid w:val="00A32441"/>
    <w:rsid w:val="00A324C5"/>
    <w:rsid w:val="00A32649"/>
    <w:rsid w:val="00A33326"/>
    <w:rsid w:val="00A33686"/>
    <w:rsid w:val="00A34658"/>
    <w:rsid w:val="00A34698"/>
    <w:rsid w:val="00A34987"/>
    <w:rsid w:val="00A34E46"/>
    <w:rsid w:val="00A35395"/>
    <w:rsid w:val="00A36333"/>
    <w:rsid w:val="00A36406"/>
    <w:rsid w:val="00A367A8"/>
    <w:rsid w:val="00A3683A"/>
    <w:rsid w:val="00A36F22"/>
    <w:rsid w:val="00A37786"/>
    <w:rsid w:val="00A37A2B"/>
    <w:rsid w:val="00A40444"/>
    <w:rsid w:val="00A40A76"/>
    <w:rsid w:val="00A41668"/>
    <w:rsid w:val="00A42049"/>
    <w:rsid w:val="00A43839"/>
    <w:rsid w:val="00A43DC8"/>
    <w:rsid w:val="00A44315"/>
    <w:rsid w:val="00A44796"/>
    <w:rsid w:val="00A44B94"/>
    <w:rsid w:val="00A4572B"/>
    <w:rsid w:val="00A45ACA"/>
    <w:rsid w:val="00A45BE8"/>
    <w:rsid w:val="00A45E2A"/>
    <w:rsid w:val="00A467E2"/>
    <w:rsid w:val="00A46859"/>
    <w:rsid w:val="00A46CAE"/>
    <w:rsid w:val="00A479F3"/>
    <w:rsid w:val="00A50582"/>
    <w:rsid w:val="00A51686"/>
    <w:rsid w:val="00A51CAC"/>
    <w:rsid w:val="00A51EC0"/>
    <w:rsid w:val="00A5207C"/>
    <w:rsid w:val="00A52246"/>
    <w:rsid w:val="00A53804"/>
    <w:rsid w:val="00A53A76"/>
    <w:rsid w:val="00A53ABB"/>
    <w:rsid w:val="00A542AA"/>
    <w:rsid w:val="00A54567"/>
    <w:rsid w:val="00A5517B"/>
    <w:rsid w:val="00A566CF"/>
    <w:rsid w:val="00A57420"/>
    <w:rsid w:val="00A61210"/>
    <w:rsid w:val="00A62333"/>
    <w:rsid w:val="00A63830"/>
    <w:rsid w:val="00A638C0"/>
    <w:rsid w:val="00A65B0A"/>
    <w:rsid w:val="00A65BBE"/>
    <w:rsid w:val="00A66DCD"/>
    <w:rsid w:val="00A67030"/>
    <w:rsid w:val="00A67690"/>
    <w:rsid w:val="00A70AD1"/>
    <w:rsid w:val="00A71949"/>
    <w:rsid w:val="00A71D78"/>
    <w:rsid w:val="00A7204C"/>
    <w:rsid w:val="00A72755"/>
    <w:rsid w:val="00A73B43"/>
    <w:rsid w:val="00A740C4"/>
    <w:rsid w:val="00A74C1F"/>
    <w:rsid w:val="00A75D66"/>
    <w:rsid w:val="00A7605E"/>
    <w:rsid w:val="00A76367"/>
    <w:rsid w:val="00A764A9"/>
    <w:rsid w:val="00A76703"/>
    <w:rsid w:val="00A777B9"/>
    <w:rsid w:val="00A80DCB"/>
    <w:rsid w:val="00A810E5"/>
    <w:rsid w:val="00A817F0"/>
    <w:rsid w:val="00A82C30"/>
    <w:rsid w:val="00A839C1"/>
    <w:rsid w:val="00A83E3D"/>
    <w:rsid w:val="00A84000"/>
    <w:rsid w:val="00A8461A"/>
    <w:rsid w:val="00A84F9A"/>
    <w:rsid w:val="00A8550F"/>
    <w:rsid w:val="00A8699A"/>
    <w:rsid w:val="00A86D3F"/>
    <w:rsid w:val="00A87020"/>
    <w:rsid w:val="00A87C2A"/>
    <w:rsid w:val="00A90E71"/>
    <w:rsid w:val="00A9126B"/>
    <w:rsid w:val="00A91A33"/>
    <w:rsid w:val="00A91DFC"/>
    <w:rsid w:val="00A91F32"/>
    <w:rsid w:val="00A9226D"/>
    <w:rsid w:val="00A925AA"/>
    <w:rsid w:val="00A92960"/>
    <w:rsid w:val="00A92E90"/>
    <w:rsid w:val="00A93E79"/>
    <w:rsid w:val="00A94697"/>
    <w:rsid w:val="00A9583D"/>
    <w:rsid w:val="00A96744"/>
    <w:rsid w:val="00A96D8C"/>
    <w:rsid w:val="00A97415"/>
    <w:rsid w:val="00A97DB8"/>
    <w:rsid w:val="00AA058E"/>
    <w:rsid w:val="00AA0627"/>
    <w:rsid w:val="00AA08EB"/>
    <w:rsid w:val="00AA2184"/>
    <w:rsid w:val="00AA24A7"/>
    <w:rsid w:val="00AA2ADA"/>
    <w:rsid w:val="00AA2B19"/>
    <w:rsid w:val="00AA3682"/>
    <w:rsid w:val="00AA39F7"/>
    <w:rsid w:val="00AA3CC6"/>
    <w:rsid w:val="00AA539E"/>
    <w:rsid w:val="00AA53CA"/>
    <w:rsid w:val="00AA581F"/>
    <w:rsid w:val="00AA60C6"/>
    <w:rsid w:val="00AA67FA"/>
    <w:rsid w:val="00AA6F0F"/>
    <w:rsid w:val="00AA7222"/>
    <w:rsid w:val="00AA7A69"/>
    <w:rsid w:val="00AB0260"/>
    <w:rsid w:val="00AB1BE1"/>
    <w:rsid w:val="00AB1C86"/>
    <w:rsid w:val="00AB27E2"/>
    <w:rsid w:val="00AB4282"/>
    <w:rsid w:val="00AB462C"/>
    <w:rsid w:val="00AB4805"/>
    <w:rsid w:val="00AB4816"/>
    <w:rsid w:val="00AB4A94"/>
    <w:rsid w:val="00AB4B6B"/>
    <w:rsid w:val="00AB5A76"/>
    <w:rsid w:val="00AB6003"/>
    <w:rsid w:val="00AB694D"/>
    <w:rsid w:val="00AB6985"/>
    <w:rsid w:val="00AB7010"/>
    <w:rsid w:val="00AC0030"/>
    <w:rsid w:val="00AC1655"/>
    <w:rsid w:val="00AC1BF7"/>
    <w:rsid w:val="00AC22D1"/>
    <w:rsid w:val="00AC25E5"/>
    <w:rsid w:val="00AC266F"/>
    <w:rsid w:val="00AC2B4B"/>
    <w:rsid w:val="00AC3990"/>
    <w:rsid w:val="00AC3B08"/>
    <w:rsid w:val="00AC3E6B"/>
    <w:rsid w:val="00AC465F"/>
    <w:rsid w:val="00AC4C4E"/>
    <w:rsid w:val="00AC5045"/>
    <w:rsid w:val="00AC5B22"/>
    <w:rsid w:val="00AC5EA5"/>
    <w:rsid w:val="00AC673A"/>
    <w:rsid w:val="00AC6934"/>
    <w:rsid w:val="00AC6B46"/>
    <w:rsid w:val="00AC6E10"/>
    <w:rsid w:val="00AC7315"/>
    <w:rsid w:val="00AC7388"/>
    <w:rsid w:val="00AC77DD"/>
    <w:rsid w:val="00AC786D"/>
    <w:rsid w:val="00AC7F03"/>
    <w:rsid w:val="00AD0B0A"/>
    <w:rsid w:val="00AD0E80"/>
    <w:rsid w:val="00AD1EE9"/>
    <w:rsid w:val="00AD2406"/>
    <w:rsid w:val="00AD24C0"/>
    <w:rsid w:val="00AD2DBD"/>
    <w:rsid w:val="00AD30EF"/>
    <w:rsid w:val="00AD32C8"/>
    <w:rsid w:val="00AD33C2"/>
    <w:rsid w:val="00AD37D8"/>
    <w:rsid w:val="00AD3909"/>
    <w:rsid w:val="00AD3FAD"/>
    <w:rsid w:val="00AD4560"/>
    <w:rsid w:val="00AD67E8"/>
    <w:rsid w:val="00AD6B75"/>
    <w:rsid w:val="00AD6BA0"/>
    <w:rsid w:val="00AD6FA1"/>
    <w:rsid w:val="00AD75C7"/>
    <w:rsid w:val="00AD778D"/>
    <w:rsid w:val="00AE0E04"/>
    <w:rsid w:val="00AE2387"/>
    <w:rsid w:val="00AE2593"/>
    <w:rsid w:val="00AE2765"/>
    <w:rsid w:val="00AE276A"/>
    <w:rsid w:val="00AE323F"/>
    <w:rsid w:val="00AE34A1"/>
    <w:rsid w:val="00AE45F2"/>
    <w:rsid w:val="00AE4680"/>
    <w:rsid w:val="00AE4E56"/>
    <w:rsid w:val="00AE553F"/>
    <w:rsid w:val="00AE61F3"/>
    <w:rsid w:val="00AE78EB"/>
    <w:rsid w:val="00AF0263"/>
    <w:rsid w:val="00AF0650"/>
    <w:rsid w:val="00AF0CCC"/>
    <w:rsid w:val="00AF102F"/>
    <w:rsid w:val="00AF14FA"/>
    <w:rsid w:val="00AF21FE"/>
    <w:rsid w:val="00AF245B"/>
    <w:rsid w:val="00AF29F5"/>
    <w:rsid w:val="00AF2D9A"/>
    <w:rsid w:val="00AF2F81"/>
    <w:rsid w:val="00AF31A2"/>
    <w:rsid w:val="00AF3F1C"/>
    <w:rsid w:val="00AF4233"/>
    <w:rsid w:val="00AF42D0"/>
    <w:rsid w:val="00AF45A2"/>
    <w:rsid w:val="00AF47C4"/>
    <w:rsid w:val="00AF5082"/>
    <w:rsid w:val="00AF50AF"/>
    <w:rsid w:val="00AF58F6"/>
    <w:rsid w:val="00AF64EB"/>
    <w:rsid w:val="00AF6758"/>
    <w:rsid w:val="00AF6842"/>
    <w:rsid w:val="00AF71F2"/>
    <w:rsid w:val="00AF780A"/>
    <w:rsid w:val="00AF7EAF"/>
    <w:rsid w:val="00B001BC"/>
    <w:rsid w:val="00B01FF8"/>
    <w:rsid w:val="00B02128"/>
    <w:rsid w:val="00B02919"/>
    <w:rsid w:val="00B0292D"/>
    <w:rsid w:val="00B030F1"/>
    <w:rsid w:val="00B031F5"/>
    <w:rsid w:val="00B04173"/>
    <w:rsid w:val="00B0494C"/>
    <w:rsid w:val="00B04DCD"/>
    <w:rsid w:val="00B05993"/>
    <w:rsid w:val="00B05C9B"/>
    <w:rsid w:val="00B06214"/>
    <w:rsid w:val="00B0724D"/>
    <w:rsid w:val="00B1021E"/>
    <w:rsid w:val="00B1079B"/>
    <w:rsid w:val="00B10835"/>
    <w:rsid w:val="00B1084B"/>
    <w:rsid w:val="00B11253"/>
    <w:rsid w:val="00B115F3"/>
    <w:rsid w:val="00B11607"/>
    <w:rsid w:val="00B139A7"/>
    <w:rsid w:val="00B13A31"/>
    <w:rsid w:val="00B14C4D"/>
    <w:rsid w:val="00B14CF7"/>
    <w:rsid w:val="00B14E2B"/>
    <w:rsid w:val="00B15492"/>
    <w:rsid w:val="00B156F1"/>
    <w:rsid w:val="00B15E08"/>
    <w:rsid w:val="00B16282"/>
    <w:rsid w:val="00B162CC"/>
    <w:rsid w:val="00B16A2B"/>
    <w:rsid w:val="00B1724A"/>
    <w:rsid w:val="00B17A0A"/>
    <w:rsid w:val="00B215F7"/>
    <w:rsid w:val="00B21D74"/>
    <w:rsid w:val="00B2223E"/>
    <w:rsid w:val="00B223B1"/>
    <w:rsid w:val="00B2280D"/>
    <w:rsid w:val="00B238FF"/>
    <w:rsid w:val="00B24309"/>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B2C"/>
    <w:rsid w:val="00B34C99"/>
    <w:rsid w:val="00B35C91"/>
    <w:rsid w:val="00B35FDB"/>
    <w:rsid w:val="00B37DC7"/>
    <w:rsid w:val="00B37FC8"/>
    <w:rsid w:val="00B40948"/>
    <w:rsid w:val="00B40A3B"/>
    <w:rsid w:val="00B4136A"/>
    <w:rsid w:val="00B4162D"/>
    <w:rsid w:val="00B42180"/>
    <w:rsid w:val="00B42485"/>
    <w:rsid w:val="00B427FA"/>
    <w:rsid w:val="00B4398F"/>
    <w:rsid w:val="00B43A98"/>
    <w:rsid w:val="00B44168"/>
    <w:rsid w:val="00B45C59"/>
    <w:rsid w:val="00B4609C"/>
    <w:rsid w:val="00B4627D"/>
    <w:rsid w:val="00B46630"/>
    <w:rsid w:val="00B46857"/>
    <w:rsid w:val="00B468FE"/>
    <w:rsid w:val="00B47457"/>
    <w:rsid w:val="00B4779D"/>
    <w:rsid w:val="00B47E01"/>
    <w:rsid w:val="00B47E22"/>
    <w:rsid w:val="00B47F77"/>
    <w:rsid w:val="00B501AA"/>
    <w:rsid w:val="00B5120A"/>
    <w:rsid w:val="00B521AC"/>
    <w:rsid w:val="00B5225E"/>
    <w:rsid w:val="00B52428"/>
    <w:rsid w:val="00B52C67"/>
    <w:rsid w:val="00B52EB9"/>
    <w:rsid w:val="00B52F19"/>
    <w:rsid w:val="00B52FA5"/>
    <w:rsid w:val="00B536C2"/>
    <w:rsid w:val="00B53B59"/>
    <w:rsid w:val="00B53E9B"/>
    <w:rsid w:val="00B53EB6"/>
    <w:rsid w:val="00B54B21"/>
    <w:rsid w:val="00B55127"/>
    <w:rsid w:val="00B55336"/>
    <w:rsid w:val="00B55AE2"/>
    <w:rsid w:val="00B55BBF"/>
    <w:rsid w:val="00B55D2E"/>
    <w:rsid w:val="00B55E6C"/>
    <w:rsid w:val="00B5605A"/>
    <w:rsid w:val="00B5638C"/>
    <w:rsid w:val="00B56AF9"/>
    <w:rsid w:val="00B56CD6"/>
    <w:rsid w:val="00B56EEF"/>
    <w:rsid w:val="00B5746D"/>
    <w:rsid w:val="00B57471"/>
    <w:rsid w:val="00B577B5"/>
    <w:rsid w:val="00B57C51"/>
    <w:rsid w:val="00B60455"/>
    <w:rsid w:val="00B614E4"/>
    <w:rsid w:val="00B6161F"/>
    <w:rsid w:val="00B620A5"/>
    <w:rsid w:val="00B6279D"/>
    <w:rsid w:val="00B62D0E"/>
    <w:rsid w:val="00B632FE"/>
    <w:rsid w:val="00B645A0"/>
    <w:rsid w:val="00B648F3"/>
    <w:rsid w:val="00B64E38"/>
    <w:rsid w:val="00B650FA"/>
    <w:rsid w:val="00B65919"/>
    <w:rsid w:val="00B65D5A"/>
    <w:rsid w:val="00B6623A"/>
    <w:rsid w:val="00B6645C"/>
    <w:rsid w:val="00B66718"/>
    <w:rsid w:val="00B66BF8"/>
    <w:rsid w:val="00B67B0D"/>
    <w:rsid w:val="00B67FD8"/>
    <w:rsid w:val="00B7024A"/>
    <w:rsid w:val="00B70318"/>
    <w:rsid w:val="00B703A6"/>
    <w:rsid w:val="00B704B9"/>
    <w:rsid w:val="00B70556"/>
    <w:rsid w:val="00B7107F"/>
    <w:rsid w:val="00B717E3"/>
    <w:rsid w:val="00B721CA"/>
    <w:rsid w:val="00B7276C"/>
    <w:rsid w:val="00B7344D"/>
    <w:rsid w:val="00B73A7B"/>
    <w:rsid w:val="00B73DCE"/>
    <w:rsid w:val="00B745BF"/>
    <w:rsid w:val="00B76CE3"/>
    <w:rsid w:val="00B772FD"/>
    <w:rsid w:val="00B81DAB"/>
    <w:rsid w:val="00B8220B"/>
    <w:rsid w:val="00B822A2"/>
    <w:rsid w:val="00B827F2"/>
    <w:rsid w:val="00B82855"/>
    <w:rsid w:val="00B83604"/>
    <w:rsid w:val="00B839AD"/>
    <w:rsid w:val="00B843D8"/>
    <w:rsid w:val="00B84669"/>
    <w:rsid w:val="00B852C3"/>
    <w:rsid w:val="00B866F6"/>
    <w:rsid w:val="00B869F6"/>
    <w:rsid w:val="00B87246"/>
    <w:rsid w:val="00B8738A"/>
    <w:rsid w:val="00B910B5"/>
    <w:rsid w:val="00B91EA4"/>
    <w:rsid w:val="00B924CF"/>
    <w:rsid w:val="00B92EBF"/>
    <w:rsid w:val="00B937AD"/>
    <w:rsid w:val="00B9405E"/>
    <w:rsid w:val="00B947CB"/>
    <w:rsid w:val="00B9530F"/>
    <w:rsid w:val="00B95C09"/>
    <w:rsid w:val="00B95FD8"/>
    <w:rsid w:val="00B96DDE"/>
    <w:rsid w:val="00B97096"/>
    <w:rsid w:val="00B97AE6"/>
    <w:rsid w:val="00BA0762"/>
    <w:rsid w:val="00BA13AF"/>
    <w:rsid w:val="00BA1517"/>
    <w:rsid w:val="00BA2C86"/>
    <w:rsid w:val="00BA310E"/>
    <w:rsid w:val="00BA32D4"/>
    <w:rsid w:val="00BA3524"/>
    <w:rsid w:val="00BA384B"/>
    <w:rsid w:val="00BA4981"/>
    <w:rsid w:val="00BA5284"/>
    <w:rsid w:val="00BA53CB"/>
    <w:rsid w:val="00BA55D6"/>
    <w:rsid w:val="00BA5BDE"/>
    <w:rsid w:val="00BA6365"/>
    <w:rsid w:val="00BA6A5E"/>
    <w:rsid w:val="00BA7667"/>
    <w:rsid w:val="00BA7BAE"/>
    <w:rsid w:val="00BB268A"/>
    <w:rsid w:val="00BB2755"/>
    <w:rsid w:val="00BB3C5B"/>
    <w:rsid w:val="00BB3E79"/>
    <w:rsid w:val="00BB3F84"/>
    <w:rsid w:val="00BB4425"/>
    <w:rsid w:val="00BB4956"/>
    <w:rsid w:val="00BB4EC3"/>
    <w:rsid w:val="00BB4F75"/>
    <w:rsid w:val="00BB522E"/>
    <w:rsid w:val="00BB55AA"/>
    <w:rsid w:val="00BB57EC"/>
    <w:rsid w:val="00BB5A14"/>
    <w:rsid w:val="00BB6191"/>
    <w:rsid w:val="00BB6229"/>
    <w:rsid w:val="00BB6305"/>
    <w:rsid w:val="00BB6B69"/>
    <w:rsid w:val="00BB6DB5"/>
    <w:rsid w:val="00BB7ADC"/>
    <w:rsid w:val="00BB7BC1"/>
    <w:rsid w:val="00BC0451"/>
    <w:rsid w:val="00BC1313"/>
    <w:rsid w:val="00BC1CDD"/>
    <w:rsid w:val="00BC236F"/>
    <w:rsid w:val="00BC2A2F"/>
    <w:rsid w:val="00BC31B0"/>
    <w:rsid w:val="00BC3547"/>
    <w:rsid w:val="00BC4C58"/>
    <w:rsid w:val="00BC4D2B"/>
    <w:rsid w:val="00BC560B"/>
    <w:rsid w:val="00BC59E2"/>
    <w:rsid w:val="00BC6CC9"/>
    <w:rsid w:val="00BC70E6"/>
    <w:rsid w:val="00BC719C"/>
    <w:rsid w:val="00BD148C"/>
    <w:rsid w:val="00BD14F8"/>
    <w:rsid w:val="00BD186B"/>
    <w:rsid w:val="00BD1A57"/>
    <w:rsid w:val="00BD2C0C"/>
    <w:rsid w:val="00BD2F36"/>
    <w:rsid w:val="00BD3AE1"/>
    <w:rsid w:val="00BD3F8D"/>
    <w:rsid w:val="00BD4290"/>
    <w:rsid w:val="00BD4398"/>
    <w:rsid w:val="00BD45BF"/>
    <w:rsid w:val="00BD4B5F"/>
    <w:rsid w:val="00BD558E"/>
    <w:rsid w:val="00BD5A2A"/>
    <w:rsid w:val="00BD6E79"/>
    <w:rsid w:val="00BD708A"/>
    <w:rsid w:val="00BD74F4"/>
    <w:rsid w:val="00BE06DC"/>
    <w:rsid w:val="00BE0B08"/>
    <w:rsid w:val="00BE1969"/>
    <w:rsid w:val="00BE22A8"/>
    <w:rsid w:val="00BE22EB"/>
    <w:rsid w:val="00BE236D"/>
    <w:rsid w:val="00BE280F"/>
    <w:rsid w:val="00BE2ED7"/>
    <w:rsid w:val="00BE3426"/>
    <w:rsid w:val="00BE3C99"/>
    <w:rsid w:val="00BE42B4"/>
    <w:rsid w:val="00BE4AD9"/>
    <w:rsid w:val="00BE5A61"/>
    <w:rsid w:val="00BE5E21"/>
    <w:rsid w:val="00BE7C01"/>
    <w:rsid w:val="00BF08DD"/>
    <w:rsid w:val="00BF12CD"/>
    <w:rsid w:val="00BF1FB5"/>
    <w:rsid w:val="00BF2141"/>
    <w:rsid w:val="00BF2379"/>
    <w:rsid w:val="00BF2977"/>
    <w:rsid w:val="00BF38ED"/>
    <w:rsid w:val="00BF3F49"/>
    <w:rsid w:val="00BF4CC6"/>
    <w:rsid w:val="00BF4F01"/>
    <w:rsid w:val="00BF4F2C"/>
    <w:rsid w:val="00BF516B"/>
    <w:rsid w:val="00BF5283"/>
    <w:rsid w:val="00BF5342"/>
    <w:rsid w:val="00BF5586"/>
    <w:rsid w:val="00BF6669"/>
    <w:rsid w:val="00BF6B6E"/>
    <w:rsid w:val="00C00448"/>
    <w:rsid w:val="00C00D7C"/>
    <w:rsid w:val="00C021DC"/>
    <w:rsid w:val="00C03091"/>
    <w:rsid w:val="00C03534"/>
    <w:rsid w:val="00C03BC9"/>
    <w:rsid w:val="00C03F39"/>
    <w:rsid w:val="00C04253"/>
    <w:rsid w:val="00C044BF"/>
    <w:rsid w:val="00C0577E"/>
    <w:rsid w:val="00C0700A"/>
    <w:rsid w:val="00C07193"/>
    <w:rsid w:val="00C07216"/>
    <w:rsid w:val="00C07486"/>
    <w:rsid w:val="00C109FD"/>
    <w:rsid w:val="00C10A02"/>
    <w:rsid w:val="00C10B2F"/>
    <w:rsid w:val="00C112BE"/>
    <w:rsid w:val="00C11B8C"/>
    <w:rsid w:val="00C11CAF"/>
    <w:rsid w:val="00C1255D"/>
    <w:rsid w:val="00C12DFD"/>
    <w:rsid w:val="00C145EE"/>
    <w:rsid w:val="00C14722"/>
    <w:rsid w:val="00C14C51"/>
    <w:rsid w:val="00C150A0"/>
    <w:rsid w:val="00C15394"/>
    <w:rsid w:val="00C160BD"/>
    <w:rsid w:val="00C16150"/>
    <w:rsid w:val="00C16944"/>
    <w:rsid w:val="00C16C66"/>
    <w:rsid w:val="00C16DB2"/>
    <w:rsid w:val="00C1721E"/>
    <w:rsid w:val="00C173C9"/>
    <w:rsid w:val="00C17529"/>
    <w:rsid w:val="00C178FB"/>
    <w:rsid w:val="00C179C0"/>
    <w:rsid w:val="00C20C54"/>
    <w:rsid w:val="00C212CB"/>
    <w:rsid w:val="00C21890"/>
    <w:rsid w:val="00C22A93"/>
    <w:rsid w:val="00C22BD2"/>
    <w:rsid w:val="00C23076"/>
    <w:rsid w:val="00C24AA0"/>
    <w:rsid w:val="00C24E41"/>
    <w:rsid w:val="00C251DD"/>
    <w:rsid w:val="00C25A43"/>
    <w:rsid w:val="00C25F9D"/>
    <w:rsid w:val="00C26122"/>
    <w:rsid w:val="00C26808"/>
    <w:rsid w:val="00C27090"/>
    <w:rsid w:val="00C27419"/>
    <w:rsid w:val="00C27587"/>
    <w:rsid w:val="00C279AE"/>
    <w:rsid w:val="00C27AF8"/>
    <w:rsid w:val="00C27B1C"/>
    <w:rsid w:val="00C30375"/>
    <w:rsid w:val="00C30ABF"/>
    <w:rsid w:val="00C32574"/>
    <w:rsid w:val="00C32F7C"/>
    <w:rsid w:val="00C331A0"/>
    <w:rsid w:val="00C3344D"/>
    <w:rsid w:val="00C349A7"/>
    <w:rsid w:val="00C34BFC"/>
    <w:rsid w:val="00C34F55"/>
    <w:rsid w:val="00C3502B"/>
    <w:rsid w:val="00C35669"/>
    <w:rsid w:val="00C358B5"/>
    <w:rsid w:val="00C3591C"/>
    <w:rsid w:val="00C35F58"/>
    <w:rsid w:val="00C36618"/>
    <w:rsid w:val="00C36F77"/>
    <w:rsid w:val="00C37D1A"/>
    <w:rsid w:val="00C41120"/>
    <w:rsid w:val="00C42343"/>
    <w:rsid w:val="00C4281C"/>
    <w:rsid w:val="00C42D0D"/>
    <w:rsid w:val="00C43417"/>
    <w:rsid w:val="00C443C4"/>
    <w:rsid w:val="00C452B3"/>
    <w:rsid w:val="00C45646"/>
    <w:rsid w:val="00C458A9"/>
    <w:rsid w:val="00C45D66"/>
    <w:rsid w:val="00C45DCF"/>
    <w:rsid w:val="00C4678E"/>
    <w:rsid w:val="00C469C8"/>
    <w:rsid w:val="00C502F2"/>
    <w:rsid w:val="00C51323"/>
    <w:rsid w:val="00C516E5"/>
    <w:rsid w:val="00C52109"/>
    <w:rsid w:val="00C52FA5"/>
    <w:rsid w:val="00C534AA"/>
    <w:rsid w:val="00C5368C"/>
    <w:rsid w:val="00C53F89"/>
    <w:rsid w:val="00C543E3"/>
    <w:rsid w:val="00C54415"/>
    <w:rsid w:val="00C54442"/>
    <w:rsid w:val="00C54D04"/>
    <w:rsid w:val="00C54E46"/>
    <w:rsid w:val="00C55102"/>
    <w:rsid w:val="00C552E1"/>
    <w:rsid w:val="00C55558"/>
    <w:rsid w:val="00C55A8A"/>
    <w:rsid w:val="00C55B26"/>
    <w:rsid w:val="00C55BB5"/>
    <w:rsid w:val="00C56145"/>
    <w:rsid w:val="00C56585"/>
    <w:rsid w:val="00C5670A"/>
    <w:rsid w:val="00C56712"/>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EE5"/>
    <w:rsid w:val="00C62EEB"/>
    <w:rsid w:val="00C63608"/>
    <w:rsid w:val="00C63AC4"/>
    <w:rsid w:val="00C63C61"/>
    <w:rsid w:val="00C64436"/>
    <w:rsid w:val="00C65B46"/>
    <w:rsid w:val="00C65BA7"/>
    <w:rsid w:val="00C66236"/>
    <w:rsid w:val="00C66DCF"/>
    <w:rsid w:val="00C672A0"/>
    <w:rsid w:val="00C67576"/>
    <w:rsid w:val="00C678F1"/>
    <w:rsid w:val="00C67A9D"/>
    <w:rsid w:val="00C706D7"/>
    <w:rsid w:val="00C70EFC"/>
    <w:rsid w:val="00C70F91"/>
    <w:rsid w:val="00C713D2"/>
    <w:rsid w:val="00C72A40"/>
    <w:rsid w:val="00C737E2"/>
    <w:rsid w:val="00C73E25"/>
    <w:rsid w:val="00C74984"/>
    <w:rsid w:val="00C749AC"/>
    <w:rsid w:val="00C749BE"/>
    <w:rsid w:val="00C75C9F"/>
    <w:rsid w:val="00C75DD6"/>
    <w:rsid w:val="00C7681E"/>
    <w:rsid w:val="00C77108"/>
    <w:rsid w:val="00C7767F"/>
    <w:rsid w:val="00C77D05"/>
    <w:rsid w:val="00C80283"/>
    <w:rsid w:val="00C80836"/>
    <w:rsid w:val="00C811C7"/>
    <w:rsid w:val="00C816D2"/>
    <w:rsid w:val="00C81803"/>
    <w:rsid w:val="00C81B12"/>
    <w:rsid w:val="00C82130"/>
    <w:rsid w:val="00C834E5"/>
    <w:rsid w:val="00C83793"/>
    <w:rsid w:val="00C83CA6"/>
    <w:rsid w:val="00C85386"/>
    <w:rsid w:val="00C8568D"/>
    <w:rsid w:val="00C85747"/>
    <w:rsid w:val="00C85942"/>
    <w:rsid w:val="00C85A21"/>
    <w:rsid w:val="00C85C09"/>
    <w:rsid w:val="00C85FC2"/>
    <w:rsid w:val="00C8682D"/>
    <w:rsid w:val="00C868FB"/>
    <w:rsid w:val="00C878B1"/>
    <w:rsid w:val="00C87D22"/>
    <w:rsid w:val="00C87F8C"/>
    <w:rsid w:val="00C914BB"/>
    <w:rsid w:val="00C920FF"/>
    <w:rsid w:val="00C921A0"/>
    <w:rsid w:val="00C92833"/>
    <w:rsid w:val="00C92D63"/>
    <w:rsid w:val="00C93494"/>
    <w:rsid w:val="00C93F32"/>
    <w:rsid w:val="00C9444E"/>
    <w:rsid w:val="00C94B61"/>
    <w:rsid w:val="00C94FCB"/>
    <w:rsid w:val="00C96E78"/>
    <w:rsid w:val="00C973FE"/>
    <w:rsid w:val="00CA0022"/>
    <w:rsid w:val="00CA065A"/>
    <w:rsid w:val="00CA06D5"/>
    <w:rsid w:val="00CA0760"/>
    <w:rsid w:val="00CA0A20"/>
    <w:rsid w:val="00CA2253"/>
    <w:rsid w:val="00CA38B2"/>
    <w:rsid w:val="00CA3A8F"/>
    <w:rsid w:val="00CA3E8B"/>
    <w:rsid w:val="00CA3ED5"/>
    <w:rsid w:val="00CA43A6"/>
    <w:rsid w:val="00CA5138"/>
    <w:rsid w:val="00CA55E3"/>
    <w:rsid w:val="00CA5D3E"/>
    <w:rsid w:val="00CA6352"/>
    <w:rsid w:val="00CA6481"/>
    <w:rsid w:val="00CA6844"/>
    <w:rsid w:val="00CA7DB2"/>
    <w:rsid w:val="00CB080F"/>
    <w:rsid w:val="00CB0995"/>
    <w:rsid w:val="00CB181A"/>
    <w:rsid w:val="00CB1D8C"/>
    <w:rsid w:val="00CB27E9"/>
    <w:rsid w:val="00CB2977"/>
    <w:rsid w:val="00CB2B9F"/>
    <w:rsid w:val="00CB32A3"/>
    <w:rsid w:val="00CB3526"/>
    <w:rsid w:val="00CB3855"/>
    <w:rsid w:val="00CB4A86"/>
    <w:rsid w:val="00CB566D"/>
    <w:rsid w:val="00CB5A7C"/>
    <w:rsid w:val="00CB712A"/>
    <w:rsid w:val="00CC0365"/>
    <w:rsid w:val="00CC0398"/>
    <w:rsid w:val="00CC0521"/>
    <w:rsid w:val="00CC0BAB"/>
    <w:rsid w:val="00CC1882"/>
    <w:rsid w:val="00CC1CB0"/>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755"/>
    <w:rsid w:val="00CD4092"/>
    <w:rsid w:val="00CD524A"/>
    <w:rsid w:val="00CD53E9"/>
    <w:rsid w:val="00CD5450"/>
    <w:rsid w:val="00CD5F80"/>
    <w:rsid w:val="00CD6026"/>
    <w:rsid w:val="00CD63D0"/>
    <w:rsid w:val="00CD6A86"/>
    <w:rsid w:val="00CD6F13"/>
    <w:rsid w:val="00CD6FB9"/>
    <w:rsid w:val="00CD79A1"/>
    <w:rsid w:val="00CD7D98"/>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BF0"/>
    <w:rsid w:val="00CE5613"/>
    <w:rsid w:val="00CE5969"/>
    <w:rsid w:val="00CE5DCB"/>
    <w:rsid w:val="00CE6E50"/>
    <w:rsid w:val="00CE74B5"/>
    <w:rsid w:val="00CE7825"/>
    <w:rsid w:val="00CF0CC8"/>
    <w:rsid w:val="00CF0E28"/>
    <w:rsid w:val="00CF0F9A"/>
    <w:rsid w:val="00CF11BD"/>
    <w:rsid w:val="00CF1FDA"/>
    <w:rsid w:val="00CF238D"/>
    <w:rsid w:val="00CF29BB"/>
    <w:rsid w:val="00CF2BCD"/>
    <w:rsid w:val="00CF2BD9"/>
    <w:rsid w:val="00CF2BFA"/>
    <w:rsid w:val="00CF2ED8"/>
    <w:rsid w:val="00CF34E3"/>
    <w:rsid w:val="00CF37A0"/>
    <w:rsid w:val="00CF4597"/>
    <w:rsid w:val="00CF4B17"/>
    <w:rsid w:val="00CF5782"/>
    <w:rsid w:val="00CF738B"/>
    <w:rsid w:val="00CF7BBF"/>
    <w:rsid w:val="00CF7E03"/>
    <w:rsid w:val="00CF7ECC"/>
    <w:rsid w:val="00D005C7"/>
    <w:rsid w:val="00D005E2"/>
    <w:rsid w:val="00D00CA1"/>
    <w:rsid w:val="00D01334"/>
    <w:rsid w:val="00D01935"/>
    <w:rsid w:val="00D0199E"/>
    <w:rsid w:val="00D01FD3"/>
    <w:rsid w:val="00D02189"/>
    <w:rsid w:val="00D035C2"/>
    <w:rsid w:val="00D038DD"/>
    <w:rsid w:val="00D04258"/>
    <w:rsid w:val="00D04776"/>
    <w:rsid w:val="00D056FF"/>
    <w:rsid w:val="00D058DF"/>
    <w:rsid w:val="00D0637A"/>
    <w:rsid w:val="00D0697C"/>
    <w:rsid w:val="00D06B7B"/>
    <w:rsid w:val="00D06CBD"/>
    <w:rsid w:val="00D073A1"/>
    <w:rsid w:val="00D073E5"/>
    <w:rsid w:val="00D075EB"/>
    <w:rsid w:val="00D0764F"/>
    <w:rsid w:val="00D07715"/>
    <w:rsid w:val="00D106EB"/>
    <w:rsid w:val="00D1094B"/>
    <w:rsid w:val="00D10E15"/>
    <w:rsid w:val="00D11825"/>
    <w:rsid w:val="00D11ADD"/>
    <w:rsid w:val="00D11BB2"/>
    <w:rsid w:val="00D11EAD"/>
    <w:rsid w:val="00D1219C"/>
    <w:rsid w:val="00D12D6B"/>
    <w:rsid w:val="00D13A0E"/>
    <w:rsid w:val="00D141E7"/>
    <w:rsid w:val="00D143FF"/>
    <w:rsid w:val="00D147C8"/>
    <w:rsid w:val="00D15E82"/>
    <w:rsid w:val="00D16408"/>
    <w:rsid w:val="00D164B7"/>
    <w:rsid w:val="00D1656F"/>
    <w:rsid w:val="00D16625"/>
    <w:rsid w:val="00D1666B"/>
    <w:rsid w:val="00D1693F"/>
    <w:rsid w:val="00D17F52"/>
    <w:rsid w:val="00D20AA3"/>
    <w:rsid w:val="00D20DDF"/>
    <w:rsid w:val="00D210B8"/>
    <w:rsid w:val="00D21328"/>
    <w:rsid w:val="00D21905"/>
    <w:rsid w:val="00D21B77"/>
    <w:rsid w:val="00D220C2"/>
    <w:rsid w:val="00D2304A"/>
    <w:rsid w:val="00D230B9"/>
    <w:rsid w:val="00D2318F"/>
    <w:rsid w:val="00D23401"/>
    <w:rsid w:val="00D23ABB"/>
    <w:rsid w:val="00D25373"/>
    <w:rsid w:val="00D257A0"/>
    <w:rsid w:val="00D25B4B"/>
    <w:rsid w:val="00D2637C"/>
    <w:rsid w:val="00D26576"/>
    <w:rsid w:val="00D266FA"/>
    <w:rsid w:val="00D26CE2"/>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697"/>
    <w:rsid w:val="00D35B00"/>
    <w:rsid w:val="00D36661"/>
    <w:rsid w:val="00D376C5"/>
    <w:rsid w:val="00D3778B"/>
    <w:rsid w:val="00D379C1"/>
    <w:rsid w:val="00D37F2D"/>
    <w:rsid w:val="00D40087"/>
    <w:rsid w:val="00D404EA"/>
    <w:rsid w:val="00D404ED"/>
    <w:rsid w:val="00D41032"/>
    <w:rsid w:val="00D41821"/>
    <w:rsid w:val="00D418D6"/>
    <w:rsid w:val="00D41A3D"/>
    <w:rsid w:val="00D423F6"/>
    <w:rsid w:val="00D423F8"/>
    <w:rsid w:val="00D42544"/>
    <w:rsid w:val="00D4370B"/>
    <w:rsid w:val="00D43EC7"/>
    <w:rsid w:val="00D44C2E"/>
    <w:rsid w:val="00D4576A"/>
    <w:rsid w:val="00D4586C"/>
    <w:rsid w:val="00D46F9C"/>
    <w:rsid w:val="00D471A0"/>
    <w:rsid w:val="00D50741"/>
    <w:rsid w:val="00D51160"/>
    <w:rsid w:val="00D516B1"/>
    <w:rsid w:val="00D51D62"/>
    <w:rsid w:val="00D51E5A"/>
    <w:rsid w:val="00D51FCD"/>
    <w:rsid w:val="00D520F2"/>
    <w:rsid w:val="00D5258B"/>
    <w:rsid w:val="00D53FA2"/>
    <w:rsid w:val="00D54066"/>
    <w:rsid w:val="00D5418B"/>
    <w:rsid w:val="00D54205"/>
    <w:rsid w:val="00D546EC"/>
    <w:rsid w:val="00D552B9"/>
    <w:rsid w:val="00D56188"/>
    <w:rsid w:val="00D56515"/>
    <w:rsid w:val="00D56E1F"/>
    <w:rsid w:val="00D57457"/>
    <w:rsid w:val="00D574D8"/>
    <w:rsid w:val="00D576F3"/>
    <w:rsid w:val="00D5780D"/>
    <w:rsid w:val="00D578CF"/>
    <w:rsid w:val="00D57A42"/>
    <w:rsid w:val="00D57C45"/>
    <w:rsid w:val="00D60447"/>
    <w:rsid w:val="00D60E21"/>
    <w:rsid w:val="00D62847"/>
    <w:rsid w:val="00D628C8"/>
    <w:rsid w:val="00D62A76"/>
    <w:rsid w:val="00D62B08"/>
    <w:rsid w:val="00D62E48"/>
    <w:rsid w:val="00D630A7"/>
    <w:rsid w:val="00D63659"/>
    <w:rsid w:val="00D63D3A"/>
    <w:rsid w:val="00D65DAE"/>
    <w:rsid w:val="00D65F7E"/>
    <w:rsid w:val="00D67E4A"/>
    <w:rsid w:val="00D67F8B"/>
    <w:rsid w:val="00D70295"/>
    <w:rsid w:val="00D704CC"/>
    <w:rsid w:val="00D70E60"/>
    <w:rsid w:val="00D72972"/>
    <w:rsid w:val="00D7364E"/>
    <w:rsid w:val="00D73953"/>
    <w:rsid w:val="00D73E97"/>
    <w:rsid w:val="00D73F2E"/>
    <w:rsid w:val="00D74F4C"/>
    <w:rsid w:val="00D7556D"/>
    <w:rsid w:val="00D75F74"/>
    <w:rsid w:val="00D7630D"/>
    <w:rsid w:val="00D7677D"/>
    <w:rsid w:val="00D767A1"/>
    <w:rsid w:val="00D77997"/>
    <w:rsid w:val="00D779B9"/>
    <w:rsid w:val="00D806BE"/>
    <w:rsid w:val="00D80A28"/>
    <w:rsid w:val="00D80B9D"/>
    <w:rsid w:val="00D82D52"/>
    <w:rsid w:val="00D82F65"/>
    <w:rsid w:val="00D831B9"/>
    <w:rsid w:val="00D83411"/>
    <w:rsid w:val="00D83AE4"/>
    <w:rsid w:val="00D83C52"/>
    <w:rsid w:val="00D845F0"/>
    <w:rsid w:val="00D84697"/>
    <w:rsid w:val="00D848AB"/>
    <w:rsid w:val="00D84F63"/>
    <w:rsid w:val="00D85754"/>
    <w:rsid w:val="00D8588B"/>
    <w:rsid w:val="00D85970"/>
    <w:rsid w:val="00D85A4D"/>
    <w:rsid w:val="00D85D4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D77"/>
    <w:rsid w:val="00D94DAA"/>
    <w:rsid w:val="00D954C6"/>
    <w:rsid w:val="00D95C49"/>
    <w:rsid w:val="00D976BF"/>
    <w:rsid w:val="00DA05E0"/>
    <w:rsid w:val="00DA09F4"/>
    <w:rsid w:val="00DA0A8B"/>
    <w:rsid w:val="00DA0BE8"/>
    <w:rsid w:val="00DA0EDE"/>
    <w:rsid w:val="00DA15D9"/>
    <w:rsid w:val="00DA1E8D"/>
    <w:rsid w:val="00DA20C1"/>
    <w:rsid w:val="00DA2371"/>
    <w:rsid w:val="00DA2A72"/>
    <w:rsid w:val="00DA34C9"/>
    <w:rsid w:val="00DA371D"/>
    <w:rsid w:val="00DA40C9"/>
    <w:rsid w:val="00DA4724"/>
    <w:rsid w:val="00DA646C"/>
    <w:rsid w:val="00DA7D46"/>
    <w:rsid w:val="00DB013F"/>
    <w:rsid w:val="00DB0B6A"/>
    <w:rsid w:val="00DB0FE8"/>
    <w:rsid w:val="00DB1215"/>
    <w:rsid w:val="00DB15FF"/>
    <w:rsid w:val="00DB1E5F"/>
    <w:rsid w:val="00DB2FE7"/>
    <w:rsid w:val="00DB312F"/>
    <w:rsid w:val="00DB5C42"/>
    <w:rsid w:val="00DB6E9B"/>
    <w:rsid w:val="00DB7D87"/>
    <w:rsid w:val="00DC011C"/>
    <w:rsid w:val="00DC0199"/>
    <w:rsid w:val="00DC02C5"/>
    <w:rsid w:val="00DC04F2"/>
    <w:rsid w:val="00DC098C"/>
    <w:rsid w:val="00DC0E73"/>
    <w:rsid w:val="00DC0EC3"/>
    <w:rsid w:val="00DC1576"/>
    <w:rsid w:val="00DC1777"/>
    <w:rsid w:val="00DC1DDC"/>
    <w:rsid w:val="00DC2577"/>
    <w:rsid w:val="00DC2C9A"/>
    <w:rsid w:val="00DC3E51"/>
    <w:rsid w:val="00DC42A0"/>
    <w:rsid w:val="00DC4DCC"/>
    <w:rsid w:val="00DC555E"/>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5048"/>
    <w:rsid w:val="00DD5C40"/>
    <w:rsid w:val="00DD689E"/>
    <w:rsid w:val="00DD7670"/>
    <w:rsid w:val="00DD7ECC"/>
    <w:rsid w:val="00DD7FCC"/>
    <w:rsid w:val="00DE0F59"/>
    <w:rsid w:val="00DE1883"/>
    <w:rsid w:val="00DE191B"/>
    <w:rsid w:val="00DE22B7"/>
    <w:rsid w:val="00DE2361"/>
    <w:rsid w:val="00DE320F"/>
    <w:rsid w:val="00DE34F1"/>
    <w:rsid w:val="00DE3B1D"/>
    <w:rsid w:val="00DE3E38"/>
    <w:rsid w:val="00DE4EAF"/>
    <w:rsid w:val="00DE5197"/>
    <w:rsid w:val="00DE5901"/>
    <w:rsid w:val="00DE6173"/>
    <w:rsid w:val="00DE6A1D"/>
    <w:rsid w:val="00DE6BB0"/>
    <w:rsid w:val="00DE6F7F"/>
    <w:rsid w:val="00DE70E7"/>
    <w:rsid w:val="00DE77F1"/>
    <w:rsid w:val="00DE7B6B"/>
    <w:rsid w:val="00DF0542"/>
    <w:rsid w:val="00DF1426"/>
    <w:rsid w:val="00DF151C"/>
    <w:rsid w:val="00DF1576"/>
    <w:rsid w:val="00DF2398"/>
    <w:rsid w:val="00DF23D7"/>
    <w:rsid w:val="00DF26A6"/>
    <w:rsid w:val="00DF3D76"/>
    <w:rsid w:val="00DF3ED9"/>
    <w:rsid w:val="00DF4031"/>
    <w:rsid w:val="00DF4D8E"/>
    <w:rsid w:val="00DF5D44"/>
    <w:rsid w:val="00DF64BC"/>
    <w:rsid w:val="00DF6DB2"/>
    <w:rsid w:val="00DF6E8B"/>
    <w:rsid w:val="00DF76D5"/>
    <w:rsid w:val="00E00C2D"/>
    <w:rsid w:val="00E00F94"/>
    <w:rsid w:val="00E0152F"/>
    <w:rsid w:val="00E01988"/>
    <w:rsid w:val="00E01BFE"/>
    <w:rsid w:val="00E01DF8"/>
    <w:rsid w:val="00E01F23"/>
    <w:rsid w:val="00E01F48"/>
    <w:rsid w:val="00E02665"/>
    <w:rsid w:val="00E0320E"/>
    <w:rsid w:val="00E04301"/>
    <w:rsid w:val="00E046B6"/>
    <w:rsid w:val="00E05186"/>
    <w:rsid w:val="00E0652E"/>
    <w:rsid w:val="00E068B8"/>
    <w:rsid w:val="00E07272"/>
    <w:rsid w:val="00E10269"/>
    <w:rsid w:val="00E10460"/>
    <w:rsid w:val="00E1255F"/>
    <w:rsid w:val="00E1277B"/>
    <w:rsid w:val="00E128C6"/>
    <w:rsid w:val="00E13199"/>
    <w:rsid w:val="00E13A88"/>
    <w:rsid w:val="00E13CF3"/>
    <w:rsid w:val="00E141B9"/>
    <w:rsid w:val="00E15B2B"/>
    <w:rsid w:val="00E16946"/>
    <w:rsid w:val="00E17B94"/>
    <w:rsid w:val="00E17BE0"/>
    <w:rsid w:val="00E20869"/>
    <w:rsid w:val="00E210FA"/>
    <w:rsid w:val="00E21449"/>
    <w:rsid w:val="00E214F2"/>
    <w:rsid w:val="00E22582"/>
    <w:rsid w:val="00E2328E"/>
    <w:rsid w:val="00E23314"/>
    <w:rsid w:val="00E23C5F"/>
    <w:rsid w:val="00E23F6D"/>
    <w:rsid w:val="00E2408F"/>
    <w:rsid w:val="00E24235"/>
    <w:rsid w:val="00E243F7"/>
    <w:rsid w:val="00E24730"/>
    <w:rsid w:val="00E24ECA"/>
    <w:rsid w:val="00E25372"/>
    <w:rsid w:val="00E25645"/>
    <w:rsid w:val="00E256AF"/>
    <w:rsid w:val="00E26E8A"/>
    <w:rsid w:val="00E27761"/>
    <w:rsid w:val="00E30215"/>
    <w:rsid w:val="00E31296"/>
    <w:rsid w:val="00E317B6"/>
    <w:rsid w:val="00E31F10"/>
    <w:rsid w:val="00E32045"/>
    <w:rsid w:val="00E322E6"/>
    <w:rsid w:val="00E323CC"/>
    <w:rsid w:val="00E329B4"/>
    <w:rsid w:val="00E33B1C"/>
    <w:rsid w:val="00E340C9"/>
    <w:rsid w:val="00E34516"/>
    <w:rsid w:val="00E3458F"/>
    <w:rsid w:val="00E354ED"/>
    <w:rsid w:val="00E3586A"/>
    <w:rsid w:val="00E359CE"/>
    <w:rsid w:val="00E35EF8"/>
    <w:rsid w:val="00E36565"/>
    <w:rsid w:val="00E3700B"/>
    <w:rsid w:val="00E3700F"/>
    <w:rsid w:val="00E37726"/>
    <w:rsid w:val="00E37D12"/>
    <w:rsid w:val="00E412D3"/>
    <w:rsid w:val="00E42216"/>
    <w:rsid w:val="00E4237B"/>
    <w:rsid w:val="00E4359A"/>
    <w:rsid w:val="00E43724"/>
    <w:rsid w:val="00E43C94"/>
    <w:rsid w:val="00E43F64"/>
    <w:rsid w:val="00E446AC"/>
    <w:rsid w:val="00E454E3"/>
    <w:rsid w:val="00E45F21"/>
    <w:rsid w:val="00E4620B"/>
    <w:rsid w:val="00E46561"/>
    <w:rsid w:val="00E46B0C"/>
    <w:rsid w:val="00E46EAC"/>
    <w:rsid w:val="00E47698"/>
    <w:rsid w:val="00E47C90"/>
    <w:rsid w:val="00E50141"/>
    <w:rsid w:val="00E502FB"/>
    <w:rsid w:val="00E50B89"/>
    <w:rsid w:val="00E522A8"/>
    <w:rsid w:val="00E539C9"/>
    <w:rsid w:val="00E548B3"/>
    <w:rsid w:val="00E54A94"/>
    <w:rsid w:val="00E554D8"/>
    <w:rsid w:val="00E55A52"/>
    <w:rsid w:val="00E55AA2"/>
    <w:rsid w:val="00E57A86"/>
    <w:rsid w:val="00E6083C"/>
    <w:rsid w:val="00E608C5"/>
    <w:rsid w:val="00E609FC"/>
    <w:rsid w:val="00E612D7"/>
    <w:rsid w:val="00E615FC"/>
    <w:rsid w:val="00E643AD"/>
    <w:rsid w:val="00E643D0"/>
    <w:rsid w:val="00E64611"/>
    <w:rsid w:val="00E648EB"/>
    <w:rsid w:val="00E64BE2"/>
    <w:rsid w:val="00E6508F"/>
    <w:rsid w:val="00E655BA"/>
    <w:rsid w:val="00E65A28"/>
    <w:rsid w:val="00E66487"/>
    <w:rsid w:val="00E66551"/>
    <w:rsid w:val="00E666A3"/>
    <w:rsid w:val="00E66CD5"/>
    <w:rsid w:val="00E6727A"/>
    <w:rsid w:val="00E67321"/>
    <w:rsid w:val="00E679B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5C15"/>
    <w:rsid w:val="00E77227"/>
    <w:rsid w:val="00E77B91"/>
    <w:rsid w:val="00E77E3E"/>
    <w:rsid w:val="00E77FED"/>
    <w:rsid w:val="00E8044E"/>
    <w:rsid w:val="00E82A3A"/>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4AD"/>
    <w:rsid w:val="00E91588"/>
    <w:rsid w:val="00E91F19"/>
    <w:rsid w:val="00E925DC"/>
    <w:rsid w:val="00E9268A"/>
    <w:rsid w:val="00E9371F"/>
    <w:rsid w:val="00E93A1B"/>
    <w:rsid w:val="00E93A2A"/>
    <w:rsid w:val="00E948D0"/>
    <w:rsid w:val="00E952D1"/>
    <w:rsid w:val="00E95762"/>
    <w:rsid w:val="00E96071"/>
    <w:rsid w:val="00E976C5"/>
    <w:rsid w:val="00E9792E"/>
    <w:rsid w:val="00EA1454"/>
    <w:rsid w:val="00EA19FB"/>
    <w:rsid w:val="00EA1B4C"/>
    <w:rsid w:val="00EA1BC4"/>
    <w:rsid w:val="00EA1F35"/>
    <w:rsid w:val="00EA25D7"/>
    <w:rsid w:val="00EA2C62"/>
    <w:rsid w:val="00EA2F0C"/>
    <w:rsid w:val="00EA3656"/>
    <w:rsid w:val="00EA41A4"/>
    <w:rsid w:val="00EA5035"/>
    <w:rsid w:val="00EA52C6"/>
    <w:rsid w:val="00EA5754"/>
    <w:rsid w:val="00EA5911"/>
    <w:rsid w:val="00EA598D"/>
    <w:rsid w:val="00EA6261"/>
    <w:rsid w:val="00EA6B6D"/>
    <w:rsid w:val="00EB021B"/>
    <w:rsid w:val="00EB049C"/>
    <w:rsid w:val="00EB0F37"/>
    <w:rsid w:val="00EB161E"/>
    <w:rsid w:val="00EB1FAF"/>
    <w:rsid w:val="00EB201E"/>
    <w:rsid w:val="00EB2276"/>
    <w:rsid w:val="00EB2658"/>
    <w:rsid w:val="00EB2CCB"/>
    <w:rsid w:val="00EB2DE8"/>
    <w:rsid w:val="00EB2F86"/>
    <w:rsid w:val="00EB3735"/>
    <w:rsid w:val="00EB3A9F"/>
    <w:rsid w:val="00EB4F98"/>
    <w:rsid w:val="00EB5534"/>
    <w:rsid w:val="00EB5ADE"/>
    <w:rsid w:val="00EB63B6"/>
    <w:rsid w:val="00EB781B"/>
    <w:rsid w:val="00EB7DDE"/>
    <w:rsid w:val="00EC10BA"/>
    <w:rsid w:val="00EC1228"/>
    <w:rsid w:val="00EC135A"/>
    <w:rsid w:val="00EC1369"/>
    <w:rsid w:val="00EC165F"/>
    <w:rsid w:val="00EC1E9A"/>
    <w:rsid w:val="00EC1EBC"/>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1A3"/>
    <w:rsid w:val="00ED03FD"/>
    <w:rsid w:val="00ED04E1"/>
    <w:rsid w:val="00ED0A1C"/>
    <w:rsid w:val="00ED1A71"/>
    <w:rsid w:val="00ED1AA7"/>
    <w:rsid w:val="00ED2872"/>
    <w:rsid w:val="00ED28A4"/>
    <w:rsid w:val="00ED32D8"/>
    <w:rsid w:val="00ED3AF2"/>
    <w:rsid w:val="00ED41FF"/>
    <w:rsid w:val="00ED4583"/>
    <w:rsid w:val="00ED4C7D"/>
    <w:rsid w:val="00ED6040"/>
    <w:rsid w:val="00ED7007"/>
    <w:rsid w:val="00ED70FB"/>
    <w:rsid w:val="00ED74FD"/>
    <w:rsid w:val="00EE06B5"/>
    <w:rsid w:val="00EE08E8"/>
    <w:rsid w:val="00EE09EB"/>
    <w:rsid w:val="00EE111E"/>
    <w:rsid w:val="00EE1AF7"/>
    <w:rsid w:val="00EE2779"/>
    <w:rsid w:val="00EE285D"/>
    <w:rsid w:val="00EE3321"/>
    <w:rsid w:val="00EE36D5"/>
    <w:rsid w:val="00EE3F60"/>
    <w:rsid w:val="00EE463C"/>
    <w:rsid w:val="00EE54DB"/>
    <w:rsid w:val="00EE582F"/>
    <w:rsid w:val="00EE607E"/>
    <w:rsid w:val="00EE6E17"/>
    <w:rsid w:val="00EE7505"/>
    <w:rsid w:val="00EE7A7A"/>
    <w:rsid w:val="00EF07F4"/>
    <w:rsid w:val="00EF0F3A"/>
    <w:rsid w:val="00EF174C"/>
    <w:rsid w:val="00EF1CD4"/>
    <w:rsid w:val="00EF1D0C"/>
    <w:rsid w:val="00EF2112"/>
    <w:rsid w:val="00EF233C"/>
    <w:rsid w:val="00EF2855"/>
    <w:rsid w:val="00EF3796"/>
    <w:rsid w:val="00EF418A"/>
    <w:rsid w:val="00EF42CB"/>
    <w:rsid w:val="00EF541B"/>
    <w:rsid w:val="00EF5633"/>
    <w:rsid w:val="00EF575B"/>
    <w:rsid w:val="00EF597E"/>
    <w:rsid w:val="00EF5AD2"/>
    <w:rsid w:val="00EF63EB"/>
    <w:rsid w:val="00EF64DF"/>
    <w:rsid w:val="00EF6939"/>
    <w:rsid w:val="00EF6B3C"/>
    <w:rsid w:val="00EF6FCD"/>
    <w:rsid w:val="00EF71D6"/>
    <w:rsid w:val="00EF7CBF"/>
    <w:rsid w:val="00F00190"/>
    <w:rsid w:val="00F015EA"/>
    <w:rsid w:val="00F0165E"/>
    <w:rsid w:val="00F01E75"/>
    <w:rsid w:val="00F01EE6"/>
    <w:rsid w:val="00F0253C"/>
    <w:rsid w:val="00F02D3A"/>
    <w:rsid w:val="00F02F27"/>
    <w:rsid w:val="00F03687"/>
    <w:rsid w:val="00F036F2"/>
    <w:rsid w:val="00F045D7"/>
    <w:rsid w:val="00F047CF"/>
    <w:rsid w:val="00F05504"/>
    <w:rsid w:val="00F0593F"/>
    <w:rsid w:val="00F061C2"/>
    <w:rsid w:val="00F06206"/>
    <w:rsid w:val="00F06230"/>
    <w:rsid w:val="00F065FB"/>
    <w:rsid w:val="00F066D5"/>
    <w:rsid w:val="00F06735"/>
    <w:rsid w:val="00F0675B"/>
    <w:rsid w:val="00F06D27"/>
    <w:rsid w:val="00F06DFE"/>
    <w:rsid w:val="00F072A8"/>
    <w:rsid w:val="00F0769A"/>
    <w:rsid w:val="00F07A77"/>
    <w:rsid w:val="00F07BE2"/>
    <w:rsid w:val="00F100B1"/>
    <w:rsid w:val="00F105C8"/>
    <w:rsid w:val="00F10B6F"/>
    <w:rsid w:val="00F10FD5"/>
    <w:rsid w:val="00F118E1"/>
    <w:rsid w:val="00F13716"/>
    <w:rsid w:val="00F13FEB"/>
    <w:rsid w:val="00F143F9"/>
    <w:rsid w:val="00F14830"/>
    <w:rsid w:val="00F14C2C"/>
    <w:rsid w:val="00F15A3C"/>
    <w:rsid w:val="00F15E52"/>
    <w:rsid w:val="00F16E8E"/>
    <w:rsid w:val="00F177D9"/>
    <w:rsid w:val="00F17ECE"/>
    <w:rsid w:val="00F20049"/>
    <w:rsid w:val="00F204B2"/>
    <w:rsid w:val="00F207F8"/>
    <w:rsid w:val="00F20D7D"/>
    <w:rsid w:val="00F216BC"/>
    <w:rsid w:val="00F21AAD"/>
    <w:rsid w:val="00F21C03"/>
    <w:rsid w:val="00F21EFD"/>
    <w:rsid w:val="00F22492"/>
    <w:rsid w:val="00F229E7"/>
    <w:rsid w:val="00F2312D"/>
    <w:rsid w:val="00F234EF"/>
    <w:rsid w:val="00F23B1B"/>
    <w:rsid w:val="00F23CD6"/>
    <w:rsid w:val="00F24CE8"/>
    <w:rsid w:val="00F25CD0"/>
    <w:rsid w:val="00F25E8F"/>
    <w:rsid w:val="00F25EA9"/>
    <w:rsid w:val="00F2603B"/>
    <w:rsid w:val="00F2681B"/>
    <w:rsid w:val="00F26979"/>
    <w:rsid w:val="00F26C60"/>
    <w:rsid w:val="00F27864"/>
    <w:rsid w:val="00F27C07"/>
    <w:rsid w:val="00F30F49"/>
    <w:rsid w:val="00F31814"/>
    <w:rsid w:val="00F31B09"/>
    <w:rsid w:val="00F31EA8"/>
    <w:rsid w:val="00F32EB3"/>
    <w:rsid w:val="00F332C5"/>
    <w:rsid w:val="00F332CB"/>
    <w:rsid w:val="00F33465"/>
    <w:rsid w:val="00F33855"/>
    <w:rsid w:val="00F34694"/>
    <w:rsid w:val="00F35020"/>
    <w:rsid w:val="00F351EC"/>
    <w:rsid w:val="00F35420"/>
    <w:rsid w:val="00F35A72"/>
    <w:rsid w:val="00F3608A"/>
    <w:rsid w:val="00F362C8"/>
    <w:rsid w:val="00F367CA"/>
    <w:rsid w:val="00F36B48"/>
    <w:rsid w:val="00F36DF8"/>
    <w:rsid w:val="00F37072"/>
    <w:rsid w:val="00F37146"/>
    <w:rsid w:val="00F3724B"/>
    <w:rsid w:val="00F373E0"/>
    <w:rsid w:val="00F37643"/>
    <w:rsid w:val="00F41439"/>
    <w:rsid w:val="00F41477"/>
    <w:rsid w:val="00F415EF"/>
    <w:rsid w:val="00F41AB2"/>
    <w:rsid w:val="00F41D61"/>
    <w:rsid w:val="00F41E7A"/>
    <w:rsid w:val="00F424FC"/>
    <w:rsid w:val="00F42BD5"/>
    <w:rsid w:val="00F430B2"/>
    <w:rsid w:val="00F4329B"/>
    <w:rsid w:val="00F43C27"/>
    <w:rsid w:val="00F44122"/>
    <w:rsid w:val="00F44265"/>
    <w:rsid w:val="00F4540E"/>
    <w:rsid w:val="00F45425"/>
    <w:rsid w:val="00F45CDC"/>
    <w:rsid w:val="00F45D07"/>
    <w:rsid w:val="00F4652E"/>
    <w:rsid w:val="00F46611"/>
    <w:rsid w:val="00F46C51"/>
    <w:rsid w:val="00F5035E"/>
    <w:rsid w:val="00F5052C"/>
    <w:rsid w:val="00F50BE5"/>
    <w:rsid w:val="00F50D66"/>
    <w:rsid w:val="00F515B8"/>
    <w:rsid w:val="00F51A35"/>
    <w:rsid w:val="00F51BF7"/>
    <w:rsid w:val="00F52111"/>
    <w:rsid w:val="00F52466"/>
    <w:rsid w:val="00F52CFA"/>
    <w:rsid w:val="00F531A0"/>
    <w:rsid w:val="00F5366D"/>
    <w:rsid w:val="00F53A10"/>
    <w:rsid w:val="00F543E2"/>
    <w:rsid w:val="00F548F7"/>
    <w:rsid w:val="00F550E8"/>
    <w:rsid w:val="00F5593E"/>
    <w:rsid w:val="00F563C4"/>
    <w:rsid w:val="00F56828"/>
    <w:rsid w:val="00F56B7D"/>
    <w:rsid w:val="00F56C98"/>
    <w:rsid w:val="00F56CB3"/>
    <w:rsid w:val="00F56E65"/>
    <w:rsid w:val="00F57327"/>
    <w:rsid w:val="00F5760F"/>
    <w:rsid w:val="00F608F1"/>
    <w:rsid w:val="00F61C38"/>
    <w:rsid w:val="00F61DBA"/>
    <w:rsid w:val="00F6257F"/>
    <w:rsid w:val="00F629C4"/>
    <w:rsid w:val="00F630B0"/>
    <w:rsid w:val="00F634FB"/>
    <w:rsid w:val="00F63BD6"/>
    <w:rsid w:val="00F64898"/>
    <w:rsid w:val="00F6506F"/>
    <w:rsid w:val="00F661FA"/>
    <w:rsid w:val="00F6646C"/>
    <w:rsid w:val="00F66993"/>
    <w:rsid w:val="00F67AC5"/>
    <w:rsid w:val="00F67D3E"/>
    <w:rsid w:val="00F70D6B"/>
    <w:rsid w:val="00F71104"/>
    <w:rsid w:val="00F717D2"/>
    <w:rsid w:val="00F7263D"/>
    <w:rsid w:val="00F72916"/>
    <w:rsid w:val="00F72BB6"/>
    <w:rsid w:val="00F73949"/>
    <w:rsid w:val="00F73D32"/>
    <w:rsid w:val="00F73FEC"/>
    <w:rsid w:val="00F749F5"/>
    <w:rsid w:val="00F74D00"/>
    <w:rsid w:val="00F7522F"/>
    <w:rsid w:val="00F7637C"/>
    <w:rsid w:val="00F77471"/>
    <w:rsid w:val="00F7753C"/>
    <w:rsid w:val="00F77BB4"/>
    <w:rsid w:val="00F8144D"/>
    <w:rsid w:val="00F81810"/>
    <w:rsid w:val="00F83283"/>
    <w:rsid w:val="00F83FF4"/>
    <w:rsid w:val="00F844B5"/>
    <w:rsid w:val="00F844CD"/>
    <w:rsid w:val="00F84711"/>
    <w:rsid w:val="00F84881"/>
    <w:rsid w:val="00F84BB1"/>
    <w:rsid w:val="00F851A7"/>
    <w:rsid w:val="00F85479"/>
    <w:rsid w:val="00F8730F"/>
    <w:rsid w:val="00F87A2F"/>
    <w:rsid w:val="00F90D61"/>
    <w:rsid w:val="00F91198"/>
    <w:rsid w:val="00F916D3"/>
    <w:rsid w:val="00F91DFF"/>
    <w:rsid w:val="00F92601"/>
    <w:rsid w:val="00F92A3A"/>
    <w:rsid w:val="00F93551"/>
    <w:rsid w:val="00F936F7"/>
    <w:rsid w:val="00F93CC8"/>
    <w:rsid w:val="00F93EDE"/>
    <w:rsid w:val="00F94547"/>
    <w:rsid w:val="00F94B2D"/>
    <w:rsid w:val="00F957CD"/>
    <w:rsid w:val="00F959C2"/>
    <w:rsid w:val="00F95A6A"/>
    <w:rsid w:val="00F95DEA"/>
    <w:rsid w:val="00F96528"/>
    <w:rsid w:val="00FA045C"/>
    <w:rsid w:val="00FA280F"/>
    <w:rsid w:val="00FA28F8"/>
    <w:rsid w:val="00FA2A15"/>
    <w:rsid w:val="00FA2B6E"/>
    <w:rsid w:val="00FA3726"/>
    <w:rsid w:val="00FA3C9D"/>
    <w:rsid w:val="00FA3FA0"/>
    <w:rsid w:val="00FA4A77"/>
    <w:rsid w:val="00FA4E70"/>
    <w:rsid w:val="00FA4F6F"/>
    <w:rsid w:val="00FA53DE"/>
    <w:rsid w:val="00FA6051"/>
    <w:rsid w:val="00FA61C6"/>
    <w:rsid w:val="00FA6741"/>
    <w:rsid w:val="00FA760D"/>
    <w:rsid w:val="00FA78EF"/>
    <w:rsid w:val="00FA7FA6"/>
    <w:rsid w:val="00FB003F"/>
    <w:rsid w:val="00FB0074"/>
    <w:rsid w:val="00FB00D8"/>
    <w:rsid w:val="00FB027C"/>
    <w:rsid w:val="00FB06D2"/>
    <w:rsid w:val="00FB1556"/>
    <w:rsid w:val="00FB18D6"/>
    <w:rsid w:val="00FB1A02"/>
    <w:rsid w:val="00FB1DDA"/>
    <w:rsid w:val="00FB1ED2"/>
    <w:rsid w:val="00FB2248"/>
    <w:rsid w:val="00FB278D"/>
    <w:rsid w:val="00FB2A60"/>
    <w:rsid w:val="00FB4552"/>
    <w:rsid w:val="00FB5447"/>
    <w:rsid w:val="00FB5FF3"/>
    <w:rsid w:val="00FB64F5"/>
    <w:rsid w:val="00FB6E8B"/>
    <w:rsid w:val="00FB77E1"/>
    <w:rsid w:val="00FB7947"/>
    <w:rsid w:val="00FC052E"/>
    <w:rsid w:val="00FC05DD"/>
    <w:rsid w:val="00FC0D03"/>
    <w:rsid w:val="00FC115A"/>
    <w:rsid w:val="00FC1295"/>
    <w:rsid w:val="00FC2CCB"/>
    <w:rsid w:val="00FC32EA"/>
    <w:rsid w:val="00FC3BBA"/>
    <w:rsid w:val="00FC4558"/>
    <w:rsid w:val="00FC4D05"/>
    <w:rsid w:val="00FC562D"/>
    <w:rsid w:val="00FC64E8"/>
    <w:rsid w:val="00FC6626"/>
    <w:rsid w:val="00FC6CFF"/>
    <w:rsid w:val="00FC6FE3"/>
    <w:rsid w:val="00FC71EF"/>
    <w:rsid w:val="00FC7579"/>
    <w:rsid w:val="00FD06B9"/>
    <w:rsid w:val="00FD0743"/>
    <w:rsid w:val="00FD1B7B"/>
    <w:rsid w:val="00FD2052"/>
    <w:rsid w:val="00FD20D5"/>
    <w:rsid w:val="00FD252F"/>
    <w:rsid w:val="00FD2EA9"/>
    <w:rsid w:val="00FD2FBE"/>
    <w:rsid w:val="00FD329F"/>
    <w:rsid w:val="00FD4F88"/>
    <w:rsid w:val="00FD53DF"/>
    <w:rsid w:val="00FD55CB"/>
    <w:rsid w:val="00FD5EC1"/>
    <w:rsid w:val="00FD5F6A"/>
    <w:rsid w:val="00FD6202"/>
    <w:rsid w:val="00FD64D8"/>
    <w:rsid w:val="00FD712D"/>
    <w:rsid w:val="00FD7393"/>
    <w:rsid w:val="00FD77F2"/>
    <w:rsid w:val="00FD7B1C"/>
    <w:rsid w:val="00FE109C"/>
    <w:rsid w:val="00FE1E1E"/>
    <w:rsid w:val="00FE1E1F"/>
    <w:rsid w:val="00FE206A"/>
    <w:rsid w:val="00FE27A3"/>
    <w:rsid w:val="00FE300E"/>
    <w:rsid w:val="00FE308D"/>
    <w:rsid w:val="00FE36CF"/>
    <w:rsid w:val="00FE3A89"/>
    <w:rsid w:val="00FE3EE6"/>
    <w:rsid w:val="00FE492B"/>
    <w:rsid w:val="00FE5D6B"/>
    <w:rsid w:val="00FE5F08"/>
    <w:rsid w:val="00FE6BB5"/>
    <w:rsid w:val="00FE6BF5"/>
    <w:rsid w:val="00FE6D50"/>
    <w:rsid w:val="00FE74C8"/>
    <w:rsid w:val="00FF04D2"/>
    <w:rsid w:val="00FF0761"/>
    <w:rsid w:val="00FF0CFF"/>
    <w:rsid w:val="00FF15A6"/>
    <w:rsid w:val="00FF1D96"/>
    <w:rsid w:val="00FF242B"/>
    <w:rsid w:val="00FF2AE3"/>
    <w:rsid w:val="00FF376F"/>
    <w:rsid w:val="00FF5A67"/>
    <w:rsid w:val="00FF6607"/>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tiff"/><Relationship Id="rId18" Type="http://schemas.openxmlformats.org/officeDocument/2006/relationships/image" Target="media/image6.tiff"/><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jpr@chem.ethz.ch" TargetMode="External"/><Relationship Id="rId17" Type="http://schemas.openxmlformats.org/officeDocument/2006/relationships/image" Target="media/image5.tif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8E080-EA42-4343-B5C4-25B291B6F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12709</Words>
  <Characters>80068</Characters>
  <Application>Microsoft Office Word</Application>
  <DocSecurity>0</DocSecurity>
  <Lines>667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Zhang  Zihao</cp:lastModifiedBy>
  <cp:revision>2524</cp:revision>
  <cp:lastPrinted>2021-04-08T08:54:00Z</cp:lastPrinted>
  <dcterms:created xsi:type="dcterms:W3CDTF">2021-04-15T18:41:00Z</dcterms:created>
  <dcterms:modified xsi:type="dcterms:W3CDTF">2024-08-16T15:35:00Z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id="JdVZEG8Z"/&gt;&lt;style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