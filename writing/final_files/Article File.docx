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2D868" w14:textId="2496E950" w:rsidR="00480B3E" w:rsidRPr="0054706D" w:rsidRDefault="00E404C1" w:rsidP="00480B3E">
      <w:pPr>
        <w:spacing w:before="120" w:line="360" w:lineRule="auto"/>
        <w:jc w:val="both"/>
        <w:rPr>
          <w:rFonts w:ascii="Arial" w:hAnsi="Arial" w:cs="Arial"/>
          <w:b/>
        </w:rPr>
      </w:pPr>
      <w:ins w:id="0" w:author="Thomas Dursch" w:date="2025-01-10T10:26:00Z" w16du:dateUtc="2025-01-10T15:26:00Z">
        <w:r>
          <w:rPr>
            <w:rFonts w:ascii="Arial" w:eastAsiaTheme="minorEastAsia" w:hAnsi="Arial" w:cs="Arial"/>
            <w:b/>
            <w:lang w:eastAsia="zh-CN"/>
          </w:rPr>
          <w:t>R</w:t>
        </w:r>
      </w:ins>
      <w:ins w:id="1" w:author="Thomas Dursch" w:date="2025-01-10T10:28:00Z" w16du:dateUtc="2025-01-10T15:28:00Z">
        <w:r w:rsidR="00FC4DFE">
          <w:rPr>
            <w:rFonts w:ascii="Arial" w:eastAsiaTheme="minorEastAsia" w:hAnsi="Arial" w:cs="Arial"/>
            <w:b/>
            <w:lang w:eastAsia="zh-CN"/>
          </w:rPr>
          <w:t xml:space="preserve">ekindling </w:t>
        </w:r>
      </w:ins>
      <w:ins w:id="2" w:author="Thomas Dursch" w:date="2025-01-10T10:37:00Z" w16du:dateUtc="2025-01-10T15:37:00Z">
        <w:r w:rsidR="00041C6C">
          <w:rPr>
            <w:rFonts w:ascii="Arial" w:eastAsiaTheme="minorEastAsia" w:hAnsi="Arial" w:cs="Arial"/>
            <w:b/>
            <w:lang w:eastAsia="zh-CN"/>
          </w:rPr>
          <w:t xml:space="preserve">the use of </w:t>
        </w:r>
      </w:ins>
      <w:ins w:id="3" w:author="Thomas Dursch" w:date="2025-01-10T10:28:00Z" w16du:dateUtc="2025-01-10T15:28:00Z">
        <w:r w:rsidR="00FC4DFE">
          <w:rPr>
            <w:rFonts w:ascii="Arial" w:eastAsiaTheme="minorEastAsia" w:hAnsi="Arial" w:cs="Arial"/>
            <w:b/>
            <w:lang w:eastAsia="zh-CN"/>
          </w:rPr>
          <w:t>a</w:t>
        </w:r>
      </w:ins>
      <w:del w:id="4" w:author="Thomas Dursch" w:date="2025-01-10T10:28:00Z" w16du:dateUtc="2025-01-10T15:28:00Z">
        <w:r w:rsidR="00480B3E" w:rsidDel="00FC4DFE">
          <w:rPr>
            <w:rFonts w:ascii="Arial" w:eastAsiaTheme="minorEastAsia" w:hAnsi="Arial" w:cs="Arial"/>
            <w:b/>
            <w:lang w:eastAsia="zh-CN"/>
          </w:rPr>
          <w:delText>A</w:delText>
        </w:r>
      </w:del>
      <w:r w:rsidR="00480B3E">
        <w:rPr>
          <w:rFonts w:ascii="Arial" w:eastAsiaTheme="minorEastAsia" w:hAnsi="Arial" w:cs="Arial"/>
          <w:b/>
          <w:lang w:eastAsia="zh-CN"/>
        </w:rPr>
        <w:t xml:space="preserve">cetylene as a </w:t>
      </w:r>
      <w:ins w:id="5" w:author="Thomas Dursch" w:date="2025-01-10T10:28:00Z" w16du:dateUtc="2025-01-10T15:28:00Z">
        <w:r w:rsidR="00FC4DFE">
          <w:rPr>
            <w:rFonts w:ascii="Arial" w:eastAsiaTheme="minorEastAsia" w:hAnsi="Arial" w:cs="Arial"/>
            <w:b/>
            <w:lang w:eastAsia="zh-CN"/>
          </w:rPr>
          <w:t xml:space="preserve">chemical </w:t>
        </w:r>
      </w:ins>
      <w:r w:rsidR="00480B3E">
        <w:rPr>
          <w:rFonts w:ascii="Arial" w:eastAsiaTheme="minorEastAsia" w:hAnsi="Arial" w:cs="Arial"/>
          <w:b/>
          <w:lang w:eastAsia="zh-CN"/>
        </w:rPr>
        <w:t xml:space="preserve">building block </w:t>
      </w:r>
      <w:del w:id="6" w:author="Thomas Dursch" w:date="2025-01-10T10:26:00Z" w16du:dateUtc="2025-01-10T15:26:00Z">
        <w:r w:rsidR="00480B3E" w:rsidDel="00E404C1">
          <w:rPr>
            <w:rFonts w:ascii="Arial" w:eastAsiaTheme="minorEastAsia" w:hAnsi="Arial" w:cs="Arial"/>
            <w:b/>
            <w:lang w:eastAsia="zh-CN"/>
          </w:rPr>
          <w:delText>reborn</w:delText>
        </w:r>
      </w:del>
    </w:p>
    <w:p w14:paraId="5C2A4B48" w14:textId="2395F20E" w:rsidR="00E47698" w:rsidRPr="00197164" w:rsidRDefault="00E47698" w:rsidP="00AF42D0">
      <w:pPr>
        <w:spacing w:before="120" w:line="360" w:lineRule="auto"/>
        <w:jc w:val="both"/>
        <w:rPr>
          <w:rFonts w:ascii="Arial" w:hAnsi="Arial" w:cs="Arial"/>
          <w:bCs/>
          <w:iCs/>
          <w:color w:val="000000" w:themeColor="text1"/>
          <w:sz w:val="22"/>
          <w:szCs w:val="22"/>
        </w:rPr>
      </w:pPr>
      <w:r w:rsidRPr="00197164">
        <w:rPr>
          <w:rFonts w:ascii="Arial" w:eastAsiaTheme="minorEastAsia" w:hAnsi="Arial" w:cs="Arial"/>
          <w:bCs/>
          <w:iCs/>
          <w:color w:val="000000" w:themeColor="text1"/>
          <w:sz w:val="22"/>
          <w:szCs w:val="22"/>
          <w:lang w:eastAsia="zh-CN"/>
        </w:rPr>
        <w:t>Zihao Zhang</w:t>
      </w:r>
      <w:r w:rsidRPr="00197164">
        <w:rPr>
          <w:rFonts w:ascii="Arial" w:hAnsi="Arial" w:cs="Arial"/>
          <w:bCs/>
          <w:iCs/>
          <w:color w:val="000000" w:themeColor="text1"/>
          <w:sz w:val="22"/>
          <w:szCs w:val="22"/>
        </w:rPr>
        <w:t>, Abhinandan Nabera, Gonzalo Guillén-Gosálbez, Javier Pérez-Ramírez*</w:t>
      </w:r>
    </w:p>
    <w:p w14:paraId="7E36E571" w14:textId="2AEB1FE6" w:rsidR="004D4194" w:rsidRPr="00197164" w:rsidRDefault="00465778" w:rsidP="00AF42D0">
      <w:pPr>
        <w:spacing w:before="120" w:line="360" w:lineRule="auto"/>
        <w:jc w:val="both"/>
        <w:rPr>
          <w:rFonts w:ascii="Arial" w:eastAsiaTheme="minorEastAsia" w:hAnsi="Arial" w:cs="Arial"/>
          <w:bCs/>
          <w:sz w:val="22"/>
          <w:szCs w:val="22"/>
          <w:lang w:eastAsia="zh-CN"/>
        </w:rPr>
      </w:pPr>
      <w:r w:rsidRPr="00197164">
        <w:rPr>
          <w:rFonts w:ascii="Arial" w:hAnsi="Arial" w:cs="Arial"/>
          <w:bCs/>
          <w:sz w:val="22"/>
          <w:szCs w:val="22"/>
        </w:rPr>
        <w:t>Institute for Chemical and Bioengineering, Department of Chemistry and Applied Biosciences, ETH Zurich, Vladimir-Prelog-Weg 1, 8093 Zurich, Switzerland</w:t>
      </w:r>
      <w:r w:rsidR="00DE34F1" w:rsidRPr="00197164">
        <w:rPr>
          <w:rFonts w:ascii="Arial" w:hAnsi="Arial" w:cs="Arial"/>
          <w:bCs/>
          <w:sz w:val="22"/>
          <w:szCs w:val="22"/>
        </w:rPr>
        <w:t>.</w:t>
      </w:r>
    </w:p>
    <w:p w14:paraId="18AEE9B9" w14:textId="0D835061" w:rsidR="002D3C68" w:rsidRPr="00197164" w:rsidRDefault="006B7CA8" w:rsidP="00711E28">
      <w:pPr>
        <w:spacing w:before="120" w:line="360" w:lineRule="auto"/>
        <w:jc w:val="both"/>
        <w:rPr>
          <w:rFonts w:ascii="Arial" w:eastAsiaTheme="minorEastAsia" w:hAnsi="Arial" w:cs="Arial"/>
          <w:b/>
          <w:bCs/>
          <w:lang w:eastAsia="zh-CN"/>
        </w:rPr>
      </w:pPr>
      <w:r w:rsidRPr="00197164">
        <w:rPr>
          <w:rFonts w:ascii="Arial" w:hAnsi="Arial" w:cs="Arial"/>
          <w:bCs/>
          <w:sz w:val="22"/>
          <w:szCs w:val="22"/>
        </w:rPr>
        <w:t>* </w:t>
      </w:r>
      <w:r w:rsidR="00465778" w:rsidRPr="00197164">
        <w:rPr>
          <w:rFonts w:ascii="Arial" w:hAnsi="Arial" w:cs="Arial"/>
          <w:bCs/>
          <w:sz w:val="22"/>
          <w:szCs w:val="22"/>
        </w:rPr>
        <w:t xml:space="preserve">Corresponding author. </w:t>
      </w:r>
      <w:r w:rsidR="00465778" w:rsidRPr="00197164">
        <w:rPr>
          <w:rFonts w:ascii="Arial" w:hAnsi="Arial" w:cs="Arial"/>
          <w:bCs/>
          <w:color w:val="000000" w:themeColor="text1"/>
          <w:sz w:val="22"/>
          <w:szCs w:val="22"/>
        </w:rPr>
        <w:t xml:space="preserve">E-mail: </w:t>
      </w:r>
      <w:hyperlink r:id="rId8" w:history="1">
        <w:r w:rsidR="00465778" w:rsidRPr="00197164">
          <w:rPr>
            <w:rFonts w:ascii="Arial" w:hAnsi="Arial" w:cs="Arial"/>
            <w:color w:val="0000FF"/>
            <w:sz w:val="22"/>
            <w:szCs w:val="22"/>
            <w:u w:val="single"/>
          </w:rPr>
          <w:t>jpr@chem.ethz.ch</w:t>
        </w:r>
      </w:hyperlink>
      <w:r w:rsidR="002D3C68" w:rsidRPr="00197164">
        <w:rPr>
          <w:rFonts w:ascii="Arial" w:eastAsiaTheme="minorEastAsia" w:hAnsi="Arial" w:cs="Arial"/>
          <w:b/>
          <w:bCs/>
          <w:lang w:eastAsia="zh-CN"/>
        </w:rPr>
        <w:br w:type="page"/>
      </w:r>
    </w:p>
    <w:p w14:paraId="109777C0" w14:textId="264CF824" w:rsidR="002271BC" w:rsidRPr="00197164" w:rsidRDefault="002271BC" w:rsidP="00711E28">
      <w:pPr>
        <w:spacing w:line="360" w:lineRule="auto"/>
        <w:jc w:val="both"/>
        <w:rPr>
          <w:rFonts w:ascii="Arial" w:eastAsiaTheme="minorEastAsia" w:hAnsi="Arial" w:cs="Arial"/>
          <w:b/>
          <w:bCs/>
          <w:sz w:val="22"/>
          <w:szCs w:val="22"/>
          <w:lang w:eastAsia="zh-CN"/>
        </w:rPr>
      </w:pPr>
      <w:r w:rsidRPr="00197164">
        <w:rPr>
          <w:rFonts w:ascii="Arial" w:hAnsi="Arial" w:cs="Arial"/>
          <w:b/>
          <w:bCs/>
          <w:sz w:val="22"/>
          <w:szCs w:val="22"/>
        </w:rPr>
        <w:lastRenderedPageBreak/>
        <w:t>Abstract</w:t>
      </w:r>
    </w:p>
    <w:p w14:paraId="2C822C47" w14:textId="5B7AF30C" w:rsidR="009F3A38" w:rsidRPr="00197164" w:rsidRDefault="00484151" w:rsidP="004241C5">
      <w:pPr>
        <w:spacing w:after="240"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Acetylene, </w:t>
      </w:r>
      <w:r w:rsidR="00C021DC" w:rsidRPr="00197164">
        <w:rPr>
          <w:rFonts w:ascii="Arial" w:eastAsiaTheme="minorEastAsia" w:hAnsi="Arial" w:cs="Arial"/>
          <w:sz w:val="22"/>
          <w:szCs w:val="22"/>
          <w:lang w:eastAsia="zh-CN"/>
        </w:rPr>
        <w:t>produced from coal or natural gas</w:t>
      </w:r>
      <w:r w:rsidRPr="00197164">
        <w:rPr>
          <w:rFonts w:ascii="Arial" w:eastAsiaTheme="minorEastAsia" w:hAnsi="Arial" w:cs="Arial"/>
          <w:sz w:val="22"/>
          <w:szCs w:val="22"/>
          <w:lang w:eastAsia="zh-CN"/>
        </w:rPr>
        <w:t xml:space="preserve">, </w:t>
      </w:r>
      <w:r w:rsidR="00B54B21" w:rsidRPr="00197164">
        <w:rPr>
          <w:rFonts w:ascii="Arial" w:eastAsiaTheme="minorEastAsia" w:hAnsi="Arial" w:cs="Arial"/>
          <w:sz w:val="22"/>
          <w:szCs w:val="22"/>
          <w:lang w:eastAsia="zh-CN"/>
        </w:rPr>
        <w:t>was</w:t>
      </w:r>
      <w:r w:rsidRPr="00197164">
        <w:rPr>
          <w:rFonts w:ascii="Arial" w:eastAsiaTheme="minorEastAsia" w:hAnsi="Arial" w:cs="Arial"/>
          <w:sz w:val="22"/>
          <w:szCs w:val="22"/>
          <w:lang w:eastAsia="zh-CN"/>
        </w:rPr>
        <w:t xml:space="preserve"> a cornerstone of the chemical industry until the 1960s. </w:t>
      </w:r>
      <w:r w:rsidR="00C349A7" w:rsidRPr="00197164">
        <w:rPr>
          <w:rFonts w:ascii="Arial" w:eastAsiaTheme="minorEastAsia" w:hAnsi="Arial" w:cs="Arial"/>
          <w:sz w:val="22"/>
          <w:szCs w:val="22"/>
          <w:lang w:eastAsia="zh-CN"/>
        </w:rPr>
        <w:t>However, t</w:t>
      </w:r>
      <w:r w:rsidR="00FE27A3" w:rsidRPr="00197164">
        <w:rPr>
          <w:rFonts w:ascii="Arial" w:eastAsiaTheme="minorEastAsia" w:hAnsi="Arial" w:cs="Arial"/>
          <w:sz w:val="22"/>
          <w:szCs w:val="22"/>
          <w:lang w:eastAsia="zh-CN"/>
        </w:rPr>
        <w:t>he</w:t>
      </w:r>
      <w:r w:rsidR="00F85BB1" w:rsidRPr="00197164">
        <w:rPr>
          <w:rFonts w:ascii="Arial" w:eastAsiaTheme="minorEastAsia" w:hAnsi="Arial" w:cs="Arial" w:hint="eastAsia"/>
          <w:sz w:val="22"/>
          <w:szCs w:val="22"/>
          <w:lang w:eastAsia="zh-CN"/>
        </w:rPr>
        <w:t xml:space="preserve"> long</w:t>
      </w:r>
      <w:r w:rsidR="00F85BB1" w:rsidRPr="00197164">
        <w:rPr>
          <w:rFonts w:ascii="Arial" w:eastAsiaTheme="minorEastAsia" w:hAnsi="Arial" w:cs="Arial"/>
          <w:sz w:val="22"/>
          <w:szCs w:val="22"/>
          <w:lang w:eastAsia="zh-CN"/>
        </w:rPr>
        <w:noBreakHyphen/>
      </w:r>
      <w:r w:rsidR="00F85BB1" w:rsidRPr="00197164">
        <w:rPr>
          <w:rFonts w:ascii="Arial" w:eastAsiaTheme="minorEastAsia" w:hAnsi="Arial" w:cs="Arial" w:hint="eastAsia"/>
          <w:sz w:val="22"/>
          <w:szCs w:val="22"/>
          <w:lang w:eastAsia="zh-CN"/>
        </w:rPr>
        <w:t>term</w:t>
      </w:r>
      <w:r w:rsidR="00FE27A3" w:rsidRPr="00197164">
        <w:rPr>
          <w:rFonts w:ascii="Arial" w:eastAsiaTheme="minorEastAsia" w:hAnsi="Arial" w:cs="Arial"/>
          <w:sz w:val="22"/>
          <w:szCs w:val="22"/>
          <w:lang w:eastAsia="zh-CN"/>
        </w:rPr>
        <w:t xml:space="preserve"> </w:t>
      </w:r>
      <w:r w:rsidR="008E4118" w:rsidRPr="00197164">
        <w:rPr>
          <w:rFonts w:ascii="Arial" w:eastAsiaTheme="minorEastAsia" w:hAnsi="Arial" w:cs="Arial"/>
          <w:sz w:val="22"/>
          <w:szCs w:val="22"/>
          <w:lang w:eastAsia="zh-CN"/>
        </w:rPr>
        <w:t xml:space="preserve">global availability of inexpensive petroleum </w:t>
      </w:r>
      <w:r w:rsidR="00ED4783" w:rsidRPr="00197164">
        <w:rPr>
          <w:rFonts w:ascii="Arial" w:eastAsiaTheme="minorEastAsia" w:hAnsi="Arial" w:cs="Arial" w:hint="eastAsia"/>
          <w:sz w:val="22"/>
          <w:szCs w:val="22"/>
          <w:lang w:eastAsia="zh-CN"/>
        </w:rPr>
        <w:t>before</w:t>
      </w:r>
      <w:r w:rsidR="00ED04E1" w:rsidRPr="00197164">
        <w:rPr>
          <w:rFonts w:ascii="Arial" w:eastAsiaTheme="minorEastAsia" w:hAnsi="Arial" w:cs="Arial"/>
          <w:sz w:val="22"/>
          <w:szCs w:val="22"/>
          <w:lang w:eastAsia="zh-CN"/>
        </w:rPr>
        <w:t xml:space="preserve"> 19</w:t>
      </w:r>
      <w:r w:rsidR="00ED4783" w:rsidRPr="00197164">
        <w:rPr>
          <w:rFonts w:ascii="Arial" w:eastAsiaTheme="minorEastAsia" w:hAnsi="Arial" w:cs="Arial" w:hint="eastAsia"/>
          <w:sz w:val="22"/>
          <w:szCs w:val="22"/>
          <w:lang w:eastAsia="zh-CN"/>
        </w:rPr>
        <w:t>73</w:t>
      </w:r>
      <w:r w:rsidR="00ED04E1" w:rsidRPr="00197164">
        <w:rPr>
          <w:rFonts w:ascii="Arial" w:eastAsiaTheme="minorEastAsia" w:hAnsi="Arial" w:cs="Arial"/>
          <w:sz w:val="22"/>
          <w:szCs w:val="22"/>
          <w:lang w:eastAsia="zh-CN"/>
        </w:rPr>
        <w:t xml:space="preserve"> </w:t>
      </w:r>
      <w:r w:rsidR="00C021DC" w:rsidRPr="00197164">
        <w:rPr>
          <w:rFonts w:ascii="Arial" w:eastAsiaTheme="minorEastAsia" w:hAnsi="Arial" w:cs="Arial"/>
          <w:sz w:val="22"/>
          <w:szCs w:val="22"/>
          <w:lang w:eastAsia="zh-CN"/>
        </w:rPr>
        <w:t>accelerate</w:t>
      </w:r>
      <w:r w:rsidR="00B54B21" w:rsidRPr="00197164">
        <w:rPr>
          <w:rFonts w:ascii="Arial" w:eastAsiaTheme="minorEastAsia" w:hAnsi="Arial" w:cs="Arial"/>
          <w:sz w:val="22"/>
          <w:szCs w:val="22"/>
          <w:lang w:eastAsia="zh-CN"/>
        </w:rPr>
        <w:t xml:space="preserve">d </w:t>
      </w:r>
      <w:r w:rsidR="00466C3D" w:rsidRPr="00197164">
        <w:rPr>
          <w:rFonts w:ascii="Arial" w:eastAsiaTheme="minorEastAsia" w:hAnsi="Arial" w:cs="Arial" w:hint="eastAsia"/>
          <w:sz w:val="22"/>
          <w:szCs w:val="22"/>
          <w:lang w:eastAsia="zh-CN"/>
        </w:rPr>
        <w:t xml:space="preserve">the production of </w:t>
      </w:r>
      <w:r w:rsidR="007160DD" w:rsidRPr="00197164">
        <w:rPr>
          <w:rFonts w:ascii="Arial" w:eastAsiaTheme="minorEastAsia" w:hAnsi="Arial" w:cs="Arial" w:hint="eastAsia"/>
          <w:sz w:val="22"/>
          <w:szCs w:val="22"/>
          <w:lang w:eastAsia="zh-CN"/>
        </w:rPr>
        <w:t>olefins</w:t>
      </w:r>
      <w:r w:rsidR="003E2AC6" w:rsidRPr="00197164">
        <w:rPr>
          <w:rFonts w:ascii="Arial" w:eastAsiaTheme="minorEastAsia" w:hAnsi="Arial" w:cs="Arial"/>
          <w:sz w:val="22"/>
          <w:szCs w:val="22"/>
          <w:lang w:eastAsia="zh-CN"/>
        </w:rPr>
        <w:t xml:space="preserve">, </w:t>
      </w:r>
      <w:r w:rsidR="00B271BA" w:rsidRPr="00197164">
        <w:rPr>
          <w:rFonts w:ascii="Arial" w:eastAsiaTheme="minorEastAsia" w:hAnsi="Arial" w:cs="Arial"/>
          <w:sz w:val="22"/>
          <w:szCs w:val="22"/>
          <w:lang w:eastAsia="zh-CN"/>
        </w:rPr>
        <w:t>diminish</w:t>
      </w:r>
      <w:r w:rsidR="00484796" w:rsidRPr="00197164">
        <w:rPr>
          <w:rFonts w:ascii="Arial" w:eastAsiaTheme="minorEastAsia" w:hAnsi="Arial" w:cs="Arial"/>
          <w:sz w:val="22"/>
          <w:szCs w:val="22"/>
          <w:lang w:eastAsia="zh-CN"/>
        </w:rPr>
        <w:t>ing</w:t>
      </w:r>
      <w:r w:rsidR="00B271BA" w:rsidRPr="00197164">
        <w:rPr>
          <w:rFonts w:ascii="Arial" w:eastAsiaTheme="minorEastAsia" w:hAnsi="Arial" w:cs="Arial"/>
          <w:sz w:val="22"/>
          <w:szCs w:val="22"/>
          <w:lang w:eastAsia="zh-CN"/>
        </w:rPr>
        <w:t xml:space="preserve"> </w:t>
      </w:r>
      <w:r w:rsidR="008F3C5A" w:rsidRPr="00197164">
        <w:rPr>
          <w:rFonts w:ascii="Arial" w:eastAsiaTheme="minorEastAsia" w:hAnsi="Arial" w:cs="Arial"/>
          <w:sz w:val="22"/>
          <w:szCs w:val="22"/>
          <w:lang w:eastAsia="zh-CN"/>
        </w:rPr>
        <w:t xml:space="preserve">acetylene’s </w:t>
      </w:r>
      <w:r w:rsidR="00B271BA" w:rsidRPr="00197164">
        <w:rPr>
          <w:rFonts w:ascii="Arial" w:eastAsiaTheme="minorEastAsia" w:hAnsi="Arial" w:cs="Arial"/>
          <w:sz w:val="22"/>
          <w:szCs w:val="22"/>
          <w:lang w:eastAsia="zh-CN"/>
        </w:rPr>
        <w:t xml:space="preserve">market prominence </w:t>
      </w:r>
      <w:r w:rsidR="00F52CFA" w:rsidRPr="00197164">
        <w:rPr>
          <w:rFonts w:ascii="Arial" w:eastAsiaTheme="minorEastAsia" w:hAnsi="Arial" w:cs="Arial"/>
          <w:sz w:val="22"/>
          <w:szCs w:val="22"/>
          <w:lang w:eastAsia="zh-CN"/>
        </w:rPr>
        <w:t>due to</w:t>
      </w:r>
      <w:r w:rsidR="00B54B21" w:rsidRPr="00197164">
        <w:rPr>
          <w:rFonts w:ascii="Arial" w:eastAsiaTheme="minorEastAsia" w:hAnsi="Arial" w:cs="Arial"/>
          <w:sz w:val="22"/>
          <w:szCs w:val="22"/>
          <w:lang w:eastAsia="zh-CN"/>
        </w:rPr>
        <w:t xml:space="preserve"> </w:t>
      </w:r>
      <w:r w:rsidR="001301D4" w:rsidRPr="00197164">
        <w:rPr>
          <w:rFonts w:ascii="Arial" w:eastAsiaTheme="minorEastAsia" w:hAnsi="Arial" w:cs="Arial"/>
          <w:sz w:val="22"/>
          <w:szCs w:val="22"/>
          <w:lang w:eastAsia="zh-CN"/>
        </w:rPr>
        <w:t xml:space="preserve">their </w:t>
      </w:r>
      <w:r w:rsidR="00B54B21" w:rsidRPr="00197164">
        <w:rPr>
          <w:rFonts w:ascii="Arial" w:eastAsiaTheme="minorEastAsia" w:hAnsi="Arial" w:cs="Arial"/>
          <w:sz w:val="22"/>
          <w:szCs w:val="22"/>
          <w:lang w:eastAsia="zh-CN"/>
        </w:rPr>
        <w:t xml:space="preserve">similar </w:t>
      </w:r>
      <w:r w:rsidR="00860027" w:rsidRPr="00197164">
        <w:rPr>
          <w:rFonts w:ascii="Arial" w:eastAsiaTheme="minorEastAsia" w:hAnsi="Arial" w:cs="Arial"/>
          <w:sz w:val="22"/>
          <w:szCs w:val="22"/>
          <w:lang w:eastAsia="zh-CN"/>
        </w:rPr>
        <w:t xml:space="preserve">downstream </w:t>
      </w:r>
      <w:r w:rsidR="00593F54" w:rsidRPr="00197164">
        <w:rPr>
          <w:rFonts w:ascii="Arial" w:eastAsiaTheme="minorEastAsia" w:hAnsi="Arial" w:cs="Arial" w:hint="eastAsia"/>
          <w:sz w:val="22"/>
          <w:szCs w:val="22"/>
          <w:lang w:eastAsia="zh-CN"/>
        </w:rPr>
        <w:t>applications</w:t>
      </w:r>
      <w:r w:rsidRPr="00197164">
        <w:rPr>
          <w:rFonts w:ascii="Arial" w:eastAsiaTheme="minorEastAsia" w:hAnsi="Arial" w:cs="Arial"/>
          <w:sz w:val="22"/>
          <w:szCs w:val="22"/>
          <w:lang w:eastAsia="zh-CN"/>
        </w:rPr>
        <w:t xml:space="preserve">. </w:t>
      </w:r>
      <w:r w:rsidR="00C5036E" w:rsidRPr="00197164">
        <w:rPr>
          <w:rFonts w:ascii="Arial" w:eastAsiaTheme="minorEastAsia" w:hAnsi="Arial" w:cs="Arial" w:hint="eastAsia"/>
          <w:sz w:val="22"/>
          <w:szCs w:val="22"/>
          <w:lang w:eastAsia="zh-CN"/>
        </w:rPr>
        <w:t xml:space="preserve">As </w:t>
      </w:r>
      <w:r w:rsidR="00C5036E" w:rsidRPr="00197164">
        <w:rPr>
          <w:rFonts w:ascii="Arial" w:eastAsiaTheme="minorEastAsia" w:hAnsi="Arial" w:cs="Arial"/>
          <w:sz w:val="22"/>
          <w:szCs w:val="22"/>
          <w:lang w:eastAsia="zh-CN"/>
        </w:rPr>
        <w:t>petroleum</w:t>
      </w:r>
      <w:r w:rsidR="00C5036E" w:rsidRPr="00197164">
        <w:rPr>
          <w:rFonts w:ascii="Arial" w:eastAsiaTheme="minorEastAsia" w:hAnsi="Arial" w:cs="Arial" w:hint="eastAsia"/>
          <w:sz w:val="22"/>
          <w:szCs w:val="22"/>
          <w:lang w:eastAsia="zh-CN"/>
        </w:rPr>
        <w:t xml:space="preserve"> price</w:t>
      </w:r>
      <w:r w:rsidR="00593F54" w:rsidRPr="00197164">
        <w:rPr>
          <w:rFonts w:ascii="Arial" w:eastAsiaTheme="minorEastAsia" w:hAnsi="Arial" w:cs="Arial" w:hint="eastAsia"/>
          <w:sz w:val="22"/>
          <w:szCs w:val="22"/>
          <w:lang w:eastAsia="zh-CN"/>
        </w:rPr>
        <w:t>s</w:t>
      </w:r>
      <w:r w:rsidR="00C5036E" w:rsidRPr="00197164">
        <w:rPr>
          <w:rFonts w:ascii="Arial" w:eastAsiaTheme="minorEastAsia" w:hAnsi="Arial" w:cs="Arial" w:hint="eastAsia"/>
          <w:sz w:val="22"/>
          <w:szCs w:val="22"/>
          <w:lang w:eastAsia="zh-CN"/>
        </w:rPr>
        <w:t xml:space="preserve"> </w:t>
      </w:r>
      <w:r w:rsidR="007D0B6D" w:rsidRPr="00197164">
        <w:rPr>
          <w:rFonts w:ascii="Arial" w:eastAsiaTheme="minorEastAsia" w:hAnsi="Arial" w:cs="Arial" w:hint="eastAsia"/>
          <w:sz w:val="22"/>
          <w:szCs w:val="22"/>
          <w:lang w:eastAsia="zh-CN"/>
        </w:rPr>
        <w:t>fluctuate</w:t>
      </w:r>
      <w:r w:rsidR="00633070" w:rsidRPr="00197164">
        <w:rPr>
          <w:rFonts w:ascii="Arial" w:eastAsiaTheme="minorEastAsia" w:hAnsi="Arial" w:cs="Arial" w:hint="eastAsia"/>
          <w:sz w:val="22"/>
          <w:szCs w:val="22"/>
          <w:lang w:eastAsia="zh-CN"/>
        </w:rPr>
        <w:t xml:space="preserve">, </w:t>
      </w:r>
      <w:r w:rsidR="00C5036E" w:rsidRPr="00197164">
        <w:rPr>
          <w:rFonts w:ascii="Arial" w:eastAsiaTheme="minorEastAsia" w:hAnsi="Arial" w:cs="Arial" w:hint="eastAsia"/>
          <w:sz w:val="22"/>
          <w:szCs w:val="22"/>
          <w:lang w:eastAsia="zh-CN"/>
        </w:rPr>
        <w:t xml:space="preserve">acetylene </w:t>
      </w:r>
      <w:r w:rsidR="00593F54" w:rsidRPr="00197164">
        <w:rPr>
          <w:rFonts w:ascii="Arial" w:eastAsiaTheme="minorEastAsia" w:hAnsi="Arial" w:cs="Arial" w:hint="eastAsia"/>
          <w:sz w:val="22"/>
          <w:szCs w:val="22"/>
          <w:lang w:eastAsia="zh-CN"/>
        </w:rPr>
        <w:t>has regained</w:t>
      </w:r>
      <w:r w:rsidR="00D54496" w:rsidRPr="00197164">
        <w:rPr>
          <w:rFonts w:ascii="Arial" w:eastAsiaTheme="minorEastAsia" w:hAnsi="Arial" w:cs="Arial" w:hint="eastAsia"/>
          <w:sz w:val="22"/>
          <w:szCs w:val="22"/>
          <w:lang w:eastAsia="zh-CN"/>
        </w:rPr>
        <w:t xml:space="preserve"> </w:t>
      </w:r>
      <w:r w:rsidR="003775E1" w:rsidRPr="00197164">
        <w:rPr>
          <w:rFonts w:ascii="Arial" w:eastAsiaTheme="minorEastAsia" w:hAnsi="Arial" w:cs="Arial"/>
          <w:sz w:val="22"/>
          <w:szCs w:val="22"/>
          <w:lang w:eastAsia="zh-CN"/>
        </w:rPr>
        <w:t>economic</w:t>
      </w:r>
      <w:r w:rsidR="004B5909" w:rsidRPr="00197164">
        <w:rPr>
          <w:rFonts w:ascii="Arial" w:eastAsiaTheme="minorEastAsia" w:hAnsi="Arial" w:cs="Arial" w:hint="eastAsia"/>
          <w:sz w:val="22"/>
          <w:szCs w:val="22"/>
          <w:lang w:eastAsia="zh-CN"/>
        </w:rPr>
        <w:t xml:space="preserve"> viab</w:t>
      </w:r>
      <w:r w:rsidR="00593F54" w:rsidRPr="00197164">
        <w:rPr>
          <w:rFonts w:ascii="Arial" w:eastAsiaTheme="minorEastAsia" w:hAnsi="Arial" w:cs="Arial" w:hint="eastAsia"/>
          <w:sz w:val="22"/>
          <w:szCs w:val="22"/>
          <w:lang w:eastAsia="zh-CN"/>
        </w:rPr>
        <w:t>i</w:t>
      </w:r>
      <w:r w:rsidR="004B5909" w:rsidRPr="00197164">
        <w:rPr>
          <w:rFonts w:ascii="Arial" w:eastAsiaTheme="minorEastAsia" w:hAnsi="Arial" w:cs="Arial" w:hint="eastAsia"/>
          <w:sz w:val="22"/>
          <w:szCs w:val="22"/>
          <w:lang w:eastAsia="zh-CN"/>
        </w:rPr>
        <w:t>l</w:t>
      </w:r>
      <w:r w:rsidR="003775E1" w:rsidRPr="00197164">
        <w:rPr>
          <w:rFonts w:ascii="Arial" w:eastAsiaTheme="minorEastAsia" w:hAnsi="Arial" w:cs="Arial" w:hint="eastAsia"/>
          <w:sz w:val="22"/>
          <w:szCs w:val="22"/>
          <w:lang w:eastAsia="zh-CN"/>
        </w:rPr>
        <w:t>i</w:t>
      </w:r>
      <w:r w:rsidR="00593F54" w:rsidRPr="00197164">
        <w:rPr>
          <w:rFonts w:ascii="Arial" w:eastAsiaTheme="minorEastAsia" w:hAnsi="Arial" w:cs="Arial" w:hint="eastAsia"/>
          <w:sz w:val="22"/>
          <w:szCs w:val="22"/>
          <w:lang w:eastAsia="zh-CN"/>
        </w:rPr>
        <w:t xml:space="preserve">ty </w:t>
      </w:r>
      <w:r w:rsidR="00814FE2" w:rsidRPr="00197164">
        <w:rPr>
          <w:rFonts w:ascii="Arial" w:eastAsiaTheme="minorEastAsia" w:hAnsi="Arial" w:cs="Arial"/>
          <w:sz w:val="22"/>
          <w:szCs w:val="22"/>
          <w:lang w:eastAsia="zh-CN"/>
        </w:rPr>
        <w:t xml:space="preserve">in </w:t>
      </w:r>
      <w:r w:rsidR="009A1308" w:rsidRPr="00197164">
        <w:rPr>
          <w:rFonts w:ascii="Arial" w:eastAsiaTheme="minorEastAsia" w:hAnsi="Arial" w:cs="Arial"/>
          <w:sz w:val="22"/>
          <w:szCs w:val="22"/>
          <w:lang w:eastAsia="zh-CN"/>
        </w:rPr>
        <w:t>certain</w:t>
      </w:r>
      <w:r w:rsidR="00814FE2" w:rsidRPr="00197164">
        <w:rPr>
          <w:rFonts w:ascii="Arial" w:eastAsiaTheme="minorEastAsia" w:hAnsi="Arial" w:cs="Arial"/>
          <w:sz w:val="22"/>
          <w:szCs w:val="22"/>
          <w:lang w:eastAsia="zh-CN"/>
        </w:rPr>
        <w:t xml:space="preserve"> regions</w:t>
      </w:r>
      <w:r w:rsidR="00234D61" w:rsidRPr="00197164">
        <w:rPr>
          <w:rFonts w:ascii="Arial" w:eastAsiaTheme="minorEastAsia" w:hAnsi="Arial" w:cs="Arial"/>
          <w:sz w:val="22"/>
          <w:szCs w:val="22"/>
          <w:lang w:eastAsia="zh-CN"/>
        </w:rPr>
        <w:t xml:space="preserve">, </w:t>
      </w:r>
      <w:r w:rsidR="004B3B54" w:rsidRPr="00197164">
        <w:rPr>
          <w:rFonts w:ascii="Arial" w:eastAsiaTheme="minorEastAsia" w:hAnsi="Arial" w:cs="Arial" w:hint="eastAsia"/>
          <w:sz w:val="22"/>
          <w:szCs w:val="22"/>
          <w:lang w:eastAsia="zh-CN"/>
        </w:rPr>
        <w:t>notably</w:t>
      </w:r>
      <w:r w:rsidR="002777CB" w:rsidRPr="00197164">
        <w:rPr>
          <w:rFonts w:ascii="Arial" w:eastAsiaTheme="minorEastAsia" w:hAnsi="Arial" w:cs="Arial" w:hint="eastAsia"/>
          <w:sz w:val="22"/>
          <w:szCs w:val="22"/>
          <w:lang w:eastAsia="zh-CN"/>
        </w:rPr>
        <w:t xml:space="preserve"> </w:t>
      </w:r>
      <w:r w:rsidR="0074774E" w:rsidRPr="00197164">
        <w:rPr>
          <w:rFonts w:ascii="Arial" w:eastAsiaTheme="minorEastAsia" w:hAnsi="Arial" w:cs="Arial" w:hint="eastAsia"/>
          <w:sz w:val="22"/>
          <w:szCs w:val="22"/>
          <w:lang w:eastAsia="zh-CN"/>
        </w:rPr>
        <w:t>accounting for approximately one</w:t>
      </w:r>
      <w:r w:rsidR="004B3B54" w:rsidRPr="00197164">
        <w:rPr>
          <w:rFonts w:ascii="Arial" w:eastAsiaTheme="minorEastAsia" w:hAnsi="Arial" w:cs="Arial"/>
          <w:sz w:val="22"/>
          <w:szCs w:val="22"/>
          <w:lang w:eastAsia="zh-CN"/>
        </w:rPr>
        <w:noBreakHyphen/>
      </w:r>
      <w:r w:rsidR="0074774E" w:rsidRPr="00197164">
        <w:rPr>
          <w:rFonts w:ascii="Arial" w:eastAsiaTheme="minorEastAsia" w:hAnsi="Arial" w:cs="Arial" w:hint="eastAsia"/>
          <w:sz w:val="22"/>
          <w:szCs w:val="22"/>
          <w:lang w:eastAsia="zh-CN"/>
        </w:rPr>
        <w:t xml:space="preserve">third </w:t>
      </w:r>
      <w:r w:rsidR="00D13BF7" w:rsidRPr="00197164">
        <w:rPr>
          <w:rFonts w:ascii="Arial" w:eastAsiaTheme="minorEastAsia" w:hAnsi="Arial" w:cs="Arial" w:hint="eastAsia"/>
          <w:sz w:val="22"/>
          <w:szCs w:val="22"/>
          <w:lang w:eastAsia="zh-CN"/>
        </w:rPr>
        <w:t xml:space="preserve">of </w:t>
      </w:r>
      <w:r w:rsidR="00DC2FD7" w:rsidRPr="00197164">
        <w:rPr>
          <w:rFonts w:ascii="Arial" w:eastAsiaTheme="minorEastAsia" w:hAnsi="Arial" w:cs="Arial"/>
          <w:sz w:val="22"/>
          <w:szCs w:val="22"/>
          <w:lang w:eastAsia="zh-CN"/>
        </w:rPr>
        <w:t xml:space="preserve">the </w:t>
      </w:r>
      <w:r w:rsidR="00FB677E" w:rsidRPr="00197164">
        <w:rPr>
          <w:rFonts w:ascii="Arial" w:eastAsiaTheme="minorEastAsia" w:hAnsi="Arial" w:cs="Arial" w:hint="eastAsia"/>
          <w:sz w:val="22"/>
          <w:szCs w:val="22"/>
          <w:lang w:eastAsia="zh-CN"/>
        </w:rPr>
        <w:t xml:space="preserve">global </w:t>
      </w:r>
      <w:r w:rsidR="000D1ACD" w:rsidRPr="00197164">
        <w:rPr>
          <w:rFonts w:ascii="Arial" w:eastAsiaTheme="minorEastAsia" w:hAnsi="Arial" w:cs="Arial" w:hint="eastAsia"/>
          <w:sz w:val="22"/>
          <w:szCs w:val="22"/>
          <w:lang w:eastAsia="zh-CN"/>
        </w:rPr>
        <w:t>vinyl</w:t>
      </w:r>
      <w:r w:rsidR="00831488" w:rsidRPr="00197164">
        <w:rPr>
          <w:rFonts w:ascii="Arial" w:eastAsiaTheme="minorEastAsia" w:hAnsi="Arial" w:cs="Arial"/>
          <w:sz w:val="22"/>
          <w:szCs w:val="22"/>
          <w:lang w:eastAsia="zh-CN"/>
        </w:rPr>
        <w:t xml:space="preserve"> </w:t>
      </w:r>
      <w:r w:rsidR="000D1ACD" w:rsidRPr="00197164">
        <w:rPr>
          <w:rFonts w:ascii="Arial" w:eastAsiaTheme="minorEastAsia" w:hAnsi="Arial" w:cs="Arial"/>
          <w:sz w:val="22"/>
          <w:szCs w:val="22"/>
          <w:lang w:eastAsia="zh-CN"/>
        </w:rPr>
        <w:t>chloride</w:t>
      </w:r>
      <w:r w:rsidR="003E446D" w:rsidRPr="00197164">
        <w:rPr>
          <w:rFonts w:ascii="Arial" w:eastAsiaTheme="minorEastAsia" w:hAnsi="Arial" w:cs="Arial" w:hint="eastAsia"/>
          <w:sz w:val="22"/>
          <w:szCs w:val="22"/>
          <w:lang w:eastAsia="zh-CN"/>
        </w:rPr>
        <w:t xml:space="preserve"> production</w:t>
      </w:r>
      <w:r w:rsidR="00D13BF7" w:rsidRPr="00197164">
        <w:rPr>
          <w:rFonts w:ascii="Arial" w:eastAsiaTheme="minorEastAsia" w:hAnsi="Arial" w:cs="Arial" w:hint="eastAsia"/>
          <w:sz w:val="22"/>
          <w:szCs w:val="22"/>
          <w:lang w:eastAsia="zh-CN"/>
        </w:rPr>
        <w:t>,</w:t>
      </w:r>
      <w:r w:rsidR="00C5036E" w:rsidRPr="00197164">
        <w:rPr>
          <w:rFonts w:ascii="Arial" w:eastAsiaTheme="minorEastAsia" w:hAnsi="Arial" w:cs="Arial" w:hint="eastAsia"/>
          <w:sz w:val="22"/>
          <w:szCs w:val="22"/>
          <w:lang w:eastAsia="zh-CN"/>
        </w:rPr>
        <w:t xml:space="preserve"> despite</w:t>
      </w:r>
      <w:r w:rsidR="00D13BF7" w:rsidRPr="00197164">
        <w:rPr>
          <w:rFonts w:ascii="Arial" w:eastAsiaTheme="minorEastAsia" w:hAnsi="Arial" w:cs="Arial" w:hint="eastAsia"/>
          <w:sz w:val="22"/>
          <w:szCs w:val="22"/>
          <w:lang w:eastAsia="zh-CN"/>
        </w:rPr>
        <w:t xml:space="preserve"> its</w:t>
      </w:r>
      <w:r w:rsidR="00C5036E" w:rsidRPr="00197164">
        <w:rPr>
          <w:rFonts w:ascii="Arial" w:eastAsiaTheme="minorEastAsia" w:hAnsi="Arial" w:cs="Arial" w:hint="eastAsia"/>
          <w:sz w:val="22"/>
          <w:szCs w:val="22"/>
          <w:lang w:eastAsia="zh-CN"/>
        </w:rPr>
        <w:t xml:space="preserve"> </w:t>
      </w:r>
      <w:r w:rsidR="007964A3" w:rsidRPr="00197164">
        <w:rPr>
          <w:rFonts w:ascii="Arial" w:eastAsiaTheme="minorEastAsia" w:hAnsi="Arial" w:cs="Arial" w:hint="eastAsia"/>
          <w:sz w:val="22"/>
          <w:szCs w:val="22"/>
          <w:lang w:eastAsia="zh-CN"/>
        </w:rPr>
        <w:t>high</w:t>
      </w:r>
      <w:r w:rsidR="00C5036E" w:rsidRPr="00197164">
        <w:rPr>
          <w:rFonts w:ascii="Arial" w:eastAsiaTheme="minorEastAsia" w:hAnsi="Arial" w:cs="Arial" w:hint="eastAsia"/>
          <w:sz w:val="22"/>
          <w:szCs w:val="22"/>
          <w:lang w:eastAsia="zh-CN"/>
        </w:rPr>
        <w:t xml:space="preserve"> carbon footprint</w:t>
      </w:r>
      <w:r w:rsidR="00633070" w:rsidRPr="00197164">
        <w:rPr>
          <w:rFonts w:ascii="Arial" w:eastAsiaTheme="minorEastAsia" w:hAnsi="Arial" w:cs="Arial" w:hint="eastAsia"/>
          <w:sz w:val="22"/>
          <w:szCs w:val="22"/>
          <w:lang w:eastAsia="zh-CN"/>
        </w:rPr>
        <w:t xml:space="preserve">. </w:t>
      </w:r>
      <w:bookmarkStart w:id="7" w:name="_Hlk176018854"/>
      <w:r w:rsidR="00100BF9" w:rsidRPr="00197164">
        <w:rPr>
          <w:rFonts w:ascii="Arial" w:eastAsiaTheme="minorEastAsia" w:hAnsi="Arial" w:cs="Arial" w:hint="eastAsia"/>
          <w:sz w:val="22"/>
          <w:szCs w:val="22"/>
          <w:lang w:eastAsia="zh-CN"/>
        </w:rPr>
        <w:t>E</w:t>
      </w:r>
      <w:r w:rsidR="00100BF9" w:rsidRPr="00197164">
        <w:rPr>
          <w:rFonts w:ascii="Arial" w:eastAsiaTheme="minorEastAsia" w:hAnsi="Arial" w:cs="Arial"/>
          <w:sz w:val="22"/>
          <w:szCs w:val="22"/>
          <w:lang w:eastAsia="zh-CN"/>
        </w:rPr>
        <w:t>nvironmental and economic assessment</w:t>
      </w:r>
      <w:r w:rsidR="00100BF9" w:rsidRPr="00197164" w:rsidDel="00FB677E">
        <w:rPr>
          <w:rFonts w:ascii="Arial" w:eastAsiaTheme="minorEastAsia" w:hAnsi="Arial" w:cs="Arial"/>
          <w:sz w:val="22"/>
          <w:szCs w:val="22"/>
          <w:lang w:eastAsia="zh-CN"/>
        </w:rPr>
        <w:t xml:space="preserve"> </w:t>
      </w:r>
      <w:r w:rsidR="00091E2C" w:rsidRPr="00197164">
        <w:rPr>
          <w:rFonts w:ascii="Arial" w:eastAsiaTheme="minorEastAsia" w:hAnsi="Arial" w:cs="Arial"/>
          <w:sz w:val="22"/>
          <w:szCs w:val="22"/>
          <w:lang w:eastAsia="zh-CN"/>
        </w:rPr>
        <w:t>shows that</w:t>
      </w:r>
      <w:r w:rsidR="00C5036E" w:rsidRPr="00197164">
        <w:rPr>
          <w:rFonts w:ascii="Arial" w:eastAsiaTheme="minorEastAsia" w:hAnsi="Arial" w:cs="Arial" w:hint="eastAsia"/>
          <w:sz w:val="22"/>
          <w:szCs w:val="22"/>
          <w:lang w:eastAsia="zh-CN"/>
        </w:rPr>
        <w:t xml:space="preserve"> </w:t>
      </w:r>
      <w:r w:rsidR="000701A7" w:rsidRPr="00197164">
        <w:rPr>
          <w:rFonts w:ascii="Arial" w:eastAsiaTheme="minorEastAsia" w:hAnsi="Arial" w:cs="Arial" w:hint="eastAsia"/>
          <w:sz w:val="22"/>
          <w:szCs w:val="22"/>
          <w:lang w:eastAsia="zh-CN"/>
        </w:rPr>
        <w:t xml:space="preserve">replacing </w:t>
      </w:r>
      <w:r w:rsidR="004262FD" w:rsidRPr="00197164">
        <w:rPr>
          <w:rFonts w:ascii="Arial" w:eastAsiaTheme="minorEastAsia" w:hAnsi="Arial" w:cs="Arial" w:hint="eastAsia"/>
          <w:sz w:val="22"/>
          <w:szCs w:val="22"/>
          <w:lang w:eastAsia="zh-CN"/>
        </w:rPr>
        <w:t>coal with biochar</w:t>
      </w:r>
      <w:r w:rsidR="000701A7" w:rsidRPr="00197164">
        <w:rPr>
          <w:rFonts w:ascii="Arial" w:eastAsiaTheme="minorEastAsia" w:hAnsi="Arial" w:cs="Arial" w:hint="eastAsia"/>
          <w:sz w:val="22"/>
          <w:szCs w:val="22"/>
          <w:lang w:eastAsia="zh-CN"/>
        </w:rPr>
        <w:t xml:space="preserve"> in</w:t>
      </w:r>
      <w:r w:rsidR="004262FD" w:rsidRPr="00197164">
        <w:rPr>
          <w:rFonts w:ascii="Arial" w:eastAsiaTheme="minorEastAsia" w:hAnsi="Arial" w:cs="Arial" w:hint="eastAsia"/>
          <w:sz w:val="22"/>
          <w:szCs w:val="22"/>
          <w:lang w:eastAsia="zh-CN"/>
        </w:rPr>
        <w:t xml:space="preserve"> </w:t>
      </w:r>
      <w:r w:rsidR="0067733E" w:rsidRPr="00197164">
        <w:rPr>
          <w:rFonts w:ascii="Arial" w:eastAsiaTheme="minorEastAsia" w:hAnsi="Arial" w:cs="Arial" w:hint="eastAsia"/>
          <w:sz w:val="22"/>
          <w:szCs w:val="22"/>
          <w:lang w:eastAsia="zh-CN"/>
        </w:rPr>
        <w:t>acetylene</w:t>
      </w:r>
      <w:r w:rsidR="00DC2FD7" w:rsidRPr="00197164">
        <w:rPr>
          <w:rFonts w:ascii="Arial" w:eastAsiaTheme="minorEastAsia" w:hAnsi="Arial" w:cs="Arial"/>
          <w:sz w:val="22"/>
          <w:szCs w:val="22"/>
          <w:lang w:eastAsia="zh-CN"/>
        </w:rPr>
        <w:noBreakHyphen/>
      </w:r>
      <w:r w:rsidR="0067733E" w:rsidRPr="00197164">
        <w:rPr>
          <w:rFonts w:ascii="Arial" w:eastAsiaTheme="minorEastAsia" w:hAnsi="Arial" w:cs="Arial" w:hint="eastAsia"/>
          <w:sz w:val="22"/>
          <w:szCs w:val="22"/>
          <w:lang w:eastAsia="zh-CN"/>
        </w:rPr>
        <w:t xml:space="preserve">derived vinyl </w:t>
      </w:r>
      <w:r w:rsidR="0067733E" w:rsidRPr="00197164">
        <w:rPr>
          <w:rFonts w:ascii="Arial" w:eastAsiaTheme="minorEastAsia" w:hAnsi="Arial" w:cs="Arial"/>
          <w:sz w:val="22"/>
          <w:szCs w:val="22"/>
          <w:lang w:eastAsia="zh-CN"/>
        </w:rPr>
        <w:t>chloride</w:t>
      </w:r>
      <w:r w:rsidR="004262FD" w:rsidRPr="00197164">
        <w:rPr>
          <w:rFonts w:ascii="Arial" w:eastAsiaTheme="minorEastAsia" w:hAnsi="Arial" w:cs="Arial" w:hint="eastAsia"/>
          <w:sz w:val="22"/>
          <w:szCs w:val="22"/>
          <w:lang w:eastAsia="zh-CN"/>
        </w:rPr>
        <w:t xml:space="preserve"> production not only</w:t>
      </w:r>
      <w:r w:rsidR="00591DBE" w:rsidRPr="00197164">
        <w:rPr>
          <w:rFonts w:ascii="Arial" w:eastAsiaTheme="minorEastAsia" w:hAnsi="Arial" w:cs="Arial" w:hint="eastAsia"/>
          <w:sz w:val="22"/>
          <w:szCs w:val="22"/>
          <w:lang w:eastAsia="zh-CN"/>
        </w:rPr>
        <w:t xml:space="preserve"> </w:t>
      </w:r>
      <w:r w:rsidR="00FF2864" w:rsidRPr="00197164">
        <w:rPr>
          <w:rFonts w:ascii="Arial" w:eastAsiaTheme="minorEastAsia" w:hAnsi="Arial" w:cs="Arial" w:hint="eastAsia"/>
          <w:sz w:val="22"/>
          <w:szCs w:val="22"/>
          <w:lang w:eastAsia="zh-CN"/>
        </w:rPr>
        <w:t>lower</w:t>
      </w:r>
      <w:r w:rsidR="006174A0" w:rsidRPr="00197164">
        <w:rPr>
          <w:rFonts w:ascii="Arial" w:eastAsiaTheme="minorEastAsia" w:hAnsi="Arial" w:cs="Arial" w:hint="eastAsia"/>
          <w:sz w:val="22"/>
          <w:szCs w:val="22"/>
          <w:lang w:eastAsia="zh-CN"/>
        </w:rPr>
        <w:t>s</w:t>
      </w:r>
      <w:r w:rsidR="00FF2864"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hint="eastAsia"/>
          <w:sz w:val="22"/>
          <w:szCs w:val="22"/>
          <w:lang w:eastAsia="zh-CN"/>
        </w:rPr>
        <w:t xml:space="preserve">carbon footprint but </w:t>
      </w:r>
      <w:r w:rsidR="00354383" w:rsidRPr="00197164">
        <w:rPr>
          <w:rFonts w:ascii="Arial" w:eastAsiaTheme="minorEastAsia" w:hAnsi="Arial" w:cs="Arial"/>
          <w:sz w:val="22"/>
          <w:szCs w:val="22"/>
          <w:lang w:eastAsia="zh-CN"/>
        </w:rPr>
        <w:t xml:space="preserve">could </w:t>
      </w:r>
      <w:r w:rsidR="004262FD" w:rsidRPr="00197164">
        <w:rPr>
          <w:rFonts w:ascii="Arial" w:eastAsiaTheme="minorEastAsia" w:hAnsi="Arial" w:cs="Arial" w:hint="eastAsia"/>
          <w:sz w:val="22"/>
          <w:szCs w:val="22"/>
          <w:lang w:eastAsia="zh-CN"/>
        </w:rPr>
        <w:t xml:space="preserve">also </w:t>
      </w:r>
      <w:r w:rsidR="00E53405" w:rsidRPr="00197164">
        <w:rPr>
          <w:rFonts w:ascii="Arial" w:eastAsiaTheme="minorEastAsia" w:hAnsi="Arial" w:cs="Arial" w:hint="eastAsia"/>
          <w:sz w:val="22"/>
          <w:szCs w:val="22"/>
          <w:lang w:eastAsia="zh-CN"/>
        </w:rPr>
        <w:t>remain</w:t>
      </w:r>
      <w:r w:rsidR="00FF2864"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hint="eastAsia"/>
          <w:sz w:val="22"/>
          <w:szCs w:val="22"/>
          <w:lang w:eastAsia="zh-CN"/>
        </w:rPr>
        <w:t>economical</w:t>
      </w:r>
      <w:r w:rsidR="00FF2864" w:rsidRPr="00197164">
        <w:rPr>
          <w:rFonts w:ascii="Arial" w:eastAsiaTheme="minorEastAsia" w:hAnsi="Arial" w:cs="Arial" w:hint="eastAsia"/>
          <w:sz w:val="22"/>
          <w:szCs w:val="22"/>
          <w:lang w:eastAsia="zh-CN"/>
        </w:rPr>
        <w:t>ly</w:t>
      </w:r>
      <w:r w:rsidR="004262FD" w:rsidRPr="00197164">
        <w:rPr>
          <w:rFonts w:ascii="Arial" w:eastAsiaTheme="minorEastAsia" w:hAnsi="Arial" w:cs="Arial" w:hint="eastAsia"/>
          <w:sz w:val="22"/>
          <w:szCs w:val="22"/>
          <w:lang w:eastAsia="zh-CN"/>
        </w:rPr>
        <w:t xml:space="preserve"> viable compared to</w:t>
      </w:r>
      <w:r w:rsidR="00FF2864" w:rsidRPr="00197164">
        <w:rPr>
          <w:rFonts w:ascii="Arial" w:eastAsiaTheme="minorEastAsia" w:hAnsi="Arial" w:cs="Arial" w:hint="eastAsia"/>
          <w:sz w:val="22"/>
          <w:szCs w:val="22"/>
          <w:lang w:eastAsia="zh-CN"/>
        </w:rPr>
        <w:t xml:space="preserve"> the</w:t>
      </w:r>
      <w:r w:rsidR="004262FD" w:rsidRPr="00197164">
        <w:rPr>
          <w:rFonts w:ascii="Arial" w:eastAsiaTheme="minorEastAsia" w:hAnsi="Arial" w:cs="Arial" w:hint="eastAsia"/>
          <w:sz w:val="22"/>
          <w:szCs w:val="22"/>
          <w:lang w:eastAsia="zh-CN"/>
        </w:rPr>
        <w:t xml:space="preserve"> ethylene route</w:t>
      </w:r>
      <w:r w:rsidR="00C5036E" w:rsidRPr="00197164">
        <w:rPr>
          <w:rFonts w:ascii="Arial" w:eastAsiaTheme="minorEastAsia" w:hAnsi="Arial" w:cs="Arial" w:hint="eastAsia"/>
          <w:sz w:val="22"/>
          <w:szCs w:val="22"/>
          <w:lang w:eastAsia="zh-CN"/>
        </w:rPr>
        <w:t>.</w:t>
      </w:r>
      <w:bookmarkEnd w:id="7"/>
      <w:r w:rsidR="00C5036E" w:rsidRPr="00197164">
        <w:rPr>
          <w:rFonts w:ascii="Arial" w:eastAsiaTheme="minorEastAsia" w:hAnsi="Arial" w:cs="Arial" w:hint="eastAsia"/>
          <w:sz w:val="22"/>
          <w:szCs w:val="22"/>
          <w:lang w:eastAsia="zh-CN"/>
        </w:rPr>
        <w:t xml:space="preserve"> </w:t>
      </w:r>
      <w:r w:rsidR="000701A7" w:rsidRPr="00197164">
        <w:rPr>
          <w:rFonts w:ascii="Arial" w:eastAsiaTheme="minorEastAsia" w:hAnsi="Arial" w:cs="Arial" w:hint="eastAsia"/>
          <w:sz w:val="22"/>
          <w:szCs w:val="22"/>
          <w:lang w:eastAsia="zh-CN"/>
        </w:rPr>
        <w:t>Despite this potential</w:t>
      </w:r>
      <w:r w:rsidR="000D3FE0" w:rsidRPr="00197164">
        <w:rPr>
          <w:rFonts w:ascii="Arial" w:eastAsiaTheme="minorEastAsia" w:hAnsi="Arial" w:cs="Arial" w:hint="eastAsia"/>
          <w:sz w:val="22"/>
          <w:szCs w:val="22"/>
          <w:lang w:eastAsia="zh-CN"/>
        </w:rPr>
        <w:t xml:space="preserve">, </w:t>
      </w:r>
      <w:bookmarkStart w:id="8" w:name="_Hlk176019163"/>
      <w:r w:rsidR="009E43CD" w:rsidRPr="00197164">
        <w:rPr>
          <w:rFonts w:ascii="Arial" w:eastAsiaTheme="minorEastAsia" w:hAnsi="Arial" w:cs="Arial" w:hint="eastAsia"/>
          <w:sz w:val="22"/>
          <w:szCs w:val="22"/>
          <w:lang w:eastAsia="zh-CN"/>
        </w:rPr>
        <w:t xml:space="preserve">research </w:t>
      </w:r>
      <w:r w:rsidR="00A12EE4" w:rsidRPr="00197164">
        <w:rPr>
          <w:rFonts w:ascii="Arial" w:eastAsiaTheme="minorEastAsia" w:hAnsi="Arial" w:cs="Arial" w:hint="eastAsia"/>
          <w:sz w:val="22"/>
          <w:szCs w:val="22"/>
          <w:lang w:eastAsia="zh-CN"/>
        </w:rPr>
        <w:t>o</w:t>
      </w:r>
      <w:r w:rsidR="00EE39ED" w:rsidRPr="00197164">
        <w:rPr>
          <w:rFonts w:ascii="Arial" w:eastAsiaTheme="minorEastAsia" w:hAnsi="Arial" w:cs="Arial"/>
          <w:sz w:val="22"/>
          <w:szCs w:val="22"/>
          <w:lang w:eastAsia="zh-CN"/>
        </w:rPr>
        <w:t>n</w:t>
      </w:r>
      <w:r w:rsidR="00A12EE4" w:rsidRPr="00197164">
        <w:rPr>
          <w:rFonts w:ascii="Arial" w:eastAsiaTheme="minorEastAsia" w:hAnsi="Arial" w:cs="Arial" w:hint="eastAsia"/>
          <w:sz w:val="22"/>
          <w:szCs w:val="22"/>
          <w:lang w:eastAsia="zh-CN"/>
        </w:rPr>
        <w:t xml:space="preserve"> </w:t>
      </w:r>
      <w:bookmarkEnd w:id="8"/>
      <w:r w:rsidR="00D54496" w:rsidRPr="00197164">
        <w:rPr>
          <w:rFonts w:ascii="Arial" w:eastAsiaTheme="minorEastAsia" w:hAnsi="Arial" w:cs="Arial" w:hint="eastAsia"/>
          <w:sz w:val="22"/>
          <w:szCs w:val="22"/>
          <w:lang w:eastAsia="zh-CN"/>
        </w:rPr>
        <w:t xml:space="preserve">acetylene </w:t>
      </w:r>
      <w:r w:rsidR="00A12EE4" w:rsidRPr="00197164">
        <w:rPr>
          <w:rFonts w:ascii="Arial" w:eastAsiaTheme="minorEastAsia" w:hAnsi="Arial" w:cs="Arial" w:hint="eastAsia"/>
          <w:sz w:val="22"/>
          <w:szCs w:val="22"/>
          <w:lang w:eastAsia="zh-CN"/>
        </w:rPr>
        <w:t xml:space="preserve">has been </w:t>
      </w:r>
      <w:r w:rsidR="000701A7" w:rsidRPr="00197164">
        <w:rPr>
          <w:rFonts w:ascii="Arial" w:eastAsiaTheme="minorEastAsia" w:hAnsi="Arial" w:cs="Arial" w:hint="eastAsia"/>
          <w:sz w:val="22"/>
          <w:szCs w:val="22"/>
          <w:lang w:eastAsia="zh-CN"/>
        </w:rPr>
        <w:t xml:space="preserve">largely overlooked </w:t>
      </w:r>
      <w:r w:rsidR="007D4A76" w:rsidRPr="00197164">
        <w:rPr>
          <w:rFonts w:ascii="Arial" w:eastAsiaTheme="minorEastAsia" w:hAnsi="Arial" w:cs="Arial" w:hint="eastAsia"/>
          <w:sz w:val="22"/>
          <w:szCs w:val="22"/>
          <w:lang w:eastAsia="zh-CN"/>
        </w:rPr>
        <w:t>for decades</w:t>
      </w:r>
      <w:r w:rsidR="00AF47C4" w:rsidRPr="00197164">
        <w:rPr>
          <w:rFonts w:ascii="Arial" w:eastAsiaTheme="minorEastAsia" w:hAnsi="Arial" w:cs="Arial"/>
          <w:sz w:val="22"/>
          <w:szCs w:val="22"/>
          <w:lang w:eastAsia="zh-CN"/>
        </w:rPr>
        <w:t>.</w:t>
      </w:r>
      <w:r w:rsidR="00CC0521" w:rsidRPr="00197164">
        <w:rPr>
          <w:rFonts w:ascii="Arial" w:eastAsiaTheme="minorEastAsia" w:hAnsi="Arial" w:cs="Arial"/>
          <w:sz w:val="22"/>
          <w:szCs w:val="22"/>
          <w:lang w:eastAsia="zh-CN"/>
        </w:rPr>
        <w:t xml:space="preserve"> T</w:t>
      </w:r>
      <w:r w:rsidRPr="00197164">
        <w:rPr>
          <w:rFonts w:ascii="Arial" w:eastAsiaTheme="minorEastAsia" w:hAnsi="Arial" w:cs="Arial"/>
          <w:sz w:val="22"/>
          <w:szCs w:val="22"/>
          <w:lang w:eastAsia="zh-CN"/>
        </w:rPr>
        <w:t xml:space="preserve">his </w:t>
      </w:r>
      <w:del w:id="9" w:author="Thomas Dursch" w:date="2025-01-10T10:05:00Z" w16du:dateUtc="2025-01-10T15:05:00Z">
        <w:r w:rsidR="0038196C" w:rsidRPr="00197164" w:rsidDel="00F91392">
          <w:rPr>
            <w:rFonts w:ascii="Arial" w:eastAsiaTheme="minorEastAsia" w:hAnsi="Arial" w:cs="Arial" w:hint="eastAsia"/>
            <w:sz w:val="22"/>
            <w:szCs w:val="22"/>
            <w:lang w:eastAsia="zh-CN"/>
          </w:rPr>
          <w:delText xml:space="preserve">perspective </w:delText>
        </w:r>
      </w:del>
      <w:ins w:id="10" w:author="Thomas Dursch" w:date="2025-01-10T10:05:00Z" w16du:dateUtc="2025-01-10T15:05:00Z">
        <w:r w:rsidR="00F91392">
          <w:rPr>
            <w:rFonts w:ascii="Arial" w:eastAsiaTheme="minorEastAsia" w:hAnsi="Arial" w:cs="Arial"/>
            <w:sz w:val="22"/>
            <w:szCs w:val="22"/>
            <w:lang w:eastAsia="zh-CN"/>
          </w:rPr>
          <w:t>P</w:t>
        </w:r>
        <w:r w:rsidR="00F91392" w:rsidRPr="00197164">
          <w:rPr>
            <w:rFonts w:ascii="Arial" w:eastAsiaTheme="minorEastAsia" w:hAnsi="Arial" w:cs="Arial" w:hint="eastAsia"/>
            <w:sz w:val="22"/>
            <w:szCs w:val="22"/>
            <w:lang w:eastAsia="zh-CN"/>
          </w:rPr>
          <w:t xml:space="preserve">erspective </w:t>
        </w:r>
      </w:ins>
      <w:r w:rsidR="003F2DAA" w:rsidRPr="00197164">
        <w:rPr>
          <w:rFonts w:ascii="Arial" w:eastAsiaTheme="minorEastAsia" w:hAnsi="Arial" w:cs="Arial" w:hint="eastAsia"/>
          <w:sz w:val="22"/>
          <w:szCs w:val="22"/>
          <w:lang w:eastAsia="zh-CN"/>
        </w:rPr>
        <w:t>provides</w:t>
      </w:r>
      <w:r w:rsidRPr="00197164">
        <w:rPr>
          <w:rFonts w:ascii="Arial" w:eastAsiaTheme="minorEastAsia" w:hAnsi="Arial" w:cs="Arial"/>
          <w:sz w:val="22"/>
          <w:szCs w:val="22"/>
          <w:lang w:eastAsia="zh-CN"/>
        </w:rPr>
        <w:t xml:space="preserve"> </w:t>
      </w:r>
      <w:r w:rsidR="00A92714">
        <w:rPr>
          <w:rFonts w:ascii="Arial" w:eastAsiaTheme="minorEastAsia" w:hAnsi="Arial" w:cs="Arial"/>
          <w:sz w:val="22"/>
          <w:szCs w:val="22"/>
          <w:lang w:eastAsia="zh-CN"/>
        </w:rPr>
        <w:t>an</w:t>
      </w:r>
      <w:r w:rsidRPr="00197164">
        <w:rPr>
          <w:rFonts w:ascii="Arial" w:eastAsiaTheme="minorEastAsia" w:hAnsi="Arial" w:cs="Arial"/>
          <w:sz w:val="22"/>
          <w:szCs w:val="22"/>
          <w:lang w:eastAsia="zh-CN"/>
        </w:rPr>
        <w:t xml:space="preserve"> </w:t>
      </w:r>
      <w:bookmarkStart w:id="11" w:name="_Hlk184712561"/>
      <w:del w:id="12" w:author="Thomas Dursch" w:date="2025-01-10T10:05:00Z" w16du:dateUtc="2025-01-10T15:05:00Z">
        <w:r w:rsidR="0079222E" w:rsidRPr="00197164" w:rsidDel="00F91392">
          <w:rPr>
            <w:rFonts w:ascii="Arial" w:eastAsiaTheme="minorEastAsia" w:hAnsi="Arial" w:cs="Arial" w:hint="eastAsia"/>
            <w:sz w:val="22"/>
            <w:szCs w:val="22"/>
            <w:lang w:eastAsia="zh-CN"/>
          </w:rPr>
          <w:delText xml:space="preserve">extensive </w:delText>
        </w:r>
      </w:del>
      <w:r w:rsidR="0079222E" w:rsidRPr="00197164">
        <w:rPr>
          <w:rFonts w:ascii="Arial" w:eastAsiaTheme="minorEastAsia" w:hAnsi="Arial" w:cs="Arial" w:hint="eastAsia"/>
          <w:sz w:val="22"/>
          <w:szCs w:val="22"/>
          <w:lang w:eastAsia="zh-CN"/>
        </w:rPr>
        <w:t>analysis</w:t>
      </w:r>
      <w:r w:rsidRPr="00197164">
        <w:rPr>
          <w:rFonts w:ascii="Arial" w:eastAsiaTheme="minorEastAsia" w:hAnsi="Arial" w:cs="Arial"/>
          <w:sz w:val="22"/>
          <w:szCs w:val="22"/>
          <w:lang w:eastAsia="zh-CN"/>
        </w:rPr>
        <w:t xml:space="preserve"> </w:t>
      </w:r>
      <w:bookmarkEnd w:id="11"/>
      <w:r w:rsidR="00CC0521" w:rsidRPr="00197164">
        <w:rPr>
          <w:rFonts w:ascii="Arial" w:eastAsiaTheme="minorEastAsia" w:hAnsi="Arial" w:cs="Arial"/>
          <w:sz w:val="22"/>
          <w:szCs w:val="22"/>
          <w:lang w:eastAsia="zh-CN"/>
        </w:rPr>
        <w:t>of</w:t>
      </w:r>
      <w:r w:rsidRPr="00197164">
        <w:rPr>
          <w:rFonts w:ascii="Arial" w:eastAsiaTheme="minorEastAsia" w:hAnsi="Arial" w:cs="Arial"/>
          <w:sz w:val="22"/>
          <w:szCs w:val="22"/>
          <w:lang w:eastAsia="zh-CN"/>
        </w:rPr>
        <w:t xml:space="preserve"> </w:t>
      </w:r>
      <w:r w:rsidR="008F3C5A" w:rsidRPr="00197164">
        <w:rPr>
          <w:rFonts w:ascii="Arial" w:eastAsiaTheme="minorEastAsia" w:hAnsi="Arial" w:cs="Arial"/>
          <w:sz w:val="22"/>
          <w:szCs w:val="22"/>
          <w:lang w:eastAsia="zh-CN"/>
        </w:rPr>
        <w:t xml:space="preserve">acetylene </w:t>
      </w:r>
      <w:r w:rsidR="00203FEC" w:rsidRPr="00197164">
        <w:rPr>
          <w:rFonts w:ascii="Arial" w:eastAsiaTheme="minorEastAsia" w:hAnsi="Arial" w:cs="Arial"/>
          <w:sz w:val="22"/>
          <w:szCs w:val="22"/>
          <w:lang w:eastAsia="zh-CN"/>
        </w:rPr>
        <w:t xml:space="preserve">production </w:t>
      </w:r>
      <w:r w:rsidRPr="00197164">
        <w:rPr>
          <w:rFonts w:ascii="Arial" w:eastAsiaTheme="minorEastAsia" w:hAnsi="Arial" w:cs="Arial"/>
          <w:sz w:val="22"/>
          <w:szCs w:val="22"/>
          <w:lang w:eastAsia="zh-CN"/>
        </w:rPr>
        <w:t>technologies</w:t>
      </w:r>
      <w:r w:rsidR="008B7F19" w:rsidRPr="00197164">
        <w:rPr>
          <w:rFonts w:ascii="Arial" w:eastAsiaTheme="minorEastAsia" w:hAnsi="Arial" w:cs="Arial" w:hint="eastAsia"/>
          <w:sz w:val="22"/>
          <w:szCs w:val="22"/>
          <w:lang w:eastAsia="zh-CN"/>
        </w:rPr>
        <w:t>, propose</w:t>
      </w:r>
      <w:r w:rsidR="00A451FB" w:rsidRPr="00197164">
        <w:rPr>
          <w:rFonts w:ascii="Arial" w:eastAsiaTheme="minorEastAsia" w:hAnsi="Arial" w:cs="Arial" w:hint="eastAsia"/>
          <w:sz w:val="22"/>
          <w:szCs w:val="22"/>
          <w:lang w:eastAsia="zh-CN"/>
        </w:rPr>
        <w:t>s</w:t>
      </w:r>
      <w:r w:rsidR="008B7F19" w:rsidRPr="00197164">
        <w:rPr>
          <w:rFonts w:ascii="Arial" w:eastAsiaTheme="minorEastAsia" w:hAnsi="Arial" w:cs="Arial" w:hint="eastAsia"/>
          <w:sz w:val="22"/>
          <w:szCs w:val="22"/>
          <w:lang w:eastAsia="zh-CN"/>
        </w:rPr>
        <w:t xml:space="preserve"> sustainable production initiatives</w:t>
      </w:r>
      <w:r w:rsidR="00354383" w:rsidRPr="00197164">
        <w:rPr>
          <w:rFonts w:ascii="Arial" w:eastAsiaTheme="minorEastAsia" w:hAnsi="Arial" w:cs="Arial"/>
          <w:sz w:val="22"/>
          <w:szCs w:val="22"/>
          <w:lang w:eastAsia="zh-CN"/>
        </w:rPr>
        <w:t xml:space="preserve"> and quantifies their economic and environmental performance</w:t>
      </w:r>
      <w:r w:rsidR="008B7F19" w:rsidRPr="00197164">
        <w:rPr>
          <w:rFonts w:ascii="Arial" w:eastAsiaTheme="minorEastAsia" w:hAnsi="Arial" w:cs="Arial" w:hint="eastAsia"/>
          <w:sz w:val="22"/>
          <w:szCs w:val="22"/>
          <w:lang w:eastAsia="zh-CN"/>
        </w:rPr>
        <w:t xml:space="preserve">, and </w:t>
      </w:r>
      <w:r w:rsidR="00A451FB" w:rsidRPr="00197164">
        <w:rPr>
          <w:rFonts w:ascii="Arial" w:eastAsiaTheme="minorEastAsia" w:hAnsi="Arial" w:cs="Arial" w:hint="eastAsia"/>
          <w:sz w:val="22"/>
          <w:szCs w:val="22"/>
          <w:lang w:eastAsia="zh-CN"/>
        </w:rPr>
        <w:t>explores</w:t>
      </w:r>
      <w:r w:rsidR="008B7F19" w:rsidRPr="00197164">
        <w:rPr>
          <w:rFonts w:ascii="Arial" w:eastAsiaTheme="minorEastAsia" w:hAnsi="Arial" w:cs="Arial" w:hint="eastAsia"/>
          <w:sz w:val="22"/>
          <w:szCs w:val="22"/>
          <w:lang w:eastAsia="zh-CN"/>
        </w:rPr>
        <w:t xml:space="preserve"> potential applications</w:t>
      </w:r>
      <w:r w:rsidR="00D54496" w:rsidRPr="00197164">
        <w:rPr>
          <w:rFonts w:ascii="Arial" w:eastAsiaTheme="minorEastAsia" w:hAnsi="Arial" w:cs="Arial" w:hint="eastAsia"/>
          <w:sz w:val="22"/>
          <w:szCs w:val="22"/>
          <w:lang w:eastAsia="zh-CN"/>
        </w:rPr>
        <w:t xml:space="preserve">. </w:t>
      </w:r>
      <w:r w:rsidR="008D3A20" w:rsidRPr="00197164">
        <w:rPr>
          <w:rFonts w:ascii="Arial" w:eastAsiaTheme="minorEastAsia" w:hAnsi="Arial" w:cs="Arial"/>
          <w:sz w:val="22"/>
          <w:szCs w:val="22"/>
          <w:lang w:eastAsia="zh-CN"/>
        </w:rPr>
        <w:t xml:space="preserve">By </w:t>
      </w:r>
      <w:r w:rsidR="00FA2D46" w:rsidRPr="00197164">
        <w:rPr>
          <w:rFonts w:ascii="Arial" w:eastAsiaTheme="minorEastAsia" w:hAnsi="Arial" w:cs="Arial" w:hint="eastAsia"/>
          <w:sz w:val="22"/>
          <w:szCs w:val="22"/>
          <w:lang w:eastAsia="zh-CN"/>
        </w:rPr>
        <w:t>showcasing</w:t>
      </w:r>
      <w:r w:rsidR="00FA2D46" w:rsidRPr="00197164">
        <w:rPr>
          <w:rFonts w:ascii="Arial" w:eastAsiaTheme="minorEastAsia" w:hAnsi="Arial" w:cs="Arial"/>
          <w:sz w:val="22"/>
          <w:szCs w:val="22"/>
          <w:lang w:eastAsia="zh-CN"/>
        </w:rPr>
        <w:t xml:space="preserve"> </w:t>
      </w:r>
      <w:r w:rsidR="00F03557" w:rsidRPr="00197164">
        <w:rPr>
          <w:rFonts w:ascii="Arial" w:eastAsiaTheme="minorEastAsia" w:hAnsi="Arial" w:cs="Arial"/>
          <w:sz w:val="22"/>
          <w:szCs w:val="22"/>
          <w:lang w:eastAsia="zh-CN"/>
        </w:rPr>
        <w:t>th</w:t>
      </w:r>
      <w:r w:rsidR="00E211EB" w:rsidRPr="00197164">
        <w:rPr>
          <w:rFonts w:ascii="Arial" w:eastAsiaTheme="minorEastAsia" w:hAnsi="Arial" w:cs="Arial" w:hint="eastAsia"/>
          <w:sz w:val="22"/>
          <w:szCs w:val="22"/>
          <w:lang w:eastAsia="zh-CN"/>
        </w:rPr>
        <w:t xml:space="preserve">is promising </w:t>
      </w:r>
      <w:r w:rsidR="00E211EB" w:rsidRPr="00197164">
        <w:rPr>
          <w:rFonts w:ascii="Arial" w:eastAsiaTheme="minorEastAsia" w:hAnsi="Arial" w:cs="Arial"/>
          <w:sz w:val="22"/>
          <w:szCs w:val="22"/>
          <w:lang w:eastAsia="zh-CN"/>
        </w:rPr>
        <w:t>trajectory</w:t>
      </w:r>
      <w:r w:rsidR="008D3A20" w:rsidRPr="00197164">
        <w:rPr>
          <w:rFonts w:ascii="Arial" w:eastAsiaTheme="minorEastAsia" w:hAnsi="Arial" w:cs="Arial"/>
          <w:sz w:val="22"/>
          <w:szCs w:val="22"/>
          <w:lang w:eastAsia="zh-CN"/>
        </w:rPr>
        <w:t xml:space="preserve">, we </w:t>
      </w:r>
      <w:r w:rsidR="00C0577E" w:rsidRPr="00197164">
        <w:rPr>
          <w:rFonts w:ascii="Arial" w:eastAsiaTheme="minorEastAsia" w:hAnsi="Arial" w:cs="Arial"/>
          <w:sz w:val="22"/>
          <w:szCs w:val="22"/>
          <w:lang w:eastAsia="zh-CN"/>
        </w:rPr>
        <w:t>seek to</w:t>
      </w:r>
      <w:r w:rsidR="008D3A20" w:rsidRPr="00197164">
        <w:rPr>
          <w:rFonts w:ascii="Arial" w:eastAsiaTheme="minorEastAsia" w:hAnsi="Arial" w:cs="Arial"/>
          <w:sz w:val="22"/>
          <w:szCs w:val="22"/>
          <w:lang w:eastAsia="zh-CN"/>
        </w:rPr>
        <w:t xml:space="preserve"> </w:t>
      </w:r>
      <w:r w:rsidR="00E26E8A" w:rsidRPr="00197164">
        <w:rPr>
          <w:rFonts w:ascii="Arial" w:eastAsiaTheme="minorEastAsia" w:hAnsi="Arial" w:cs="Arial"/>
          <w:sz w:val="22"/>
          <w:szCs w:val="22"/>
          <w:lang w:eastAsia="zh-CN"/>
        </w:rPr>
        <w:t xml:space="preserve">rekindle </w:t>
      </w:r>
      <w:r w:rsidR="008D3A20" w:rsidRPr="00197164">
        <w:rPr>
          <w:rFonts w:ascii="Arial" w:eastAsiaTheme="minorEastAsia" w:hAnsi="Arial" w:cs="Arial"/>
          <w:sz w:val="22"/>
          <w:szCs w:val="22"/>
          <w:lang w:eastAsia="zh-CN"/>
        </w:rPr>
        <w:t>interest</w:t>
      </w:r>
      <w:r w:rsidR="00756721" w:rsidRPr="00197164">
        <w:rPr>
          <w:rFonts w:ascii="Arial" w:eastAsiaTheme="minorEastAsia" w:hAnsi="Arial" w:cs="Arial" w:hint="eastAsia"/>
          <w:sz w:val="22"/>
          <w:szCs w:val="22"/>
          <w:lang w:eastAsia="zh-CN"/>
        </w:rPr>
        <w:t xml:space="preserve"> and </w:t>
      </w:r>
      <w:r w:rsidR="00756721" w:rsidRPr="00197164">
        <w:rPr>
          <w:rFonts w:ascii="Arial" w:eastAsiaTheme="minorEastAsia" w:hAnsi="Arial" w:cs="Arial"/>
          <w:sz w:val="22"/>
          <w:szCs w:val="22"/>
          <w:lang w:eastAsia="zh-CN"/>
        </w:rPr>
        <w:t>foster collaborative efforts</w:t>
      </w:r>
      <w:r w:rsidR="008D3A20" w:rsidRPr="00197164">
        <w:rPr>
          <w:rFonts w:ascii="Arial" w:eastAsiaTheme="minorEastAsia" w:hAnsi="Arial" w:cs="Arial"/>
          <w:sz w:val="22"/>
          <w:szCs w:val="22"/>
          <w:lang w:eastAsia="zh-CN"/>
        </w:rPr>
        <w:t xml:space="preserve"> in </w:t>
      </w:r>
      <w:r w:rsidR="00FF2864" w:rsidRPr="00197164">
        <w:rPr>
          <w:rFonts w:ascii="Arial" w:eastAsiaTheme="minorEastAsia" w:hAnsi="Arial" w:cs="Arial"/>
          <w:sz w:val="22"/>
          <w:szCs w:val="22"/>
          <w:lang w:eastAsia="zh-CN"/>
        </w:rPr>
        <w:t>advancing</w:t>
      </w:r>
      <w:r w:rsidR="00FF2864" w:rsidRPr="00197164">
        <w:rPr>
          <w:rFonts w:ascii="Arial" w:eastAsiaTheme="minorEastAsia" w:hAnsi="Arial" w:cs="Arial" w:hint="eastAsia"/>
          <w:sz w:val="22"/>
          <w:szCs w:val="22"/>
          <w:lang w:eastAsia="zh-CN"/>
        </w:rPr>
        <w:t xml:space="preserve"> </w:t>
      </w:r>
      <w:r w:rsidR="00756721" w:rsidRPr="00197164">
        <w:rPr>
          <w:rFonts w:ascii="Arial" w:eastAsiaTheme="minorEastAsia" w:hAnsi="Arial" w:cs="Arial" w:hint="eastAsia"/>
          <w:sz w:val="22"/>
          <w:szCs w:val="22"/>
          <w:lang w:eastAsia="zh-CN"/>
        </w:rPr>
        <w:t>sustainable</w:t>
      </w:r>
      <w:r w:rsidR="00FF2864" w:rsidRPr="00197164">
        <w:rPr>
          <w:rFonts w:ascii="Arial" w:eastAsiaTheme="minorEastAsia" w:hAnsi="Arial" w:cs="Arial" w:hint="eastAsia"/>
          <w:sz w:val="22"/>
          <w:szCs w:val="22"/>
          <w:lang w:eastAsia="zh-CN"/>
        </w:rPr>
        <w:t xml:space="preserve"> acetylene </w:t>
      </w:r>
      <w:r w:rsidR="007938B9" w:rsidRPr="00197164">
        <w:rPr>
          <w:rFonts w:ascii="Arial" w:eastAsiaTheme="minorEastAsia" w:hAnsi="Arial" w:cs="Arial" w:hint="eastAsia"/>
          <w:sz w:val="22"/>
          <w:szCs w:val="22"/>
          <w:lang w:eastAsia="zh-CN"/>
        </w:rPr>
        <w:t xml:space="preserve">production </w:t>
      </w:r>
      <w:r w:rsidR="008D3A20" w:rsidRPr="00197164">
        <w:rPr>
          <w:rFonts w:ascii="Arial" w:eastAsiaTheme="minorEastAsia" w:hAnsi="Arial" w:cs="Arial"/>
          <w:sz w:val="22"/>
          <w:szCs w:val="22"/>
          <w:lang w:eastAsia="zh-CN"/>
        </w:rPr>
        <w:t xml:space="preserve">and </w:t>
      </w:r>
      <w:r w:rsidR="00A86BB7" w:rsidRPr="00197164">
        <w:rPr>
          <w:rFonts w:ascii="Arial" w:eastAsiaTheme="minorEastAsia" w:hAnsi="Arial" w:cs="Arial" w:hint="eastAsia"/>
          <w:sz w:val="22"/>
          <w:szCs w:val="22"/>
          <w:lang w:eastAsia="zh-CN"/>
        </w:rPr>
        <w:t xml:space="preserve">broadening </w:t>
      </w:r>
      <w:r w:rsidR="00756721" w:rsidRPr="00197164">
        <w:rPr>
          <w:rFonts w:ascii="Arial" w:eastAsiaTheme="minorEastAsia" w:hAnsi="Arial" w:cs="Arial" w:hint="eastAsia"/>
          <w:sz w:val="22"/>
          <w:szCs w:val="22"/>
          <w:lang w:eastAsia="zh-CN"/>
        </w:rPr>
        <w:t xml:space="preserve">its </w:t>
      </w:r>
      <w:r w:rsidR="00FF2864" w:rsidRPr="00197164">
        <w:rPr>
          <w:rFonts w:ascii="Arial" w:eastAsiaTheme="minorEastAsia" w:hAnsi="Arial" w:cs="Arial" w:hint="eastAsia"/>
          <w:sz w:val="22"/>
          <w:szCs w:val="22"/>
          <w:lang w:eastAsia="zh-CN"/>
        </w:rPr>
        <w:t>use</w:t>
      </w:r>
      <w:r w:rsidR="00756721" w:rsidRPr="00197164">
        <w:rPr>
          <w:rFonts w:ascii="Arial" w:eastAsiaTheme="minorEastAsia" w:hAnsi="Arial" w:cs="Arial" w:hint="eastAsia"/>
          <w:sz w:val="22"/>
          <w:szCs w:val="22"/>
          <w:lang w:eastAsia="zh-CN"/>
        </w:rPr>
        <w:t xml:space="preserve"> as </w:t>
      </w:r>
      <w:r w:rsidR="00FF2864" w:rsidRPr="00197164">
        <w:rPr>
          <w:rFonts w:ascii="Arial" w:eastAsiaTheme="minorEastAsia" w:hAnsi="Arial" w:cs="Arial" w:hint="eastAsia"/>
          <w:sz w:val="22"/>
          <w:szCs w:val="22"/>
          <w:lang w:eastAsia="zh-CN"/>
        </w:rPr>
        <w:t>a</w:t>
      </w:r>
      <w:r w:rsidR="00756721" w:rsidRPr="00197164">
        <w:rPr>
          <w:rFonts w:ascii="Arial" w:eastAsiaTheme="minorEastAsia" w:hAnsi="Arial" w:cs="Arial" w:hint="eastAsia"/>
          <w:sz w:val="22"/>
          <w:szCs w:val="22"/>
          <w:lang w:eastAsia="zh-CN"/>
        </w:rPr>
        <w:t xml:space="preserve"> </w:t>
      </w:r>
      <w:r w:rsidR="0097083E">
        <w:rPr>
          <w:rFonts w:ascii="Arial" w:eastAsiaTheme="minorEastAsia" w:hAnsi="Arial" w:cs="Arial"/>
          <w:sz w:val="22"/>
          <w:szCs w:val="22"/>
          <w:lang w:eastAsia="zh-CN"/>
        </w:rPr>
        <w:t xml:space="preserve">building </w:t>
      </w:r>
      <w:r w:rsidR="008D6356">
        <w:rPr>
          <w:rFonts w:ascii="Arial" w:eastAsiaTheme="minorEastAsia" w:hAnsi="Arial" w:cs="Arial"/>
          <w:sz w:val="22"/>
          <w:szCs w:val="22"/>
          <w:lang w:eastAsia="zh-CN"/>
        </w:rPr>
        <w:t>block</w:t>
      </w:r>
      <w:r w:rsidR="008D3A20" w:rsidRPr="00197164">
        <w:rPr>
          <w:rFonts w:ascii="Arial" w:eastAsiaTheme="minorEastAsia" w:hAnsi="Arial" w:cs="Arial"/>
          <w:sz w:val="22"/>
          <w:szCs w:val="22"/>
          <w:lang w:eastAsia="zh-CN"/>
        </w:rPr>
        <w:t>.</w:t>
      </w:r>
    </w:p>
    <w:p w14:paraId="009ADA97" w14:textId="0F929CC5" w:rsidR="0029496E" w:rsidRPr="00197164" w:rsidRDefault="00FA2D46" w:rsidP="0049112D">
      <w:pPr>
        <w:spacing w:after="240" w:line="360" w:lineRule="auto"/>
        <w:jc w:val="both"/>
        <w:rPr>
          <w:rFonts w:ascii="Arial" w:eastAsiaTheme="minorEastAsia" w:hAnsi="Arial" w:cs="Arial"/>
          <w:sz w:val="28"/>
          <w:szCs w:val="28"/>
          <w:lang w:eastAsia="zh-CN"/>
        </w:rPr>
      </w:pPr>
      <w:r w:rsidRPr="00197164">
        <w:rPr>
          <w:rFonts w:ascii="Arial" w:eastAsiaTheme="minorEastAsia" w:hAnsi="Arial" w:cs="Arial"/>
          <w:sz w:val="22"/>
          <w:szCs w:val="22"/>
          <w:lang w:eastAsia="zh-CN"/>
        </w:rPr>
        <w:br w:type="page"/>
      </w:r>
    </w:p>
    <w:p w14:paraId="22C2DE3A" w14:textId="1C315D39" w:rsidR="00A839C1" w:rsidRPr="003F3933" w:rsidRDefault="00CB3855" w:rsidP="003F3933">
      <w:pPr>
        <w:spacing w:before="240" w:line="360" w:lineRule="auto"/>
        <w:jc w:val="both"/>
        <w:rPr>
          <w:rFonts w:ascii="Arial" w:hAnsi="Arial" w:cs="Arial"/>
          <w:b/>
          <w:sz w:val="22"/>
          <w:szCs w:val="22"/>
        </w:rPr>
      </w:pPr>
      <w:r w:rsidRPr="003F3933">
        <w:rPr>
          <w:rFonts w:ascii="Arial" w:hAnsi="Arial" w:cs="Arial"/>
          <w:b/>
          <w:sz w:val="22"/>
          <w:szCs w:val="22"/>
        </w:rPr>
        <w:t>Introduction</w:t>
      </w:r>
    </w:p>
    <w:p w14:paraId="6DCE3EDC" w14:textId="3B6D0DE7" w:rsidR="00953CBE" w:rsidRPr="00197164" w:rsidRDefault="00D5258B" w:rsidP="00AA2184">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Acetylene </w:t>
      </w:r>
      <w:r w:rsidR="007F444F" w:rsidRPr="00197164">
        <w:rPr>
          <w:rFonts w:ascii="Arial" w:eastAsiaTheme="minorEastAsia" w:hAnsi="Arial" w:cs="Arial"/>
          <w:sz w:val="22"/>
          <w:szCs w:val="22"/>
          <w:lang w:eastAsia="zh-CN"/>
        </w:rPr>
        <w:t>was</w:t>
      </w:r>
      <w:r w:rsidR="0054029C"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discovered</w:t>
      </w:r>
      <w:r w:rsidR="007F444F" w:rsidRPr="00197164">
        <w:rPr>
          <w:rFonts w:ascii="Arial" w:eastAsiaTheme="minorEastAsia" w:hAnsi="Arial" w:cs="Arial"/>
          <w:sz w:val="22"/>
          <w:szCs w:val="22"/>
          <w:lang w:eastAsia="zh-CN"/>
        </w:rPr>
        <w:t xml:space="preserve"> </w:t>
      </w:r>
      <w:r w:rsidR="00B031F5" w:rsidRPr="00197164">
        <w:rPr>
          <w:rFonts w:ascii="Arial" w:eastAsiaTheme="minorEastAsia" w:hAnsi="Arial" w:cs="Arial"/>
          <w:sz w:val="22"/>
          <w:szCs w:val="22"/>
          <w:lang w:eastAsia="zh-CN"/>
        </w:rPr>
        <w:t>in 1836 by Edmund Davy</w:t>
      </w:r>
      <w:r w:rsidR="00D54205" w:rsidRPr="00197164">
        <w:rPr>
          <w:rFonts w:ascii="Arial" w:eastAsiaTheme="minorEastAsia" w:hAnsi="Arial" w:cs="Arial"/>
          <w:sz w:val="22"/>
          <w:szCs w:val="22"/>
          <w:lang w:eastAsia="zh-CN"/>
        </w:rPr>
        <w:t xml:space="preserve"> through the reaction of water with potassium carbide </w:t>
      </w:r>
      <w:r w:rsidR="00725299" w:rsidRPr="00197164">
        <w:rPr>
          <w:rFonts w:ascii="Arial" w:eastAsiaTheme="minorEastAsia" w:hAnsi="Arial" w:cs="Arial"/>
          <w:sz w:val="22"/>
          <w:szCs w:val="22"/>
          <w:lang w:eastAsia="zh-CN"/>
        </w:rPr>
        <w:t>(</w:t>
      </w:r>
      <w:r w:rsidR="00725299" w:rsidRPr="00197164">
        <w:rPr>
          <w:rFonts w:ascii="Arial" w:eastAsiaTheme="minorEastAsia" w:hAnsi="Arial" w:cs="Arial"/>
          <w:b/>
          <w:bCs/>
          <w:sz w:val="22"/>
          <w:szCs w:val="22"/>
          <w:lang w:eastAsia="zh-CN"/>
        </w:rPr>
        <w:t>Fig</w:t>
      </w:r>
      <w:r w:rsidR="00E679B9" w:rsidRPr="00197164">
        <w:rPr>
          <w:rFonts w:ascii="Arial" w:eastAsiaTheme="minorEastAsia" w:hAnsi="Arial" w:cs="Arial"/>
          <w:b/>
          <w:bCs/>
          <w:sz w:val="22"/>
          <w:szCs w:val="22"/>
          <w:lang w:eastAsia="zh-CN"/>
        </w:rPr>
        <w:t>.</w:t>
      </w:r>
      <w:r w:rsidR="002768F3" w:rsidRPr="00197164">
        <w:rPr>
          <w:rFonts w:ascii="Arial" w:eastAsiaTheme="minorEastAsia" w:hAnsi="Arial" w:cs="Arial"/>
          <w:b/>
          <w:bCs/>
          <w:sz w:val="22"/>
          <w:szCs w:val="22"/>
          <w:lang w:eastAsia="zh-CN"/>
        </w:rPr>
        <w:t> </w:t>
      </w:r>
      <w:r w:rsidR="00725299" w:rsidRPr="00197164">
        <w:rPr>
          <w:rFonts w:ascii="Arial" w:eastAsiaTheme="minorEastAsia" w:hAnsi="Arial" w:cs="Arial"/>
          <w:b/>
          <w:bCs/>
          <w:sz w:val="22"/>
          <w:szCs w:val="22"/>
          <w:lang w:eastAsia="zh-CN"/>
        </w:rPr>
        <w:t>1</w:t>
      </w:r>
      <w:r w:rsidR="00725299" w:rsidRPr="00197164">
        <w:rPr>
          <w:rFonts w:ascii="Arial" w:eastAsiaTheme="minorEastAsia" w:hAnsi="Arial" w:cs="Arial"/>
          <w:sz w:val="22"/>
          <w:szCs w:val="22"/>
          <w:lang w:eastAsia="zh-CN"/>
        </w:rPr>
        <w:t>).</w:t>
      </w:r>
      <w:r w:rsidR="006D11EF" w:rsidRPr="00197164">
        <w:rPr>
          <w:rFonts w:ascii="Arial" w:hAnsi="Arial" w:cs="Arial"/>
          <w:sz w:val="22"/>
          <w:vertAlign w:val="superscript"/>
        </w:rPr>
        <w:t>1</w:t>
      </w:r>
      <w:r w:rsidR="00C62EEB"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 xml:space="preserve">Significant study only </w:t>
      </w:r>
      <w:r w:rsidR="005418FE" w:rsidRPr="00197164">
        <w:rPr>
          <w:rFonts w:ascii="Arial" w:eastAsiaTheme="minorEastAsia" w:hAnsi="Arial" w:cs="Arial"/>
          <w:sz w:val="22"/>
          <w:szCs w:val="22"/>
          <w:lang w:eastAsia="zh-CN"/>
        </w:rPr>
        <w:t>began</w:t>
      </w:r>
      <w:r w:rsidR="00D11825" w:rsidRPr="00197164">
        <w:rPr>
          <w:rFonts w:ascii="Arial" w:eastAsiaTheme="minorEastAsia" w:hAnsi="Arial" w:cs="Arial"/>
          <w:sz w:val="22"/>
          <w:szCs w:val="22"/>
          <w:lang w:eastAsia="zh-CN"/>
        </w:rPr>
        <w:t xml:space="preserve"> after </w:t>
      </w:r>
      <w:r w:rsidR="00DB017E" w:rsidRPr="00197164">
        <w:rPr>
          <w:rFonts w:ascii="Arial" w:eastAsiaTheme="minorEastAsia" w:hAnsi="Arial" w:cs="Arial"/>
          <w:sz w:val="22"/>
          <w:szCs w:val="22"/>
          <w:lang w:eastAsia="zh-CN"/>
        </w:rPr>
        <w:t xml:space="preserve">its rediscovery by </w:t>
      </w:r>
      <w:r w:rsidR="00D11825" w:rsidRPr="00197164">
        <w:rPr>
          <w:rFonts w:ascii="Arial" w:eastAsiaTheme="minorEastAsia" w:hAnsi="Arial" w:cs="Arial"/>
          <w:sz w:val="22"/>
          <w:szCs w:val="22"/>
          <w:lang w:eastAsia="zh-CN"/>
        </w:rPr>
        <w:t xml:space="preserve">Marcellin Berthelot </w:t>
      </w:r>
      <w:r w:rsidR="00DB017E" w:rsidRPr="00197164">
        <w:rPr>
          <w:rFonts w:ascii="Arial" w:eastAsiaTheme="minorEastAsia" w:hAnsi="Arial" w:cs="Arial"/>
          <w:sz w:val="22"/>
          <w:szCs w:val="22"/>
          <w:lang w:eastAsia="zh-CN"/>
        </w:rPr>
        <w:t xml:space="preserve">who </w:t>
      </w:r>
      <w:r w:rsidR="00D11825" w:rsidRPr="00197164">
        <w:rPr>
          <w:rFonts w:ascii="Arial" w:eastAsiaTheme="minorEastAsia" w:hAnsi="Arial" w:cs="Arial"/>
          <w:sz w:val="22"/>
          <w:szCs w:val="22"/>
          <w:lang w:eastAsia="zh-CN"/>
        </w:rPr>
        <w:t>coined</w:t>
      </w:r>
      <w:r w:rsidR="00FD53DF"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t</w:t>
      </w:r>
      <w:r w:rsidR="00D54205" w:rsidRPr="00197164">
        <w:rPr>
          <w:rFonts w:ascii="Arial" w:eastAsiaTheme="minorEastAsia" w:hAnsi="Arial" w:cs="Arial"/>
          <w:sz w:val="22"/>
          <w:szCs w:val="22"/>
          <w:lang w:eastAsia="zh-CN"/>
        </w:rPr>
        <w:t>he name “acetylene” in 1860</w:t>
      </w:r>
      <w:r w:rsidR="00D11825" w:rsidRPr="00197164">
        <w:rPr>
          <w:rFonts w:ascii="Arial" w:eastAsiaTheme="minorEastAsia" w:hAnsi="Arial" w:cs="Arial"/>
          <w:sz w:val="22"/>
          <w:szCs w:val="22"/>
          <w:lang w:eastAsia="zh-CN"/>
        </w:rPr>
        <w:t xml:space="preserve"> and reported </w:t>
      </w:r>
      <w:r w:rsidR="00932440" w:rsidRPr="00197164">
        <w:rPr>
          <w:rFonts w:ascii="Arial" w:eastAsiaTheme="minorEastAsia" w:hAnsi="Arial" w:cs="Arial" w:hint="eastAsia"/>
          <w:sz w:val="22"/>
          <w:szCs w:val="22"/>
          <w:lang w:eastAsia="zh-CN"/>
        </w:rPr>
        <w:t>its</w:t>
      </w:r>
      <w:r w:rsidR="00D11825" w:rsidRPr="00197164">
        <w:rPr>
          <w:rFonts w:ascii="Arial" w:eastAsiaTheme="minorEastAsia" w:hAnsi="Arial" w:cs="Arial"/>
          <w:sz w:val="22"/>
          <w:szCs w:val="22"/>
          <w:lang w:eastAsia="zh-CN"/>
        </w:rPr>
        <w:t xml:space="preserve"> synthesis</w:t>
      </w:r>
      <w:r w:rsidR="008E4EB9" w:rsidRPr="00197164">
        <w:rPr>
          <w:rFonts w:ascii="Arial" w:eastAsiaTheme="minorEastAsia" w:hAnsi="Arial" w:cs="Arial"/>
          <w:sz w:val="22"/>
          <w:szCs w:val="22"/>
          <w:lang w:eastAsia="zh-CN"/>
        </w:rPr>
        <w:t xml:space="preserve"> using an </w:t>
      </w:r>
      <w:r w:rsidR="00D11825" w:rsidRPr="00197164">
        <w:rPr>
          <w:rFonts w:ascii="Arial" w:eastAsiaTheme="minorEastAsia" w:hAnsi="Arial" w:cs="Arial"/>
          <w:sz w:val="22"/>
          <w:szCs w:val="22"/>
          <w:lang w:eastAsia="zh-CN"/>
        </w:rPr>
        <w:t>electric arc in 1862</w:t>
      </w:r>
      <w:r w:rsidR="009645DC" w:rsidRPr="00197164">
        <w:rPr>
          <w:rFonts w:ascii="Arial" w:eastAsiaTheme="minorEastAsia" w:hAnsi="Arial" w:cs="Arial"/>
          <w:sz w:val="22"/>
          <w:szCs w:val="22"/>
          <w:lang w:eastAsia="zh-CN"/>
        </w:rPr>
        <w:t>.</w:t>
      </w:r>
      <w:r w:rsidR="006D11EF" w:rsidRPr="00197164">
        <w:rPr>
          <w:rFonts w:ascii="Arial" w:hAnsi="Arial" w:cs="Arial"/>
          <w:sz w:val="22"/>
          <w:vertAlign w:val="superscript"/>
        </w:rPr>
        <w:t>2</w:t>
      </w:r>
      <w:r w:rsidR="00D54205" w:rsidRPr="00197164">
        <w:rPr>
          <w:rFonts w:ascii="Arial" w:eastAsiaTheme="minorEastAsia" w:hAnsi="Arial" w:cs="Arial"/>
          <w:sz w:val="22"/>
          <w:szCs w:val="22"/>
          <w:lang w:eastAsia="zh-CN"/>
        </w:rPr>
        <w:t xml:space="preserve"> </w:t>
      </w:r>
      <w:r w:rsidR="00530D01" w:rsidRPr="00197164">
        <w:rPr>
          <w:rFonts w:ascii="Arial" w:eastAsiaTheme="minorEastAsia" w:hAnsi="Arial" w:cs="Arial" w:hint="eastAsia"/>
          <w:sz w:val="22"/>
          <w:szCs w:val="22"/>
          <w:lang w:eastAsia="zh-CN"/>
        </w:rPr>
        <w:t>T</w:t>
      </w:r>
      <w:r w:rsidR="00CC1882" w:rsidRPr="00197164">
        <w:rPr>
          <w:rFonts w:ascii="Arial" w:eastAsiaTheme="minorEastAsia" w:hAnsi="Arial" w:cs="Arial"/>
          <w:sz w:val="22"/>
          <w:szCs w:val="22"/>
          <w:lang w:eastAsia="zh-CN"/>
        </w:rPr>
        <w:t xml:space="preserve">he first commercial </w:t>
      </w:r>
      <w:r w:rsidR="002F3F77" w:rsidRPr="00197164">
        <w:rPr>
          <w:rFonts w:ascii="Arial" w:eastAsiaTheme="minorEastAsia" w:hAnsi="Arial" w:cs="Arial"/>
          <w:sz w:val="22"/>
          <w:szCs w:val="22"/>
          <w:lang w:eastAsia="zh-CN"/>
        </w:rPr>
        <w:t>calcium carbide (CaC</w:t>
      </w:r>
      <w:r w:rsidR="002F3F77" w:rsidRPr="00197164">
        <w:rPr>
          <w:rFonts w:ascii="Arial" w:eastAsiaTheme="minorEastAsia" w:hAnsi="Arial" w:cs="Arial"/>
          <w:sz w:val="22"/>
          <w:szCs w:val="22"/>
          <w:vertAlign w:val="subscript"/>
          <w:lang w:eastAsia="zh-CN"/>
        </w:rPr>
        <w:t>2</w:t>
      </w:r>
      <w:r w:rsidR="002F3F77" w:rsidRPr="00197164">
        <w:rPr>
          <w:rFonts w:ascii="Arial" w:eastAsiaTheme="minorEastAsia" w:hAnsi="Arial" w:cs="Arial"/>
          <w:sz w:val="22"/>
          <w:szCs w:val="22"/>
          <w:lang w:eastAsia="zh-CN"/>
        </w:rPr>
        <w:t xml:space="preserve">) </w:t>
      </w:r>
      <w:r w:rsidR="00CC1882" w:rsidRPr="00197164">
        <w:rPr>
          <w:rFonts w:ascii="Arial" w:eastAsiaTheme="minorEastAsia" w:hAnsi="Arial" w:cs="Arial"/>
          <w:sz w:val="22"/>
          <w:szCs w:val="22"/>
          <w:lang w:eastAsia="zh-CN"/>
        </w:rPr>
        <w:t xml:space="preserve">plant for </w:t>
      </w:r>
      <w:r w:rsidR="009B4C72" w:rsidRPr="00197164">
        <w:rPr>
          <w:rFonts w:ascii="Arial" w:eastAsiaTheme="minorEastAsia" w:hAnsi="Arial" w:cs="Arial" w:hint="eastAsia"/>
          <w:sz w:val="22"/>
          <w:szCs w:val="22"/>
          <w:lang w:eastAsia="zh-CN"/>
        </w:rPr>
        <w:t>acetylene (</w:t>
      </w:r>
      <w:r w:rsidR="00CC1882" w:rsidRPr="00197164">
        <w:rPr>
          <w:rFonts w:ascii="Arial" w:eastAsiaTheme="minorEastAsia" w:hAnsi="Arial" w:cs="Arial"/>
          <w:sz w:val="22"/>
          <w:szCs w:val="22"/>
          <w:lang w:eastAsia="zh-CN"/>
        </w:rPr>
        <w:t>C</w:t>
      </w:r>
      <w:r w:rsidR="00CC1882" w:rsidRPr="00197164">
        <w:rPr>
          <w:rFonts w:ascii="Arial" w:eastAsiaTheme="minorEastAsia" w:hAnsi="Arial" w:cs="Arial"/>
          <w:sz w:val="22"/>
          <w:szCs w:val="22"/>
          <w:vertAlign w:val="subscript"/>
          <w:lang w:eastAsia="zh-CN"/>
        </w:rPr>
        <w:t>2</w:t>
      </w:r>
      <w:r w:rsidR="00CC1882" w:rsidRPr="00197164">
        <w:rPr>
          <w:rFonts w:ascii="Arial" w:eastAsiaTheme="minorEastAsia" w:hAnsi="Arial" w:cs="Arial"/>
          <w:sz w:val="22"/>
          <w:szCs w:val="22"/>
          <w:lang w:eastAsia="zh-CN"/>
        </w:rPr>
        <w:t>H</w:t>
      </w:r>
      <w:r w:rsidR="00CC1882" w:rsidRPr="00197164">
        <w:rPr>
          <w:rFonts w:ascii="Arial" w:eastAsiaTheme="minorEastAsia" w:hAnsi="Arial" w:cs="Arial"/>
          <w:sz w:val="22"/>
          <w:szCs w:val="22"/>
          <w:vertAlign w:val="subscript"/>
          <w:lang w:eastAsia="zh-CN"/>
        </w:rPr>
        <w:t>2</w:t>
      </w:r>
      <w:r w:rsidR="009B4C72" w:rsidRPr="00197164">
        <w:rPr>
          <w:rFonts w:ascii="Arial" w:eastAsiaTheme="minorEastAsia" w:hAnsi="Arial" w:cs="Arial"/>
          <w:sz w:val="22"/>
          <w:szCs w:val="22"/>
          <w:lang w:eastAsia="zh-CN"/>
        </w:rPr>
        <w:t>)</w:t>
      </w:r>
      <w:r w:rsidR="00CC1882" w:rsidRPr="00197164">
        <w:rPr>
          <w:rFonts w:ascii="Arial" w:eastAsiaTheme="minorEastAsia" w:hAnsi="Arial" w:cs="Arial"/>
          <w:sz w:val="22"/>
          <w:szCs w:val="22"/>
          <w:lang w:eastAsia="zh-CN"/>
        </w:rPr>
        <w:t xml:space="preserve"> production was </w:t>
      </w:r>
      <w:r w:rsidR="002F3F77" w:rsidRPr="00197164">
        <w:rPr>
          <w:rFonts w:ascii="Arial" w:eastAsiaTheme="minorEastAsia" w:hAnsi="Arial" w:cs="Arial"/>
          <w:sz w:val="22"/>
          <w:szCs w:val="22"/>
          <w:lang w:eastAsia="zh-CN"/>
        </w:rPr>
        <w:t xml:space="preserve">established </w:t>
      </w:r>
      <w:r w:rsidR="00CC1882" w:rsidRPr="00197164">
        <w:rPr>
          <w:rFonts w:ascii="Arial" w:eastAsiaTheme="minorEastAsia" w:hAnsi="Arial" w:cs="Arial"/>
          <w:sz w:val="22"/>
          <w:szCs w:val="22"/>
          <w:lang w:eastAsia="zh-CN"/>
        </w:rPr>
        <w:t>in 1894</w:t>
      </w:r>
      <w:r w:rsidR="00931A02" w:rsidRPr="00197164">
        <w:rPr>
          <w:rFonts w:ascii="Arial" w:eastAsiaTheme="minorEastAsia" w:hAnsi="Arial" w:cs="Arial"/>
          <w:color w:val="000000" w:themeColor="text1"/>
          <w:sz w:val="22"/>
          <w:szCs w:val="22"/>
          <w:lang w:eastAsia="zh-CN"/>
        </w:rPr>
        <w:t>.</w:t>
      </w:r>
      <w:r w:rsidR="007E4456" w:rsidRPr="00197164">
        <w:rPr>
          <w:rFonts w:ascii="Arial" w:hAnsi="Arial" w:cs="Arial"/>
          <w:sz w:val="22"/>
          <w:vertAlign w:val="superscript"/>
        </w:rPr>
        <w:t>3</w:t>
      </w:r>
      <w:r w:rsidR="00B5746D" w:rsidRPr="00197164">
        <w:rPr>
          <w:rFonts w:ascii="Arial" w:eastAsiaTheme="minorEastAsia" w:hAnsi="Arial" w:cs="Arial"/>
          <w:sz w:val="22"/>
          <w:szCs w:val="22"/>
          <w:lang w:eastAsia="zh-CN"/>
        </w:rPr>
        <w:t xml:space="preserve"> </w:t>
      </w:r>
      <w:r w:rsidR="00D70295" w:rsidRPr="00197164">
        <w:rPr>
          <w:rFonts w:ascii="Arial" w:eastAsiaTheme="minorEastAsia" w:hAnsi="Arial" w:cs="Arial"/>
          <w:sz w:val="22"/>
          <w:szCs w:val="22"/>
          <w:lang w:eastAsia="zh-CN"/>
        </w:rPr>
        <w:t>E</w:t>
      </w:r>
      <w:r w:rsidR="00222DC4" w:rsidRPr="00197164">
        <w:rPr>
          <w:rFonts w:ascii="Arial" w:eastAsiaTheme="minorEastAsia" w:hAnsi="Arial" w:cs="Arial"/>
          <w:sz w:val="22"/>
          <w:szCs w:val="22"/>
          <w:lang w:eastAsia="zh-CN"/>
        </w:rPr>
        <w:t>arl</w:t>
      </w:r>
      <w:r w:rsidR="00D70295" w:rsidRPr="00197164">
        <w:rPr>
          <w:rFonts w:ascii="Arial" w:eastAsiaTheme="minorEastAsia" w:hAnsi="Arial" w:cs="Arial"/>
          <w:sz w:val="22"/>
          <w:szCs w:val="22"/>
          <w:lang w:eastAsia="zh-CN"/>
        </w:rPr>
        <w:t>y</w:t>
      </w:r>
      <w:r w:rsidR="00222DC4" w:rsidRPr="00197164">
        <w:rPr>
          <w:rFonts w:ascii="Arial" w:eastAsiaTheme="minorEastAsia" w:hAnsi="Arial" w:cs="Arial"/>
          <w:sz w:val="22"/>
          <w:szCs w:val="22"/>
          <w:lang w:eastAsia="zh-CN"/>
        </w:rPr>
        <w:t xml:space="preserve"> </w:t>
      </w:r>
      <w:r w:rsidR="00AF0CCC" w:rsidRPr="00197164">
        <w:rPr>
          <w:rFonts w:ascii="Arial" w:eastAsiaTheme="minorEastAsia" w:hAnsi="Arial" w:cs="Arial"/>
          <w:sz w:val="22"/>
          <w:szCs w:val="22"/>
          <w:lang w:eastAsia="zh-CN"/>
        </w:rPr>
        <w:t>C</w:t>
      </w:r>
      <w:r w:rsidR="00AF0CCC" w:rsidRPr="00197164">
        <w:rPr>
          <w:rFonts w:ascii="Arial" w:eastAsiaTheme="minorEastAsia" w:hAnsi="Arial" w:cs="Arial"/>
          <w:sz w:val="22"/>
          <w:szCs w:val="22"/>
          <w:vertAlign w:val="subscript"/>
          <w:lang w:eastAsia="zh-CN"/>
        </w:rPr>
        <w:t>2</w:t>
      </w:r>
      <w:r w:rsidR="00AF0CCC" w:rsidRPr="00197164">
        <w:rPr>
          <w:rFonts w:ascii="Arial" w:eastAsiaTheme="minorEastAsia" w:hAnsi="Arial" w:cs="Arial"/>
          <w:sz w:val="22"/>
          <w:szCs w:val="22"/>
          <w:lang w:eastAsia="zh-CN"/>
        </w:rPr>
        <w:t>H</w:t>
      </w:r>
      <w:r w:rsidR="00AF0CCC" w:rsidRPr="00197164">
        <w:rPr>
          <w:rFonts w:ascii="Arial" w:eastAsiaTheme="minorEastAsia" w:hAnsi="Arial" w:cs="Arial"/>
          <w:sz w:val="22"/>
          <w:szCs w:val="22"/>
          <w:vertAlign w:val="subscript"/>
          <w:lang w:eastAsia="zh-CN"/>
        </w:rPr>
        <w:t>2</w:t>
      </w:r>
      <w:r w:rsidR="00AF0CCC" w:rsidRPr="00197164">
        <w:rPr>
          <w:rFonts w:ascii="Arial" w:eastAsiaTheme="minorEastAsia" w:hAnsi="Arial" w:cs="Arial"/>
          <w:sz w:val="22"/>
          <w:szCs w:val="22"/>
          <w:lang w:eastAsia="zh-CN"/>
        </w:rPr>
        <w:t xml:space="preserve"> </w:t>
      </w:r>
      <w:r w:rsidR="00222DC4" w:rsidRPr="00197164">
        <w:rPr>
          <w:rFonts w:ascii="Arial" w:eastAsiaTheme="minorEastAsia" w:hAnsi="Arial" w:cs="Arial"/>
          <w:sz w:val="22"/>
          <w:szCs w:val="22"/>
          <w:lang w:eastAsia="zh-CN"/>
        </w:rPr>
        <w:t>application</w:t>
      </w:r>
      <w:r w:rsidR="00990335" w:rsidRPr="00197164">
        <w:rPr>
          <w:rFonts w:ascii="Arial" w:eastAsiaTheme="minorEastAsia" w:hAnsi="Arial" w:cs="Arial"/>
          <w:sz w:val="22"/>
          <w:szCs w:val="22"/>
          <w:lang w:eastAsia="zh-CN"/>
        </w:rPr>
        <w:t>s were</w:t>
      </w:r>
      <w:r w:rsidR="00222DC4" w:rsidRPr="00197164">
        <w:rPr>
          <w:rFonts w:ascii="Arial" w:eastAsiaTheme="minorEastAsia" w:hAnsi="Arial" w:cs="Arial"/>
          <w:sz w:val="22"/>
          <w:szCs w:val="22"/>
          <w:lang w:eastAsia="zh-CN"/>
        </w:rPr>
        <w:t xml:space="preserve"> mainly in lighting and oxyacetylene welding </w:t>
      </w:r>
      <w:r w:rsidR="00990335" w:rsidRPr="00197164">
        <w:rPr>
          <w:rFonts w:ascii="Arial" w:eastAsiaTheme="minorEastAsia" w:hAnsi="Arial" w:cs="Arial"/>
          <w:sz w:val="22"/>
          <w:szCs w:val="22"/>
          <w:lang w:eastAsia="zh-CN"/>
        </w:rPr>
        <w:t>due to</w:t>
      </w:r>
      <w:r w:rsidR="00222DC4" w:rsidRPr="00197164">
        <w:rPr>
          <w:rFonts w:ascii="Arial" w:eastAsiaTheme="minorEastAsia" w:hAnsi="Arial" w:cs="Arial"/>
          <w:sz w:val="22"/>
          <w:szCs w:val="22"/>
          <w:lang w:eastAsia="zh-CN"/>
        </w:rPr>
        <w:t xml:space="preserve"> the brightness and high temperature of </w:t>
      </w:r>
      <w:r w:rsidR="0043744A" w:rsidRPr="00197164">
        <w:rPr>
          <w:rFonts w:ascii="Arial" w:eastAsiaTheme="minorEastAsia" w:hAnsi="Arial" w:cs="Arial" w:hint="eastAsia"/>
          <w:sz w:val="22"/>
          <w:szCs w:val="22"/>
          <w:lang w:eastAsia="zh-CN"/>
        </w:rPr>
        <w:t>its</w:t>
      </w:r>
      <w:r w:rsidR="00222DC4" w:rsidRPr="00197164">
        <w:rPr>
          <w:rFonts w:ascii="Arial" w:eastAsiaTheme="minorEastAsia" w:hAnsi="Arial" w:cs="Arial"/>
          <w:sz w:val="22"/>
          <w:szCs w:val="22"/>
          <w:lang w:eastAsia="zh-CN"/>
        </w:rPr>
        <w:t xml:space="preserve"> flame.</w:t>
      </w:r>
      <w:r w:rsidR="00F24CE8" w:rsidRPr="00197164">
        <w:rPr>
          <w:rFonts w:ascii="Arial" w:hAnsi="Arial" w:cs="Arial"/>
          <w:sz w:val="22"/>
          <w:vertAlign w:val="superscript"/>
        </w:rPr>
        <w:t>2</w:t>
      </w:r>
      <w:r w:rsidR="005C5917" w:rsidRPr="00197164">
        <w:rPr>
          <w:rFonts w:ascii="Arial" w:eastAsiaTheme="minorEastAsia" w:hAnsi="Arial" w:cs="Arial"/>
          <w:sz w:val="22"/>
          <w:szCs w:val="22"/>
          <w:lang w:eastAsia="zh-CN"/>
        </w:rPr>
        <w:t xml:space="preserve"> The </w:t>
      </w:r>
      <w:r w:rsidR="0030073D" w:rsidRPr="00197164">
        <w:rPr>
          <w:rFonts w:ascii="Arial" w:eastAsiaTheme="minorEastAsia" w:hAnsi="Arial" w:cs="Arial"/>
          <w:sz w:val="22"/>
          <w:szCs w:val="22"/>
          <w:lang w:eastAsia="zh-CN"/>
        </w:rPr>
        <w:t>importance of C</w:t>
      </w:r>
      <w:r w:rsidR="0030073D" w:rsidRPr="00197164">
        <w:rPr>
          <w:rFonts w:ascii="Arial" w:eastAsiaTheme="minorEastAsia" w:hAnsi="Arial" w:cs="Arial"/>
          <w:sz w:val="22"/>
          <w:szCs w:val="22"/>
          <w:vertAlign w:val="subscript"/>
          <w:lang w:eastAsia="zh-CN"/>
        </w:rPr>
        <w:t>2</w:t>
      </w:r>
      <w:r w:rsidR="0030073D" w:rsidRPr="00197164">
        <w:rPr>
          <w:rFonts w:ascii="Arial" w:eastAsiaTheme="minorEastAsia" w:hAnsi="Arial" w:cs="Arial"/>
          <w:sz w:val="22"/>
          <w:szCs w:val="22"/>
          <w:lang w:eastAsia="zh-CN"/>
        </w:rPr>
        <w:t>H</w:t>
      </w:r>
      <w:r w:rsidR="0030073D" w:rsidRPr="00197164">
        <w:rPr>
          <w:rFonts w:ascii="Arial" w:eastAsiaTheme="minorEastAsia" w:hAnsi="Arial" w:cs="Arial"/>
          <w:sz w:val="22"/>
          <w:szCs w:val="22"/>
          <w:vertAlign w:val="subscript"/>
          <w:lang w:eastAsia="zh-CN"/>
        </w:rPr>
        <w:t>2</w:t>
      </w:r>
      <w:r w:rsidR="0030073D" w:rsidRPr="00197164">
        <w:rPr>
          <w:rFonts w:ascii="Arial" w:eastAsiaTheme="minorEastAsia" w:hAnsi="Arial" w:cs="Arial"/>
          <w:sz w:val="22"/>
          <w:szCs w:val="22"/>
          <w:lang w:eastAsia="zh-CN"/>
        </w:rPr>
        <w:t xml:space="preserve"> </w:t>
      </w:r>
      <w:r w:rsidR="00AF0CCC" w:rsidRPr="00197164">
        <w:rPr>
          <w:rFonts w:ascii="Arial" w:eastAsiaTheme="minorEastAsia" w:hAnsi="Arial" w:cs="Arial" w:hint="eastAsia"/>
          <w:sz w:val="22"/>
          <w:szCs w:val="22"/>
          <w:lang w:eastAsia="zh-CN"/>
        </w:rPr>
        <w:t xml:space="preserve">in </w:t>
      </w:r>
      <w:r w:rsidR="00517C20" w:rsidRPr="00197164">
        <w:rPr>
          <w:rFonts w:ascii="Arial" w:eastAsiaTheme="minorEastAsia" w:hAnsi="Arial" w:cs="Arial"/>
          <w:sz w:val="22"/>
          <w:szCs w:val="22"/>
          <w:lang w:eastAsia="zh-CN"/>
        </w:rPr>
        <w:t xml:space="preserve">the </w:t>
      </w:r>
      <w:r w:rsidR="00AF0CCC" w:rsidRPr="00197164">
        <w:rPr>
          <w:rFonts w:ascii="Arial" w:eastAsiaTheme="minorEastAsia" w:hAnsi="Arial" w:cs="Arial" w:hint="eastAsia"/>
          <w:sz w:val="22"/>
          <w:szCs w:val="22"/>
          <w:lang w:eastAsia="zh-CN"/>
        </w:rPr>
        <w:t xml:space="preserve">chemical industry </w:t>
      </w:r>
      <w:r w:rsidR="0047353F" w:rsidRPr="00197164">
        <w:rPr>
          <w:rFonts w:ascii="Arial" w:eastAsiaTheme="minorEastAsia" w:hAnsi="Arial" w:cs="Arial" w:hint="eastAsia"/>
          <w:sz w:val="22"/>
          <w:szCs w:val="22"/>
          <w:lang w:eastAsia="zh-CN"/>
        </w:rPr>
        <w:t xml:space="preserve">stems from </w:t>
      </w:r>
      <w:r w:rsidR="0030073D" w:rsidRPr="00197164">
        <w:rPr>
          <w:rFonts w:ascii="Arial" w:eastAsiaTheme="minorEastAsia" w:hAnsi="Arial" w:cs="Arial"/>
          <w:sz w:val="22"/>
          <w:szCs w:val="22"/>
          <w:lang w:eastAsia="zh-CN"/>
        </w:rPr>
        <w:t xml:space="preserve">its </w:t>
      </w:r>
      <w:r w:rsidR="005C5917" w:rsidRPr="00197164">
        <w:rPr>
          <w:rFonts w:ascii="Arial" w:eastAsiaTheme="minorEastAsia" w:hAnsi="Arial" w:cs="Arial"/>
          <w:sz w:val="22"/>
          <w:szCs w:val="22"/>
          <w:lang w:eastAsia="zh-CN"/>
        </w:rPr>
        <w:t>triple bond</w:t>
      </w:r>
      <w:r w:rsidR="0030073D" w:rsidRPr="00197164">
        <w:rPr>
          <w:rFonts w:ascii="Arial" w:eastAsiaTheme="minorEastAsia" w:hAnsi="Arial" w:cs="Arial"/>
          <w:sz w:val="22"/>
          <w:szCs w:val="22"/>
          <w:lang w:eastAsia="zh-CN"/>
        </w:rPr>
        <w:t>, which</w:t>
      </w:r>
      <w:r w:rsidR="005C5917" w:rsidRPr="00197164">
        <w:rPr>
          <w:rFonts w:ascii="Arial" w:eastAsiaTheme="minorEastAsia" w:hAnsi="Arial" w:cs="Arial"/>
          <w:sz w:val="22"/>
          <w:szCs w:val="22"/>
          <w:lang w:eastAsia="zh-CN"/>
        </w:rPr>
        <w:t xml:space="preserve"> makes the molecule </w:t>
      </w:r>
      <w:r w:rsidR="00373D67" w:rsidRPr="00197164">
        <w:rPr>
          <w:rFonts w:ascii="Arial" w:eastAsiaTheme="minorEastAsia" w:hAnsi="Arial" w:cs="Arial"/>
          <w:sz w:val="22"/>
          <w:szCs w:val="22"/>
          <w:lang w:eastAsia="zh-CN"/>
        </w:rPr>
        <w:t>reactive and</w:t>
      </w:r>
      <w:r w:rsidR="005C5917" w:rsidRPr="00197164">
        <w:rPr>
          <w:rFonts w:ascii="Arial" w:eastAsiaTheme="minorEastAsia" w:hAnsi="Arial" w:cs="Arial"/>
          <w:sz w:val="22"/>
          <w:szCs w:val="22"/>
          <w:lang w:eastAsia="zh-CN"/>
        </w:rPr>
        <w:t xml:space="preserve"> </w:t>
      </w:r>
      <w:r w:rsidR="007B7B73" w:rsidRPr="00197164">
        <w:rPr>
          <w:rFonts w:ascii="Arial" w:eastAsiaTheme="minorEastAsia" w:hAnsi="Arial" w:cs="Arial" w:hint="eastAsia"/>
          <w:sz w:val="22"/>
          <w:szCs w:val="22"/>
          <w:lang w:eastAsia="zh-CN"/>
        </w:rPr>
        <w:t>offers</w:t>
      </w:r>
      <w:r w:rsidR="005C5917" w:rsidRPr="00197164">
        <w:rPr>
          <w:rFonts w:ascii="Arial" w:eastAsiaTheme="minorEastAsia" w:hAnsi="Arial" w:cs="Arial"/>
          <w:sz w:val="22"/>
          <w:szCs w:val="22"/>
          <w:lang w:eastAsia="zh-CN"/>
        </w:rPr>
        <w:t xml:space="preserve"> rich </w:t>
      </w:r>
      <w:r w:rsidR="007B7B73" w:rsidRPr="00197164">
        <w:rPr>
          <w:rFonts w:ascii="Arial" w:eastAsiaTheme="minorEastAsia" w:hAnsi="Arial" w:cs="Arial"/>
          <w:sz w:val="22"/>
          <w:szCs w:val="22"/>
          <w:lang w:eastAsia="zh-CN"/>
        </w:rPr>
        <w:t>chemical possibilities</w:t>
      </w:r>
      <w:r w:rsidR="009E1EE2" w:rsidRPr="00197164">
        <w:rPr>
          <w:rFonts w:ascii="Arial" w:eastAsiaTheme="minorEastAsia" w:hAnsi="Arial" w:cs="Arial"/>
          <w:sz w:val="22"/>
          <w:szCs w:val="22"/>
          <w:lang w:eastAsia="zh-CN"/>
        </w:rPr>
        <w:t>.</w:t>
      </w:r>
      <w:r w:rsidR="005C5917" w:rsidRPr="00197164">
        <w:rPr>
          <w:rFonts w:ascii="Arial" w:eastAsiaTheme="minorEastAsia" w:hAnsi="Arial" w:cs="Arial"/>
          <w:sz w:val="22"/>
          <w:szCs w:val="22"/>
          <w:lang w:eastAsia="zh-CN"/>
        </w:rPr>
        <w:t xml:space="preserve"> </w:t>
      </w:r>
      <w:r w:rsidR="00E877F6" w:rsidRPr="00197164">
        <w:rPr>
          <w:rFonts w:ascii="Arial" w:eastAsiaTheme="minorEastAsia" w:hAnsi="Arial" w:cs="Arial" w:hint="eastAsia"/>
          <w:sz w:val="22"/>
          <w:szCs w:val="22"/>
          <w:lang w:eastAsia="zh-CN"/>
        </w:rPr>
        <w:t>I</w:t>
      </w:r>
      <w:r w:rsidR="005C5917" w:rsidRPr="00197164">
        <w:rPr>
          <w:rFonts w:ascii="Arial" w:eastAsiaTheme="minorEastAsia" w:hAnsi="Arial" w:cs="Arial"/>
          <w:sz w:val="22"/>
          <w:szCs w:val="22"/>
          <w:lang w:eastAsia="zh-CN"/>
        </w:rPr>
        <w:t>ndustrial acetaldehyde production via C</w:t>
      </w:r>
      <w:r w:rsidR="005C5917" w:rsidRPr="00197164">
        <w:rPr>
          <w:rFonts w:ascii="Arial" w:eastAsiaTheme="minorEastAsia" w:hAnsi="Arial" w:cs="Arial"/>
          <w:sz w:val="22"/>
          <w:szCs w:val="22"/>
          <w:vertAlign w:val="subscript"/>
          <w:lang w:eastAsia="zh-CN"/>
        </w:rPr>
        <w:t>2</w:t>
      </w:r>
      <w:r w:rsidR="005C5917" w:rsidRPr="00197164">
        <w:rPr>
          <w:rFonts w:ascii="Arial" w:eastAsiaTheme="minorEastAsia" w:hAnsi="Arial" w:cs="Arial"/>
          <w:sz w:val="22"/>
          <w:szCs w:val="22"/>
          <w:lang w:eastAsia="zh-CN"/>
        </w:rPr>
        <w:t>H</w:t>
      </w:r>
      <w:r w:rsidR="005C5917" w:rsidRPr="00197164">
        <w:rPr>
          <w:rFonts w:ascii="Arial" w:eastAsiaTheme="minorEastAsia" w:hAnsi="Arial" w:cs="Arial"/>
          <w:sz w:val="22"/>
          <w:szCs w:val="22"/>
          <w:vertAlign w:val="subscript"/>
          <w:lang w:eastAsia="zh-CN"/>
        </w:rPr>
        <w:t>2</w:t>
      </w:r>
      <w:r w:rsidR="005C5917" w:rsidRPr="00197164">
        <w:rPr>
          <w:rFonts w:ascii="Arial" w:eastAsiaTheme="minorEastAsia" w:hAnsi="Arial" w:cs="Arial"/>
          <w:sz w:val="22"/>
          <w:szCs w:val="22"/>
          <w:lang w:eastAsia="zh-CN"/>
        </w:rPr>
        <w:t xml:space="preserve"> hydration in 1916</w:t>
      </w:r>
      <w:r w:rsidR="009E1EE2"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along with </w:t>
      </w:r>
      <w:r w:rsidR="009E1EE2" w:rsidRPr="00197164">
        <w:rPr>
          <w:rFonts w:ascii="Arial" w:eastAsiaTheme="minorEastAsia" w:hAnsi="Arial" w:cs="Arial"/>
          <w:sz w:val="22"/>
          <w:szCs w:val="22"/>
          <w:lang w:eastAsia="zh-CN"/>
        </w:rPr>
        <w:t>studies on C</w:t>
      </w:r>
      <w:r w:rsidR="009E1EE2" w:rsidRPr="00197164">
        <w:rPr>
          <w:rFonts w:ascii="Arial" w:eastAsiaTheme="minorEastAsia" w:hAnsi="Arial" w:cs="Arial"/>
          <w:sz w:val="22"/>
          <w:szCs w:val="22"/>
          <w:vertAlign w:val="subscript"/>
          <w:lang w:eastAsia="zh-CN"/>
        </w:rPr>
        <w:t>2</w:t>
      </w:r>
      <w:r w:rsidR="009E1EE2" w:rsidRPr="00197164">
        <w:rPr>
          <w:rFonts w:ascii="Arial" w:eastAsiaTheme="minorEastAsia" w:hAnsi="Arial" w:cs="Arial"/>
          <w:sz w:val="22"/>
          <w:szCs w:val="22"/>
          <w:lang w:eastAsia="zh-CN"/>
        </w:rPr>
        <w:t>H</w:t>
      </w:r>
      <w:r w:rsidR="009E1EE2" w:rsidRPr="00197164">
        <w:rPr>
          <w:rFonts w:ascii="Arial" w:eastAsiaTheme="minorEastAsia" w:hAnsi="Arial" w:cs="Arial"/>
          <w:sz w:val="22"/>
          <w:szCs w:val="22"/>
          <w:vertAlign w:val="subscript"/>
          <w:lang w:eastAsia="zh-CN"/>
        </w:rPr>
        <w:t>2</w:t>
      </w:r>
      <w:r w:rsidR="009E1EE2" w:rsidRPr="00197164">
        <w:rPr>
          <w:rFonts w:ascii="Arial" w:eastAsiaTheme="minorEastAsia" w:hAnsi="Arial" w:cs="Arial"/>
          <w:sz w:val="22"/>
          <w:szCs w:val="22"/>
          <w:lang w:eastAsia="zh-CN"/>
        </w:rPr>
        <w:t xml:space="preserve"> chemistry by Walter Reppe</w:t>
      </w:r>
      <w:r w:rsidR="00810877"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to produce various commodity chemicals</w:t>
      </w:r>
      <w:r w:rsidR="009E1EE2"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positioned </w:t>
      </w:r>
      <w:r w:rsidR="00601E81" w:rsidRPr="00197164">
        <w:rPr>
          <w:rFonts w:ascii="Arial" w:eastAsiaTheme="minorEastAsia" w:hAnsi="Arial" w:cs="Arial"/>
          <w:sz w:val="22"/>
          <w:szCs w:val="22"/>
          <w:lang w:eastAsia="zh-CN"/>
        </w:rPr>
        <w:t>C</w:t>
      </w:r>
      <w:r w:rsidR="00601E81" w:rsidRPr="00197164">
        <w:rPr>
          <w:rFonts w:ascii="Arial" w:eastAsiaTheme="minorEastAsia" w:hAnsi="Arial" w:cs="Arial"/>
          <w:sz w:val="22"/>
          <w:szCs w:val="22"/>
          <w:vertAlign w:val="subscript"/>
          <w:lang w:eastAsia="zh-CN"/>
        </w:rPr>
        <w:t>2</w:t>
      </w:r>
      <w:r w:rsidR="00601E81" w:rsidRPr="00197164">
        <w:rPr>
          <w:rFonts w:ascii="Arial" w:eastAsiaTheme="minorEastAsia" w:hAnsi="Arial" w:cs="Arial"/>
          <w:sz w:val="22"/>
          <w:szCs w:val="22"/>
          <w:lang w:eastAsia="zh-CN"/>
        </w:rPr>
        <w:t>H</w:t>
      </w:r>
      <w:r w:rsidR="00601E81" w:rsidRPr="00197164">
        <w:rPr>
          <w:rFonts w:ascii="Arial" w:eastAsiaTheme="minorEastAsia" w:hAnsi="Arial" w:cs="Arial"/>
          <w:sz w:val="22"/>
          <w:szCs w:val="22"/>
          <w:vertAlign w:val="subscript"/>
          <w:lang w:eastAsia="zh-CN"/>
        </w:rPr>
        <w:t>2</w:t>
      </w:r>
      <w:r w:rsidR="00601E81"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as a </w:t>
      </w:r>
      <w:r w:rsidR="00601E81" w:rsidRPr="00197164">
        <w:rPr>
          <w:rFonts w:ascii="Arial" w:eastAsiaTheme="minorEastAsia" w:hAnsi="Arial" w:cs="Arial"/>
          <w:sz w:val="22"/>
          <w:szCs w:val="22"/>
          <w:lang w:eastAsia="zh-CN"/>
        </w:rPr>
        <w:t>pillar of the chemical industry</w:t>
      </w:r>
      <w:r w:rsidR="005C5917" w:rsidRPr="00197164">
        <w:rPr>
          <w:rFonts w:ascii="Arial" w:eastAsiaTheme="minorEastAsia" w:hAnsi="Arial" w:cs="Arial"/>
          <w:sz w:val="22"/>
          <w:szCs w:val="22"/>
          <w:lang w:eastAsia="zh-CN"/>
        </w:rPr>
        <w:t>.</w:t>
      </w:r>
      <w:r w:rsidR="00F24CE8" w:rsidRPr="00197164">
        <w:rPr>
          <w:rFonts w:ascii="Arial" w:hAnsi="Arial" w:cs="Arial"/>
          <w:sz w:val="22"/>
          <w:vertAlign w:val="superscript"/>
        </w:rPr>
        <w:t>4</w:t>
      </w:r>
      <w:r w:rsidR="00BB4956"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Coal</w:t>
      </w:r>
      <w:r w:rsidR="009B3AC0" w:rsidRPr="00197164">
        <w:rPr>
          <w:rFonts w:ascii="Arial" w:eastAsiaTheme="minorEastAsia" w:hAnsi="Arial" w:cs="Arial"/>
          <w:sz w:val="22"/>
          <w:szCs w:val="22"/>
          <w:lang w:eastAsia="zh-CN"/>
        </w:rPr>
        <w:noBreakHyphen/>
      </w:r>
      <w:r w:rsidR="00D976BF" w:rsidRPr="00197164">
        <w:rPr>
          <w:rFonts w:ascii="Arial" w:eastAsiaTheme="minorEastAsia" w:hAnsi="Arial" w:cs="Arial"/>
          <w:sz w:val="22"/>
          <w:szCs w:val="22"/>
          <w:lang w:eastAsia="zh-CN"/>
        </w:rPr>
        <w:t>based CaC</w:t>
      </w:r>
      <w:r w:rsidR="00D976BF" w:rsidRPr="00197164">
        <w:rPr>
          <w:rFonts w:ascii="Arial" w:eastAsiaTheme="minorEastAsia" w:hAnsi="Arial" w:cs="Arial"/>
          <w:sz w:val="22"/>
          <w:szCs w:val="22"/>
          <w:vertAlign w:val="subscript"/>
          <w:lang w:eastAsia="zh-CN"/>
        </w:rPr>
        <w:t>2</w:t>
      </w:r>
      <w:r w:rsidR="00D976BF"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 xml:space="preserve">was the </w:t>
      </w:r>
      <w:r w:rsidR="000D4816" w:rsidRPr="00197164">
        <w:rPr>
          <w:rFonts w:ascii="Arial" w:eastAsiaTheme="minorEastAsia" w:hAnsi="Arial" w:cs="Arial"/>
          <w:sz w:val="22"/>
          <w:szCs w:val="22"/>
          <w:lang w:eastAsia="zh-CN"/>
        </w:rPr>
        <w:t>sole</w:t>
      </w:r>
      <w:r w:rsidR="00AF102F" w:rsidRPr="00197164">
        <w:rPr>
          <w:rFonts w:ascii="Arial" w:eastAsiaTheme="minorEastAsia" w:hAnsi="Arial" w:cs="Arial"/>
          <w:sz w:val="22"/>
          <w:szCs w:val="22"/>
          <w:lang w:eastAsia="zh-CN"/>
        </w:rPr>
        <w:t xml:space="preserve"> </w:t>
      </w:r>
      <w:r w:rsidR="000D4816" w:rsidRPr="00197164">
        <w:rPr>
          <w:rFonts w:ascii="Arial" w:eastAsiaTheme="minorEastAsia" w:hAnsi="Arial" w:cs="Arial"/>
          <w:sz w:val="22"/>
          <w:szCs w:val="22"/>
          <w:lang w:eastAsia="zh-CN"/>
        </w:rPr>
        <w:t>source</w:t>
      </w:r>
      <w:r w:rsidR="00D976BF"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for C</w:t>
      </w:r>
      <w:r w:rsidR="00AF102F" w:rsidRPr="00197164">
        <w:rPr>
          <w:rFonts w:ascii="Arial" w:eastAsiaTheme="minorEastAsia" w:hAnsi="Arial" w:cs="Arial"/>
          <w:sz w:val="22"/>
          <w:szCs w:val="22"/>
          <w:vertAlign w:val="subscript"/>
          <w:lang w:eastAsia="zh-CN"/>
        </w:rPr>
        <w:t>2</w:t>
      </w:r>
      <w:r w:rsidR="00AF102F" w:rsidRPr="00197164">
        <w:rPr>
          <w:rFonts w:ascii="Arial" w:eastAsiaTheme="minorEastAsia" w:hAnsi="Arial" w:cs="Arial"/>
          <w:sz w:val="22"/>
          <w:szCs w:val="22"/>
          <w:lang w:eastAsia="zh-CN"/>
        </w:rPr>
        <w:t>H</w:t>
      </w:r>
      <w:r w:rsidR="00AF102F" w:rsidRPr="00197164">
        <w:rPr>
          <w:rFonts w:ascii="Arial" w:eastAsiaTheme="minorEastAsia" w:hAnsi="Arial" w:cs="Arial"/>
          <w:sz w:val="22"/>
          <w:szCs w:val="22"/>
          <w:vertAlign w:val="subscript"/>
          <w:lang w:eastAsia="zh-CN"/>
        </w:rPr>
        <w:t>2</w:t>
      </w:r>
      <w:r w:rsidR="00AF102F" w:rsidRPr="00197164">
        <w:rPr>
          <w:rFonts w:ascii="Arial" w:eastAsiaTheme="minorEastAsia" w:hAnsi="Arial" w:cs="Arial"/>
          <w:sz w:val="22"/>
          <w:szCs w:val="22"/>
          <w:lang w:eastAsia="zh-CN"/>
        </w:rPr>
        <w:t xml:space="preserve"> production until </w:t>
      </w:r>
      <w:r w:rsidR="00B73A7B" w:rsidRPr="00197164">
        <w:rPr>
          <w:rFonts w:ascii="Arial" w:eastAsiaTheme="minorEastAsia" w:hAnsi="Arial" w:cs="Arial"/>
          <w:sz w:val="22"/>
          <w:szCs w:val="22"/>
          <w:lang w:eastAsia="zh-CN"/>
        </w:rPr>
        <w:t xml:space="preserve">the </w:t>
      </w:r>
      <w:r w:rsidR="00C27AF8" w:rsidRPr="00197164">
        <w:rPr>
          <w:rFonts w:ascii="Arial" w:eastAsiaTheme="minorEastAsia" w:hAnsi="Arial" w:cs="Arial"/>
          <w:sz w:val="22"/>
          <w:szCs w:val="22"/>
          <w:lang w:eastAsia="zh-CN"/>
        </w:rPr>
        <w:t xml:space="preserve">development of </w:t>
      </w:r>
      <w:r w:rsidR="00AF102F" w:rsidRPr="00197164">
        <w:rPr>
          <w:rFonts w:ascii="Arial" w:eastAsiaTheme="minorEastAsia" w:hAnsi="Arial" w:cs="Arial"/>
          <w:sz w:val="22"/>
          <w:szCs w:val="22"/>
          <w:lang w:eastAsia="zh-CN"/>
        </w:rPr>
        <w:t xml:space="preserve">commercial light hydrocarbon </w:t>
      </w:r>
      <w:r w:rsidR="00C27AF8" w:rsidRPr="00197164">
        <w:rPr>
          <w:rFonts w:ascii="Arial" w:eastAsiaTheme="minorEastAsia" w:hAnsi="Arial" w:cs="Arial"/>
          <w:sz w:val="22"/>
          <w:szCs w:val="22"/>
          <w:lang w:eastAsia="zh-CN"/>
        </w:rPr>
        <w:t xml:space="preserve">cracking </w:t>
      </w:r>
      <w:r w:rsidR="000D4816" w:rsidRPr="00197164">
        <w:rPr>
          <w:rFonts w:ascii="Arial" w:eastAsiaTheme="minorEastAsia" w:hAnsi="Arial" w:cs="Arial"/>
          <w:sz w:val="22"/>
          <w:szCs w:val="22"/>
          <w:lang w:eastAsia="zh-CN"/>
        </w:rPr>
        <w:t>methods, including</w:t>
      </w:r>
      <w:r w:rsidR="00AF102F"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the </w:t>
      </w:r>
      <w:r w:rsidR="00AF102F" w:rsidRPr="00197164">
        <w:rPr>
          <w:rFonts w:ascii="Arial" w:eastAsiaTheme="minorEastAsia" w:hAnsi="Arial" w:cs="Arial"/>
          <w:sz w:val="22"/>
          <w:szCs w:val="22"/>
          <w:lang w:eastAsia="zh-CN"/>
        </w:rPr>
        <w:t>electric</w:t>
      </w:r>
      <w:r w:rsidR="00A53A76"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 xml:space="preserve">arc process </w:t>
      </w:r>
      <w:r w:rsidR="00C27AF8" w:rsidRPr="00197164">
        <w:rPr>
          <w:rFonts w:ascii="Arial" w:eastAsiaTheme="minorEastAsia" w:hAnsi="Arial" w:cs="Arial"/>
          <w:sz w:val="22"/>
          <w:szCs w:val="22"/>
          <w:lang w:eastAsia="zh-CN"/>
        </w:rPr>
        <w:t>in 1940</w:t>
      </w:r>
      <w:r w:rsidR="000D4816" w:rsidRPr="00197164">
        <w:rPr>
          <w:rFonts w:ascii="Arial" w:eastAsiaTheme="minorEastAsia" w:hAnsi="Arial" w:cs="Arial"/>
          <w:sz w:val="22"/>
          <w:szCs w:val="22"/>
          <w:lang w:eastAsia="zh-CN"/>
        </w:rPr>
        <w:t xml:space="preserve">, the </w:t>
      </w:r>
      <w:r w:rsidR="00C27AF8" w:rsidRPr="00197164">
        <w:rPr>
          <w:rFonts w:ascii="Arial" w:eastAsiaTheme="minorEastAsia" w:hAnsi="Arial" w:cs="Arial"/>
          <w:sz w:val="22"/>
          <w:szCs w:val="22"/>
          <w:lang w:eastAsia="zh-CN"/>
        </w:rPr>
        <w:t>partial combustion</w:t>
      </w:r>
      <w:r w:rsidR="000D4816" w:rsidRPr="00197164">
        <w:rPr>
          <w:rFonts w:ascii="Arial" w:eastAsiaTheme="minorEastAsia" w:hAnsi="Arial" w:cs="Arial"/>
          <w:sz w:val="22"/>
          <w:szCs w:val="22"/>
          <w:lang w:eastAsia="zh-CN"/>
        </w:rPr>
        <w:t xml:space="preserve"> </w:t>
      </w:r>
      <w:r w:rsidR="002E7050" w:rsidRPr="00197164">
        <w:rPr>
          <w:rFonts w:ascii="Arial" w:eastAsiaTheme="minorEastAsia" w:hAnsi="Arial" w:cs="Arial" w:hint="eastAsia"/>
          <w:sz w:val="22"/>
          <w:szCs w:val="22"/>
          <w:lang w:eastAsia="zh-CN"/>
        </w:rPr>
        <w:t xml:space="preserve">(PC) </w:t>
      </w:r>
      <w:r w:rsidR="000D4816" w:rsidRPr="00197164">
        <w:rPr>
          <w:rFonts w:ascii="Arial" w:eastAsiaTheme="minorEastAsia" w:hAnsi="Arial" w:cs="Arial"/>
          <w:sz w:val="22"/>
          <w:szCs w:val="22"/>
          <w:lang w:eastAsia="zh-CN"/>
        </w:rPr>
        <w:t xml:space="preserve">and </w:t>
      </w:r>
      <w:r w:rsidR="00315729" w:rsidRPr="00197164">
        <w:rPr>
          <w:rFonts w:ascii="Arial" w:eastAsiaTheme="minorEastAsia" w:hAnsi="Arial" w:cs="Arial"/>
          <w:sz w:val="22"/>
          <w:szCs w:val="22"/>
          <w:lang w:eastAsia="zh-CN"/>
        </w:rPr>
        <w:t>thermal pyrolysis</w:t>
      </w:r>
      <w:r w:rsidR="000D4816" w:rsidRPr="00197164">
        <w:rPr>
          <w:rFonts w:ascii="Arial" w:eastAsiaTheme="minorEastAsia" w:hAnsi="Arial" w:cs="Arial"/>
          <w:sz w:val="22"/>
          <w:szCs w:val="22"/>
          <w:lang w:eastAsia="zh-CN"/>
        </w:rPr>
        <w:t xml:space="preserve"> (</w:t>
      </w:r>
      <w:r w:rsidR="002E7050" w:rsidRPr="00197164">
        <w:rPr>
          <w:rFonts w:ascii="Arial" w:eastAsiaTheme="minorEastAsia" w:hAnsi="Arial" w:cs="Arial" w:hint="eastAsia"/>
          <w:sz w:val="22"/>
          <w:szCs w:val="22"/>
          <w:lang w:eastAsia="zh-CN"/>
        </w:rPr>
        <w:t>TP</w:t>
      </w:r>
      <w:r w:rsidR="000D4816" w:rsidRPr="00197164">
        <w:rPr>
          <w:rFonts w:ascii="Arial" w:eastAsiaTheme="minorEastAsia" w:hAnsi="Arial" w:cs="Arial"/>
          <w:sz w:val="22"/>
          <w:szCs w:val="22"/>
          <w:lang w:eastAsia="zh-CN"/>
        </w:rPr>
        <w:t>) processes</w:t>
      </w:r>
      <w:r w:rsidR="00C27AF8" w:rsidRPr="00197164">
        <w:rPr>
          <w:rFonts w:ascii="Arial" w:eastAsiaTheme="minorEastAsia" w:hAnsi="Arial" w:cs="Arial"/>
          <w:sz w:val="22"/>
          <w:szCs w:val="22"/>
          <w:lang w:eastAsia="zh-CN"/>
        </w:rPr>
        <w:t xml:space="preserve"> in 1950</w:t>
      </w:r>
      <w:r w:rsidR="00AF102F" w:rsidRPr="00197164">
        <w:rPr>
          <w:rFonts w:ascii="Arial" w:eastAsiaTheme="minorEastAsia" w:hAnsi="Arial" w:cs="Arial"/>
          <w:sz w:val="22"/>
          <w:szCs w:val="22"/>
          <w:lang w:eastAsia="zh-CN"/>
        </w:rPr>
        <w:t>.</w:t>
      </w:r>
      <w:r w:rsidR="00F24CE8" w:rsidRPr="00197164">
        <w:rPr>
          <w:rFonts w:ascii="Arial" w:hAnsi="Arial" w:cs="Arial"/>
          <w:sz w:val="22"/>
          <w:vertAlign w:val="superscript"/>
        </w:rPr>
        <w:t>5,6</w:t>
      </w:r>
    </w:p>
    <w:p w14:paraId="0D19A4D8" w14:textId="5FE783D5" w:rsidR="00F360C6" w:rsidRPr="00197164" w:rsidRDefault="0025131A"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w:t>
      </w:r>
      <w:r w:rsidR="00A1132E" w:rsidRPr="00197164">
        <w:rPr>
          <w:rFonts w:ascii="Arial" w:eastAsiaTheme="minorEastAsia" w:hAnsi="Arial" w:cs="Arial"/>
          <w:sz w:val="22"/>
          <w:szCs w:val="22"/>
          <w:lang w:eastAsia="zh-CN"/>
        </w:rPr>
        <w:t xml:space="preserve">birth of the </w:t>
      </w:r>
      <w:r w:rsidR="00304B13" w:rsidRPr="00197164">
        <w:rPr>
          <w:rFonts w:ascii="Arial" w:eastAsiaTheme="minorEastAsia" w:hAnsi="Arial" w:cs="Arial"/>
          <w:sz w:val="22"/>
          <w:szCs w:val="22"/>
          <w:lang w:eastAsia="zh-CN"/>
        </w:rPr>
        <w:t>petrochemical industry</w:t>
      </w:r>
      <w:r w:rsidR="00E877F6" w:rsidRPr="00197164">
        <w:rPr>
          <w:rFonts w:ascii="Arial" w:eastAsiaTheme="minorEastAsia" w:hAnsi="Arial" w:cs="Arial" w:hint="eastAsia"/>
          <w:sz w:val="22"/>
          <w:szCs w:val="22"/>
          <w:lang w:eastAsia="zh-CN"/>
        </w:rPr>
        <w:t xml:space="preserve"> </w:t>
      </w:r>
      <w:r w:rsidR="00304B13" w:rsidRPr="00197164">
        <w:rPr>
          <w:rFonts w:ascii="Arial" w:eastAsiaTheme="minorEastAsia" w:hAnsi="Arial" w:cs="Arial"/>
          <w:sz w:val="22"/>
          <w:szCs w:val="22"/>
          <w:lang w:eastAsia="zh-CN"/>
        </w:rPr>
        <w:t xml:space="preserve">in the USA and </w:t>
      </w:r>
      <w:r w:rsidR="002821B6" w:rsidRPr="00197164">
        <w:rPr>
          <w:rFonts w:ascii="Arial" w:eastAsiaTheme="minorEastAsia" w:hAnsi="Arial" w:cs="Arial"/>
          <w:sz w:val="22"/>
          <w:szCs w:val="22"/>
          <w:lang w:eastAsia="zh-CN"/>
        </w:rPr>
        <w:t>Europe</w:t>
      </w:r>
      <w:r w:rsidR="00304B13"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during</w:t>
      </w:r>
      <w:r w:rsidR="00304B13" w:rsidRPr="00197164">
        <w:rPr>
          <w:rFonts w:ascii="Arial" w:eastAsiaTheme="minorEastAsia" w:hAnsi="Arial" w:cs="Arial"/>
          <w:sz w:val="22"/>
          <w:szCs w:val="22"/>
          <w:lang w:eastAsia="zh-CN"/>
        </w:rPr>
        <w:t xml:space="preserve"> the </w:t>
      </w:r>
      <w:r w:rsidR="00C40869" w:rsidRPr="00197164">
        <w:rPr>
          <w:rFonts w:ascii="Arial" w:eastAsiaTheme="minorEastAsia" w:hAnsi="Arial" w:cs="Arial"/>
          <w:sz w:val="22"/>
          <w:szCs w:val="22"/>
          <w:lang w:eastAsia="zh-CN"/>
        </w:rPr>
        <w:t>1940s–</w:t>
      </w:r>
      <w:r w:rsidR="00304B13" w:rsidRPr="00197164">
        <w:rPr>
          <w:rFonts w:ascii="Arial" w:eastAsiaTheme="minorEastAsia" w:hAnsi="Arial" w:cs="Arial"/>
          <w:sz w:val="22"/>
          <w:szCs w:val="22"/>
          <w:lang w:eastAsia="zh-CN"/>
        </w:rPr>
        <w:t>1950s</w:t>
      </w:r>
      <w:r w:rsidR="008E0BB3" w:rsidRPr="00197164">
        <w:rPr>
          <w:rFonts w:ascii="Arial" w:eastAsiaTheme="minorEastAsia" w:hAnsi="Arial" w:cs="Arial"/>
          <w:sz w:val="22"/>
          <w:szCs w:val="22"/>
          <w:lang w:eastAsia="zh-CN"/>
        </w:rPr>
        <w:t>,</w:t>
      </w:r>
      <w:r w:rsidR="00304B13" w:rsidRPr="00197164">
        <w:rPr>
          <w:rFonts w:ascii="Arial" w:eastAsiaTheme="minorEastAsia" w:hAnsi="Arial" w:cs="Arial"/>
          <w:sz w:val="22"/>
          <w:szCs w:val="22"/>
          <w:lang w:eastAsia="zh-CN"/>
        </w:rPr>
        <w:t xml:space="preserve"> </w:t>
      </w:r>
      <w:r w:rsidR="00E877F6" w:rsidRPr="00197164">
        <w:rPr>
          <w:rFonts w:ascii="Arial" w:eastAsiaTheme="minorEastAsia" w:hAnsi="Arial" w:cs="Arial" w:hint="eastAsia"/>
          <w:sz w:val="22"/>
          <w:szCs w:val="22"/>
          <w:lang w:eastAsia="zh-CN"/>
        </w:rPr>
        <w:t>coupled</w:t>
      </w:r>
      <w:r w:rsidR="00807815" w:rsidRPr="00197164">
        <w:rPr>
          <w:rFonts w:ascii="Arial" w:eastAsiaTheme="minorEastAsia" w:hAnsi="Arial" w:cs="Arial"/>
          <w:sz w:val="22"/>
          <w:szCs w:val="22"/>
          <w:lang w:eastAsia="zh-CN"/>
        </w:rPr>
        <w:t xml:space="preserve"> with the safer handling of </w:t>
      </w:r>
      <w:r w:rsidR="00D21905" w:rsidRPr="00197164">
        <w:rPr>
          <w:rFonts w:ascii="Arial" w:eastAsiaTheme="minorEastAsia" w:hAnsi="Arial" w:cs="Arial"/>
          <w:sz w:val="22"/>
          <w:szCs w:val="22"/>
          <w:lang w:eastAsia="zh-CN"/>
        </w:rPr>
        <w:t>olefins</w:t>
      </w:r>
      <w:r w:rsidR="00C10A02" w:rsidRPr="00197164">
        <w:rPr>
          <w:rFonts w:ascii="Arial" w:eastAsiaTheme="minorEastAsia" w:hAnsi="Arial" w:cs="Arial"/>
          <w:sz w:val="22"/>
          <w:szCs w:val="22"/>
          <w:lang w:eastAsia="zh-CN"/>
        </w:rPr>
        <w:t xml:space="preserve"> compared to </w:t>
      </w:r>
      <w:r w:rsidR="00BE6D64" w:rsidRPr="00197164">
        <w:rPr>
          <w:rFonts w:ascii="Arial" w:eastAsiaTheme="minorEastAsia" w:hAnsi="Arial" w:cs="Arial" w:hint="eastAsia"/>
          <w:sz w:val="22"/>
          <w:szCs w:val="22"/>
          <w:lang w:eastAsia="zh-CN"/>
        </w:rPr>
        <w:t>acetylene</w:t>
      </w:r>
      <w:r w:rsidR="008E0BB3" w:rsidRPr="00197164">
        <w:rPr>
          <w:rFonts w:ascii="Arial" w:eastAsiaTheme="minorEastAsia" w:hAnsi="Arial" w:cs="Arial"/>
          <w:sz w:val="22"/>
          <w:szCs w:val="22"/>
          <w:lang w:eastAsia="zh-CN"/>
        </w:rPr>
        <w:t>,</w:t>
      </w:r>
      <w:r w:rsidR="00807815" w:rsidRPr="00197164">
        <w:rPr>
          <w:rFonts w:ascii="Arial" w:eastAsiaTheme="minorEastAsia" w:hAnsi="Arial" w:cs="Arial"/>
          <w:sz w:val="22"/>
          <w:szCs w:val="22"/>
          <w:lang w:eastAsia="zh-CN"/>
        </w:rPr>
        <w:t xml:space="preserve"> </w:t>
      </w:r>
      <w:r w:rsidR="00C40869" w:rsidRPr="00197164">
        <w:rPr>
          <w:rFonts w:ascii="Arial" w:eastAsiaTheme="minorEastAsia" w:hAnsi="Arial" w:cs="Arial"/>
          <w:sz w:val="22"/>
          <w:szCs w:val="22"/>
          <w:lang w:eastAsia="zh-CN"/>
        </w:rPr>
        <w:t>facilitated</w:t>
      </w:r>
      <w:r w:rsidR="002821B6"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the development of</w:t>
      </w:r>
      <w:r w:rsidR="008A506B" w:rsidRPr="00197164">
        <w:rPr>
          <w:rFonts w:ascii="Arial" w:eastAsiaTheme="minorEastAsia" w:hAnsi="Arial" w:cs="Arial"/>
          <w:sz w:val="22"/>
          <w:szCs w:val="22"/>
          <w:lang w:eastAsia="zh-CN"/>
        </w:rPr>
        <w:t xml:space="preserve"> </w:t>
      </w:r>
      <w:r w:rsidR="009B5D47" w:rsidRPr="00197164">
        <w:rPr>
          <w:rFonts w:ascii="Arial" w:eastAsiaTheme="minorEastAsia" w:hAnsi="Arial" w:cs="Arial"/>
          <w:sz w:val="22"/>
          <w:szCs w:val="22"/>
          <w:lang w:eastAsia="zh-CN"/>
        </w:rPr>
        <w:t>more cost</w:t>
      </w:r>
      <w:r w:rsidR="009423EC" w:rsidRPr="00197164">
        <w:rPr>
          <w:rFonts w:ascii="Arial" w:eastAsiaTheme="minorEastAsia" w:hAnsi="Arial" w:cs="Arial"/>
          <w:sz w:val="22"/>
          <w:szCs w:val="22"/>
          <w:lang w:eastAsia="zh-CN"/>
        </w:rPr>
        <w:noBreakHyphen/>
      </w:r>
      <w:r w:rsidR="009B5D47" w:rsidRPr="00197164">
        <w:rPr>
          <w:rFonts w:ascii="Arial" w:eastAsiaTheme="minorEastAsia" w:hAnsi="Arial" w:cs="Arial"/>
          <w:sz w:val="22"/>
          <w:szCs w:val="22"/>
          <w:lang w:eastAsia="zh-CN"/>
        </w:rPr>
        <w:t xml:space="preserve">effective </w:t>
      </w:r>
      <w:r w:rsidR="00667E68" w:rsidRPr="00197164">
        <w:rPr>
          <w:rFonts w:ascii="Arial" w:eastAsiaTheme="minorEastAsia" w:hAnsi="Arial" w:cs="Arial"/>
          <w:sz w:val="22"/>
          <w:szCs w:val="22"/>
          <w:lang w:eastAsia="zh-CN"/>
        </w:rPr>
        <w:t>steam cracking technolog</w:t>
      </w:r>
      <w:r w:rsidR="00E877F6" w:rsidRPr="00197164">
        <w:rPr>
          <w:rFonts w:ascii="Arial" w:eastAsiaTheme="minorEastAsia" w:hAnsi="Arial" w:cs="Arial" w:hint="eastAsia"/>
          <w:sz w:val="22"/>
          <w:szCs w:val="22"/>
          <w:lang w:eastAsia="zh-CN"/>
        </w:rPr>
        <w:t>ies</w:t>
      </w:r>
      <w:r w:rsidR="00667E68" w:rsidRPr="00197164">
        <w:rPr>
          <w:rFonts w:ascii="Arial" w:eastAsiaTheme="minorEastAsia" w:hAnsi="Arial" w:cs="Arial"/>
          <w:sz w:val="22"/>
          <w:szCs w:val="22"/>
          <w:lang w:eastAsia="zh-CN"/>
        </w:rPr>
        <w:t xml:space="preserve"> for </w:t>
      </w:r>
      <w:r w:rsidR="00211090" w:rsidRPr="00197164">
        <w:rPr>
          <w:rFonts w:ascii="Arial" w:eastAsiaTheme="minorEastAsia" w:hAnsi="Arial" w:cs="Arial"/>
          <w:sz w:val="22"/>
          <w:szCs w:val="22"/>
          <w:lang w:eastAsia="zh-CN"/>
        </w:rPr>
        <w:t>olefin</w:t>
      </w:r>
      <w:r w:rsidR="00387818" w:rsidRPr="00197164">
        <w:rPr>
          <w:rFonts w:ascii="Arial" w:eastAsiaTheme="minorEastAsia" w:hAnsi="Arial" w:cs="Arial"/>
          <w:sz w:val="22"/>
          <w:szCs w:val="22"/>
          <w:lang w:eastAsia="zh-CN"/>
        </w:rPr>
        <w:t xml:space="preserve"> production</w:t>
      </w:r>
      <w:r w:rsidR="002821B6" w:rsidRPr="00197164">
        <w:rPr>
          <w:rFonts w:ascii="Arial" w:eastAsiaTheme="minorEastAsia" w:hAnsi="Arial" w:cs="Arial"/>
          <w:sz w:val="22"/>
          <w:szCs w:val="22"/>
          <w:lang w:eastAsia="zh-CN"/>
        </w:rPr>
        <w:t>, gradually displac</w:t>
      </w:r>
      <w:r w:rsidR="008E0BB3" w:rsidRPr="00197164">
        <w:rPr>
          <w:rFonts w:ascii="Arial" w:eastAsiaTheme="minorEastAsia" w:hAnsi="Arial" w:cs="Arial"/>
          <w:sz w:val="22"/>
          <w:szCs w:val="22"/>
          <w:lang w:eastAsia="zh-CN"/>
        </w:rPr>
        <w:t>ing</w:t>
      </w:r>
      <w:r w:rsidR="002821B6" w:rsidRPr="00197164">
        <w:rPr>
          <w:rFonts w:ascii="Arial" w:eastAsiaTheme="minorEastAsia" w:hAnsi="Arial" w:cs="Arial"/>
          <w:sz w:val="22"/>
          <w:szCs w:val="22"/>
          <w:lang w:eastAsia="zh-CN"/>
        </w:rPr>
        <w:t xml:space="preserve"> the C</w:t>
      </w:r>
      <w:r w:rsidR="002821B6" w:rsidRPr="00197164">
        <w:rPr>
          <w:rFonts w:ascii="Arial" w:eastAsiaTheme="minorEastAsia" w:hAnsi="Arial" w:cs="Arial"/>
          <w:sz w:val="22"/>
          <w:szCs w:val="22"/>
          <w:vertAlign w:val="subscript"/>
          <w:lang w:eastAsia="zh-CN"/>
        </w:rPr>
        <w:t>2</w:t>
      </w:r>
      <w:r w:rsidR="002821B6" w:rsidRPr="00197164">
        <w:rPr>
          <w:rFonts w:ascii="Arial" w:eastAsiaTheme="minorEastAsia" w:hAnsi="Arial" w:cs="Arial"/>
          <w:sz w:val="22"/>
          <w:szCs w:val="22"/>
          <w:lang w:eastAsia="zh-CN"/>
        </w:rPr>
        <w:t>H</w:t>
      </w:r>
      <w:r w:rsidR="002821B6" w:rsidRPr="00197164">
        <w:rPr>
          <w:rFonts w:ascii="Arial" w:eastAsiaTheme="minorEastAsia" w:hAnsi="Arial" w:cs="Arial"/>
          <w:sz w:val="22"/>
          <w:szCs w:val="22"/>
          <w:vertAlign w:val="subscript"/>
          <w:lang w:eastAsia="zh-CN"/>
        </w:rPr>
        <w:t>2</w:t>
      </w:r>
      <w:r w:rsidR="002821B6" w:rsidRPr="00197164">
        <w:rPr>
          <w:rFonts w:ascii="Arial" w:eastAsiaTheme="minorEastAsia" w:hAnsi="Arial" w:cs="Arial"/>
          <w:sz w:val="22"/>
          <w:szCs w:val="22"/>
          <w:lang w:eastAsia="zh-CN"/>
        </w:rPr>
        <w:t xml:space="preserve"> marke</w:t>
      </w:r>
      <w:r w:rsidR="00667E68" w:rsidRPr="00197164">
        <w:rPr>
          <w:rFonts w:ascii="Arial" w:eastAsiaTheme="minorEastAsia" w:hAnsi="Arial" w:cs="Arial"/>
          <w:sz w:val="22"/>
          <w:szCs w:val="22"/>
          <w:lang w:eastAsia="zh-CN"/>
        </w:rPr>
        <w:t>t</w:t>
      </w:r>
      <w:r w:rsidR="002821B6" w:rsidRPr="00197164">
        <w:rPr>
          <w:rFonts w:ascii="Arial" w:eastAsiaTheme="minorEastAsia" w:hAnsi="Arial" w:cs="Arial"/>
          <w:sz w:val="22"/>
          <w:szCs w:val="22"/>
          <w:lang w:eastAsia="zh-CN"/>
        </w:rPr>
        <w:t>.</w:t>
      </w:r>
      <w:r w:rsidR="00F24CE8" w:rsidRPr="00197164">
        <w:rPr>
          <w:rFonts w:ascii="Arial" w:hAnsi="Arial" w:cs="Arial"/>
          <w:sz w:val="22"/>
          <w:vertAlign w:val="superscript"/>
        </w:rPr>
        <w:t>7,8</w:t>
      </w:r>
      <w:r w:rsidR="00303F83" w:rsidRPr="00197164">
        <w:rPr>
          <w:rFonts w:ascii="Arial" w:eastAsiaTheme="minorEastAsia" w:hAnsi="Arial" w:cs="Arial" w:hint="eastAsia"/>
          <w:sz w:val="22"/>
          <w:vertAlign w:val="superscript"/>
          <w:lang w:eastAsia="zh-CN"/>
        </w:rPr>
        <w:t xml:space="preserve"> </w:t>
      </w:r>
      <w:r w:rsidR="00771486" w:rsidRPr="00197164">
        <w:rPr>
          <w:rFonts w:ascii="Arial" w:eastAsiaTheme="minorEastAsia" w:hAnsi="Arial" w:cs="Arial"/>
          <w:sz w:val="22"/>
          <w:szCs w:val="22"/>
          <w:lang w:eastAsia="zh-CN"/>
        </w:rPr>
        <w:t>Quantitatively</w:t>
      </w:r>
      <w:r w:rsidR="00771486" w:rsidRPr="00197164">
        <w:rPr>
          <w:rFonts w:ascii="Arial" w:eastAsiaTheme="minorEastAsia" w:hAnsi="Arial" w:cs="Arial" w:hint="eastAsia"/>
          <w:sz w:val="22"/>
          <w:szCs w:val="22"/>
          <w:lang w:eastAsia="zh-CN"/>
        </w:rPr>
        <w:t>, g</w:t>
      </w:r>
      <w:r w:rsidR="00FC3A9E" w:rsidRPr="00197164">
        <w:rPr>
          <w:rFonts w:ascii="Arial" w:eastAsiaTheme="minorEastAsia" w:hAnsi="Arial" w:cs="Arial"/>
          <w:sz w:val="22"/>
          <w:szCs w:val="22"/>
          <w:lang w:eastAsia="zh-CN"/>
        </w:rPr>
        <w:t xml:space="preserve">lobal </w:t>
      </w:r>
      <w:r w:rsidR="00A76703" w:rsidRPr="00197164">
        <w:rPr>
          <w:rFonts w:ascii="Arial" w:eastAsiaTheme="minorEastAsia" w:hAnsi="Arial" w:cs="Arial"/>
          <w:sz w:val="22"/>
          <w:szCs w:val="22"/>
          <w:lang w:eastAsia="zh-CN"/>
        </w:rPr>
        <w:t xml:space="preserve">production of </w:t>
      </w:r>
      <w:r w:rsidR="001E77B6" w:rsidRPr="00197164">
        <w:rPr>
          <w:rFonts w:ascii="Arial" w:eastAsiaTheme="minorEastAsia" w:hAnsi="Arial" w:cs="Arial"/>
          <w:sz w:val="22"/>
          <w:szCs w:val="22"/>
          <w:lang w:eastAsia="zh-CN"/>
        </w:rPr>
        <w:t>C</w:t>
      </w:r>
      <w:r w:rsidR="001E77B6" w:rsidRPr="00197164">
        <w:rPr>
          <w:rFonts w:ascii="Arial" w:eastAsiaTheme="minorEastAsia" w:hAnsi="Arial" w:cs="Arial"/>
          <w:sz w:val="22"/>
          <w:szCs w:val="22"/>
          <w:vertAlign w:val="subscript"/>
          <w:lang w:eastAsia="zh-CN"/>
        </w:rPr>
        <w:t>2</w:t>
      </w:r>
      <w:r w:rsidR="001E77B6" w:rsidRPr="00197164">
        <w:rPr>
          <w:rFonts w:ascii="Arial" w:eastAsiaTheme="minorEastAsia" w:hAnsi="Arial" w:cs="Arial"/>
          <w:sz w:val="22"/>
          <w:szCs w:val="22"/>
          <w:lang w:eastAsia="zh-CN"/>
        </w:rPr>
        <w:t>H</w:t>
      </w:r>
      <w:r w:rsidR="001E77B6" w:rsidRPr="00197164">
        <w:rPr>
          <w:rFonts w:ascii="Arial" w:eastAsiaTheme="minorEastAsia" w:hAnsi="Arial" w:cs="Arial"/>
          <w:sz w:val="22"/>
          <w:szCs w:val="22"/>
          <w:vertAlign w:val="subscript"/>
          <w:lang w:eastAsia="zh-CN"/>
        </w:rPr>
        <w:t>2</w:t>
      </w:r>
      <w:r w:rsidR="001E77B6" w:rsidRPr="00197164">
        <w:rPr>
          <w:rFonts w:ascii="Arial" w:eastAsiaTheme="minorEastAsia" w:hAnsi="Arial" w:cs="Arial" w:hint="eastAsia"/>
          <w:sz w:val="22"/>
          <w:szCs w:val="22"/>
          <w:lang w:eastAsia="zh-CN"/>
        </w:rPr>
        <w:t xml:space="preserve"> </w:t>
      </w:r>
      <w:r w:rsidR="00A76703" w:rsidRPr="00197164">
        <w:rPr>
          <w:rFonts w:ascii="Arial" w:eastAsiaTheme="minorEastAsia" w:hAnsi="Arial" w:cs="Arial"/>
          <w:sz w:val="22"/>
          <w:szCs w:val="22"/>
          <w:lang w:eastAsia="zh-CN"/>
        </w:rPr>
        <w:t xml:space="preserve">and </w:t>
      </w:r>
      <w:r w:rsidR="003C2830" w:rsidRPr="00197164">
        <w:rPr>
          <w:rFonts w:ascii="Arial" w:eastAsiaTheme="minorEastAsia" w:hAnsi="Arial" w:cs="Arial" w:hint="eastAsia"/>
          <w:sz w:val="22"/>
          <w:szCs w:val="22"/>
          <w:lang w:eastAsia="zh-CN"/>
        </w:rPr>
        <w:t>ethylene</w:t>
      </w:r>
      <w:r w:rsidR="003C2830" w:rsidRPr="00197164">
        <w:rPr>
          <w:rFonts w:ascii="Arial" w:eastAsiaTheme="minorEastAsia" w:hAnsi="Arial" w:cs="Arial"/>
          <w:sz w:val="22"/>
          <w:szCs w:val="22"/>
          <w:lang w:eastAsia="zh-CN"/>
        </w:rPr>
        <w:t xml:space="preserve"> </w:t>
      </w:r>
      <w:r w:rsidR="003C2830" w:rsidRPr="00197164">
        <w:rPr>
          <w:rFonts w:ascii="Arial" w:eastAsiaTheme="minorEastAsia" w:hAnsi="Arial" w:cs="Arial" w:hint="eastAsia"/>
          <w:sz w:val="22"/>
          <w:szCs w:val="22"/>
          <w:lang w:eastAsia="zh-CN"/>
        </w:rPr>
        <w:t>(</w:t>
      </w:r>
      <w:r w:rsidR="00A76703" w:rsidRPr="00197164">
        <w:rPr>
          <w:rFonts w:ascii="Arial" w:eastAsiaTheme="minorEastAsia" w:hAnsi="Arial" w:cs="Arial"/>
          <w:sz w:val="22"/>
          <w:szCs w:val="22"/>
          <w:lang w:eastAsia="zh-CN"/>
        </w:rPr>
        <w:t>C</w:t>
      </w:r>
      <w:r w:rsidR="00A76703" w:rsidRPr="00197164">
        <w:rPr>
          <w:rFonts w:ascii="Arial" w:eastAsiaTheme="minorEastAsia" w:hAnsi="Arial" w:cs="Arial"/>
          <w:sz w:val="22"/>
          <w:szCs w:val="22"/>
          <w:vertAlign w:val="subscript"/>
          <w:lang w:eastAsia="zh-CN"/>
        </w:rPr>
        <w:t>2</w:t>
      </w:r>
      <w:r w:rsidR="00A76703" w:rsidRPr="00197164">
        <w:rPr>
          <w:rFonts w:ascii="Arial" w:eastAsiaTheme="minorEastAsia" w:hAnsi="Arial" w:cs="Arial"/>
          <w:sz w:val="22"/>
          <w:szCs w:val="22"/>
          <w:lang w:eastAsia="zh-CN"/>
        </w:rPr>
        <w:t>H</w:t>
      </w:r>
      <w:r w:rsidR="00B721CA" w:rsidRPr="00197164">
        <w:rPr>
          <w:rFonts w:ascii="Arial" w:eastAsiaTheme="minorEastAsia" w:hAnsi="Arial" w:cs="Arial"/>
          <w:sz w:val="22"/>
          <w:szCs w:val="22"/>
          <w:vertAlign w:val="subscript"/>
          <w:lang w:eastAsia="zh-CN"/>
        </w:rPr>
        <w:t>4</w:t>
      </w:r>
      <w:r w:rsidR="003C2830" w:rsidRPr="00197164">
        <w:rPr>
          <w:rFonts w:ascii="Arial" w:eastAsiaTheme="minorEastAsia" w:hAnsi="Arial" w:cs="Arial" w:hint="eastAsia"/>
          <w:sz w:val="22"/>
          <w:szCs w:val="22"/>
          <w:lang w:eastAsia="zh-CN"/>
        </w:rPr>
        <w:t xml:space="preserve">) </w:t>
      </w:r>
      <w:r w:rsidR="00116274" w:rsidRPr="00197164">
        <w:rPr>
          <w:rFonts w:ascii="Arial" w:eastAsiaTheme="minorEastAsia" w:hAnsi="Arial" w:cs="Arial"/>
          <w:sz w:val="22"/>
          <w:szCs w:val="22"/>
          <w:lang w:eastAsia="zh-CN"/>
        </w:rPr>
        <w:t>reached</w:t>
      </w:r>
      <w:r w:rsidR="00291E4E"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3</w:t>
      </w:r>
      <w:r w:rsidR="00211090" w:rsidRPr="00197164">
        <w:rPr>
          <w:rFonts w:ascii="Arial" w:eastAsiaTheme="minorEastAsia" w:hAnsi="Arial" w:cs="Arial"/>
          <w:sz w:val="22"/>
          <w:szCs w:val="22"/>
          <w:lang w:eastAsia="zh-CN"/>
        </w:rPr>
        <w:t>.0</w:t>
      </w:r>
      <w:r w:rsidR="00291E4E" w:rsidRPr="00197164">
        <w:rPr>
          <w:rFonts w:ascii="Arial" w:eastAsiaTheme="minorEastAsia" w:hAnsi="Arial" w:cs="Arial"/>
          <w:sz w:val="22"/>
          <w:szCs w:val="22"/>
          <w:lang w:eastAsia="zh-CN"/>
        </w:rPr>
        <w:t xml:space="preserve"> and </w:t>
      </w:r>
      <w:r w:rsidR="00B721CA" w:rsidRPr="00197164">
        <w:rPr>
          <w:rFonts w:ascii="Arial" w:eastAsiaTheme="minorEastAsia" w:hAnsi="Arial" w:cs="Arial"/>
          <w:sz w:val="22"/>
          <w:szCs w:val="22"/>
          <w:lang w:eastAsia="zh-CN"/>
        </w:rPr>
        <w:t>3.</w:t>
      </w:r>
      <w:r w:rsidR="00BC4C58" w:rsidRPr="00197164">
        <w:rPr>
          <w:rFonts w:ascii="Arial" w:eastAsiaTheme="minorEastAsia" w:hAnsi="Arial" w:cs="Arial"/>
          <w:sz w:val="22"/>
          <w:szCs w:val="22"/>
          <w:lang w:eastAsia="zh-CN"/>
        </w:rPr>
        <w:t>5</w:t>
      </w:r>
      <w:r w:rsidR="00D848AB" w:rsidRPr="00197164">
        <w:rPr>
          <w:rFonts w:ascii="Arial" w:eastAsiaTheme="minorEastAsia" w:hAnsi="Arial" w:cs="Arial"/>
          <w:sz w:val="22"/>
          <w:szCs w:val="22"/>
          <w:lang w:eastAsia="zh-CN"/>
        </w:rPr>
        <w:t xml:space="preserve"> </w:t>
      </w:r>
      <w:r w:rsidR="00291E4E" w:rsidRPr="00197164">
        <w:rPr>
          <w:rFonts w:ascii="Arial" w:eastAsiaTheme="minorEastAsia" w:hAnsi="Arial" w:cs="Arial"/>
          <w:sz w:val="22"/>
          <w:szCs w:val="22"/>
          <w:lang w:eastAsia="zh-CN"/>
        </w:rPr>
        <w:t>million metric tons per year (Mt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291E4E" w:rsidRPr="00197164">
        <w:rPr>
          <w:rFonts w:ascii="Arial" w:eastAsiaTheme="minorEastAsia" w:hAnsi="Arial" w:cs="Arial"/>
          <w:sz w:val="22"/>
          <w:szCs w:val="22"/>
          <w:lang w:eastAsia="zh-CN"/>
        </w:rPr>
        <w:t>)</w:t>
      </w:r>
      <w:r w:rsidR="00FC3A9E" w:rsidRPr="00197164">
        <w:rPr>
          <w:rFonts w:ascii="Arial" w:eastAsiaTheme="minorEastAsia" w:hAnsi="Arial" w:cs="Arial" w:hint="eastAsia"/>
          <w:sz w:val="22"/>
          <w:szCs w:val="22"/>
          <w:lang w:eastAsia="zh-CN"/>
        </w:rPr>
        <w:t xml:space="preserve"> b</w:t>
      </w:r>
      <w:r w:rsidR="00FC3A9E" w:rsidRPr="00197164">
        <w:rPr>
          <w:rFonts w:ascii="Arial" w:eastAsiaTheme="minorEastAsia" w:hAnsi="Arial" w:cs="Arial"/>
          <w:sz w:val="22"/>
          <w:szCs w:val="22"/>
          <w:lang w:eastAsia="zh-CN"/>
        </w:rPr>
        <w:t>y 1960</w:t>
      </w:r>
      <w:r w:rsidR="00656946" w:rsidRPr="00197164">
        <w:rPr>
          <w:rFonts w:ascii="Arial" w:eastAsiaTheme="minorEastAsia" w:hAnsi="Arial" w:cs="Arial"/>
          <w:sz w:val="22"/>
          <w:szCs w:val="22"/>
          <w:lang w:eastAsia="zh-CN"/>
        </w:rPr>
        <w:t>,</w:t>
      </w:r>
      <w:r w:rsidR="008E0BB3" w:rsidRPr="00197164">
        <w:rPr>
          <w:rFonts w:ascii="Arial" w:eastAsiaTheme="minorEastAsia" w:hAnsi="Arial" w:cs="Arial"/>
          <w:sz w:val="22"/>
          <w:szCs w:val="22"/>
          <w:lang w:eastAsia="zh-CN"/>
        </w:rPr>
        <w:t xml:space="preserve"> respectively</w:t>
      </w:r>
      <w:r w:rsidR="00BC4C58" w:rsidRPr="00197164">
        <w:rPr>
          <w:rFonts w:ascii="Arial" w:eastAsiaTheme="minorEastAsia" w:hAnsi="Arial" w:cs="Arial"/>
          <w:sz w:val="22"/>
          <w:szCs w:val="22"/>
          <w:lang w:eastAsia="zh-CN"/>
        </w:rPr>
        <w:t>,</w:t>
      </w:r>
      <w:r w:rsidR="00F24CE8" w:rsidRPr="00197164">
        <w:rPr>
          <w:rFonts w:ascii="Arial" w:hAnsi="Arial" w:cs="Arial"/>
          <w:sz w:val="22"/>
          <w:vertAlign w:val="superscript"/>
        </w:rPr>
        <w:t>9–11</w:t>
      </w:r>
      <w:r w:rsidR="00B721CA" w:rsidRPr="00197164">
        <w:rPr>
          <w:rFonts w:ascii="Arial" w:eastAsiaTheme="minorEastAsia" w:hAnsi="Arial" w:cs="Arial"/>
          <w:sz w:val="22"/>
          <w:szCs w:val="22"/>
          <w:lang w:eastAsia="zh-CN"/>
        </w:rPr>
        <w:t xml:space="preserve"> </w:t>
      </w:r>
      <w:r w:rsidR="00B66718" w:rsidRPr="00197164">
        <w:rPr>
          <w:rFonts w:ascii="Arial" w:eastAsiaTheme="minorEastAsia" w:hAnsi="Arial" w:cs="Arial"/>
          <w:sz w:val="22"/>
          <w:szCs w:val="22"/>
          <w:lang w:eastAsia="zh-CN"/>
        </w:rPr>
        <w:t>and</w:t>
      </w:r>
      <w:r w:rsidR="00116274" w:rsidRPr="00197164">
        <w:rPr>
          <w:rFonts w:ascii="Arial" w:eastAsiaTheme="minorEastAsia" w:hAnsi="Arial" w:cs="Arial"/>
          <w:sz w:val="22"/>
          <w:szCs w:val="22"/>
          <w:lang w:eastAsia="zh-CN"/>
        </w:rPr>
        <w:t xml:space="preserve"> these figures </w:t>
      </w:r>
      <w:r w:rsidR="00FD77F2" w:rsidRPr="00197164">
        <w:rPr>
          <w:rFonts w:ascii="Arial" w:eastAsiaTheme="minorEastAsia" w:hAnsi="Arial" w:cs="Arial"/>
          <w:sz w:val="22"/>
          <w:szCs w:val="22"/>
          <w:lang w:eastAsia="zh-CN"/>
        </w:rPr>
        <w:t xml:space="preserve">rose </w:t>
      </w:r>
      <w:r w:rsidR="00116274" w:rsidRPr="00197164">
        <w:rPr>
          <w:rFonts w:ascii="Arial" w:eastAsiaTheme="minorEastAsia" w:hAnsi="Arial" w:cs="Arial"/>
          <w:sz w:val="22"/>
          <w:szCs w:val="22"/>
          <w:lang w:eastAsia="zh-CN"/>
        </w:rPr>
        <w:t>to</w:t>
      </w:r>
      <w:r w:rsidR="006C1137" w:rsidRPr="00197164">
        <w:rPr>
          <w:rFonts w:ascii="Arial" w:eastAsiaTheme="minorEastAsia" w:hAnsi="Arial" w:cs="Arial"/>
          <w:sz w:val="22"/>
          <w:szCs w:val="22"/>
          <w:lang w:eastAsia="zh-CN"/>
        </w:rPr>
        <w:t xml:space="preserve"> 1</w:t>
      </w:r>
      <w:r w:rsidR="001263CF" w:rsidRPr="00197164">
        <w:rPr>
          <w:rFonts w:ascii="Arial" w:eastAsiaTheme="minorEastAsia" w:hAnsi="Arial" w:cs="Arial"/>
          <w:sz w:val="22"/>
          <w:szCs w:val="22"/>
          <w:lang w:eastAsia="zh-CN"/>
        </w:rPr>
        <w:t>1</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90484D" w:rsidRPr="00197164">
        <w:rPr>
          <w:rFonts w:ascii="Arial" w:eastAsiaTheme="minorEastAsia" w:hAnsi="Arial" w:cs="Arial"/>
          <w:sz w:val="22"/>
          <w:szCs w:val="22"/>
          <w:lang w:eastAsia="zh-CN"/>
        </w:rPr>
        <w:t xml:space="preserve"> </w:t>
      </w:r>
      <w:r w:rsidR="00116274" w:rsidRPr="00197164">
        <w:rPr>
          <w:rFonts w:ascii="Arial" w:eastAsiaTheme="minorEastAsia" w:hAnsi="Arial" w:cs="Arial"/>
          <w:sz w:val="22"/>
          <w:szCs w:val="22"/>
          <w:lang w:eastAsia="zh-CN"/>
        </w:rPr>
        <w:t>for C</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H</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 xml:space="preserve"> </w:t>
      </w:r>
      <w:r w:rsidR="006C1137" w:rsidRPr="00197164">
        <w:rPr>
          <w:rFonts w:ascii="Arial" w:eastAsiaTheme="minorEastAsia" w:hAnsi="Arial" w:cs="Arial"/>
          <w:sz w:val="22"/>
          <w:szCs w:val="22"/>
          <w:lang w:eastAsia="zh-CN"/>
        </w:rPr>
        <w:t xml:space="preserve">and </w:t>
      </w:r>
      <w:r w:rsidR="00387818" w:rsidRPr="00197164">
        <w:rPr>
          <w:rFonts w:ascii="Arial" w:eastAsiaTheme="minorEastAsia" w:hAnsi="Arial" w:cs="Arial"/>
          <w:sz w:val="22"/>
          <w:szCs w:val="22"/>
          <w:lang w:eastAsia="zh-CN"/>
        </w:rPr>
        <w:t xml:space="preserve">a </w:t>
      </w:r>
      <w:r w:rsidR="00FD77F2" w:rsidRPr="00197164">
        <w:rPr>
          <w:rFonts w:ascii="Arial" w:eastAsiaTheme="minorEastAsia" w:hAnsi="Arial" w:cs="Arial"/>
          <w:sz w:val="22"/>
          <w:szCs w:val="22"/>
          <w:lang w:eastAsia="zh-CN"/>
        </w:rPr>
        <w:t xml:space="preserve">staggering </w:t>
      </w:r>
      <w:r w:rsidR="004E0E65" w:rsidRPr="00197164">
        <w:rPr>
          <w:rFonts w:ascii="Arial" w:eastAsiaTheme="minorEastAsia" w:hAnsi="Arial" w:cs="Arial"/>
          <w:sz w:val="22"/>
          <w:szCs w:val="22"/>
          <w:lang w:eastAsia="zh-CN"/>
        </w:rPr>
        <w:t>2</w:t>
      </w:r>
      <w:r w:rsidR="0001759D" w:rsidRPr="00197164">
        <w:rPr>
          <w:rFonts w:ascii="Arial" w:eastAsiaTheme="minorEastAsia" w:hAnsi="Arial" w:cs="Arial" w:hint="eastAsia"/>
          <w:sz w:val="22"/>
          <w:szCs w:val="22"/>
          <w:lang w:eastAsia="zh-CN"/>
        </w:rPr>
        <w:t>25</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4E0E65" w:rsidRPr="00197164">
        <w:rPr>
          <w:rFonts w:ascii="Arial" w:eastAsiaTheme="minorEastAsia" w:hAnsi="Arial" w:cs="Arial"/>
          <w:sz w:val="22"/>
          <w:szCs w:val="22"/>
          <w:lang w:eastAsia="zh-CN"/>
        </w:rPr>
        <w:t xml:space="preserve"> </w:t>
      </w:r>
      <w:r w:rsidR="00116274" w:rsidRPr="00197164">
        <w:rPr>
          <w:rFonts w:ascii="Arial" w:eastAsiaTheme="minorEastAsia" w:hAnsi="Arial" w:cs="Arial"/>
          <w:sz w:val="22"/>
          <w:szCs w:val="22"/>
          <w:lang w:eastAsia="zh-CN"/>
        </w:rPr>
        <w:t>for C</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H</w:t>
      </w:r>
      <w:r w:rsidR="00116274" w:rsidRPr="00197164">
        <w:rPr>
          <w:rFonts w:ascii="Arial" w:eastAsiaTheme="minorEastAsia" w:hAnsi="Arial" w:cs="Arial"/>
          <w:sz w:val="22"/>
          <w:szCs w:val="22"/>
          <w:vertAlign w:val="subscript"/>
          <w:lang w:eastAsia="zh-CN"/>
        </w:rPr>
        <w:t>4</w:t>
      </w:r>
      <w:r w:rsidR="00A8550F" w:rsidRPr="00197164">
        <w:rPr>
          <w:rFonts w:ascii="Arial" w:eastAsiaTheme="minorEastAsia" w:hAnsi="Arial" w:cs="Arial"/>
          <w:sz w:val="22"/>
          <w:szCs w:val="22"/>
          <w:lang w:eastAsia="zh-CN"/>
        </w:rPr>
        <w:t xml:space="preserve"> by 2021</w:t>
      </w:r>
      <w:r w:rsidR="00BC4C58" w:rsidRPr="00197164">
        <w:rPr>
          <w:rFonts w:ascii="Arial" w:eastAsiaTheme="minorEastAsia" w:hAnsi="Arial" w:cs="Arial"/>
          <w:sz w:val="22"/>
          <w:szCs w:val="22"/>
          <w:lang w:eastAsia="zh-CN"/>
        </w:rPr>
        <w:t>.</w:t>
      </w:r>
      <w:r w:rsidR="00F24CE8" w:rsidRPr="00197164">
        <w:rPr>
          <w:rFonts w:ascii="Arial" w:hAnsi="Arial" w:cs="Arial"/>
          <w:sz w:val="22"/>
          <w:vertAlign w:val="superscript"/>
        </w:rPr>
        <w:t>12–14</w:t>
      </w:r>
      <w:r w:rsidR="004E0E65" w:rsidRPr="00197164">
        <w:rPr>
          <w:rFonts w:ascii="Arial" w:eastAsiaTheme="minorEastAsia" w:hAnsi="Arial" w:cs="Arial"/>
          <w:sz w:val="22"/>
          <w:szCs w:val="22"/>
          <w:lang w:eastAsia="zh-CN"/>
        </w:rPr>
        <w:t xml:space="preserve"> </w:t>
      </w:r>
      <w:r w:rsidR="009C1A0E" w:rsidRPr="00197164">
        <w:rPr>
          <w:rFonts w:ascii="Arial" w:eastAsiaTheme="minorEastAsia" w:hAnsi="Arial" w:cs="Arial"/>
          <w:sz w:val="22"/>
          <w:szCs w:val="22"/>
          <w:lang w:eastAsia="zh-CN"/>
        </w:rPr>
        <w:t xml:space="preserve">Between </w:t>
      </w:r>
      <w:r w:rsidR="00867EF7" w:rsidRPr="00197164">
        <w:rPr>
          <w:rFonts w:ascii="Arial" w:eastAsiaTheme="minorEastAsia" w:hAnsi="Arial" w:cs="Arial"/>
          <w:sz w:val="22"/>
          <w:szCs w:val="22"/>
          <w:lang w:eastAsia="zh-CN"/>
        </w:rPr>
        <w:t xml:space="preserve">the </w:t>
      </w:r>
      <w:r w:rsidR="009C1A0E" w:rsidRPr="00197164">
        <w:rPr>
          <w:rFonts w:ascii="Arial" w:eastAsiaTheme="minorEastAsia" w:hAnsi="Arial" w:cs="Arial"/>
          <w:sz w:val="22"/>
          <w:szCs w:val="22"/>
          <w:lang w:eastAsia="zh-CN"/>
        </w:rPr>
        <w:t xml:space="preserve">1970s </w:t>
      </w:r>
      <w:r w:rsidR="00063543" w:rsidRPr="00197164">
        <w:rPr>
          <w:rFonts w:ascii="Arial" w:eastAsiaTheme="minorEastAsia" w:hAnsi="Arial" w:cs="Arial"/>
          <w:sz w:val="22"/>
          <w:szCs w:val="22"/>
          <w:lang w:eastAsia="zh-CN"/>
        </w:rPr>
        <w:t xml:space="preserve">and </w:t>
      </w:r>
      <w:r w:rsidR="009C1A0E" w:rsidRPr="00197164">
        <w:rPr>
          <w:rFonts w:ascii="Arial" w:eastAsiaTheme="minorEastAsia" w:hAnsi="Arial" w:cs="Arial"/>
          <w:sz w:val="22"/>
          <w:szCs w:val="22"/>
          <w:lang w:eastAsia="zh-CN"/>
        </w:rPr>
        <w:t xml:space="preserve">1980s, </w:t>
      </w:r>
      <w:r w:rsidR="00763B49" w:rsidRPr="00197164">
        <w:rPr>
          <w:rFonts w:ascii="Arial" w:eastAsiaTheme="minorEastAsia" w:hAnsi="Arial" w:cs="Arial" w:hint="eastAsia"/>
          <w:sz w:val="22"/>
          <w:szCs w:val="22"/>
          <w:lang w:eastAsia="zh-CN"/>
        </w:rPr>
        <w:t>PC</w:t>
      </w:r>
      <w:r w:rsidR="00CC1CB0" w:rsidRPr="00197164">
        <w:rPr>
          <w:rFonts w:ascii="Arial" w:eastAsiaTheme="minorEastAsia" w:hAnsi="Arial" w:cs="Arial"/>
          <w:sz w:val="22"/>
          <w:szCs w:val="22"/>
          <w:lang w:eastAsia="zh-CN"/>
        </w:rPr>
        <w:t xml:space="preserve"> became the </w:t>
      </w:r>
      <w:r w:rsidR="009665E2" w:rsidRPr="00197164">
        <w:rPr>
          <w:rFonts w:ascii="Arial" w:eastAsiaTheme="minorEastAsia" w:hAnsi="Arial" w:cs="Arial"/>
          <w:sz w:val="22"/>
          <w:szCs w:val="22"/>
          <w:lang w:eastAsia="zh-CN"/>
        </w:rPr>
        <w:t xml:space="preserve">dominant </w:t>
      </w:r>
      <w:r w:rsidR="00CC1CB0" w:rsidRPr="00197164">
        <w:rPr>
          <w:rFonts w:ascii="Arial" w:eastAsiaTheme="minorEastAsia" w:hAnsi="Arial" w:cs="Arial"/>
          <w:sz w:val="22"/>
          <w:szCs w:val="22"/>
          <w:lang w:eastAsia="zh-CN"/>
        </w:rPr>
        <w:t>technolog</w:t>
      </w:r>
      <w:r w:rsidR="00882BD8" w:rsidRPr="00197164">
        <w:rPr>
          <w:rFonts w:ascii="Arial" w:eastAsiaTheme="minorEastAsia" w:hAnsi="Arial" w:cs="Arial"/>
          <w:sz w:val="22"/>
          <w:szCs w:val="22"/>
          <w:lang w:eastAsia="zh-CN"/>
        </w:rPr>
        <w:t>y</w:t>
      </w:r>
      <w:r w:rsidR="00CC1CB0" w:rsidRPr="00197164">
        <w:rPr>
          <w:rFonts w:ascii="Arial" w:eastAsiaTheme="minorEastAsia" w:hAnsi="Arial" w:cs="Arial"/>
          <w:sz w:val="22"/>
          <w:szCs w:val="22"/>
          <w:lang w:eastAsia="zh-CN"/>
        </w:rPr>
        <w:t xml:space="preserve"> for </w:t>
      </w:r>
      <w:r w:rsidR="001F03C7" w:rsidRPr="00197164">
        <w:rPr>
          <w:rFonts w:ascii="Arial" w:eastAsiaTheme="minorEastAsia" w:hAnsi="Arial" w:cs="Arial" w:hint="eastAsia"/>
          <w:sz w:val="22"/>
          <w:szCs w:val="22"/>
          <w:lang w:eastAsia="zh-CN"/>
        </w:rPr>
        <w:t xml:space="preserve">global </w:t>
      </w:r>
      <w:r w:rsidR="00CC1CB0" w:rsidRPr="00197164">
        <w:rPr>
          <w:rFonts w:ascii="Arial" w:eastAsiaTheme="minorEastAsia" w:hAnsi="Arial" w:cs="Arial"/>
          <w:sz w:val="22"/>
          <w:szCs w:val="22"/>
          <w:lang w:eastAsia="zh-CN"/>
        </w:rPr>
        <w:t>C</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H</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 xml:space="preserve"> production, as other </w:t>
      </w:r>
      <w:r w:rsidR="009665E2" w:rsidRPr="00197164">
        <w:rPr>
          <w:rFonts w:ascii="Arial" w:eastAsiaTheme="minorEastAsia" w:hAnsi="Arial" w:cs="Arial"/>
          <w:sz w:val="22"/>
          <w:szCs w:val="22"/>
          <w:lang w:eastAsia="zh-CN"/>
        </w:rPr>
        <w:t>methods</w:t>
      </w:r>
      <w:r w:rsidR="00CC1CB0" w:rsidRPr="00197164">
        <w:rPr>
          <w:rFonts w:ascii="Arial" w:eastAsiaTheme="minorEastAsia" w:hAnsi="Arial" w:cs="Arial"/>
          <w:sz w:val="22"/>
          <w:szCs w:val="22"/>
          <w:lang w:eastAsia="zh-CN"/>
        </w:rPr>
        <w:t xml:space="preserve"> </w:t>
      </w:r>
      <w:r w:rsidR="009665E2" w:rsidRPr="00197164">
        <w:rPr>
          <w:rFonts w:ascii="Arial" w:eastAsiaTheme="minorEastAsia" w:hAnsi="Arial" w:cs="Arial"/>
          <w:sz w:val="22"/>
          <w:szCs w:val="22"/>
          <w:lang w:eastAsia="zh-CN"/>
        </w:rPr>
        <w:t>were</w:t>
      </w:r>
      <w:r w:rsidR="00CC1CB0" w:rsidRPr="00197164">
        <w:rPr>
          <w:rFonts w:ascii="Arial" w:eastAsiaTheme="minorEastAsia" w:hAnsi="Arial" w:cs="Arial"/>
          <w:sz w:val="22"/>
          <w:szCs w:val="22"/>
          <w:lang w:eastAsia="zh-CN"/>
        </w:rPr>
        <w:t xml:space="preserve"> mostly abandoned. </w:t>
      </w:r>
      <w:r w:rsidR="009665E2" w:rsidRPr="00197164">
        <w:rPr>
          <w:rFonts w:ascii="Arial" w:eastAsiaTheme="minorEastAsia" w:hAnsi="Arial" w:cs="Arial"/>
          <w:sz w:val="22"/>
          <w:szCs w:val="22"/>
          <w:lang w:eastAsia="zh-CN"/>
        </w:rPr>
        <w:t xml:space="preserve">In recent years, China </w:t>
      </w:r>
      <w:r w:rsidR="00387818" w:rsidRPr="00197164">
        <w:rPr>
          <w:rFonts w:ascii="Arial" w:eastAsiaTheme="minorEastAsia" w:hAnsi="Arial" w:cs="Arial"/>
          <w:sz w:val="22"/>
          <w:szCs w:val="22"/>
          <w:lang w:eastAsia="zh-CN"/>
        </w:rPr>
        <w:t>has seen</w:t>
      </w:r>
      <w:r w:rsidR="009665E2" w:rsidRPr="00197164">
        <w:rPr>
          <w:rFonts w:ascii="Arial" w:eastAsiaTheme="minorEastAsia" w:hAnsi="Arial" w:cs="Arial"/>
          <w:sz w:val="22"/>
          <w:szCs w:val="22"/>
          <w:lang w:eastAsia="zh-CN"/>
        </w:rPr>
        <w:t xml:space="preserve"> a </w:t>
      </w:r>
      <w:r w:rsidR="00CC1CB0" w:rsidRPr="00197164">
        <w:rPr>
          <w:rFonts w:ascii="Arial" w:eastAsiaTheme="minorEastAsia" w:hAnsi="Arial" w:cs="Arial"/>
          <w:sz w:val="22"/>
          <w:szCs w:val="22"/>
          <w:lang w:eastAsia="zh-CN"/>
        </w:rPr>
        <w:t xml:space="preserve">resurgence </w:t>
      </w:r>
      <w:r w:rsidR="00387818" w:rsidRPr="00197164">
        <w:rPr>
          <w:rFonts w:ascii="Arial" w:eastAsiaTheme="minorEastAsia" w:hAnsi="Arial" w:cs="Arial"/>
          <w:sz w:val="22"/>
          <w:szCs w:val="22"/>
          <w:lang w:eastAsia="zh-CN"/>
        </w:rPr>
        <w:t>in</w:t>
      </w:r>
      <w:r w:rsidR="00601C0A" w:rsidRPr="00197164">
        <w:rPr>
          <w:rFonts w:ascii="Arial" w:eastAsiaTheme="minorEastAsia" w:hAnsi="Arial" w:cs="Arial"/>
          <w:sz w:val="22"/>
          <w:szCs w:val="22"/>
          <w:lang w:eastAsia="zh-CN"/>
        </w:rPr>
        <w:t xml:space="preserve"> </w:t>
      </w:r>
      <w:r w:rsidR="00CC1CB0" w:rsidRPr="00197164">
        <w:rPr>
          <w:rFonts w:ascii="Arial" w:eastAsiaTheme="minorEastAsia" w:hAnsi="Arial" w:cs="Arial"/>
          <w:sz w:val="22"/>
          <w:szCs w:val="22"/>
          <w:lang w:eastAsia="zh-CN"/>
        </w:rPr>
        <w:t>CaC</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 xml:space="preserve"> </w:t>
      </w:r>
      <w:r w:rsidR="006B16DD" w:rsidRPr="00197164">
        <w:rPr>
          <w:rFonts w:ascii="Arial" w:eastAsiaTheme="minorEastAsia" w:hAnsi="Arial" w:cs="Arial" w:hint="eastAsia"/>
          <w:sz w:val="22"/>
          <w:szCs w:val="22"/>
          <w:lang w:eastAsia="zh-CN"/>
        </w:rPr>
        <w:t>production</w:t>
      </w:r>
      <w:r w:rsidR="009665E2" w:rsidRPr="00197164">
        <w:rPr>
          <w:rFonts w:ascii="Arial" w:eastAsiaTheme="minorEastAsia" w:hAnsi="Arial" w:cs="Arial"/>
          <w:sz w:val="22"/>
          <w:szCs w:val="22"/>
          <w:lang w:eastAsia="zh-CN"/>
        </w:rPr>
        <w:t xml:space="preserve">, rising from </w:t>
      </w:r>
      <w:r w:rsidR="009C0852" w:rsidRPr="00197164">
        <w:rPr>
          <w:rFonts w:ascii="Arial" w:eastAsiaTheme="minorEastAsia" w:hAnsi="Arial" w:cs="Arial"/>
          <w:sz w:val="22"/>
          <w:szCs w:val="22"/>
          <w:lang w:eastAsia="zh-CN"/>
        </w:rPr>
        <w:t>ca.</w:t>
      </w:r>
      <w:r w:rsidR="00EA293F" w:rsidRPr="00197164">
        <w:rPr>
          <w:rFonts w:ascii="Arial" w:eastAsiaTheme="minorEastAsia" w:hAnsi="Arial" w:cs="Arial"/>
          <w:sz w:val="22"/>
          <w:szCs w:val="22"/>
          <w:lang w:eastAsia="zh-CN"/>
        </w:rPr>
        <w:t xml:space="preserve"> </w:t>
      </w:r>
      <w:r w:rsidR="009208FD" w:rsidRPr="00197164">
        <w:rPr>
          <w:rFonts w:ascii="Arial" w:eastAsiaTheme="minorEastAsia" w:hAnsi="Arial" w:cs="Arial" w:hint="eastAsia"/>
          <w:sz w:val="22"/>
          <w:szCs w:val="22"/>
          <w:lang w:eastAsia="zh-CN"/>
        </w:rPr>
        <w:t>3</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FC2CCB"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CC1CB0" w:rsidRPr="00197164">
        <w:rPr>
          <w:rFonts w:ascii="Arial" w:eastAsiaTheme="minorEastAsia" w:hAnsi="Arial" w:cs="Arial"/>
          <w:sz w:val="22"/>
          <w:szCs w:val="22"/>
          <w:lang w:eastAsia="zh-CN"/>
        </w:rPr>
        <w:t xml:space="preserve"> in 199</w:t>
      </w:r>
      <w:r w:rsidR="009208FD" w:rsidRPr="00197164">
        <w:rPr>
          <w:rFonts w:ascii="Arial" w:eastAsiaTheme="minorEastAsia" w:hAnsi="Arial" w:cs="Arial" w:hint="eastAsia"/>
          <w:sz w:val="22"/>
          <w:szCs w:val="22"/>
          <w:lang w:eastAsia="zh-CN"/>
        </w:rPr>
        <w:t>8</w:t>
      </w:r>
      <w:r w:rsidR="00CC1CB0" w:rsidRPr="00197164">
        <w:rPr>
          <w:rFonts w:ascii="Arial" w:eastAsiaTheme="minorEastAsia" w:hAnsi="Arial" w:cs="Arial"/>
          <w:sz w:val="22"/>
          <w:szCs w:val="22"/>
          <w:lang w:eastAsia="zh-CN"/>
        </w:rPr>
        <w:t xml:space="preserve"> </w:t>
      </w:r>
      <w:r w:rsidR="009665E2" w:rsidRPr="00197164">
        <w:rPr>
          <w:rFonts w:ascii="Arial" w:eastAsiaTheme="minorEastAsia" w:hAnsi="Arial" w:cs="Arial"/>
          <w:sz w:val="22"/>
          <w:szCs w:val="22"/>
          <w:lang w:eastAsia="zh-CN"/>
        </w:rPr>
        <w:t>to</w:t>
      </w:r>
      <w:r w:rsidR="00CC1CB0" w:rsidRPr="00197164">
        <w:rPr>
          <w:rFonts w:ascii="Arial" w:eastAsiaTheme="minorEastAsia" w:hAnsi="Arial" w:cs="Arial"/>
          <w:sz w:val="22"/>
          <w:szCs w:val="22"/>
          <w:lang w:eastAsia="zh-CN"/>
        </w:rPr>
        <w:t xml:space="preserve"> 2</w:t>
      </w:r>
      <w:r w:rsidR="009208FD" w:rsidRPr="00197164">
        <w:rPr>
          <w:rFonts w:ascii="Arial" w:eastAsiaTheme="minorEastAsia" w:hAnsi="Arial" w:cs="Arial" w:hint="eastAsia"/>
          <w:sz w:val="22"/>
          <w:szCs w:val="22"/>
          <w:lang w:eastAsia="zh-CN"/>
        </w:rPr>
        <w:t>8</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FC2CCB"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CC1CB0" w:rsidRPr="00197164">
        <w:rPr>
          <w:rFonts w:ascii="Arial" w:eastAsiaTheme="minorEastAsia" w:hAnsi="Arial" w:cs="Arial"/>
          <w:sz w:val="22"/>
          <w:szCs w:val="22"/>
          <w:lang w:eastAsia="zh-CN"/>
        </w:rPr>
        <w:t xml:space="preserve"> in 20</w:t>
      </w:r>
      <w:r w:rsidR="009208FD" w:rsidRPr="00197164">
        <w:rPr>
          <w:rFonts w:ascii="Arial" w:eastAsiaTheme="minorEastAsia" w:hAnsi="Arial" w:cs="Arial" w:hint="eastAsia"/>
          <w:sz w:val="22"/>
          <w:szCs w:val="22"/>
          <w:lang w:eastAsia="zh-CN"/>
        </w:rPr>
        <w:t>20</w:t>
      </w:r>
      <w:r w:rsidR="003B39E2" w:rsidRPr="00197164">
        <w:rPr>
          <w:rFonts w:ascii="Arial" w:eastAsiaTheme="minorEastAsia" w:hAnsi="Arial" w:cs="Arial"/>
          <w:sz w:val="22"/>
          <w:szCs w:val="22"/>
          <w:lang w:eastAsia="zh-CN"/>
        </w:rPr>
        <w:t>.</w:t>
      </w:r>
      <w:r w:rsidR="00F24CE8" w:rsidRPr="00197164">
        <w:rPr>
          <w:rFonts w:ascii="Arial" w:hAnsi="Arial" w:cs="Arial"/>
          <w:sz w:val="22"/>
          <w:vertAlign w:val="superscript"/>
        </w:rPr>
        <w:t>15</w:t>
      </w:r>
      <w:r w:rsidR="009C1A0E" w:rsidRPr="00197164">
        <w:rPr>
          <w:rFonts w:ascii="Arial" w:eastAsiaTheme="minorEastAsia" w:hAnsi="Arial" w:cs="Arial"/>
          <w:sz w:val="22"/>
          <w:szCs w:val="22"/>
          <w:lang w:eastAsia="zh-CN"/>
        </w:rPr>
        <w:t xml:space="preserve"> </w:t>
      </w:r>
      <w:r w:rsidR="006B16DD" w:rsidRPr="00197164">
        <w:rPr>
          <w:rFonts w:ascii="Arial" w:eastAsiaTheme="minorEastAsia" w:hAnsi="Arial" w:cs="Arial" w:hint="eastAsia"/>
          <w:sz w:val="22"/>
          <w:szCs w:val="22"/>
          <w:lang w:eastAsia="zh-CN"/>
        </w:rPr>
        <w:t xml:space="preserve">This growth is linked to a significant increase in </w:t>
      </w:r>
      <w:r w:rsidR="009208FD" w:rsidRPr="00197164">
        <w:rPr>
          <w:rFonts w:ascii="Arial" w:eastAsiaTheme="minorEastAsia" w:hAnsi="Arial" w:cs="Arial"/>
          <w:sz w:val="22"/>
          <w:szCs w:val="22"/>
          <w:lang w:eastAsia="zh-CN"/>
        </w:rPr>
        <w:t xml:space="preserve">polyvinyl chloride </w:t>
      </w:r>
      <w:r w:rsidR="009208FD" w:rsidRPr="00197164">
        <w:rPr>
          <w:rFonts w:ascii="Arial" w:eastAsiaTheme="minorEastAsia" w:hAnsi="Arial" w:cs="Arial" w:hint="eastAsia"/>
          <w:sz w:val="22"/>
          <w:szCs w:val="22"/>
          <w:lang w:eastAsia="zh-CN"/>
        </w:rPr>
        <w:t>(PVC)</w:t>
      </w:r>
      <w:r w:rsidR="006B16DD" w:rsidRPr="00197164">
        <w:rPr>
          <w:rFonts w:ascii="Arial" w:eastAsiaTheme="minorEastAsia" w:hAnsi="Arial" w:cs="Arial" w:hint="eastAsia"/>
          <w:sz w:val="22"/>
          <w:szCs w:val="22"/>
          <w:lang w:eastAsia="zh-CN"/>
        </w:rPr>
        <w:t xml:space="preserve"> production</w:t>
      </w:r>
      <w:r w:rsidR="0026626E" w:rsidRPr="00197164">
        <w:rPr>
          <w:rFonts w:ascii="Arial" w:eastAsiaTheme="minorEastAsia" w:hAnsi="Arial" w:cs="Arial" w:hint="eastAsia"/>
          <w:sz w:val="22"/>
          <w:szCs w:val="22"/>
          <w:lang w:eastAsia="zh-CN"/>
        </w:rPr>
        <w:t xml:space="preserve">, from </w:t>
      </w:r>
      <w:r w:rsidR="006B16DD" w:rsidRPr="00197164">
        <w:rPr>
          <w:rFonts w:ascii="Arial" w:eastAsiaTheme="minorEastAsia" w:hAnsi="Arial" w:cs="Arial" w:hint="eastAsia"/>
          <w:sz w:val="22"/>
          <w:szCs w:val="22"/>
          <w:lang w:eastAsia="zh-CN"/>
        </w:rPr>
        <w:t xml:space="preserve">less than </w:t>
      </w:r>
      <w:r w:rsidR="0026626E" w:rsidRPr="00197164">
        <w:rPr>
          <w:rFonts w:ascii="Arial" w:eastAsiaTheme="minorEastAsia" w:hAnsi="Arial" w:cs="Arial" w:hint="eastAsia"/>
          <w:sz w:val="22"/>
          <w:szCs w:val="22"/>
          <w:lang w:eastAsia="zh-CN"/>
        </w:rPr>
        <w:t>1.6</w:t>
      </w:r>
      <w:r w:rsidR="00EA293F" w:rsidRPr="00197164">
        <w:t> </w:t>
      </w:r>
      <w:r w:rsidR="0026626E" w:rsidRPr="00197164">
        <w:rPr>
          <w:rFonts w:ascii="Arial" w:eastAsiaTheme="minorEastAsia" w:hAnsi="Arial" w:cs="Arial"/>
          <w:sz w:val="22"/>
          <w:szCs w:val="22"/>
          <w:lang w:eastAsia="zh-CN"/>
        </w:rPr>
        <w:t>Mt y</w:t>
      </w:r>
      <w:r w:rsidR="00A03F14">
        <w:rPr>
          <w:rFonts w:ascii="Arial" w:eastAsiaTheme="minorEastAsia" w:hAnsi="Arial" w:cs="Arial" w:hint="eastAsia"/>
          <w:sz w:val="22"/>
          <w:szCs w:val="22"/>
          <w:lang w:eastAsia="zh-CN"/>
        </w:rPr>
        <w:t>r</w:t>
      </w:r>
      <w:r w:rsidR="0026626E" w:rsidRPr="00197164">
        <w:rPr>
          <w:rFonts w:ascii="Arial" w:eastAsiaTheme="minorEastAsia" w:hAnsi="Arial" w:cs="Arial"/>
          <w:sz w:val="22"/>
          <w:szCs w:val="22"/>
          <w:vertAlign w:val="superscript"/>
          <w:lang w:eastAsia="zh-CN"/>
        </w:rPr>
        <w:t>–1</w:t>
      </w:r>
      <w:r w:rsidR="0026626E" w:rsidRPr="00197164">
        <w:rPr>
          <w:rFonts w:ascii="Arial" w:eastAsiaTheme="minorEastAsia" w:hAnsi="Arial" w:cs="Arial" w:hint="eastAsia"/>
          <w:sz w:val="22"/>
          <w:szCs w:val="22"/>
          <w:lang w:eastAsia="zh-CN"/>
        </w:rPr>
        <w:t xml:space="preserve"> in 1998 to</w:t>
      </w:r>
      <w:r w:rsidR="0019203E" w:rsidRPr="00197164">
        <w:rPr>
          <w:rFonts w:ascii="Arial" w:eastAsiaTheme="minorEastAsia" w:hAnsi="Arial" w:cs="Arial" w:hint="eastAsia"/>
          <w:sz w:val="22"/>
          <w:szCs w:val="22"/>
          <w:lang w:eastAsia="zh-CN"/>
        </w:rPr>
        <w:t xml:space="preserve"> </w:t>
      </w:r>
      <w:r w:rsidR="006B16DD" w:rsidRPr="00197164">
        <w:rPr>
          <w:rFonts w:ascii="Arial" w:eastAsiaTheme="minorEastAsia" w:hAnsi="Arial" w:cs="Arial" w:hint="eastAsia"/>
          <w:sz w:val="22"/>
          <w:szCs w:val="22"/>
          <w:lang w:eastAsia="zh-CN"/>
        </w:rPr>
        <w:t xml:space="preserve">over </w:t>
      </w:r>
      <w:r w:rsidR="0026626E" w:rsidRPr="00197164">
        <w:rPr>
          <w:rFonts w:ascii="Arial" w:eastAsiaTheme="minorEastAsia" w:hAnsi="Arial" w:cs="Arial" w:hint="eastAsia"/>
          <w:sz w:val="22"/>
          <w:szCs w:val="22"/>
          <w:lang w:eastAsia="zh-CN"/>
        </w:rPr>
        <w:t>20</w:t>
      </w:r>
      <w:r w:rsidR="00EA293F" w:rsidRPr="00197164">
        <w:rPr>
          <w:rFonts w:ascii="Arial" w:eastAsiaTheme="minorEastAsia" w:hAnsi="Arial" w:cs="Arial"/>
          <w:sz w:val="22"/>
          <w:szCs w:val="22"/>
          <w:lang w:eastAsia="zh-CN"/>
        </w:rPr>
        <w:t> </w:t>
      </w:r>
      <w:r w:rsidR="0026626E" w:rsidRPr="00197164">
        <w:rPr>
          <w:rFonts w:ascii="Arial" w:eastAsiaTheme="minorEastAsia" w:hAnsi="Arial" w:cs="Arial"/>
          <w:sz w:val="22"/>
          <w:szCs w:val="22"/>
          <w:lang w:eastAsia="zh-CN"/>
        </w:rPr>
        <w:t>Mt y</w:t>
      </w:r>
      <w:r w:rsidR="00A03F14">
        <w:rPr>
          <w:rFonts w:ascii="Arial" w:eastAsiaTheme="minorEastAsia" w:hAnsi="Arial" w:cs="Arial" w:hint="eastAsia"/>
          <w:sz w:val="22"/>
          <w:szCs w:val="22"/>
          <w:lang w:eastAsia="zh-CN"/>
        </w:rPr>
        <w:t>r</w:t>
      </w:r>
      <w:r w:rsidR="0026626E" w:rsidRPr="00197164">
        <w:rPr>
          <w:rFonts w:ascii="Arial" w:eastAsiaTheme="minorEastAsia" w:hAnsi="Arial" w:cs="Arial"/>
          <w:sz w:val="22"/>
          <w:szCs w:val="22"/>
          <w:vertAlign w:val="superscript"/>
          <w:lang w:eastAsia="zh-CN"/>
        </w:rPr>
        <w:t>–1</w:t>
      </w:r>
      <w:r w:rsidR="0019203E" w:rsidRPr="00197164">
        <w:rPr>
          <w:rFonts w:ascii="Arial" w:eastAsiaTheme="minorEastAsia" w:hAnsi="Arial" w:cs="Arial" w:hint="eastAsia"/>
          <w:sz w:val="22"/>
          <w:szCs w:val="22"/>
          <w:lang w:eastAsia="zh-CN"/>
        </w:rPr>
        <w:t xml:space="preserve"> in 2020</w:t>
      </w:r>
      <w:r w:rsidR="009208FD" w:rsidRPr="00197164">
        <w:rPr>
          <w:rFonts w:ascii="Arial" w:eastAsiaTheme="minorEastAsia" w:hAnsi="Arial" w:cs="Arial" w:hint="eastAsia"/>
          <w:sz w:val="22"/>
          <w:szCs w:val="22"/>
          <w:lang w:eastAsia="zh-CN"/>
        </w:rPr>
        <w:t>.</w:t>
      </w:r>
      <w:r w:rsidR="00BA3524" w:rsidRPr="00197164">
        <w:rPr>
          <w:rFonts w:ascii="Arial" w:hAnsi="Arial" w:cs="Arial"/>
          <w:sz w:val="22"/>
          <w:vertAlign w:val="superscript"/>
        </w:rPr>
        <w:t>16,17</w:t>
      </w:r>
      <w:r w:rsidR="009208FD" w:rsidRPr="00197164">
        <w:rPr>
          <w:rFonts w:ascii="Arial" w:eastAsiaTheme="minorEastAsia" w:hAnsi="Arial" w:cs="Arial" w:hint="eastAsia"/>
          <w:sz w:val="22"/>
          <w:szCs w:val="22"/>
          <w:lang w:eastAsia="zh-CN"/>
        </w:rPr>
        <w:t xml:space="preserve"> </w:t>
      </w:r>
      <w:r w:rsidR="0046708E" w:rsidRPr="00197164">
        <w:rPr>
          <w:rFonts w:ascii="Arial" w:eastAsiaTheme="minorEastAsia" w:hAnsi="Arial" w:cs="Arial"/>
          <w:sz w:val="22"/>
          <w:szCs w:val="22"/>
          <w:lang w:eastAsia="zh-CN"/>
        </w:rPr>
        <w:t xml:space="preserve">China </w:t>
      </w:r>
      <w:r w:rsidR="004006C2" w:rsidRPr="00197164">
        <w:rPr>
          <w:rFonts w:ascii="Arial" w:eastAsiaTheme="minorEastAsia" w:hAnsi="Arial" w:cs="Arial" w:hint="eastAsia"/>
          <w:sz w:val="22"/>
          <w:szCs w:val="22"/>
          <w:lang w:eastAsia="zh-CN"/>
        </w:rPr>
        <w:t xml:space="preserve">now leads global </w:t>
      </w:r>
      <w:r w:rsidR="0046708E" w:rsidRPr="00197164">
        <w:rPr>
          <w:rFonts w:ascii="Arial" w:eastAsiaTheme="minorEastAsia" w:hAnsi="Arial" w:cs="Arial"/>
          <w:sz w:val="22"/>
          <w:szCs w:val="22"/>
          <w:lang w:eastAsia="zh-CN"/>
        </w:rPr>
        <w:t>C</w:t>
      </w:r>
      <w:r w:rsidR="0046708E" w:rsidRPr="00197164">
        <w:rPr>
          <w:rFonts w:ascii="Arial" w:eastAsiaTheme="minorEastAsia" w:hAnsi="Arial" w:cs="Arial"/>
          <w:sz w:val="22"/>
          <w:szCs w:val="22"/>
          <w:vertAlign w:val="subscript"/>
          <w:lang w:eastAsia="zh-CN"/>
        </w:rPr>
        <w:t>2</w:t>
      </w:r>
      <w:r w:rsidR="0046708E" w:rsidRPr="00197164">
        <w:rPr>
          <w:rFonts w:ascii="Arial" w:eastAsiaTheme="minorEastAsia" w:hAnsi="Arial" w:cs="Arial"/>
          <w:sz w:val="22"/>
          <w:szCs w:val="22"/>
          <w:lang w:eastAsia="zh-CN"/>
        </w:rPr>
        <w:t>H</w:t>
      </w:r>
      <w:r w:rsidR="0046708E" w:rsidRPr="00197164">
        <w:rPr>
          <w:rFonts w:ascii="Arial" w:eastAsiaTheme="minorEastAsia" w:hAnsi="Arial" w:cs="Arial"/>
          <w:sz w:val="22"/>
          <w:szCs w:val="22"/>
          <w:vertAlign w:val="subscript"/>
          <w:lang w:eastAsia="zh-CN"/>
        </w:rPr>
        <w:t>2</w:t>
      </w:r>
      <w:r w:rsidR="0046708E" w:rsidRPr="00197164">
        <w:rPr>
          <w:rFonts w:ascii="Arial" w:eastAsiaTheme="minorEastAsia" w:hAnsi="Arial" w:cs="Arial"/>
          <w:sz w:val="22"/>
          <w:szCs w:val="22"/>
          <w:lang w:eastAsia="zh-CN"/>
        </w:rPr>
        <w:t xml:space="preserve"> production</w:t>
      </w:r>
      <w:r w:rsidR="0006408F" w:rsidRPr="00197164">
        <w:rPr>
          <w:rFonts w:ascii="Arial" w:eastAsiaTheme="minorEastAsia" w:hAnsi="Arial" w:cs="Arial" w:hint="eastAsia"/>
          <w:sz w:val="22"/>
          <w:szCs w:val="22"/>
          <w:lang w:eastAsia="zh-CN"/>
        </w:rPr>
        <w:t xml:space="preserve"> (&gt;</w:t>
      </w:r>
      <w:r w:rsidR="00D0637A" w:rsidRPr="00197164">
        <w:rPr>
          <w:rFonts w:ascii="Arial" w:eastAsiaTheme="minorEastAsia" w:hAnsi="Arial" w:cs="Arial" w:hint="eastAsia"/>
          <w:sz w:val="22"/>
          <w:szCs w:val="22"/>
          <w:lang w:eastAsia="zh-CN"/>
        </w:rPr>
        <w:t>8</w:t>
      </w:r>
      <w:r w:rsidR="00D073A1" w:rsidRPr="00197164">
        <w:rPr>
          <w:rFonts w:ascii="Arial" w:eastAsiaTheme="minorEastAsia" w:hAnsi="Arial" w:cs="Arial"/>
          <w:sz w:val="22"/>
          <w:szCs w:val="22"/>
          <w:lang w:eastAsia="zh-CN"/>
        </w:rPr>
        <w:t> </w:t>
      </w:r>
      <w:r w:rsidR="00D0637A" w:rsidRPr="00197164">
        <w:rPr>
          <w:rFonts w:ascii="Arial" w:eastAsiaTheme="minorEastAsia" w:hAnsi="Arial" w:cs="Arial"/>
          <w:sz w:val="22"/>
          <w:szCs w:val="22"/>
          <w:lang w:eastAsia="zh-CN"/>
        </w:rPr>
        <w:t>Mt y</w:t>
      </w:r>
      <w:r w:rsidR="00A03F14">
        <w:rPr>
          <w:rFonts w:ascii="Arial" w:eastAsiaTheme="minorEastAsia" w:hAnsi="Arial" w:cs="Arial" w:hint="eastAsia"/>
          <w:sz w:val="22"/>
          <w:szCs w:val="22"/>
          <w:lang w:eastAsia="zh-CN"/>
        </w:rPr>
        <w:t>r</w:t>
      </w:r>
      <w:r w:rsidR="00D0637A" w:rsidRPr="00197164">
        <w:rPr>
          <w:rFonts w:ascii="Arial" w:eastAsiaTheme="minorEastAsia" w:hAnsi="Arial" w:cs="Arial"/>
          <w:sz w:val="22"/>
          <w:szCs w:val="22"/>
          <w:vertAlign w:val="superscript"/>
          <w:lang w:eastAsia="zh-CN"/>
        </w:rPr>
        <w:t>–1</w:t>
      </w:r>
      <w:r w:rsidR="0006408F" w:rsidRPr="00197164">
        <w:rPr>
          <w:rFonts w:ascii="Arial" w:eastAsiaTheme="minorEastAsia" w:hAnsi="Arial" w:cs="Arial" w:hint="eastAsia"/>
          <w:sz w:val="22"/>
          <w:szCs w:val="22"/>
          <w:lang w:eastAsia="zh-CN"/>
        </w:rPr>
        <w:t>)</w:t>
      </w:r>
      <w:r w:rsidR="00FB5FF3" w:rsidRPr="00197164">
        <w:rPr>
          <w:rFonts w:ascii="Arial" w:eastAsiaTheme="minorEastAsia" w:hAnsi="Arial" w:cs="Arial" w:hint="eastAsia"/>
          <w:sz w:val="22"/>
          <w:szCs w:val="22"/>
          <w:lang w:eastAsia="zh-CN"/>
        </w:rPr>
        <w:t>,</w:t>
      </w:r>
      <w:r w:rsidR="0046708E" w:rsidRPr="00197164">
        <w:rPr>
          <w:rFonts w:ascii="Arial" w:eastAsiaTheme="minorEastAsia" w:hAnsi="Arial" w:cs="Arial"/>
          <w:sz w:val="22"/>
          <w:szCs w:val="22"/>
          <w:lang w:eastAsia="zh-CN"/>
        </w:rPr>
        <w:t xml:space="preserve"> </w:t>
      </w:r>
      <w:r w:rsidR="0006408F" w:rsidRPr="00197164">
        <w:rPr>
          <w:rFonts w:ascii="Arial" w:eastAsiaTheme="minorEastAsia" w:hAnsi="Arial" w:cs="Arial" w:hint="eastAsia"/>
          <w:sz w:val="22"/>
          <w:szCs w:val="22"/>
          <w:lang w:eastAsia="zh-CN"/>
        </w:rPr>
        <w:t>accounting for</w:t>
      </w:r>
      <w:r w:rsidR="009666FF" w:rsidRPr="00197164">
        <w:rPr>
          <w:rFonts w:ascii="Arial" w:eastAsiaTheme="minorEastAsia" w:hAnsi="Arial" w:cs="Arial"/>
          <w:sz w:val="22"/>
          <w:szCs w:val="22"/>
          <w:lang w:eastAsia="zh-CN"/>
        </w:rPr>
        <w:t xml:space="preserve"> </w:t>
      </w:r>
      <w:r w:rsidR="0006408F" w:rsidRPr="00197164">
        <w:rPr>
          <w:rFonts w:ascii="Arial" w:eastAsiaTheme="minorEastAsia" w:hAnsi="Arial" w:cs="Arial" w:hint="eastAsia"/>
          <w:sz w:val="22"/>
          <w:szCs w:val="22"/>
          <w:lang w:eastAsia="zh-CN"/>
        </w:rPr>
        <w:t>over</w:t>
      </w:r>
      <w:r w:rsidR="00CA06D5" w:rsidRPr="00197164">
        <w:rPr>
          <w:rFonts w:ascii="Arial" w:eastAsiaTheme="minorEastAsia" w:hAnsi="Arial" w:cs="Arial" w:hint="eastAsia"/>
          <w:sz w:val="22"/>
          <w:szCs w:val="22"/>
          <w:lang w:eastAsia="zh-CN"/>
        </w:rPr>
        <w:t xml:space="preserve"> </w:t>
      </w:r>
      <w:r w:rsidR="00CE45BA" w:rsidRPr="00197164">
        <w:rPr>
          <w:rFonts w:ascii="Arial" w:eastAsiaTheme="minorEastAsia" w:hAnsi="Arial" w:cs="Arial"/>
          <w:sz w:val="22"/>
          <w:szCs w:val="22"/>
          <w:lang w:eastAsia="zh-CN"/>
        </w:rPr>
        <w:t>7</w:t>
      </w:r>
      <w:r w:rsidR="00CE45BA" w:rsidRPr="00197164">
        <w:rPr>
          <w:rFonts w:ascii="Arial" w:eastAsiaTheme="minorEastAsia" w:hAnsi="Arial" w:cs="Arial" w:hint="eastAsia"/>
          <w:sz w:val="22"/>
          <w:szCs w:val="22"/>
          <w:lang w:eastAsia="zh-CN"/>
        </w:rPr>
        <w:t>0</w:t>
      </w:r>
      <w:r w:rsidR="008314D4" w:rsidRPr="00197164">
        <w:rPr>
          <w:rFonts w:ascii="Arial" w:eastAsiaTheme="minorEastAsia" w:hAnsi="Arial" w:cs="Arial"/>
          <w:sz w:val="22"/>
          <w:szCs w:val="22"/>
          <w:lang w:eastAsia="zh-CN"/>
        </w:rPr>
        <w:t>% of world production</w:t>
      </w:r>
      <w:r w:rsidR="001263CF" w:rsidRPr="00197164">
        <w:rPr>
          <w:rFonts w:ascii="Arial" w:eastAsiaTheme="minorEastAsia" w:hAnsi="Arial" w:cs="Arial"/>
          <w:sz w:val="22"/>
          <w:szCs w:val="22"/>
          <w:lang w:eastAsia="zh-CN"/>
        </w:rPr>
        <w:t>.</w:t>
      </w:r>
      <w:r w:rsidR="00BA3524" w:rsidRPr="00197164">
        <w:rPr>
          <w:rFonts w:ascii="Arial" w:hAnsi="Arial" w:cs="Arial"/>
          <w:sz w:val="22"/>
          <w:vertAlign w:val="superscript"/>
        </w:rPr>
        <w:t>13,14,18</w:t>
      </w:r>
      <w:r w:rsidR="003861E6" w:rsidRPr="00197164">
        <w:rPr>
          <w:rFonts w:ascii="Arial" w:eastAsiaTheme="minorEastAsia" w:hAnsi="Arial" w:cs="Arial"/>
          <w:sz w:val="22"/>
          <w:szCs w:val="22"/>
          <w:lang w:eastAsia="zh-CN"/>
        </w:rPr>
        <w:t xml:space="preserve"> </w:t>
      </w:r>
      <w:r w:rsidR="00F87A2F" w:rsidRPr="00197164">
        <w:rPr>
          <w:rFonts w:ascii="Arial" w:eastAsiaTheme="minorEastAsia" w:hAnsi="Arial" w:cs="Arial"/>
          <w:sz w:val="22"/>
          <w:szCs w:val="22"/>
          <w:lang w:eastAsia="zh-CN"/>
        </w:rPr>
        <w:t>T</w:t>
      </w:r>
      <w:r w:rsidR="004142BE" w:rsidRPr="00197164">
        <w:rPr>
          <w:rFonts w:ascii="Arial" w:eastAsiaTheme="minorEastAsia" w:hAnsi="Arial" w:cs="Arial"/>
          <w:sz w:val="22"/>
          <w:szCs w:val="22"/>
          <w:lang w:eastAsia="zh-CN"/>
        </w:rPr>
        <w:t xml:space="preserve">he </w:t>
      </w:r>
      <w:r w:rsidR="00E3700B" w:rsidRPr="00197164">
        <w:rPr>
          <w:rFonts w:ascii="Arial" w:eastAsiaTheme="minorEastAsia" w:hAnsi="Arial" w:cs="Arial"/>
          <w:sz w:val="22"/>
          <w:szCs w:val="22"/>
          <w:lang w:eastAsia="zh-CN"/>
        </w:rPr>
        <w:t xml:space="preserve">historical </w:t>
      </w:r>
      <w:r w:rsidR="004142BE" w:rsidRPr="00197164">
        <w:rPr>
          <w:rFonts w:ascii="Arial" w:eastAsiaTheme="minorEastAsia" w:hAnsi="Arial" w:cs="Arial"/>
          <w:sz w:val="22"/>
          <w:szCs w:val="22"/>
          <w:lang w:eastAsia="zh-CN"/>
        </w:rPr>
        <w:t xml:space="preserve">transition </w:t>
      </w:r>
      <w:r w:rsidR="00F87A2F" w:rsidRPr="00197164">
        <w:rPr>
          <w:rFonts w:ascii="Arial" w:eastAsiaTheme="minorEastAsia" w:hAnsi="Arial" w:cs="Arial"/>
          <w:sz w:val="22"/>
          <w:szCs w:val="22"/>
          <w:lang w:eastAsia="zh-CN"/>
        </w:rPr>
        <w:t>from</w:t>
      </w:r>
      <w:r w:rsidR="004142BE" w:rsidRPr="00197164">
        <w:rPr>
          <w:rFonts w:ascii="Arial" w:eastAsiaTheme="minorEastAsia" w:hAnsi="Arial" w:cs="Arial"/>
          <w:sz w:val="22"/>
          <w:szCs w:val="22"/>
          <w:lang w:eastAsia="zh-CN"/>
        </w:rPr>
        <w:t xml:space="preserve"> </w:t>
      </w:r>
      <w:r w:rsidR="00CF0FAA" w:rsidRPr="00197164">
        <w:rPr>
          <w:rFonts w:ascii="Arial" w:eastAsiaTheme="minorEastAsia" w:hAnsi="Arial" w:cs="Arial" w:hint="eastAsia"/>
          <w:sz w:val="22"/>
          <w:szCs w:val="22"/>
          <w:lang w:eastAsia="zh-CN"/>
        </w:rPr>
        <w:t>acetylene</w:t>
      </w:r>
      <w:r w:rsidR="00CF0FAA" w:rsidRPr="00197164">
        <w:rPr>
          <w:rFonts w:ascii="Arial" w:eastAsiaTheme="minorEastAsia" w:hAnsi="Arial" w:cs="Arial"/>
          <w:sz w:val="22"/>
          <w:szCs w:val="22"/>
          <w:lang w:eastAsia="zh-CN"/>
        </w:rPr>
        <w:t xml:space="preserve"> </w:t>
      </w:r>
      <w:r w:rsidR="004142BE" w:rsidRPr="00197164">
        <w:rPr>
          <w:rFonts w:ascii="Arial" w:eastAsiaTheme="minorEastAsia" w:hAnsi="Arial" w:cs="Arial"/>
          <w:sz w:val="22"/>
          <w:szCs w:val="22"/>
          <w:lang w:eastAsia="zh-CN"/>
        </w:rPr>
        <w:t xml:space="preserve">to </w:t>
      </w:r>
      <w:r w:rsidR="00CF0FAA" w:rsidRPr="00197164">
        <w:rPr>
          <w:rFonts w:ascii="Arial" w:eastAsiaTheme="minorEastAsia" w:hAnsi="Arial" w:cs="Arial" w:hint="eastAsia"/>
          <w:sz w:val="22"/>
          <w:szCs w:val="22"/>
          <w:lang w:eastAsia="zh-CN"/>
        </w:rPr>
        <w:t>ethylene</w:t>
      </w:r>
      <w:r w:rsidR="004142BE" w:rsidRPr="00197164">
        <w:rPr>
          <w:rFonts w:ascii="Arial" w:eastAsiaTheme="minorEastAsia" w:hAnsi="Arial" w:cs="Arial"/>
          <w:sz w:val="22"/>
          <w:szCs w:val="22"/>
          <w:lang w:eastAsia="zh-CN"/>
        </w:rPr>
        <w:t xml:space="preserve"> </w:t>
      </w:r>
      <w:r w:rsidR="00EA293F" w:rsidRPr="00197164">
        <w:rPr>
          <w:rFonts w:ascii="Arial" w:eastAsiaTheme="minorEastAsia" w:hAnsi="Arial" w:cs="Arial"/>
          <w:sz w:val="22"/>
          <w:szCs w:val="22"/>
          <w:lang w:eastAsia="zh-CN"/>
        </w:rPr>
        <w:t>was driven by</w:t>
      </w:r>
      <w:r w:rsidR="00113F17" w:rsidRPr="00197164">
        <w:rPr>
          <w:rFonts w:ascii="Arial" w:eastAsiaTheme="minorEastAsia" w:hAnsi="Arial" w:cs="Arial"/>
          <w:sz w:val="22"/>
          <w:szCs w:val="22"/>
          <w:lang w:eastAsia="zh-CN"/>
        </w:rPr>
        <w:t xml:space="preserve"> </w:t>
      </w:r>
      <w:r w:rsidR="00F87A2F" w:rsidRPr="00197164">
        <w:rPr>
          <w:rFonts w:ascii="Arial" w:eastAsiaTheme="minorEastAsia" w:hAnsi="Arial" w:cs="Arial"/>
          <w:sz w:val="22"/>
          <w:szCs w:val="22"/>
          <w:lang w:eastAsia="zh-CN"/>
        </w:rPr>
        <w:t xml:space="preserve">the </w:t>
      </w:r>
      <w:r w:rsidR="00F44122" w:rsidRPr="00197164">
        <w:rPr>
          <w:rFonts w:ascii="Arial" w:eastAsiaTheme="minorEastAsia" w:hAnsi="Arial" w:cs="Arial"/>
          <w:sz w:val="22"/>
          <w:szCs w:val="22"/>
          <w:lang w:eastAsia="zh-CN"/>
        </w:rPr>
        <w:t>long</w:t>
      </w:r>
      <w:r w:rsidR="003936A5" w:rsidRPr="00197164">
        <w:rPr>
          <w:rFonts w:ascii="Arial" w:eastAsiaTheme="minorEastAsia" w:hAnsi="Arial" w:cs="Arial"/>
          <w:sz w:val="22"/>
          <w:szCs w:val="22"/>
          <w:lang w:eastAsia="zh-CN"/>
        </w:rPr>
        <w:noBreakHyphen/>
      </w:r>
      <w:r w:rsidR="00F44122" w:rsidRPr="00197164">
        <w:rPr>
          <w:rFonts w:ascii="Arial" w:eastAsiaTheme="minorEastAsia" w:hAnsi="Arial" w:cs="Arial"/>
          <w:sz w:val="22"/>
          <w:szCs w:val="22"/>
          <w:lang w:eastAsia="zh-CN"/>
        </w:rPr>
        <w:t>term</w:t>
      </w:r>
      <w:r w:rsidR="004142BE" w:rsidRPr="00197164">
        <w:rPr>
          <w:rFonts w:ascii="Arial" w:eastAsiaTheme="minorEastAsia" w:hAnsi="Arial" w:cs="Arial"/>
          <w:sz w:val="22"/>
          <w:szCs w:val="22"/>
          <w:lang w:eastAsia="zh-CN"/>
        </w:rPr>
        <w:t xml:space="preserve"> availability of </w:t>
      </w:r>
      <w:r w:rsidR="00387818" w:rsidRPr="00197164">
        <w:rPr>
          <w:rFonts w:ascii="Arial" w:eastAsiaTheme="minorEastAsia" w:hAnsi="Arial" w:cs="Arial"/>
          <w:sz w:val="22"/>
          <w:szCs w:val="22"/>
          <w:lang w:eastAsia="zh-CN"/>
        </w:rPr>
        <w:t xml:space="preserve">inexpensive </w:t>
      </w:r>
      <w:r w:rsidR="00F87A2F" w:rsidRPr="00197164">
        <w:rPr>
          <w:rFonts w:ascii="Arial" w:eastAsiaTheme="minorEastAsia" w:hAnsi="Arial" w:cs="Arial"/>
          <w:sz w:val="22"/>
          <w:szCs w:val="22"/>
          <w:lang w:eastAsia="zh-CN"/>
        </w:rPr>
        <w:t xml:space="preserve">oil </w:t>
      </w:r>
      <w:r w:rsidR="00AB4282" w:rsidRPr="00197164">
        <w:rPr>
          <w:rFonts w:ascii="Arial" w:eastAsiaTheme="minorEastAsia" w:hAnsi="Arial" w:cs="Arial"/>
          <w:sz w:val="22"/>
          <w:szCs w:val="22"/>
          <w:lang w:eastAsia="zh-CN"/>
        </w:rPr>
        <w:t>(</w:t>
      </w:r>
      <w:r w:rsidR="00AB4282" w:rsidRPr="00197164">
        <w:rPr>
          <w:rFonts w:ascii="Arial" w:eastAsiaTheme="minorEastAsia" w:hAnsi="Arial" w:cs="Arial"/>
          <w:b/>
          <w:bCs/>
          <w:sz w:val="22"/>
          <w:szCs w:val="22"/>
          <w:lang w:eastAsia="zh-CN"/>
        </w:rPr>
        <w:t>Fig. 1</w:t>
      </w:r>
      <w:r w:rsidR="00AB4282" w:rsidRPr="00197164">
        <w:rPr>
          <w:rFonts w:ascii="Arial" w:eastAsiaTheme="minorEastAsia" w:hAnsi="Arial" w:cs="Arial"/>
          <w:sz w:val="22"/>
          <w:szCs w:val="22"/>
          <w:lang w:eastAsia="zh-CN"/>
        </w:rPr>
        <w:t>)</w:t>
      </w:r>
      <w:r w:rsidR="004142BE" w:rsidRPr="00197164">
        <w:rPr>
          <w:rFonts w:ascii="Arial" w:eastAsiaTheme="minorEastAsia" w:hAnsi="Arial" w:cs="Arial"/>
          <w:sz w:val="22"/>
          <w:szCs w:val="22"/>
          <w:lang w:eastAsia="zh-CN"/>
        </w:rPr>
        <w:t>.</w:t>
      </w:r>
      <w:r w:rsidR="00BA3524" w:rsidRPr="00197164">
        <w:rPr>
          <w:rFonts w:ascii="Arial" w:hAnsi="Arial" w:cs="Arial"/>
          <w:sz w:val="22"/>
          <w:vertAlign w:val="superscript"/>
        </w:rPr>
        <w:t>19,20</w:t>
      </w:r>
      <w:r w:rsidR="004142BE" w:rsidRPr="00197164">
        <w:rPr>
          <w:rFonts w:ascii="Arial" w:eastAsiaTheme="minorEastAsia" w:hAnsi="Arial" w:cs="Arial"/>
          <w:sz w:val="22"/>
          <w:szCs w:val="22"/>
          <w:lang w:eastAsia="zh-CN"/>
        </w:rPr>
        <w:t xml:space="preserve"> </w:t>
      </w:r>
      <w:r w:rsidR="00EA293F" w:rsidRPr="00197164">
        <w:rPr>
          <w:rFonts w:ascii="Arial" w:eastAsiaTheme="minorEastAsia" w:hAnsi="Arial" w:cs="Arial"/>
          <w:sz w:val="22"/>
          <w:szCs w:val="22"/>
          <w:lang w:eastAsia="zh-CN"/>
        </w:rPr>
        <w:t>Nonetheless, a</w:t>
      </w:r>
      <w:r w:rsidR="00E24490" w:rsidRPr="00197164">
        <w:rPr>
          <w:rFonts w:ascii="Arial" w:eastAsiaTheme="minorEastAsia" w:hAnsi="Arial" w:cs="Arial" w:hint="eastAsia"/>
          <w:sz w:val="22"/>
          <w:szCs w:val="22"/>
          <w:lang w:eastAsia="zh-CN"/>
        </w:rPr>
        <w:t xml:space="preserve">s oil prices fluctuate, </w:t>
      </w:r>
      <w:r w:rsidR="009E17FC" w:rsidRPr="00197164">
        <w:rPr>
          <w:rFonts w:ascii="Arial" w:eastAsiaTheme="minorEastAsia" w:hAnsi="Arial" w:cs="Arial"/>
          <w:sz w:val="22"/>
          <w:szCs w:val="22"/>
          <w:lang w:eastAsia="zh-CN"/>
        </w:rPr>
        <w:t>C</w:t>
      </w:r>
      <w:r w:rsidR="009E17FC" w:rsidRPr="00197164">
        <w:rPr>
          <w:rFonts w:ascii="Arial" w:eastAsiaTheme="minorEastAsia" w:hAnsi="Arial" w:cs="Arial"/>
          <w:sz w:val="22"/>
          <w:szCs w:val="22"/>
          <w:vertAlign w:val="subscript"/>
          <w:lang w:eastAsia="zh-CN"/>
        </w:rPr>
        <w:t>2</w:t>
      </w:r>
      <w:r w:rsidR="009E17FC" w:rsidRPr="00197164">
        <w:rPr>
          <w:rFonts w:ascii="Arial" w:eastAsiaTheme="minorEastAsia" w:hAnsi="Arial" w:cs="Arial"/>
          <w:sz w:val="22"/>
          <w:szCs w:val="22"/>
          <w:lang w:eastAsia="zh-CN"/>
        </w:rPr>
        <w:t>H</w:t>
      </w:r>
      <w:r w:rsidR="009E17FC" w:rsidRPr="00197164">
        <w:rPr>
          <w:rFonts w:ascii="Arial" w:eastAsiaTheme="minorEastAsia" w:hAnsi="Arial" w:cs="Arial"/>
          <w:sz w:val="22"/>
          <w:szCs w:val="22"/>
          <w:vertAlign w:val="subscript"/>
          <w:lang w:eastAsia="zh-CN"/>
        </w:rPr>
        <w:t>2</w:t>
      </w:r>
      <w:r w:rsidR="009E17FC" w:rsidRPr="00197164">
        <w:rPr>
          <w:rFonts w:ascii="Arial" w:eastAsiaTheme="minorEastAsia" w:hAnsi="Arial" w:cs="Arial"/>
          <w:sz w:val="22"/>
          <w:szCs w:val="22"/>
          <w:lang w:eastAsia="zh-CN"/>
        </w:rPr>
        <w:t xml:space="preserve"> production </w:t>
      </w:r>
      <w:r w:rsidR="00387818" w:rsidRPr="00197164">
        <w:rPr>
          <w:rFonts w:ascii="Arial" w:eastAsiaTheme="minorEastAsia" w:hAnsi="Arial" w:cs="Arial"/>
          <w:sz w:val="22"/>
          <w:szCs w:val="22"/>
          <w:lang w:eastAsia="zh-CN"/>
        </w:rPr>
        <w:t>has become</w:t>
      </w:r>
      <w:r w:rsidR="00B115F3" w:rsidRPr="00197164">
        <w:rPr>
          <w:rFonts w:ascii="Arial" w:eastAsiaTheme="minorEastAsia" w:hAnsi="Arial" w:cs="Arial"/>
          <w:sz w:val="22"/>
          <w:szCs w:val="22"/>
          <w:lang w:eastAsia="zh-CN"/>
        </w:rPr>
        <w:t xml:space="preserve"> </w:t>
      </w:r>
      <w:r w:rsidR="009E17FC" w:rsidRPr="00197164">
        <w:rPr>
          <w:rFonts w:ascii="Arial" w:eastAsiaTheme="minorEastAsia" w:hAnsi="Arial" w:cs="Arial"/>
          <w:sz w:val="22"/>
          <w:szCs w:val="22"/>
          <w:lang w:eastAsia="zh-CN"/>
        </w:rPr>
        <w:t>economical</w:t>
      </w:r>
      <w:r w:rsidR="00E314C0" w:rsidRPr="00197164">
        <w:rPr>
          <w:rFonts w:ascii="Arial" w:eastAsiaTheme="minorEastAsia" w:hAnsi="Arial" w:cs="Arial" w:hint="eastAsia"/>
          <w:sz w:val="22"/>
          <w:szCs w:val="22"/>
          <w:lang w:eastAsia="zh-CN"/>
        </w:rPr>
        <w:t>ly viable</w:t>
      </w:r>
      <w:r w:rsidR="009E17FC" w:rsidRPr="00197164">
        <w:rPr>
          <w:rFonts w:ascii="Arial" w:eastAsiaTheme="minorEastAsia" w:hAnsi="Arial" w:cs="Arial"/>
          <w:sz w:val="22"/>
          <w:szCs w:val="22"/>
          <w:lang w:eastAsia="zh-CN"/>
        </w:rPr>
        <w:t xml:space="preserve"> </w:t>
      </w:r>
      <w:r w:rsidR="00113F17" w:rsidRPr="00197164">
        <w:rPr>
          <w:rFonts w:ascii="Arial" w:eastAsiaTheme="minorEastAsia" w:hAnsi="Arial" w:cs="Arial"/>
          <w:sz w:val="22"/>
          <w:szCs w:val="22"/>
          <w:lang w:eastAsia="zh-CN"/>
        </w:rPr>
        <w:t xml:space="preserve">in </w:t>
      </w:r>
      <w:r w:rsidR="008120C8" w:rsidRPr="00197164">
        <w:rPr>
          <w:rFonts w:ascii="Arial" w:eastAsiaTheme="minorEastAsia" w:hAnsi="Arial" w:cs="Arial" w:hint="eastAsia"/>
          <w:sz w:val="22"/>
          <w:szCs w:val="22"/>
          <w:lang w:eastAsia="zh-CN"/>
        </w:rPr>
        <w:t xml:space="preserve">certain </w:t>
      </w:r>
      <w:r w:rsidR="00113F17" w:rsidRPr="00197164">
        <w:rPr>
          <w:rFonts w:ascii="Arial" w:eastAsiaTheme="minorEastAsia" w:hAnsi="Arial" w:cs="Arial"/>
          <w:sz w:val="22"/>
          <w:szCs w:val="22"/>
          <w:lang w:eastAsia="zh-CN"/>
        </w:rPr>
        <w:t>regions</w:t>
      </w:r>
      <w:r w:rsidR="009352B5" w:rsidRPr="00197164">
        <w:rPr>
          <w:rFonts w:ascii="Arial" w:eastAsiaTheme="minorEastAsia" w:hAnsi="Arial" w:cs="Arial" w:hint="eastAsia"/>
          <w:sz w:val="22"/>
          <w:szCs w:val="22"/>
          <w:lang w:eastAsia="zh-CN"/>
        </w:rPr>
        <w:t xml:space="preserve"> </w:t>
      </w:r>
      <w:r w:rsidR="00B115F3" w:rsidRPr="00197164">
        <w:rPr>
          <w:rFonts w:ascii="Arial" w:eastAsiaTheme="minorEastAsia" w:hAnsi="Arial" w:cs="Arial"/>
          <w:sz w:val="22"/>
          <w:szCs w:val="22"/>
          <w:lang w:eastAsia="zh-CN"/>
        </w:rPr>
        <w:t>where</w:t>
      </w:r>
      <w:r w:rsidR="009352B5" w:rsidRPr="00197164">
        <w:rPr>
          <w:rFonts w:ascii="Arial" w:eastAsiaTheme="minorEastAsia" w:hAnsi="Arial" w:cs="Arial" w:hint="eastAsia"/>
          <w:sz w:val="22"/>
          <w:szCs w:val="22"/>
          <w:lang w:eastAsia="zh-CN"/>
        </w:rPr>
        <w:t xml:space="preserve"> oil prices </w:t>
      </w:r>
      <w:r w:rsidR="00EA2C62" w:rsidRPr="00197164">
        <w:rPr>
          <w:rFonts w:ascii="Arial" w:eastAsiaTheme="minorEastAsia" w:hAnsi="Arial" w:cs="Arial"/>
          <w:sz w:val="22"/>
          <w:szCs w:val="22"/>
          <w:lang w:eastAsia="zh-CN"/>
        </w:rPr>
        <w:t>are</w:t>
      </w:r>
      <w:r w:rsidR="0045476C" w:rsidRPr="00197164">
        <w:rPr>
          <w:rFonts w:ascii="Arial" w:eastAsiaTheme="minorEastAsia" w:hAnsi="Arial" w:cs="Arial" w:hint="eastAsia"/>
          <w:sz w:val="22"/>
          <w:szCs w:val="22"/>
          <w:lang w:eastAsia="zh-CN"/>
        </w:rPr>
        <w:t xml:space="preserve"> </w:t>
      </w:r>
      <w:r w:rsidR="009352B5" w:rsidRPr="00197164">
        <w:rPr>
          <w:rFonts w:ascii="Arial" w:eastAsiaTheme="minorEastAsia" w:hAnsi="Arial" w:cs="Arial" w:hint="eastAsia"/>
          <w:sz w:val="22"/>
          <w:szCs w:val="22"/>
          <w:lang w:eastAsia="zh-CN"/>
        </w:rPr>
        <w:t>high and electricity</w:t>
      </w:r>
      <w:r w:rsidR="00E314C0" w:rsidRPr="00197164">
        <w:rPr>
          <w:rFonts w:ascii="Arial" w:eastAsiaTheme="minorEastAsia" w:hAnsi="Arial" w:cs="Arial" w:hint="eastAsia"/>
          <w:sz w:val="22"/>
          <w:szCs w:val="22"/>
          <w:lang w:eastAsia="zh-CN"/>
        </w:rPr>
        <w:t xml:space="preserve">, </w:t>
      </w:r>
      <w:r w:rsidR="00D36035" w:rsidRPr="00197164">
        <w:rPr>
          <w:rFonts w:ascii="Arial" w:eastAsiaTheme="minorEastAsia" w:hAnsi="Arial" w:cs="Arial" w:hint="eastAsia"/>
          <w:sz w:val="22"/>
          <w:szCs w:val="22"/>
          <w:lang w:eastAsia="zh-CN"/>
        </w:rPr>
        <w:t>coal</w:t>
      </w:r>
      <w:r w:rsidR="00E314C0" w:rsidRPr="00197164">
        <w:rPr>
          <w:rFonts w:ascii="Arial" w:eastAsiaTheme="minorEastAsia" w:hAnsi="Arial" w:cs="Arial" w:hint="eastAsia"/>
          <w:sz w:val="22"/>
          <w:szCs w:val="22"/>
          <w:lang w:eastAsia="zh-CN"/>
        </w:rPr>
        <w:t xml:space="preserve">, or </w:t>
      </w:r>
      <w:r w:rsidR="00A25BA4" w:rsidRPr="00197164">
        <w:rPr>
          <w:rFonts w:ascii="Arial" w:eastAsiaTheme="minorEastAsia" w:hAnsi="Arial" w:cs="Arial" w:hint="eastAsia"/>
          <w:sz w:val="22"/>
          <w:szCs w:val="22"/>
          <w:lang w:eastAsia="zh-CN"/>
        </w:rPr>
        <w:t>natural gas</w:t>
      </w:r>
      <w:r w:rsidR="009352B5" w:rsidRPr="00197164">
        <w:rPr>
          <w:rFonts w:ascii="Arial" w:eastAsiaTheme="minorEastAsia" w:hAnsi="Arial" w:cs="Arial" w:hint="eastAsia"/>
          <w:sz w:val="22"/>
          <w:szCs w:val="22"/>
          <w:lang w:eastAsia="zh-CN"/>
        </w:rPr>
        <w:t xml:space="preserve"> costs </w:t>
      </w:r>
      <w:r w:rsidR="00EA2C62" w:rsidRPr="00197164">
        <w:rPr>
          <w:rFonts w:ascii="Arial" w:eastAsiaTheme="minorEastAsia" w:hAnsi="Arial" w:cs="Arial"/>
          <w:sz w:val="22"/>
          <w:szCs w:val="22"/>
          <w:lang w:eastAsia="zh-CN"/>
        </w:rPr>
        <w:t>are</w:t>
      </w:r>
      <w:r w:rsidR="0025551E" w:rsidRPr="00197164">
        <w:rPr>
          <w:rFonts w:ascii="Arial" w:eastAsiaTheme="minorEastAsia" w:hAnsi="Arial" w:cs="Arial" w:hint="eastAsia"/>
          <w:sz w:val="22"/>
          <w:szCs w:val="22"/>
          <w:lang w:eastAsia="zh-CN"/>
        </w:rPr>
        <w:t xml:space="preserve"> </w:t>
      </w:r>
      <w:r w:rsidR="009352B5" w:rsidRPr="00197164">
        <w:rPr>
          <w:rFonts w:ascii="Arial" w:eastAsiaTheme="minorEastAsia" w:hAnsi="Arial" w:cs="Arial" w:hint="eastAsia"/>
          <w:sz w:val="22"/>
          <w:szCs w:val="22"/>
          <w:lang w:eastAsia="zh-CN"/>
        </w:rPr>
        <w:t>low</w:t>
      </w:r>
      <w:r w:rsidR="008120C8" w:rsidRPr="00197164">
        <w:rPr>
          <w:rFonts w:ascii="Arial" w:eastAsiaTheme="minorEastAsia" w:hAnsi="Arial" w:cs="Arial" w:hint="eastAsia"/>
          <w:sz w:val="22"/>
          <w:szCs w:val="22"/>
          <w:lang w:eastAsia="zh-CN"/>
        </w:rPr>
        <w:t>.</w:t>
      </w:r>
      <w:r w:rsidR="00BA3524" w:rsidRPr="00197164">
        <w:rPr>
          <w:rFonts w:ascii="Arial" w:hAnsi="Arial" w:cs="Arial"/>
          <w:sz w:val="22"/>
          <w:vertAlign w:val="superscript"/>
        </w:rPr>
        <w:t>21</w:t>
      </w:r>
      <w:r w:rsidR="00DA4724"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 xml:space="preserve">Additionally, </w:t>
      </w:r>
      <w:r w:rsidR="0059416A" w:rsidRPr="00197164">
        <w:rPr>
          <w:rFonts w:ascii="Arial" w:eastAsiaTheme="minorEastAsia" w:hAnsi="Arial" w:cs="Arial" w:hint="eastAsia"/>
          <w:sz w:val="22"/>
          <w:szCs w:val="22"/>
          <w:lang w:eastAsia="zh-CN"/>
        </w:rPr>
        <w:t xml:space="preserve">the triple bond of </w:t>
      </w:r>
      <w:r w:rsidR="0059416A" w:rsidRPr="00197164">
        <w:rPr>
          <w:rFonts w:ascii="Arial" w:eastAsiaTheme="minorEastAsia" w:hAnsi="Arial" w:cs="Arial"/>
          <w:sz w:val="22"/>
          <w:szCs w:val="22"/>
          <w:lang w:eastAsia="zh-CN"/>
        </w:rPr>
        <w:t>C</w:t>
      </w:r>
      <w:r w:rsidR="0059416A" w:rsidRPr="00197164">
        <w:rPr>
          <w:rFonts w:ascii="Arial" w:eastAsiaTheme="minorEastAsia" w:hAnsi="Arial" w:cs="Arial"/>
          <w:sz w:val="22"/>
          <w:szCs w:val="22"/>
          <w:vertAlign w:val="subscript"/>
          <w:lang w:eastAsia="zh-CN"/>
        </w:rPr>
        <w:t>2</w:t>
      </w:r>
      <w:r w:rsidR="0059416A" w:rsidRPr="00197164">
        <w:rPr>
          <w:rFonts w:ascii="Arial" w:eastAsiaTheme="minorEastAsia" w:hAnsi="Arial" w:cs="Arial"/>
          <w:sz w:val="22"/>
          <w:szCs w:val="22"/>
          <w:lang w:eastAsia="zh-CN"/>
        </w:rPr>
        <w:t>H</w:t>
      </w:r>
      <w:r w:rsidR="0059416A" w:rsidRPr="00197164">
        <w:rPr>
          <w:rFonts w:ascii="Arial" w:eastAsiaTheme="minorEastAsia" w:hAnsi="Arial" w:cs="Arial"/>
          <w:sz w:val="22"/>
          <w:szCs w:val="22"/>
          <w:vertAlign w:val="subscript"/>
          <w:lang w:eastAsia="zh-CN"/>
        </w:rPr>
        <w:t>2</w:t>
      </w:r>
      <w:r w:rsidR="0059416A"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mak</w:t>
      </w:r>
      <w:r w:rsidR="0059416A" w:rsidRPr="00197164">
        <w:rPr>
          <w:rFonts w:ascii="Arial" w:eastAsiaTheme="minorEastAsia" w:hAnsi="Arial" w:cs="Arial" w:hint="eastAsia"/>
          <w:sz w:val="22"/>
          <w:szCs w:val="22"/>
          <w:lang w:eastAsia="zh-CN"/>
        </w:rPr>
        <w:t>es</w:t>
      </w:r>
      <w:r w:rsidR="00E314C0" w:rsidRPr="00197164">
        <w:rPr>
          <w:rFonts w:ascii="Arial" w:eastAsiaTheme="minorEastAsia" w:hAnsi="Arial" w:cs="Arial" w:hint="eastAsia"/>
          <w:sz w:val="22"/>
          <w:szCs w:val="22"/>
          <w:lang w:eastAsia="zh-CN"/>
        </w:rPr>
        <w:t xml:space="preserve"> it </w:t>
      </w:r>
      <w:r w:rsidR="00F36295" w:rsidRPr="00197164">
        <w:rPr>
          <w:rFonts w:ascii="Arial" w:eastAsiaTheme="minorEastAsia" w:hAnsi="Arial" w:cs="Arial" w:hint="eastAsia"/>
          <w:sz w:val="22"/>
          <w:szCs w:val="22"/>
          <w:lang w:eastAsia="zh-CN"/>
        </w:rPr>
        <w:t>unique</w:t>
      </w:r>
      <w:r w:rsidR="00E314C0" w:rsidRPr="00197164">
        <w:rPr>
          <w:rFonts w:ascii="Arial" w:eastAsiaTheme="minorEastAsia" w:hAnsi="Arial" w:cs="Arial" w:hint="eastAsia"/>
          <w:sz w:val="22"/>
          <w:szCs w:val="22"/>
          <w:lang w:eastAsia="zh-CN"/>
        </w:rPr>
        <w:t xml:space="preserve"> for certain applications</w:t>
      </w:r>
      <w:r w:rsidR="00F36295" w:rsidRPr="00197164">
        <w:rPr>
          <w:rFonts w:ascii="Arial" w:eastAsiaTheme="minorEastAsia" w:hAnsi="Arial" w:cs="Arial" w:hint="eastAsia"/>
          <w:sz w:val="22"/>
          <w:szCs w:val="22"/>
          <w:lang w:eastAsia="zh-CN"/>
        </w:rPr>
        <w:t xml:space="preserve">, such as </w:t>
      </w:r>
      <w:r w:rsidR="0086016A" w:rsidRPr="00197164">
        <w:rPr>
          <w:rFonts w:ascii="Arial" w:eastAsiaTheme="minorEastAsia" w:hAnsi="Arial" w:cs="Arial"/>
          <w:sz w:val="22"/>
          <w:szCs w:val="22"/>
          <w:lang w:eastAsia="zh-CN"/>
        </w:rPr>
        <w:t>the production of acetylene black, polyacetylene</w:t>
      </w:r>
      <w:r w:rsidR="0086016A" w:rsidRPr="00197164">
        <w:rPr>
          <w:rFonts w:ascii="Arial" w:eastAsiaTheme="minorEastAsia" w:hAnsi="Arial" w:cs="Arial" w:hint="eastAsia"/>
          <w:sz w:val="22"/>
          <w:szCs w:val="22"/>
          <w:lang w:eastAsia="zh-CN"/>
        </w:rPr>
        <w:t xml:space="preserve"> (Nobel Prize in Chemistry</w:t>
      </w:r>
      <w:r w:rsidR="001E4183" w:rsidRPr="00197164">
        <w:rPr>
          <w:rFonts w:ascii="Arial" w:eastAsiaTheme="minorEastAsia" w:hAnsi="Arial" w:cs="Arial"/>
          <w:sz w:val="22"/>
          <w:szCs w:val="22"/>
          <w:lang w:eastAsia="zh-CN"/>
        </w:rPr>
        <w:t xml:space="preserve"> in the year 2000</w:t>
      </w:r>
      <w:r w:rsidR="0086016A" w:rsidRPr="00197164">
        <w:rPr>
          <w:rFonts w:ascii="Arial" w:eastAsiaTheme="minorEastAsia" w:hAnsi="Arial" w:cs="Arial" w:hint="eastAsia"/>
          <w:sz w:val="22"/>
          <w:szCs w:val="22"/>
          <w:lang w:eastAsia="zh-CN"/>
        </w:rPr>
        <w:t>)</w:t>
      </w:r>
      <w:r w:rsidR="0086016A" w:rsidRPr="00197164">
        <w:rPr>
          <w:rFonts w:ascii="Arial" w:eastAsiaTheme="minorEastAsia" w:hAnsi="Arial" w:cs="Arial"/>
          <w:sz w:val="22"/>
          <w:szCs w:val="22"/>
          <w:lang w:eastAsia="zh-CN"/>
        </w:rPr>
        <w:t>, and Reppe chemicals like 1</w:t>
      </w:r>
      <w:r w:rsidR="0086016A" w:rsidRPr="00197164">
        <w:rPr>
          <w:rFonts w:ascii="Arial" w:hAnsi="Arial" w:cs="Arial"/>
          <w:sz w:val="22"/>
          <w:szCs w:val="22"/>
        </w:rPr>
        <w:t>,4-butanediol,</w:t>
      </w:r>
      <w:r w:rsidR="0086016A"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 xml:space="preserve">which </w:t>
      </w:r>
      <w:r w:rsidR="0086016A" w:rsidRPr="00197164">
        <w:rPr>
          <w:rFonts w:ascii="Arial" w:eastAsiaTheme="minorEastAsia" w:hAnsi="Arial" w:cs="Arial"/>
          <w:sz w:val="22"/>
          <w:szCs w:val="22"/>
          <w:lang w:eastAsia="zh-CN"/>
        </w:rPr>
        <w:t>are difficult to replace</w:t>
      </w:r>
      <w:r w:rsidR="0059416A" w:rsidRPr="00197164">
        <w:rPr>
          <w:rFonts w:ascii="Arial" w:eastAsiaTheme="minorEastAsia" w:hAnsi="Arial" w:cs="Arial" w:hint="eastAsia"/>
          <w:sz w:val="22"/>
          <w:szCs w:val="22"/>
          <w:lang w:eastAsia="zh-CN"/>
        </w:rPr>
        <w:t xml:space="preserve"> with olefins</w:t>
      </w:r>
      <w:r w:rsidR="0086016A" w:rsidRPr="00197164">
        <w:rPr>
          <w:rFonts w:ascii="Arial" w:eastAsiaTheme="minorEastAsia" w:hAnsi="Arial" w:cs="Arial"/>
          <w:sz w:val="22"/>
          <w:szCs w:val="22"/>
          <w:lang w:eastAsia="zh-CN"/>
        </w:rPr>
        <w:t>.</w:t>
      </w:r>
      <w:r w:rsidR="0086016A" w:rsidRPr="00197164">
        <w:rPr>
          <w:rFonts w:ascii="Arial" w:hAnsi="Arial" w:cs="Arial"/>
          <w:sz w:val="22"/>
          <w:vertAlign w:val="superscript"/>
        </w:rPr>
        <w:t>2</w:t>
      </w:r>
      <w:r w:rsidR="00D7180E" w:rsidRPr="00197164">
        <w:rPr>
          <w:rFonts w:ascii="Arial" w:hAnsi="Arial" w:cs="Arial"/>
          <w:sz w:val="22"/>
          <w:vertAlign w:val="superscript"/>
        </w:rPr>
        <w:t>2</w:t>
      </w:r>
      <w:r w:rsidR="0086016A" w:rsidRPr="00197164">
        <w:rPr>
          <w:rFonts w:ascii="Arial" w:hAnsi="Arial" w:cs="Arial"/>
          <w:sz w:val="22"/>
          <w:vertAlign w:val="superscript"/>
        </w:rPr>
        <w:t>–</w:t>
      </w:r>
      <w:r w:rsidR="00D7180E" w:rsidRPr="00197164">
        <w:rPr>
          <w:rFonts w:ascii="Arial" w:hAnsi="Arial" w:cs="Arial"/>
          <w:sz w:val="22"/>
          <w:vertAlign w:val="superscript"/>
        </w:rPr>
        <w:t>25</w:t>
      </w:r>
    </w:p>
    <w:p w14:paraId="4B303D7A" w14:textId="536CFCE2" w:rsidR="005C5CC7" w:rsidRPr="00197164" w:rsidRDefault="00AE0DA0" w:rsidP="00504054">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A</w:t>
      </w:r>
      <w:r w:rsidR="003D1A1B" w:rsidRPr="00197164">
        <w:rPr>
          <w:rFonts w:ascii="Arial" w:eastAsiaTheme="minorEastAsia" w:hAnsi="Arial" w:cs="Arial"/>
          <w:sz w:val="22"/>
          <w:szCs w:val="22"/>
          <w:lang w:eastAsia="zh-CN"/>
        </w:rPr>
        <w:t>cetylene</w:t>
      </w:r>
      <w:r w:rsidR="00D36035" w:rsidRPr="00197164">
        <w:rPr>
          <w:rFonts w:ascii="Arial" w:eastAsiaTheme="minorEastAsia" w:hAnsi="Arial" w:cs="Arial"/>
          <w:sz w:val="22"/>
          <w:szCs w:val="22"/>
          <w:lang w:eastAsia="zh-CN"/>
        </w:rPr>
        <w:t xml:space="preserve"> </w:t>
      </w:r>
      <w:r w:rsidR="00AA2DF3" w:rsidRPr="00197164">
        <w:rPr>
          <w:rFonts w:ascii="Arial" w:eastAsiaTheme="minorEastAsia" w:hAnsi="Arial" w:cs="Arial"/>
          <w:sz w:val="22"/>
          <w:szCs w:val="22"/>
          <w:lang w:eastAsia="zh-CN"/>
        </w:rPr>
        <w:t>production</w:t>
      </w:r>
      <w:r w:rsidR="00D36035" w:rsidRPr="00197164">
        <w:rPr>
          <w:rFonts w:ascii="Arial" w:eastAsiaTheme="minorEastAsia" w:hAnsi="Arial" w:cs="Arial"/>
          <w:sz w:val="22"/>
          <w:szCs w:val="22"/>
          <w:lang w:eastAsia="zh-CN"/>
        </w:rPr>
        <w:t xml:space="preserve"> </w:t>
      </w:r>
      <w:r w:rsidR="003D1A1B" w:rsidRPr="00197164">
        <w:rPr>
          <w:rFonts w:ascii="Arial" w:eastAsiaTheme="minorEastAsia" w:hAnsi="Arial" w:cs="Arial"/>
          <w:sz w:val="22"/>
          <w:szCs w:val="22"/>
          <w:lang w:eastAsia="zh-CN"/>
        </w:rPr>
        <w:t xml:space="preserve">processes </w:t>
      </w:r>
      <w:r w:rsidR="003F6BFB" w:rsidRPr="00197164">
        <w:rPr>
          <w:rFonts w:ascii="Arial" w:eastAsiaTheme="minorEastAsia" w:hAnsi="Arial" w:cs="Arial"/>
          <w:sz w:val="22"/>
          <w:szCs w:val="22"/>
          <w:lang w:eastAsia="zh-CN"/>
        </w:rPr>
        <w:t>generally</w:t>
      </w:r>
      <w:r w:rsidR="00D7180E" w:rsidRPr="00197164">
        <w:rPr>
          <w:rFonts w:ascii="Arial" w:eastAsiaTheme="minorEastAsia" w:hAnsi="Arial" w:cs="Arial"/>
          <w:sz w:val="22"/>
          <w:szCs w:val="22"/>
          <w:lang w:eastAsia="zh-CN"/>
        </w:rPr>
        <w:t xml:space="preserve"> </w:t>
      </w:r>
      <w:r w:rsidR="00AA2DF3" w:rsidRPr="00197164">
        <w:rPr>
          <w:rFonts w:ascii="Arial" w:eastAsiaTheme="minorEastAsia" w:hAnsi="Arial" w:cs="Arial"/>
          <w:sz w:val="22"/>
          <w:szCs w:val="22"/>
          <w:lang w:eastAsia="zh-CN"/>
        </w:rPr>
        <w:t xml:space="preserve">show </w:t>
      </w:r>
      <w:r w:rsidR="003D1A1B" w:rsidRPr="00197164">
        <w:rPr>
          <w:rFonts w:ascii="Arial" w:eastAsiaTheme="minorEastAsia" w:hAnsi="Arial" w:cs="Arial"/>
          <w:sz w:val="22"/>
          <w:szCs w:val="22"/>
          <w:lang w:eastAsia="zh-CN"/>
        </w:rPr>
        <w:t>a high</w:t>
      </w:r>
      <w:r w:rsidR="00D7180E" w:rsidRPr="00197164">
        <w:rPr>
          <w:rFonts w:ascii="Arial" w:eastAsiaTheme="minorEastAsia" w:hAnsi="Arial" w:cs="Arial"/>
          <w:sz w:val="22"/>
          <w:szCs w:val="22"/>
          <w:lang w:eastAsia="zh-CN"/>
        </w:rPr>
        <w:t>er</w:t>
      </w:r>
      <w:r w:rsidR="00AA2DF3" w:rsidRPr="00197164">
        <w:rPr>
          <w:rFonts w:ascii="Arial" w:eastAsiaTheme="minorEastAsia" w:hAnsi="Arial" w:cs="Arial"/>
          <w:sz w:val="22"/>
          <w:szCs w:val="22"/>
          <w:lang w:eastAsia="zh-CN"/>
        </w:rPr>
        <w:t xml:space="preserve"> carbon footprint</w:t>
      </w:r>
      <w:r w:rsidR="00D7180E" w:rsidRPr="00197164">
        <w:rPr>
          <w:rFonts w:ascii="Arial" w:eastAsiaTheme="minorEastAsia" w:hAnsi="Arial" w:cs="Arial"/>
          <w:sz w:val="22"/>
          <w:szCs w:val="22"/>
          <w:lang w:eastAsia="zh-CN"/>
        </w:rPr>
        <w:t xml:space="preserve"> </w:t>
      </w:r>
      <w:r w:rsidR="00260312" w:rsidRPr="00197164">
        <w:rPr>
          <w:rFonts w:ascii="Arial" w:eastAsiaTheme="minorEastAsia" w:hAnsi="Arial" w:cs="Arial"/>
          <w:sz w:val="22"/>
          <w:szCs w:val="22"/>
          <w:lang w:eastAsia="zh-CN"/>
        </w:rPr>
        <w:t>compared to</w:t>
      </w:r>
      <w:r w:rsidR="00D7180E" w:rsidRPr="00197164">
        <w:rPr>
          <w:rFonts w:ascii="Arial" w:eastAsiaTheme="minorEastAsia" w:hAnsi="Arial" w:cs="Arial"/>
          <w:sz w:val="22"/>
          <w:szCs w:val="22"/>
          <w:lang w:eastAsia="zh-CN"/>
        </w:rPr>
        <w:t xml:space="preserve"> ethylene production</w:t>
      </w:r>
      <w:r w:rsidR="0077342F" w:rsidRPr="00197164">
        <w:rPr>
          <w:rFonts w:ascii="Arial" w:eastAsiaTheme="minorEastAsia" w:hAnsi="Arial" w:cs="Arial"/>
          <w:sz w:val="22"/>
          <w:szCs w:val="22"/>
          <w:lang w:eastAsia="zh-CN"/>
        </w:rPr>
        <w:t>.</w:t>
      </w:r>
      <w:r w:rsidR="00D7180E" w:rsidRPr="00197164">
        <w:rPr>
          <w:rFonts w:ascii="Arial" w:eastAsiaTheme="minorEastAsia" w:hAnsi="Arial" w:cs="Arial"/>
          <w:sz w:val="22"/>
          <w:szCs w:val="22"/>
          <w:vertAlign w:val="superscript"/>
          <w:lang w:eastAsia="zh-CN"/>
        </w:rPr>
        <w:t>13,26</w:t>
      </w:r>
      <w:r w:rsidRPr="00197164">
        <w:rPr>
          <w:rFonts w:ascii="Arial" w:eastAsiaTheme="minorEastAsia" w:hAnsi="Arial" w:cs="Arial" w:hint="eastAsia"/>
          <w:sz w:val="22"/>
          <w:szCs w:val="22"/>
          <w:lang w:eastAsia="zh-CN"/>
        </w:rPr>
        <w:t xml:space="preserve"> </w:t>
      </w:r>
      <w:r w:rsidR="00070219" w:rsidRPr="00197164">
        <w:rPr>
          <w:rFonts w:ascii="Arial" w:eastAsiaTheme="minorEastAsia" w:hAnsi="Arial" w:cs="Arial" w:hint="eastAsia"/>
          <w:sz w:val="22"/>
          <w:szCs w:val="22"/>
          <w:lang w:eastAsia="zh-CN"/>
        </w:rPr>
        <w:t xml:space="preserve">As the industry shifts towards </w:t>
      </w:r>
      <w:r w:rsidR="007F72FD">
        <w:rPr>
          <w:rFonts w:ascii="Arial" w:eastAsiaTheme="minorEastAsia" w:hAnsi="Arial" w:cs="Arial"/>
          <w:sz w:val="22"/>
          <w:szCs w:val="22"/>
          <w:lang w:eastAsia="zh-CN"/>
        </w:rPr>
        <w:t>more sustainable products</w:t>
      </w:r>
      <w:r w:rsidR="00070219" w:rsidRPr="00197164">
        <w:rPr>
          <w:rFonts w:ascii="Arial" w:eastAsiaTheme="minorEastAsia" w:hAnsi="Arial" w:cs="Arial"/>
          <w:sz w:val="22"/>
          <w:szCs w:val="22"/>
          <w:lang w:eastAsia="zh-CN"/>
        </w:rPr>
        <w:t xml:space="preserve">, reducing </w:t>
      </w:r>
      <w:r w:rsidR="00070219" w:rsidRPr="00197164">
        <w:rPr>
          <w:rFonts w:ascii="Arial" w:eastAsiaTheme="minorEastAsia" w:hAnsi="Arial" w:cs="Arial" w:hint="eastAsia"/>
          <w:sz w:val="22"/>
          <w:szCs w:val="22"/>
          <w:lang w:eastAsia="zh-CN"/>
        </w:rPr>
        <w:t xml:space="preserve">the carbon footprint </w:t>
      </w:r>
      <w:r w:rsidR="00070219" w:rsidRPr="00197164">
        <w:rPr>
          <w:rFonts w:ascii="Arial" w:eastAsiaTheme="minorEastAsia" w:hAnsi="Arial" w:cs="Arial"/>
          <w:sz w:val="22"/>
          <w:szCs w:val="22"/>
          <w:lang w:eastAsia="zh-CN"/>
        </w:rPr>
        <w:t>of</w:t>
      </w:r>
      <w:r w:rsidR="00070219" w:rsidRPr="00197164">
        <w:rPr>
          <w:rFonts w:ascii="Arial" w:eastAsiaTheme="minorEastAsia" w:hAnsi="Arial" w:cs="Arial" w:hint="eastAsia"/>
          <w:sz w:val="22"/>
          <w:szCs w:val="22"/>
          <w:lang w:eastAsia="zh-CN"/>
        </w:rPr>
        <w:t xml:space="preserve"> acetylene</w:t>
      </w:r>
      <w:r w:rsidR="00070219" w:rsidRPr="00197164">
        <w:rPr>
          <w:rFonts w:ascii="Arial" w:eastAsiaTheme="minorEastAsia" w:hAnsi="Arial" w:cs="Arial"/>
          <w:sz w:val="22"/>
          <w:szCs w:val="22"/>
          <w:lang w:eastAsia="zh-CN"/>
        </w:rPr>
        <w:t xml:space="preserve"> </w:t>
      </w:r>
      <w:r w:rsidR="00F87E1F" w:rsidRPr="00197164">
        <w:rPr>
          <w:rFonts w:ascii="Arial" w:eastAsiaTheme="minorEastAsia" w:hAnsi="Arial" w:cs="Arial" w:hint="eastAsia"/>
          <w:sz w:val="22"/>
          <w:szCs w:val="22"/>
          <w:lang w:eastAsia="zh-CN"/>
        </w:rPr>
        <w:t xml:space="preserve">production </w:t>
      </w:r>
      <w:r w:rsidR="00435A93" w:rsidRPr="00197164">
        <w:rPr>
          <w:rFonts w:ascii="Arial" w:eastAsiaTheme="minorEastAsia" w:hAnsi="Arial" w:cs="Arial" w:hint="eastAsia"/>
          <w:sz w:val="22"/>
          <w:szCs w:val="22"/>
          <w:lang w:eastAsia="zh-CN"/>
        </w:rPr>
        <w:t xml:space="preserve">through the use of </w:t>
      </w:r>
      <w:r w:rsidR="00435A93" w:rsidRPr="00197164">
        <w:rPr>
          <w:rFonts w:ascii="Arial" w:eastAsiaTheme="minorEastAsia" w:hAnsi="Arial" w:cs="Arial"/>
          <w:sz w:val="22"/>
          <w:szCs w:val="22"/>
          <w:lang w:eastAsia="zh-CN"/>
        </w:rPr>
        <w:t>renewable energy</w:t>
      </w:r>
      <w:r w:rsidR="007F72FD">
        <w:rPr>
          <w:rFonts w:ascii="Arial" w:eastAsiaTheme="minorEastAsia" w:hAnsi="Arial" w:cs="Arial"/>
          <w:sz w:val="22"/>
          <w:szCs w:val="22"/>
          <w:lang w:eastAsia="zh-CN"/>
        </w:rPr>
        <w:t xml:space="preserve"> and </w:t>
      </w:r>
      <w:r w:rsidR="00435A93" w:rsidRPr="00197164">
        <w:rPr>
          <w:rFonts w:ascii="Arial" w:eastAsiaTheme="minorEastAsia" w:hAnsi="Arial" w:cs="Arial" w:hint="eastAsia"/>
          <w:sz w:val="22"/>
          <w:szCs w:val="22"/>
          <w:lang w:eastAsia="zh-CN"/>
        </w:rPr>
        <w:t xml:space="preserve">carbon sources, and </w:t>
      </w:r>
      <w:r w:rsidR="00435A93" w:rsidRPr="00197164">
        <w:rPr>
          <w:rFonts w:ascii="Arial" w:eastAsiaTheme="minorEastAsia" w:hAnsi="Arial" w:cs="Arial"/>
          <w:sz w:val="22"/>
          <w:szCs w:val="22"/>
          <w:lang w:eastAsia="zh-CN"/>
        </w:rPr>
        <w:t xml:space="preserve">new technologies </w:t>
      </w:r>
      <w:r w:rsidR="00070219" w:rsidRPr="00197164">
        <w:rPr>
          <w:rFonts w:ascii="Arial" w:eastAsiaTheme="minorEastAsia" w:hAnsi="Arial" w:cs="Arial"/>
          <w:sz w:val="22"/>
          <w:szCs w:val="22"/>
          <w:lang w:eastAsia="zh-CN"/>
        </w:rPr>
        <w:t>presents</w:t>
      </w:r>
      <w:r w:rsidR="00070219" w:rsidRPr="00197164">
        <w:rPr>
          <w:rFonts w:ascii="Arial" w:eastAsiaTheme="minorEastAsia" w:hAnsi="Arial" w:cs="Arial" w:hint="eastAsia"/>
          <w:sz w:val="22"/>
          <w:szCs w:val="22"/>
          <w:lang w:eastAsia="zh-CN"/>
        </w:rPr>
        <w:t xml:space="preserve"> </w:t>
      </w:r>
      <w:r w:rsidR="00070219" w:rsidRPr="00197164">
        <w:rPr>
          <w:rFonts w:ascii="Arial" w:eastAsiaTheme="minorEastAsia" w:hAnsi="Arial" w:cs="Arial"/>
          <w:sz w:val="22"/>
          <w:szCs w:val="22"/>
          <w:lang w:eastAsia="zh-CN"/>
        </w:rPr>
        <w:t>an opportunity for its revitalization</w:t>
      </w:r>
      <w:r w:rsidR="005363AC" w:rsidRPr="00197164">
        <w:rPr>
          <w:rFonts w:ascii="Arial" w:eastAsiaTheme="minorEastAsia" w:hAnsi="Arial" w:cs="Arial"/>
          <w:sz w:val="22"/>
          <w:szCs w:val="22"/>
          <w:lang w:eastAsia="zh-CN"/>
        </w:rPr>
        <w:t>.</w:t>
      </w:r>
      <w:r w:rsidR="00BA3524" w:rsidRPr="00197164">
        <w:rPr>
          <w:rFonts w:ascii="Arial" w:hAnsi="Arial" w:cs="Arial"/>
          <w:sz w:val="22"/>
          <w:szCs w:val="22"/>
          <w:vertAlign w:val="superscript"/>
        </w:rPr>
        <w:t>13</w:t>
      </w:r>
      <w:r w:rsidR="00CE09DF" w:rsidRPr="00197164">
        <w:rPr>
          <w:rFonts w:ascii="Arial" w:eastAsiaTheme="minorEastAsia" w:hAnsi="Arial" w:cs="Arial"/>
          <w:sz w:val="22"/>
          <w:szCs w:val="22"/>
          <w:lang w:eastAsia="zh-CN"/>
        </w:rPr>
        <w:t xml:space="preserve"> </w:t>
      </w:r>
      <w:r w:rsidR="00D3115F" w:rsidRPr="00197164">
        <w:rPr>
          <w:rFonts w:ascii="Arial" w:eastAsiaTheme="minorEastAsia" w:hAnsi="Arial" w:cs="Arial"/>
          <w:sz w:val="22"/>
          <w:szCs w:val="22"/>
          <w:lang w:eastAsia="zh-CN"/>
        </w:rPr>
        <w:t>However, r</w:t>
      </w:r>
      <w:r w:rsidR="004009C4" w:rsidRPr="00197164">
        <w:rPr>
          <w:rFonts w:ascii="Arial" w:eastAsiaTheme="minorEastAsia" w:hAnsi="Arial" w:cs="Arial"/>
          <w:sz w:val="22"/>
          <w:szCs w:val="22"/>
          <w:lang w:eastAsia="zh-CN"/>
        </w:rPr>
        <w:t xml:space="preserve">esearch on alternative </w:t>
      </w:r>
      <w:r w:rsidR="00D60E2F" w:rsidRPr="00197164">
        <w:rPr>
          <w:rFonts w:ascii="Arial" w:eastAsiaTheme="minorEastAsia" w:hAnsi="Arial" w:cs="Arial" w:hint="eastAsia"/>
          <w:sz w:val="22"/>
          <w:szCs w:val="22"/>
          <w:lang w:eastAsia="zh-CN"/>
        </w:rPr>
        <w:t>acetylene</w:t>
      </w:r>
      <w:r w:rsidR="00D60E2F" w:rsidRPr="00197164">
        <w:rPr>
          <w:rFonts w:ascii="Arial" w:eastAsiaTheme="minorEastAsia" w:hAnsi="Arial" w:cs="Arial"/>
          <w:sz w:val="22"/>
          <w:szCs w:val="22"/>
          <w:lang w:eastAsia="zh-CN"/>
        </w:rPr>
        <w:t xml:space="preserve"> </w:t>
      </w:r>
      <w:r w:rsidR="004009C4" w:rsidRPr="00197164">
        <w:rPr>
          <w:rFonts w:ascii="Arial" w:eastAsiaTheme="minorEastAsia" w:hAnsi="Arial" w:cs="Arial"/>
          <w:sz w:val="22"/>
          <w:szCs w:val="22"/>
          <w:lang w:eastAsia="zh-CN"/>
        </w:rPr>
        <w:t xml:space="preserve">production has lagged </w:t>
      </w:r>
      <w:r w:rsidR="001C3A4C" w:rsidRPr="00197164">
        <w:rPr>
          <w:rFonts w:ascii="Arial" w:eastAsiaTheme="minorEastAsia" w:hAnsi="Arial" w:cs="Arial" w:hint="eastAsia"/>
          <w:sz w:val="22"/>
          <w:szCs w:val="22"/>
          <w:lang w:eastAsia="zh-CN"/>
        </w:rPr>
        <w:t>for</w:t>
      </w:r>
      <w:r w:rsidR="004009C4" w:rsidRPr="00197164">
        <w:rPr>
          <w:rFonts w:ascii="Arial" w:eastAsiaTheme="minorEastAsia" w:hAnsi="Arial" w:cs="Arial"/>
          <w:sz w:val="22"/>
          <w:szCs w:val="22"/>
          <w:lang w:eastAsia="zh-CN"/>
        </w:rPr>
        <w:t xml:space="preserve"> decades.</w:t>
      </w:r>
      <w:r w:rsidR="00BE2FFD" w:rsidRPr="00197164">
        <w:rPr>
          <w:rFonts w:ascii="Arial" w:eastAsiaTheme="minorEastAsia" w:hAnsi="Arial" w:cs="Arial"/>
          <w:sz w:val="22"/>
          <w:szCs w:val="22"/>
          <w:lang w:eastAsia="zh-CN"/>
        </w:rPr>
        <w:t xml:space="preserve"> </w:t>
      </w:r>
      <w:r w:rsidR="00587B1C" w:rsidRPr="00197164">
        <w:rPr>
          <w:rFonts w:ascii="Arial" w:eastAsiaTheme="minorEastAsia" w:hAnsi="Arial" w:cs="Arial"/>
          <w:sz w:val="22"/>
          <w:szCs w:val="22"/>
          <w:lang w:eastAsia="zh-CN"/>
        </w:rPr>
        <w:t xml:space="preserve">By offering a </w:t>
      </w:r>
      <w:del w:id="13" w:author="Thomas Dursch" w:date="2025-01-10T10:08:00Z" w16du:dateUtc="2025-01-10T15:08:00Z">
        <w:r w:rsidR="00587B1C" w:rsidRPr="00197164" w:rsidDel="00F07DCD">
          <w:rPr>
            <w:rFonts w:ascii="Arial" w:eastAsiaTheme="minorEastAsia" w:hAnsi="Arial" w:cs="Arial"/>
            <w:sz w:val="22"/>
            <w:szCs w:val="22"/>
            <w:lang w:eastAsia="zh-CN"/>
          </w:rPr>
          <w:delText xml:space="preserve">comprehensive </w:delText>
        </w:r>
      </w:del>
      <w:ins w:id="14" w:author="Thomas Dursch" w:date="2025-01-10T10:08:00Z" w16du:dateUtc="2025-01-10T15:08:00Z">
        <w:r w:rsidR="00F07DCD">
          <w:rPr>
            <w:rFonts w:ascii="Arial" w:eastAsiaTheme="minorEastAsia" w:hAnsi="Arial" w:cs="Arial"/>
            <w:sz w:val="22"/>
            <w:szCs w:val="22"/>
            <w:lang w:eastAsia="zh-CN"/>
          </w:rPr>
          <w:t>detailed</w:t>
        </w:r>
        <w:r w:rsidR="00F07DCD" w:rsidRPr="00197164">
          <w:rPr>
            <w:rFonts w:ascii="Arial" w:eastAsiaTheme="minorEastAsia" w:hAnsi="Arial" w:cs="Arial"/>
            <w:sz w:val="22"/>
            <w:szCs w:val="22"/>
            <w:lang w:eastAsia="zh-CN"/>
          </w:rPr>
          <w:t xml:space="preserve"> </w:t>
        </w:r>
      </w:ins>
      <w:r w:rsidR="00587B1C" w:rsidRPr="00197164">
        <w:rPr>
          <w:rFonts w:ascii="Arial" w:eastAsiaTheme="minorEastAsia" w:hAnsi="Arial" w:cs="Arial"/>
          <w:sz w:val="22"/>
          <w:szCs w:val="22"/>
          <w:lang w:eastAsia="zh-CN"/>
        </w:rPr>
        <w:t xml:space="preserve">analysis of conventional </w:t>
      </w:r>
      <w:r w:rsidR="00587B1C" w:rsidRPr="00197164">
        <w:rPr>
          <w:rFonts w:ascii="Arial" w:hAnsi="Arial" w:cs="Arial"/>
          <w:sz w:val="22"/>
          <w:szCs w:val="22"/>
        </w:rPr>
        <w:t>C</w:t>
      </w:r>
      <w:r w:rsidR="00587B1C" w:rsidRPr="00197164">
        <w:rPr>
          <w:rFonts w:ascii="Arial" w:hAnsi="Arial" w:cs="Arial"/>
          <w:sz w:val="22"/>
          <w:szCs w:val="22"/>
          <w:vertAlign w:val="subscript"/>
        </w:rPr>
        <w:t>2</w:t>
      </w:r>
      <w:r w:rsidR="00587B1C" w:rsidRPr="00197164">
        <w:rPr>
          <w:rFonts w:ascii="Arial" w:hAnsi="Arial" w:cs="Arial"/>
          <w:sz w:val="22"/>
          <w:szCs w:val="22"/>
        </w:rPr>
        <w:t>H</w:t>
      </w:r>
      <w:r w:rsidR="00587B1C" w:rsidRPr="00197164">
        <w:rPr>
          <w:rFonts w:ascii="Arial" w:hAnsi="Arial" w:cs="Arial"/>
          <w:sz w:val="22"/>
          <w:szCs w:val="22"/>
          <w:vertAlign w:val="subscript"/>
        </w:rPr>
        <w:t>2</w:t>
      </w:r>
      <w:r w:rsidR="00587B1C" w:rsidRPr="00197164">
        <w:rPr>
          <w:rFonts w:ascii="Arial" w:eastAsiaTheme="minorEastAsia" w:hAnsi="Arial" w:cs="Arial"/>
          <w:sz w:val="22"/>
          <w:szCs w:val="22"/>
          <w:lang w:eastAsia="zh-CN"/>
        </w:rPr>
        <w:t xml:space="preserve"> production methods, summarizing emerging technologies, and outlining pathways toward </w:t>
      </w:r>
      <w:r w:rsidR="00783860" w:rsidRPr="00197164">
        <w:rPr>
          <w:rFonts w:ascii="Arial" w:eastAsiaTheme="minorEastAsia" w:hAnsi="Arial" w:cs="Arial" w:hint="eastAsia"/>
          <w:sz w:val="22"/>
          <w:szCs w:val="22"/>
          <w:lang w:eastAsia="zh-CN"/>
        </w:rPr>
        <w:t xml:space="preserve">sustainable </w:t>
      </w:r>
      <w:r w:rsidR="003A19A2" w:rsidRPr="00197164">
        <w:rPr>
          <w:rFonts w:ascii="Arial" w:eastAsiaTheme="minorEastAsia" w:hAnsi="Arial" w:cs="Arial" w:hint="eastAsia"/>
          <w:sz w:val="22"/>
          <w:szCs w:val="22"/>
          <w:lang w:eastAsia="zh-CN"/>
        </w:rPr>
        <w:t>processes</w:t>
      </w:r>
      <w:r w:rsidR="00587B1C"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t</w:t>
      </w:r>
      <w:r w:rsidR="00435A93" w:rsidRPr="00197164">
        <w:rPr>
          <w:rFonts w:ascii="Arial" w:eastAsiaTheme="minorEastAsia" w:hAnsi="Arial" w:cs="Arial" w:hint="eastAsia"/>
          <w:sz w:val="22"/>
          <w:szCs w:val="22"/>
          <w:lang w:eastAsia="zh-CN"/>
        </w:rPr>
        <w:t xml:space="preserve">his </w:t>
      </w:r>
      <w:r w:rsidR="00DB7C78">
        <w:rPr>
          <w:rFonts w:ascii="Arial" w:eastAsiaTheme="minorEastAsia" w:hAnsi="Arial" w:cs="Arial"/>
          <w:sz w:val="22"/>
          <w:szCs w:val="22"/>
          <w:lang w:eastAsia="zh-CN"/>
        </w:rPr>
        <w:t>P</w:t>
      </w:r>
      <w:r w:rsidR="00DB7C78" w:rsidRPr="00197164">
        <w:rPr>
          <w:rFonts w:ascii="Arial" w:eastAsiaTheme="minorEastAsia" w:hAnsi="Arial" w:cs="Arial" w:hint="eastAsia"/>
          <w:sz w:val="22"/>
          <w:szCs w:val="22"/>
          <w:lang w:eastAsia="zh-CN"/>
        </w:rPr>
        <w:t>erspective</w:t>
      </w:r>
      <w:r w:rsidR="00DB7C78"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aims</w:t>
      </w:r>
      <w:r w:rsidR="00435A93" w:rsidRPr="00197164">
        <w:rPr>
          <w:rFonts w:ascii="Arial" w:eastAsiaTheme="minorEastAsia" w:hAnsi="Arial" w:cs="Arial" w:hint="eastAsia"/>
          <w:sz w:val="22"/>
          <w:szCs w:val="22"/>
          <w:lang w:eastAsia="zh-CN"/>
        </w:rPr>
        <w:t xml:space="preserve"> to </w:t>
      </w:r>
      <w:r w:rsidR="00587B1C" w:rsidRPr="00197164">
        <w:rPr>
          <w:rFonts w:ascii="Arial" w:eastAsiaTheme="minorEastAsia" w:hAnsi="Arial" w:cs="Arial"/>
          <w:sz w:val="22"/>
          <w:szCs w:val="22"/>
          <w:lang w:eastAsia="zh-CN"/>
        </w:rPr>
        <w:t xml:space="preserve">rekindle interest and </w:t>
      </w:r>
      <w:r w:rsidR="00587B1C" w:rsidRPr="00197164">
        <w:rPr>
          <w:rFonts w:ascii="Arial" w:eastAsiaTheme="minorEastAsia" w:hAnsi="Arial" w:cs="Arial" w:hint="eastAsia"/>
          <w:sz w:val="22"/>
          <w:szCs w:val="22"/>
          <w:lang w:eastAsia="zh-CN"/>
        </w:rPr>
        <w:t>foster</w:t>
      </w:r>
      <w:r w:rsidR="00587B1C" w:rsidRPr="00197164">
        <w:rPr>
          <w:rFonts w:ascii="Arial" w:eastAsiaTheme="minorEastAsia" w:hAnsi="Arial" w:cs="Arial"/>
          <w:sz w:val="22"/>
          <w:szCs w:val="22"/>
          <w:lang w:eastAsia="zh-CN"/>
        </w:rPr>
        <w:t xml:space="preserve"> collaborative efforts in advancing </w:t>
      </w:r>
      <w:r w:rsidR="00783860" w:rsidRPr="00197164">
        <w:rPr>
          <w:rFonts w:ascii="Arial" w:eastAsiaTheme="minorEastAsia" w:hAnsi="Arial" w:cs="Arial" w:hint="eastAsia"/>
          <w:sz w:val="22"/>
          <w:szCs w:val="22"/>
          <w:lang w:eastAsia="zh-CN"/>
        </w:rPr>
        <w:t>green</w:t>
      </w:r>
      <w:r w:rsidR="00587B1C" w:rsidRPr="00197164">
        <w:rPr>
          <w:rFonts w:ascii="Arial" w:eastAsiaTheme="minorEastAsia" w:hAnsi="Arial" w:cs="Arial"/>
          <w:sz w:val="22"/>
          <w:szCs w:val="22"/>
          <w:lang w:eastAsia="zh-CN"/>
        </w:rPr>
        <w:t xml:space="preserve"> acetylene production </w:t>
      </w:r>
      <w:r w:rsidR="00587B1C" w:rsidRPr="00197164">
        <w:rPr>
          <w:rFonts w:ascii="Arial" w:eastAsiaTheme="minorEastAsia" w:hAnsi="Arial" w:cs="Arial" w:hint="eastAsia"/>
          <w:sz w:val="22"/>
          <w:szCs w:val="22"/>
          <w:lang w:eastAsia="zh-CN"/>
        </w:rPr>
        <w:t xml:space="preserve">while addressing </w:t>
      </w:r>
      <w:r w:rsidR="003D612C" w:rsidRPr="00197164">
        <w:rPr>
          <w:rFonts w:ascii="Arial" w:eastAsiaTheme="minorEastAsia" w:hAnsi="Arial" w:cs="Arial"/>
          <w:sz w:val="22"/>
          <w:szCs w:val="22"/>
          <w:lang w:eastAsia="zh-CN"/>
        </w:rPr>
        <w:t>the</w:t>
      </w:r>
      <w:r w:rsidR="004576CE"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 xml:space="preserve">associated </w:t>
      </w:r>
      <w:r w:rsidR="004576CE" w:rsidRPr="00197164">
        <w:rPr>
          <w:rFonts w:ascii="Arial" w:eastAsiaTheme="minorEastAsia" w:hAnsi="Arial" w:cs="Arial"/>
          <w:sz w:val="22"/>
          <w:szCs w:val="22"/>
          <w:lang w:eastAsia="zh-CN"/>
        </w:rPr>
        <w:t xml:space="preserve">challenges and </w:t>
      </w:r>
      <w:r w:rsidR="006E5F69" w:rsidRPr="00197164">
        <w:rPr>
          <w:rFonts w:ascii="Arial" w:eastAsiaTheme="minorEastAsia" w:hAnsi="Arial" w:cs="Arial"/>
          <w:sz w:val="22"/>
          <w:szCs w:val="22"/>
          <w:lang w:eastAsia="zh-CN"/>
        </w:rPr>
        <w:t>opportunities</w:t>
      </w:r>
      <w:r w:rsidR="004576CE" w:rsidRPr="00197164">
        <w:rPr>
          <w:rFonts w:ascii="Arial" w:eastAsiaTheme="minorEastAsia" w:hAnsi="Arial" w:cs="Arial"/>
          <w:sz w:val="22"/>
          <w:szCs w:val="22"/>
          <w:lang w:eastAsia="zh-CN"/>
        </w:rPr>
        <w:t>.</w:t>
      </w:r>
    </w:p>
    <w:p w14:paraId="506BDDE6" w14:textId="2CC9F867" w:rsidR="00E744BE" w:rsidRPr="003F3933" w:rsidRDefault="00C74984" w:rsidP="003F3933">
      <w:pPr>
        <w:snapToGrid w:val="0"/>
        <w:spacing w:before="240" w:line="360" w:lineRule="auto"/>
        <w:jc w:val="both"/>
        <w:rPr>
          <w:rFonts w:ascii="Arial" w:hAnsi="Arial" w:cs="Arial"/>
          <w:b/>
          <w:sz w:val="22"/>
          <w:szCs w:val="22"/>
        </w:rPr>
      </w:pPr>
      <w:r w:rsidRPr="003F3933">
        <w:rPr>
          <w:rFonts w:ascii="Arial" w:hAnsi="Arial" w:cs="Arial"/>
          <w:b/>
          <w:sz w:val="22"/>
          <w:szCs w:val="22"/>
        </w:rPr>
        <w:t xml:space="preserve">Production of </w:t>
      </w:r>
      <w:r w:rsidR="00F96528" w:rsidRPr="003F3933">
        <w:rPr>
          <w:rFonts w:ascii="Arial" w:hAnsi="Arial" w:cs="Arial"/>
          <w:b/>
          <w:sz w:val="22"/>
          <w:szCs w:val="22"/>
        </w:rPr>
        <w:t>acetylene</w:t>
      </w:r>
    </w:p>
    <w:p w14:paraId="5950553A" w14:textId="66616967" w:rsidR="00DB7C78" w:rsidRPr="003F3933" w:rsidRDefault="00B11253" w:rsidP="00495801">
      <w:pPr>
        <w:tabs>
          <w:tab w:val="left" w:pos="450"/>
        </w:tabs>
        <w:spacing w:line="360" w:lineRule="auto"/>
        <w:jc w:val="both"/>
        <w:rPr>
          <w:rFonts w:ascii="Arial" w:eastAsiaTheme="minorEastAsia" w:hAnsi="Arial" w:cs="Arial"/>
          <w:bCs/>
          <w:i/>
          <w:iCs/>
          <w:sz w:val="22"/>
          <w:szCs w:val="22"/>
          <w:lang w:eastAsia="zh-CN"/>
        </w:rPr>
      </w:pPr>
      <w:r w:rsidRPr="003F3933">
        <w:rPr>
          <w:rFonts w:ascii="Arial" w:eastAsiaTheme="minorEastAsia" w:hAnsi="Arial" w:cs="Arial"/>
          <w:bCs/>
          <w:i/>
          <w:iCs/>
          <w:sz w:val="22"/>
          <w:szCs w:val="22"/>
          <w:lang w:eastAsia="zh-CN"/>
        </w:rPr>
        <w:t xml:space="preserve">Summary of </w:t>
      </w:r>
      <w:r w:rsidR="00F50D66" w:rsidRPr="003F3933">
        <w:rPr>
          <w:rFonts w:ascii="Arial" w:eastAsiaTheme="minorEastAsia" w:hAnsi="Arial" w:cs="Arial"/>
          <w:bCs/>
          <w:i/>
          <w:iCs/>
          <w:sz w:val="22"/>
          <w:szCs w:val="22"/>
          <w:lang w:eastAsia="zh-CN"/>
        </w:rPr>
        <w:t xml:space="preserve">acetylene </w:t>
      </w:r>
      <w:r w:rsidRPr="003F3933">
        <w:rPr>
          <w:rFonts w:ascii="Arial" w:eastAsiaTheme="minorEastAsia" w:hAnsi="Arial" w:cs="Arial"/>
          <w:bCs/>
          <w:i/>
          <w:iCs/>
          <w:sz w:val="22"/>
          <w:szCs w:val="22"/>
          <w:lang w:eastAsia="zh-CN"/>
        </w:rPr>
        <w:t xml:space="preserve">production routes </w:t>
      </w:r>
      <w:r w:rsidR="00DE70E7" w:rsidRPr="003F3933">
        <w:rPr>
          <w:rFonts w:ascii="Arial" w:eastAsiaTheme="minorEastAsia" w:hAnsi="Arial" w:cs="Arial"/>
          <w:bCs/>
          <w:i/>
          <w:iCs/>
          <w:sz w:val="22"/>
          <w:szCs w:val="22"/>
          <w:lang w:eastAsia="zh-CN"/>
        </w:rPr>
        <w:t>and its applications</w:t>
      </w:r>
    </w:p>
    <w:p w14:paraId="2FDA159B" w14:textId="56EF556D" w:rsidR="00B1724A" w:rsidRPr="00197164" w:rsidRDefault="008D41A3" w:rsidP="001868AE">
      <w:pPr>
        <w:pStyle w:val="ListParagraph"/>
        <w:spacing w:line="360" w:lineRule="auto"/>
        <w:ind w:left="0"/>
        <w:jc w:val="both"/>
        <w:rPr>
          <w:rFonts w:ascii="Arial" w:eastAsiaTheme="minorEastAsia" w:hAnsi="Arial" w:cs="Arial"/>
          <w:sz w:val="22"/>
          <w:szCs w:val="22"/>
          <w:lang w:eastAsia="zh-CN"/>
        </w:rPr>
      </w:pPr>
      <w:bookmarkStart w:id="15" w:name="_Hlk169718991"/>
      <w:bookmarkStart w:id="16" w:name="_Hlk164260949"/>
      <w:r w:rsidRPr="00197164">
        <w:rPr>
          <w:rFonts w:ascii="Arial" w:eastAsiaTheme="minorEastAsia" w:hAnsi="Arial" w:cs="Arial"/>
          <w:sz w:val="22"/>
          <w:szCs w:val="22"/>
          <w:lang w:eastAsia="zh-CN"/>
        </w:rPr>
        <w:t>Acetylene</w:t>
      </w:r>
      <w:r w:rsidR="0090484D" w:rsidRPr="00197164">
        <w:rPr>
          <w:rFonts w:ascii="Arial" w:eastAsiaTheme="minorEastAsia" w:hAnsi="Arial" w:cs="Arial"/>
          <w:sz w:val="22"/>
          <w:szCs w:val="22"/>
          <w:lang w:eastAsia="zh-CN"/>
        </w:rPr>
        <w:t xml:space="preserve"> can be produced from fossil</w:t>
      </w:r>
      <w:bookmarkStart w:id="17" w:name="_Hlk175946086"/>
      <w:r w:rsidR="0090484D" w:rsidRPr="00197164">
        <w:rPr>
          <w:rFonts w:ascii="Arial" w:eastAsiaTheme="minorEastAsia" w:hAnsi="Arial" w:cs="Arial"/>
          <w:sz w:val="22"/>
          <w:szCs w:val="22"/>
          <w:lang w:eastAsia="zh-CN"/>
        </w:rPr>
        <w:t xml:space="preserve"> </w:t>
      </w:r>
      <w:bookmarkEnd w:id="17"/>
      <w:r w:rsidR="0090484D" w:rsidRPr="00197164">
        <w:rPr>
          <w:rFonts w:ascii="Arial" w:eastAsiaTheme="minorEastAsia" w:hAnsi="Arial" w:cs="Arial"/>
          <w:sz w:val="22"/>
          <w:szCs w:val="22"/>
          <w:lang w:eastAsia="zh-CN"/>
        </w:rPr>
        <w:t xml:space="preserve">feedstocks </w:t>
      </w:r>
      <w:r w:rsidRPr="00197164">
        <w:rPr>
          <w:rFonts w:ascii="Arial" w:eastAsiaTheme="minorEastAsia" w:hAnsi="Arial" w:cs="Arial"/>
          <w:sz w:val="22"/>
          <w:szCs w:val="22"/>
          <w:lang w:eastAsia="zh-CN"/>
        </w:rPr>
        <w:t>such as</w:t>
      </w:r>
      <w:r w:rsidR="0090484D" w:rsidRPr="00197164">
        <w:rPr>
          <w:rFonts w:ascii="Arial" w:eastAsiaTheme="minorEastAsia" w:hAnsi="Arial" w:cs="Arial"/>
          <w:sz w:val="22"/>
          <w:szCs w:val="22"/>
          <w:lang w:eastAsia="zh-CN"/>
        </w:rPr>
        <w:t xml:space="preserve"> coal, natural gas</w:t>
      </w:r>
      <w:r w:rsidR="00355A50" w:rsidRPr="00197164">
        <w:rPr>
          <w:rFonts w:ascii="Arial" w:eastAsiaTheme="minorEastAsia" w:hAnsi="Arial" w:cs="Arial"/>
          <w:sz w:val="22"/>
          <w:szCs w:val="22"/>
          <w:lang w:eastAsia="zh-CN"/>
        </w:rPr>
        <w:t>,</w:t>
      </w:r>
      <w:r w:rsidR="0090484D" w:rsidRPr="00197164">
        <w:rPr>
          <w:rFonts w:ascii="Arial" w:eastAsiaTheme="minorEastAsia" w:hAnsi="Arial" w:cs="Arial"/>
          <w:sz w:val="22"/>
          <w:szCs w:val="22"/>
          <w:lang w:eastAsia="zh-CN"/>
        </w:rPr>
        <w:t xml:space="preserve"> and oil</w:t>
      </w:r>
      <w:r w:rsidR="00B1724A"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u</w:t>
      </w:r>
      <w:bookmarkEnd w:id="15"/>
      <w:r w:rsidRPr="00197164">
        <w:rPr>
          <w:rFonts w:ascii="Arial" w:eastAsiaTheme="minorEastAsia" w:hAnsi="Arial" w:cs="Arial"/>
          <w:sz w:val="22"/>
          <w:szCs w:val="22"/>
          <w:lang w:eastAsia="zh-CN"/>
        </w:rPr>
        <w:t>sing</w:t>
      </w:r>
      <w:r w:rsidR="00B1724A" w:rsidRPr="00197164">
        <w:rPr>
          <w:rFonts w:ascii="Arial" w:eastAsiaTheme="minorEastAsia" w:hAnsi="Arial" w:cs="Arial"/>
          <w:sz w:val="22"/>
          <w:szCs w:val="22"/>
          <w:lang w:eastAsia="zh-CN"/>
        </w:rPr>
        <w:t xml:space="preserve"> four </w:t>
      </w:r>
      <w:r w:rsidRPr="00197164">
        <w:rPr>
          <w:rFonts w:ascii="Arial" w:eastAsiaTheme="minorEastAsia" w:hAnsi="Arial" w:cs="Arial"/>
          <w:sz w:val="22"/>
          <w:szCs w:val="22"/>
          <w:lang w:eastAsia="zh-CN"/>
        </w:rPr>
        <w:t>primary</w:t>
      </w:r>
      <w:r w:rsidR="00B1724A" w:rsidRPr="00197164">
        <w:rPr>
          <w:rFonts w:ascii="Arial" w:eastAsiaTheme="minorEastAsia" w:hAnsi="Arial" w:cs="Arial"/>
          <w:sz w:val="22"/>
          <w:szCs w:val="22"/>
          <w:lang w:eastAsia="zh-CN"/>
        </w:rPr>
        <w:t xml:space="preserve"> technologies</w:t>
      </w:r>
      <w:r w:rsidR="00A929EF" w:rsidRPr="00197164">
        <w:rPr>
          <w:rFonts w:ascii="Arial" w:eastAsiaTheme="minorEastAsia" w:hAnsi="Arial" w:cs="Arial"/>
          <w:sz w:val="22"/>
          <w:szCs w:val="22"/>
          <w:lang w:eastAsia="zh-CN"/>
        </w:rPr>
        <w:t xml:space="preserve">, namely </w:t>
      </w:r>
      <w:r w:rsidR="00152B57" w:rsidRPr="00197164">
        <w:rPr>
          <w:rFonts w:ascii="Arial" w:eastAsiaTheme="minorEastAsia" w:hAnsi="Arial" w:cs="Arial"/>
          <w:sz w:val="22"/>
          <w:szCs w:val="22"/>
          <w:lang w:eastAsia="zh-CN"/>
        </w:rPr>
        <w:t>CaC</w:t>
      </w:r>
      <w:r w:rsidR="00152B57" w:rsidRPr="00197164">
        <w:rPr>
          <w:rFonts w:ascii="Arial" w:eastAsiaTheme="minorEastAsia" w:hAnsi="Arial" w:cs="Arial"/>
          <w:sz w:val="22"/>
          <w:szCs w:val="22"/>
          <w:vertAlign w:val="subscript"/>
          <w:lang w:eastAsia="zh-CN"/>
        </w:rPr>
        <w:t>2</w:t>
      </w:r>
      <w:r w:rsidR="00A929EF" w:rsidRPr="00197164">
        <w:rPr>
          <w:rFonts w:ascii="Arial" w:eastAsiaTheme="minorEastAsia" w:hAnsi="Arial" w:cs="Arial"/>
          <w:sz w:val="22"/>
          <w:szCs w:val="22"/>
          <w:lang w:eastAsia="zh-CN"/>
        </w:rPr>
        <w:t xml:space="preserve">, </w:t>
      </w:r>
      <w:r w:rsidR="00097B53" w:rsidRPr="00197164">
        <w:rPr>
          <w:rFonts w:ascii="Arial" w:eastAsiaTheme="minorEastAsia" w:hAnsi="Arial" w:cs="Arial" w:hint="eastAsia"/>
          <w:sz w:val="22"/>
          <w:szCs w:val="22"/>
          <w:lang w:eastAsia="zh-CN"/>
        </w:rPr>
        <w:t>partial combustion (</w:t>
      </w:r>
      <w:r w:rsidR="00097B53" w:rsidRPr="00197164">
        <w:rPr>
          <w:rFonts w:ascii="Arial" w:eastAsiaTheme="minorEastAsia" w:hAnsi="Arial" w:cs="Arial"/>
          <w:sz w:val="22"/>
          <w:szCs w:val="22"/>
          <w:lang w:eastAsia="zh-CN"/>
        </w:rPr>
        <w:t>PC</w:t>
      </w:r>
      <w:r w:rsidR="00097B53" w:rsidRPr="00197164">
        <w:rPr>
          <w:rFonts w:ascii="Arial" w:eastAsiaTheme="minorEastAsia" w:hAnsi="Arial" w:cs="Arial" w:hint="eastAsia"/>
          <w:sz w:val="22"/>
          <w:szCs w:val="22"/>
          <w:lang w:eastAsia="zh-CN"/>
        </w:rPr>
        <w:t>)</w:t>
      </w:r>
      <w:r w:rsidR="00A929EF" w:rsidRPr="00197164">
        <w:rPr>
          <w:rFonts w:ascii="Arial" w:eastAsiaTheme="minorEastAsia" w:hAnsi="Arial" w:cs="Arial"/>
          <w:sz w:val="22"/>
          <w:szCs w:val="22"/>
          <w:lang w:eastAsia="zh-CN"/>
        </w:rPr>
        <w:t xml:space="preserve">, </w:t>
      </w:r>
      <w:r w:rsidR="00152B57" w:rsidRPr="00197164">
        <w:rPr>
          <w:rFonts w:ascii="Arial" w:eastAsiaTheme="minorEastAsia" w:hAnsi="Arial" w:cs="Arial"/>
          <w:sz w:val="22"/>
          <w:szCs w:val="22"/>
          <w:lang w:eastAsia="zh-CN"/>
        </w:rPr>
        <w:t>plasma</w:t>
      </w:r>
      <w:r w:rsidR="00A929EF" w:rsidRPr="00197164">
        <w:rPr>
          <w:rFonts w:ascii="Arial" w:eastAsiaTheme="minorEastAsia" w:hAnsi="Arial" w:cs="Arial"/>
          <w:sz w:val="22"/>
          <w:szCs w:val="22"/>
          <w:lang w:eastAsia="zh-CN"/>
        </w:rPr>
        <w:t xml:space="preserve">, and </w:t>
      </w:r>
      <w:r w:rsidR="00097B53" w:rsidRPr="00197164">
        <w:rPr>
          <w:rFonts w:ascii="Arial" w:eastAsiaTheme="minorEastAsia" w:hAnsi="Arial" w:cs="Arial" w:hint="eastAsia"/>
          <w:sz w:val="22"/>
          <w:szCs w:val="22"/>
          <w:lang w:eastAsia="zh-CN"/>
        </w:rPr>
        <w:t>thermal pyrolysis (</w:t>
      </w:r>
      <w:r w:rsidR="00097B53" w:rsidRPr="00197164">
        <w:rPr>
          <w:rFonts w:ascii="Arial" w:eastAsiaTheme="minorEastAsia" w:hAnsi="Arial" w:cs="Arial"/>
          <w:sz w:val="22"/>
          <w:szCs w:val="22"/>
          <w:lang w:eastAsia="zh-CN"/>
        </w:rPr>
        <w:t>TP</w:t>
      </w:r>
      <w:r w:rsidR="00097B53" w:rsidRPr="00197164">
        <w:rPr>
          <w:rFonts w:ascii="Arial" w:eastAsiaTheme="minorEastAsia" w:hAnsi="Arial" w:cs="Arial" w:hint="eastAsia"/>
          <w:sz w:val="22"/>
          <w:szCs w:val="22"/>
          <w:lang w:eastAsia="zh-CN"/>
        </w:rPr>
        <w:t>)</w:t>
      </w:r>
      <w:r w:rsidR="00F84546" w:rsidRPr="00197164">
        <w:rPr>
          <w:rFonts w:ascii="Arial" w:eastAsiaTheme="minorEastAsia" w:hAnsi="Arial" w:cs="Arial" w:hint="eastAsia"/>
          <w:sz w:val="22"/>
          <w:szCs w:val="22"/>
          <w:lang w:eastAsia="zh-CN"/>
        </w:rPr>
        <w:t xml:space="preserve"> (</w:t>
      </w:r>
      <w:r w:rsidR="00F84546" w:rsidRPr="00197164">
        <w:rPr>
          <w:rFonts w:ascii="Arial" w:eastAsiaTheme="minorEastAsia" w:hAnsi="Arial" w:cs="Arial"/>
          <w:b/>
          <w:bCs/>
          <w:sz w:val="22"/>
          <w:szCs w:val="22"/>
          <w:lang w:eastAsia="zh-CN"/>
        </w:rPr>
        <w:t>Fig. 2</w:t>
      </w:r>
      <w:r w:rsidR="00F84546" w:rsidRPr="00197164">
        <w:rPr>
          <w:rFonts w:ascii="Arial" w:eastAsiaTheme="minorEastAsia" w:hAnsi="Arial" w:cs="Arial" w:hint="eastAsia"/>
          <w:sz w:val="22"/>
          <w:szCs w:val="22"/>
          <w:lang w:eastAsia="zh-CN"/>
        </w:rPr>
        <w:t>)</w:t>
      </w:r>
      <w:r w:rsidR="00B1724A" w:rsidRPr="00197164">
        <w:rPr>
          <w:rFonts w:ascii="Arial" w:eastAsiaTheme="minorEastAsia" w:hAnsi="Arial" w:cs="Arial"/>
          <w:sz w:val="22"/>
          <w:szCs w:val="22"/>
          <w:lang w:eastAsia="zh-CN"/>
        </w:rPr>
        <w:t>.</w:t>
      </w:r>
      <w:r w:rsidR="00275A47" w:rsidRPr="00197164">
        <w:rPr>
          <w:rFonts w:ascii="Arial" w:eastAsiaTheme="minorEastAsia" w:hAnsi="Arial" w:cs="Arial" w:hint="eastAsia"/>
          <w:sz w:val="22"/>
          <w:szCs w:val="22"/>
          <w:vertAlign w:val="superscript"/>
          <w:lang w:eastAsia="zh-CN"/>
        </w:rPr>
        <w:t>27</w:t>
      </w:r>
      <w:r w:rsidR="00B1724A" w:rsidRPr="00197164">
        <w:rPr>
          <w:rFonts w:ascii="Arial" w:eastAsiaTheme="minorEastAsia" w:hAnsi="Arial" w:cs="Arial"/>
          <w:sz w:val="22"/>
          <w:szCs w:val="22"/>
          <w:lang w:eastAsia="zh-CN"/>
        </w:rPr>
        <w:t xml:space="preserve"> </w:t>
      </w:r>
      <w:r w:rsidR="00CD53E9" w:rsidRPr="00197164">
        <w:rPr>
          <w:rFonts w:ascii="Arial" w:eastAsiaTheme="minorEastAsia" w:hAnsi="Arial" w:cs="Arial"/>
          <w:sz w:val="22"/>
          <w:szCs w:val="22"/>
          <w:lang w:eastAsia="zh-CN"/>
        </w:rPr>
        <w:t xml:space="preserve">Among </w:t>
      </w:r>
      <w:r w:rsidR="00F72916" w:rsidRPr="00197164">
        <w:rPr>
          <w:rFonts w:ascii="Arial" w:eastAsiaTheme="minorEastAsia" w:hAnsi="Arial" w:cs="Arial"/>
          <w:sz w:val="22"/>
          <w:szCs w:val="22"/>
          <w:lang w:eastAsia="zh-CN"/>
        </w:rPr>
        <w:t>these</w:t>
      </w:r>
      <w:r w:rsidR="00CD53E9" w:rsidRPr="00197164">
        <w:rPr>
          <w:rFonts w:ascii="Arial" w:eastAsiaTheme="minorEastAsia" w:hAnsi="Arial" w:cs="Arial"/>
          <w:sz w:val="22"/>
          <w:szCs w:val="22"/>
          <w:lang w:eastAsia="zh-CN"/>
        </w:rPr>
        <w:t xml:space="preserve">, oil-based routes </w:t>
      </w:r>
      <w:r w:rsidR="00116B6A" w:rsidRPr="00197164">
        <w:rPr>
          <w:rFonts w:ascii="Arial" w:eastAsiaTheme="minorEastAsia" w:hAnsi="Arial" w:cs="Arial"/>
          <w:sz w:val="22"/>
          <w:szCs w:val="22"/>
          <w:lang w:eastAsia="zh-CN"/>
        </w:rPr>
        <w:t>are yet to</w:t>
      </w:r>
      <w:r w:rsidR="00742A8B" w:rsidRPr="00197164">
        <w:rPr>
          <w:rFonts w:ascii="Arial" w:eastAsiaTheme="minorEastAsia" w:hAnsi="Arial" w:cs="Arial"/>
          <w:sz w:val="22"/>
          <w:szCs w:val="22"/>
          <w:lang w:eastAsia="zh-CN"/>
        </w:rPr>
        <w:t xml:space="preserve"> </w:t>
      </w:r>
      <w:r w:rsidR="00F72916" w:rsidRPr="00197164">
        <w:rPr>
          <w:rFonts w:ascii="Arial" w:eastAsiaTheme="minorEastAsia" w:hAnsi="Arial" w:cs="Arial"/>
          <w:sz w:val="22"/>
          <w:szCs w:val="22"/>
          <w:lang w:eastAsia="zh-CN"/>
        </w:rPr>
        <w:t xml:space="preserve">reach </w:t>
      </w:r>
      <w:r w:rsidR="00F57327" w:rsidRPr="00197164">
        <w:rPr>
          <w:rFonts w:ascii="Arial" w:eastAsiaTheme="minorEastAsia" w:hAnsi="Arial" w:cs="Arial"/>
          <w:sz w:val="22"/>
          <w:szCs w:val="22"/>
          <w:lang w:eastAsia="zh-CN"/>
        </w:rPr>
        <w:t>the commercial</w:t>
      </w:r>
      <w:r w:rsidR="00F72916" w:rsidRPr="00197164">
        <w:rPr>
          <w:rFonts w:ascii="Arial" w:eastAsiaTheme="minorEastAsia" w:hAnsi="Arial" w:cs="Arial"/>
          <w:sz w:val="22"/>
          <w:szCs w:val="22"/>
          <w:lang w:eastAsia="zh-CN"/>
        </w:rPr>
        <w:t xml:space="preserve"> </w:t>
      </w:r>
      <w:r w:rsidR="00D73953" w:rsidRPr="00197164">
        <w:rPr>
          <w:rFonts w:ascii="Arial" w:eastAsiaTheme="minorEastAsia" w:hAnsi="Arial" w:cs="Arial"/>
          <w:sz w:val="22"/>
          <w:szCs w:val="22"/>
          <w:lang w:eastAsia="zh-CN"/>
        </w:rPr>
        <w:t>stage</w:t>
      </w:r>
      <w:r w:rsidR="00CD53E9" w:rsidRPr="00197164">
        <w:rPr>
          <w:rFonts w:ascii="Arial" w:eastAsiaTheme="minorEastAsia" w:hAnsi="Arial" w:cs="Arial"/>
          <w:sz w:val="22"/>
          <w:szCs w:val="22"/>
          <w:lang w:eastAsia="zh-CN"/>
        </w:rPr>
        <w:t>. Plasma technolog</w:t>
      </w:r>
      <w:r w:rsidR="00E424C4" w:rsidRPr="00197164">
        <w:rPr>
          <w:rFonts w:ascii="Arial" w:eastAsiaTheme="minorEastAsia" w:hAnsi="Arial" w:cs="Arial"/>
          <w:sz w:val="22"/>
          <w:szCs w:val="22"/>
          <w:lang w:eastAsia="zh-CN"/>
        </w:rPr>
        <w:t>ies</w:t>
      </w:r>
      <w:r w:rsidR="00D42544" w:rsidRPr="00197164">
        <w:rPr>
          <w:rFonts w:ascii="Arial" w:eastAsiaTheme="minorEastAsia" w:hAnsi="Arial" w:cs="Arial"/>
          <w:sz w:val="22"/>
          <w:szCs w:val="22"/>
          <w:lang w:eastAsia="zh-CN"/>
        </w:rPr>
        <w:t xml:space="preserve"> </w:t>
      </w:r>
      <w:r w:rsidR="00A75CD9" w:rsidRPr="00197164">
        <w:rPr>
          <w:rFonts w:ascii="Arial" w:eastAsiaTheme="minorEastAsia" w:hAnsi="Arial" w:cs="Arial" w:hint="eastAsia"/>
          <w:sz w:val="22"/>
          <w:szCs w:val="22"/>
          <w:lang w:eastAsia="zh-CN"/>
        </w:rPr>
        <w:t xml:space="preserve">were </w:t>
      </w:r>
      <w:r w:rsidR="00742A8B" w:rsidRPr="00197164">
        <w:rPr>
          <w:rFonts w:ascii="Arial" w:eastAsiaTheme="minorEastAsia" w:hAnsi="Arial" w:cs="Arial"/>
          <w:sz w:val="22"/>
          <w:szCs w:val="22"/>
          <w:lang w:eastAsia="zh-CN"/>
        </w:rPr>
        <w:t>largely</w:t>
      </w:r>
      <w:r w:rsidR="00A75CD9" w:rsidRPr="00197164">
        <w:rPr>
          <w:rFonts w:ascii="Arial" w:eastAsiaTheme="minorEastAsia" w:hAnsi="Arial" w:cs="Arial" w:hint="eastAsia"/>
          <w:sz w:val="22"/>
          <w:szCs w:val="22"/>
          <w:lang w:eastAsia="zh-CN"/>
        </w:rPr>
        <w:t xml:space="preserve"> </w:t>
      </w:r>
      <w:r w:rsidR="00206C2C" w:rsidRPr="00197164">
        <w:rPr>
          <w:rFonts w:ascii="Arial" w:eastAsiaTheme="minorEastAsia" w:hAnsi="Arial" w:cs="Arial"/>
          <w:sz w:val="22"/>
          <w:szCs w:val="22"/>
          <w:lang w:eastAsia="zh-CN"/>
        </w:rPr>
        <w:t xml:space="preserve">replaced by </w:t>
      </w:r>
      <w:r w:rsidR="00763B49" w:rsidRPr="00197164">
        <w:rPr>
          <w:rFonts w:ascii="Arial" w:eastAsiaTheme="minorEastAsia" w:hAnsi="Arial" w:cs="Arial"/>
          <w:sz w:val="22"/>
          <w:szCs w:val="22"/>
          <w:lang w:eastAsia="zh-CN"/>
        </w:rPr>
        <w:t>PC</w:t>
      </w:r>
      <w:r w:rsidR="00A75CD9" w:rsidRPr="00197164">
        <w:rPr>
          <w:rFonts w:ascii="Arial" w:eastAsiaTheme="minorEastAsia" w:hAnsi="Arial" w:cs="Arial" w:hint="eastAsia"/>
          <w:sz w:val="22"/>
          <w:szCs w:val="22"/>
          <w:lang w:eastAsia="zh-CN"/>
        </w:rPr>
        <w:t xml:space="preserve"> </w:t>
      </w:r>
      <w:r w:rsidR="00742A8B" w:rsidRPr="00197164">
        <w:rPr>
          <w:rFonts w:ascii="Arial" w:eastAsiaTheme="minorEastAsia" w:hAnsi="Arial" w:cs="Arial"/>
          <w:sz w:val="22"/>
          <w:szCs w:val="22"/>
          <w:lang w:eastAsia="zh-CN"/>
        </w:rPr>
        <w:t>processes utilizing</w:t>
      </w:r>
      <w:r w:rsidR="00097B53" w:rsidRPr="00197164">
        <w:rPr>
          <w:rFonts w:ascii="Arial" w:eastAsiaTheme="minorEastAsia" w:hAnsi="Arial" w:cs="Arial" w:hint="eastAsia"/>
          <w:sz w:val="22"/>
          <w:szCs w:val="22"/>
          <w:lang w:eastAsia="zh-CN"/>
        </w:rPr>
        <w:t xml:space="preserve"> natural gas as </w:t>
      </w:r>
      <w:r w:rsidR="00097B53" w:rsidRPr="00197164">
        <w:rPr>
          <w:rFonts w:ascii="Arial" w:eastAsiaTheme="minorEastAsia" w:hAnsi="Arial" w:cs="Arial"/>
          <w:sz w:val="22"/>
          <w:szCs w:val="22"/>
          <w:lang w:eastAsia="zh-CN"/>
        </w:rPr>
        <w:t>feedstock</w:t>
      </w:r>
      <w:r w:rsidR="00097B53" w:rsidRPr="00197164">
        <w:rPr>
          <w:rFonts w:ascii="Arial" w:eastAsiaTheme="minorEastAsia" w:hAnsi="Arial" w:cs="Arial" w:hint="eastAsia"/>
          <w:sz w:val="22"/>
          <w:szCs w:val="22"/>
          <w:lang w:eastAsia="zh-CN"/>
        </w:rPr>
        <w:t xml:space="preserve"> </w:t>
      </w:r>
      <w:r w:rsidR="00A75CD9" w:rsidRPr="00197164">
        <w:rPr>
          <w:rFonts w:ascii="Arial" w:eastAsiaTheme="minorEastAsia" w:hAnsi="Arial" w:cs="Arial" w:hint="eastAsia"/>
          <w:sz w:val="22"/>
          <w:szCs w:val="22"/>
          <w:lang w:eastAsia="zh-CN"/>
        </w:rPr>
        <w:t xml:space="preserve">due to </w:t>
      </w:r>
      <w:r w:rsidR="00742A8B" w:rsidRPr="00197164">
        <w:rPr>
          <w:rFonts w:ascii="Arial" w:eastAsiaTheme="minorEastAsia" w:hAnsi="Arial" w:cs="Arial"/>
          <w:sz w:val="22"/>
          <w:szCs w:val="22"/>
          <w:lang w:eastAsia="zh-CN"/>
        </w:rPr>
        <w:t>their</w:t>
      </w:r>
      <w:r w:rsidR="00A75CD9" w:rsidRPr="00197164">
        <w:rPr>
          <w:rFonts w:ascii="Arial" w:eastAsiaTheme="minorEastAsia" w:hAnsi="Arial" w:cs="Arial" w:hint="eastAsia"/>
          <w:sz w:val="22"/>
          <w:szCs w:val="22"/>
          <w:lang w:eastAsia="zh-CN"/>
        </w:rPr>
        <w:t xml:space="preserve"> extremely high energy consumption</w:t>
      </w:r>
      <w:r w:rsidR="00206C2C" w:rsidRPr="00197164">
        <w:rPr>
          <w:rFonts w:ascii="Arial" w:eastAsiaTheme="minorEastAsia" w:hAnsi="Arial" w:cs="Arial"/>
          <w:sz w:val="22"/>
          <w:szCs w:val="22"/>
          <w:lang w:eastAsia="zh-CN"/>
        </w:rPr>
        <w:t>.</w:t>
      </w:r>
      <w:r w:rsidR="00F24CE8" w:rsidRPr="00197164">
        <w:rPr>
          <w:rFonts w:ascii="Arial" w:hAnsi="Arial" w:cs="Arial"/>
          <w:sz w:val="22"/>
          <w:vertAlign w:val="superscript"/>
        </w:rPr>
        <w:t>5</w:t>
      </w:r>
      <w:r w:rsidR="00A75CD9" w:rsidRPr="00197164">
        <w:rPr>
          <w:rFonts w:ascii="Arial" w:eastAsiaTheme="minorEastAsia" w:hAnsi="Arial" w:cs="Arial" w:hint="eastAsia"/>
          <w:sz w:val="22"/>
          <w:vertAlign w:val="superscript"/>
          <w:lang w:eastAsia="zh-CN"/>
        </w:rPr>
        <w:t>,</w:t>
      </w:r>
      <w:r w:rsidR="009E0381" w:rsidRPr="00197164">
        <w:rPr>
          <w:rFonts w:ascii="Arial" w:eastAsiaTheme="minorEastAsia" w:hAnsi="Arial" w:cs="Arial" w:hint="eastAsia"/>
          <w:sz w:val="22"/>
          <w:vertAlign w:val="superscript"/>
          <w:lang w:eastAsia="zh-CN"/>
        </w:rPr>
        <w:t>28</w:t>
      </w:r>
      <w:r w:rsidR="00206C2C" w:rsidRPr="00197164">
        <w:rPr>
          <w:rFonts w:ascii="Arial" w:eastAsiaTheme="minorEastAsia" w:hAnsi="Arial" w:cs="Arial"/>
          <w:sz w:val="22"/>
          <w:szCs w:val="22"/>
          <w:lang w:eastAsia="zh-CN"/>
        </w:rPr>
        <w:t xml:space="preserve"> </w:t>
      </w:r>
      <w:r w:rsidR="00763B49" w:rsidRPr="00197164">
        <w:rPr>
          <w:rFonts w:ascii="Arial" w:eastAsiaTheme="minorEastAsia" w:hAnsi="Arial" w:cs="Arial"/>
          <w:sz w:val="22"/>
          <w:szCs w:val="22"/>
          <w:lang w:eastAsia="zh-CN"/>
        </w:rPr>
        <w:t>TP</w:t>
      </w:r>
      <w:r w:rsidR="001D16AC" w:rsidRPr="00197164">
        <w:rPr>
          <w:rFonts w:ascii="Arial" w:eastAsiaTheme="minorEastAsia" w:hAnsi="Arial" w:cs="Arial" w:hint="eastAsia"/>
          <w:sz w:val="22"/>
          <w:szCs w:val="22"/>
          <w:lang w:eastAsia="zh-CN"/>
        </w:rPr>
        <w:t xml:space="preserve"> </w:t>
      </w:r>
      <w:r w:rsidR="00DB6E9B" w:rsidRPr="00197164">
        <w:rPr>
          <w:rFonts w:ascii="Arial" w:eastAsiaTheme="minorEastAsia" w:hAnsi="Arial" w:cs="Arial"/>
          <w:sz w:val="22"/>
          <w:szCs w:val="22"/>
          <w:lang w:eastAsia="zh-CN"/>
        </w:rPr>
        <w:t xml:space="preserve">of hydrocarbons </w:t>
      </w:r>
      <w:r w:rsidR="00B26D77" w:rsidRPr="00197164">
        <w:rPr>
          <w:rFonts w:ascii="Arial" w:eastAsiaTheme="minorEastAsia" w:hAnsi="Arial" w:cs="Arial"/>
          <w:sz w:val="22"/>
          <w:szCs w:val="22"/>
          <w:lang w:eastAsia="zh-CN"/>
        </w:rPr>
        <w:t xml:space="preserve">was commercialized </w:t>
      </w:r>
      <w:r w:rsidR="00742A8B" w:rsidRPr="00197164">
        <w:rPr>
          <w:rFonts w:ascii="Arial" w:eastAsiaTheme="minorEastAsia" w:hAnsi="Arial" w:cs="Arial"/>
          <w:sz w:val="22"/>
          <w:szCs w:val="22"/>
          <w:lang w:eastAsia="zh-CN"/>
        </w:rPr>
        <w:t>via</w:t>
      </w:r>
      <w:r w:rsidR="00B26D77" w:rsidRPr="00197164">
        <w:rPr>
          <w:rFonts w:ascii="Arial" w:eastAsiaTheme="minorEastAsia" w:hAnsi="Arial" w:cs="Arial"/>
          <w:sz w:val="22"/>
          <w:szCs w:val="22"/>
          <w:lang w:eastAsia="zh-CN"/>
        </w:rPr>
        <w:t xml:space="preserve"> </w:t>
      </w:r>
      <w:r w:rsidR="00DB6E9B" w:rsidRPr="00197164">
        <w:rPr>
          <w:rFonts w:ascii="Arial" w:eastAsiaTheme="minorEastAsia" w:hAnsi="Arial" w:cs="Arial"/>
          <w:sz w:val="22"/>
          <w:szCs w:val="22"/>
          <w:lang w:eastAsia="zh-CN"/>
        </w:rPr>
        <w:t>the Wulff process</w:t>
      </w:r>
      <w:r w:rsidR="00742A8B" w:rsidRPr="00197164">
        <w:rPr>
          <w:rFonts w:ascii="Arial" w:eastAsiaTheme="minorEastAsia" w:hAnsi="Arial" w:cs="Arial"/>
          <w:sz w:val="22"/>
          <w:szCs w:val="22"/>
          <w:lang w:eastAsia="zh-CN"/>
        </w:rPr>
        <w:t>;</w:t>
      </w:r>
      <w:r w:rsidR="003A19A2" w:rsidRPr="00197164">
        <w:rPr>
          <w:rFonts w:ascii="Arial" w:eastAsiaTheme="minorEastAsia" w:hAnsi="Arial" w:cs="Arial" w:hint="eastAsia"/>
          <w:sz w:val="22"/>
          <w:szCs w:val="22"/>
          <w:vertAlign w:val="superscript"/>
          <w:lang w:eastAsia="zh-CN"/>
        </w:rPr>
        <w:t>6</w:t>
      </w:r>
      <w:r w:rsidR="00605E10" w:rsidRPr="00197164">
        <w:rPr>
          <w:rFonts w:ascii="Arial" w:eastAsiaTheme="minorEastAsia" w:hAnsi="Arial" w:cs="Arial"/>
          <w:sz w:val="22"/>
          <w:szCs w:val="22"/>
          <w:lang w:eastAsia="zh-CN"/>
        </w:rPr>
        <w:t xml:space="preserve"> </w:t>
      </w:r>
      <w:r w:rsidR="004768C7" w:rsidRPr="00197164">
        <w:rPr>
          <w:rFonts w:ascii="Arial" w:eastAsiaTheme="minorEastAsia" w:hAnsi="Arial" w:cs="Arial" w:hint="eastAsia"/>
          <w:sz w:val="22"/>
          <w:szCs w:val="22"/>
          <w:lang w:eastAsia="zh-CN"/>
        </w:rPr>
        <w:t>however</w:t>
      </w:r>
      <w:r w:rsidR="00742A8B" w:rsidRPr="00197164">
        <w:rPr>
          <w:rFonts w:ascii="Arial" w:eastAsiaTheme="minorEastAsia" w:hAnsi="Arial" w:cs="Arial"/>
          <w:sz w:val="22"/>
          <w:szCs w:val="22"/>
          <w:lang w:eastAsia="zh-CN"/>
        </w:rPr>
        <w:t>,</w:t>
      </w:r>
      <w:r w:rsidR="004768C7" w:rsidRPr="00197164">
        <w:rPr>
          <w:rFonts w:ascii="Arial" w:eastAsiaTheme="minorEastAsia" w:hAnsi="Arial" w:cs="Arial" w:hint="eastAsia"/>
          <w:sz w:val="22"/>
          <w:szCs w:val="22"/>
          <w:lang w:eastAsia="zh-CN"/>
        </w:rPr>
        <w:t xml:space="preserve"> </w:t>
      </w:r>
      <w:r w:rsidR="00742A8B" w:rsidRPr="00197164">
        <w:rPr>
          <w:rFonts w:ascii="Arial" w:eastAsiaTheme="minorEastAsia" w:hAnsi="Arial" w:cs="Arial"/>
          <w:sz w:val="22"/>
          <w:szCs w:val="22"/>
          <w:lang w:eastAsia="zh-CN"/>
        </w:rPr>
        <w:t>these</w:t>
      </w:r>
      <w:r w:rsidR="009821CE" w:rsidRPr="00197164">
        <w:rPr>
          <w:rFonts w:ascii="Arial" w:eastAsiaTheme="minorEastAsia" w:hAnsi="Arial" w:cs="Arial" w:hint="eastAsia"/>
          <w:sz w:val="22"/>
          <w:szCs w:val="22"/>
          <w:lang w:eastAsia="zh-CN"/>
        </w:rPr>
        <w:t xml:space="preserve"> </w:t>
      </w:r>
      <w:r w:rsidR="004768C7" w:rsidRPr="00197164">
        <w:rPr>
          <w:rFonts w:ascii="Arial" w:eastAsiaTheme="minorEastAsia" w:hAnsi="Arial" w:cs="Arial"/>
          <w:sz w:val="22"/>
          <w:szCs w:val="22"/>
          <w:lang w:eastAsia="zh-CN"/>
        </w:rPr>
        <w:t xml:space="preserve">plants </w:t>
      </w:r>
      <w:r w:rsidR="00742A8B" w:rsidRPr="00197164">
        <w:rPr>
          <w:rFonts w:ascii="Arial" w:eastAsiaTheme="minorEastAsia" w:hAnsi="Arial" w:cs="Arial"/>
          <w:sz w:val="22"/>
          <w:szCs w:val="22"/>
          <w:lang w:eastAsia="zh-CN"/>
        </w:rPr>
        <w:t>eventually</w:t>
      </w:r>
      <w:r w:rsidR="004768C7" w:rsidRPr="00197164">
        <w:rPr>
          <w:rFonts w:ascii="Arial" w:eastAsiaTheme="minorEastAsia" w:hAnsi="Arial" w:cs="Arial"/>
          <w:sz w:val="22"/>
          <w:szCs w:val="22"/>
          <w:lang w:eastAsia="zh-CN"/>
        </w:rPr>
        <w:t xml:space="preserve"> shut down</w:t>
      </w:r>
      <w:r w:rsidR="004768C7" w:rsidRPr="00197164">
        <w:rPr>
          <w:rFonts w:ascii="Arial" w:eastAsiaTheme="minorEastAsia" w:hAnsi="Arial" w:cs="Arial" w:hint="eastAsia"/>
          <w:sz w:val="22"/>
          <w:szCs w:val="22"/>
          <w:lang w:eastAsia="zh-CN"/>
        </w:rPr>
        <w:t xml:space="preserve"> </w:t>
      </w:r>
      <w:r w:rsidR="00282D9B" w:rsidRPr="00197164">
        <w:rPr>
          <w:rFonts w:ascii="Arial" w:eastAsiaTheme="minorEastAsia" w:hAnsi="Arial" w:cs="Arial"/>
          <w:sz w:val="22"/>
          <w:szCs w:val="22"/>
          <w:lang w:eastAsia="zh-CN"/>
        </w:rPr>
        <w:t>d</w:t>
      </w:r>
      <w:r w:rsidR="00605E10" w:rsidRPr="00197164">
        <w:rPr>
          <w:rFonts w:ascii="Arial" w:eastAsiaTheme="minorEastAsia" w:hAnsi="Arial" w:cs="Arial"/>
          <w:sz w:val="22"/>
          <w:szCs w:val="22"/>
          <w:lang w:eastAsia="zh-CN"/>
        </w:rPr>
        <w:t xml:space="preserve">ue to </w:t>
      </w:r>
      <w:r w:rsidR="00792B4E" w:rsidRPr="00197164">
        <w:rPr>
          <w:rFonts w:ascii="Arial" w:eastAsiaTheme="minorEastAsia" w:hAnsi="Arial" w:cs="Arial"/>
          <w:sz w:val="22"/>
          <w:szCs w:val="22"/>
          <w:lang w:eastAsia="zh-CN"/>
        </w:rPr>
        <w:t xml:space="preserve">a </w:t>
      </w:r>
      <w:r w:rsidR="009D20A9" w:rsidRPr="00197164">
        <w:rPr>
          <w:rFonts w:ascii="Arial" w:eastAsiaTheme="minorEastAsia" w:hAnsi="Arial" w:cs="Arial"/>
          <w:sz w:val="22"/>
          <w:szCs w:val="22"/>
          <w:lang w:eastAsia="zh-CN"/>
        </w:rPr>
        <w:t>s</w:t>
      </w:r>
      <w:r w:rsidR="001129E5" w:rsidRPr="00197164">
        <w:rPr>
          <w:rFonts w:ascii="Arial" w:eastAsiaTheme="minorEastAsia" w:hAnsi="Arial" w:cs="Arial" w:hint="eastAsia"/>
          <w:sz w:val="22"/>
          <w:szCs w:val="22"/>
          <w:lang w:eastAsia="zh-CN"/>
        </w:rPr>
        <w:t xml:space="preserve">low </w:t>
      </w:r>
      <w:r w:rsidR="008D17FD" w:rsidRPr="00197164">
        <w:rPr>
          <w:rFonts w:ascii="Arial" w:eastAsiaTheme="minorEastAsia" w:hAnsi="Arial" w:cs="Arial" w:hint="eastAsia"/>
          <w:sz w:val="22"/>
          <w:szCs w:val="22"/>
          <w:lang w:eastAsia="zh-CN"/>
        </w:rPr>
        <w:t>heating rate</w:t>
      </w:r>
      <w:r w:rsidR="001129E5" w:rsidRPr="00197164">
        <w:rPr>
          <w:rFonts w:ascii="Arial" w:eastAsiaTheme="minorEastAsia" w:hAnsi="Arial" w:cs="Arial" w:hint="eastAsia"/>
          <w:sz w:val="22"/>
          <w:szCs w:val="22"/>
          <w:lang w:eastAsia="zh-CN"/>
        </w:rPr>
        <w:t xml:space="preserve"> </w:t>
      </w:r>
      <w:r w:rsidR="008D17FD" w:rsidRPr="00197164">
        <w:rPr>
          <w:rFonts w:ascii="Arial" w:eastAsiaTheme="minorEastAsia" w:hAnsi="Arial" w:cs="Arial" w:hint="eastAsia"/>
          <w:sz w:val="22"/>
          <w:szCs w:val="22"/>
          <w:lang w:eastAsia="zh-CN"/>
        </w:rPr>
        <w:t xml:space="preserve">and </w:t>
      </w:r>
      <w:r w:rsidR="008D17FD" w:rsidRPr="00197164">
        <w:rPr>
          <w:rFonts w:ascii="Arial" w:eastAsiaTheme="minorEastAsia" w:hAnsi="Arial" w:cs="Arial"/>
          <w:sz w:val="22"/>
          <w:szCs w:val="22"/>
          <w:lang w:eastAsia="zh-CN"/>
        </w:rPr>
        <w:t>significant soot formation</w:t>
      </w:r>
      <w:r w:rsidR="008D17FD" w:rsidRPr="00197164">
        <w:rPr>
          <w:rFonts w:ascii="Arial" w:eastAsiaTheme="minorEastAsia" w:hAnsi="Arial" w:cs="Arial" w:hint="eastAsia"/>
          <w:sz w:val="22"/>
          <w:szCs w:val="22"/>
          <w:lang w:eastAsia="zh-CN"/>
        </w:rPr>
        <w:t xml:space="preserve"> </w:t>
      </w:r>
      <w:r w:rsidR="001129E5" w:rsidRPr="00197164">
        <w:rPr>
          <w:rFonts w:ascii="Arial" w:eastAsiaTheme="minorEastAsia" w:hAnsi="Arial" w:cs="Arial" w:hint="eastAsia"/>
          <w:sz w:val="22"/>
          <w:szCs w:val="22"/>
          <w:lang w:eastAsia="zh-CN"/>
        </w:rPr>
        <w:t>compared to PC</w:t>
      </w:r>
      <w:r w:rsidR="00605E10" w:rsidRPr="00197164">
        <w:rPr>
          <w:rFonts w:ascii="Arial" w:eastAsiaTheme="minorEastAsia" w:hAnsi="Arial" w:cs="Arial"/>
          <w:color w:val="000000" w:themeColor="text1"/>
          <w:sz w:val="22"/>
          <w:szCs w:val="22"/>
          <w:lang w:eastAsia="zh-CN"/>
        </w:rPr>
        <w:t>.</w:t>
      </w:r>
      <w:r w:rsidR="007014DD">
        <w:rPr>
          <w:rFonts w:ascii="Arial" w:hAnsi="Arial" w:cs="Arial"/>
          <w:sz w:val="22"/>
          <w:vertAlign w:val="superscript"/>
        </w:rPr>
        <w:t>9</w:t>
      </w:r>
      <w:r w:rsidR="009821CE" w:rsidRPr="00197164">
        <w:rPr>
          <w:rFonts w:ascii="Arial" w:eastAsiaTheme="minorEastAsia" w:hAnsi="Arial" w:cs="Arial" w:hint="eastAsia"/>
          <w:color w:val="000000" w:themeColor="text1"/>
          <w:sz w:val="22"/>
          <w:szCs w:val="22"/>
          <w:lang w:eastAsia="zh-CN"/>
        </w:rPr>
        <w:t xml:space="preserve"> </w:t>
      </w:r>
      <w:r w:rsidR="00BE0B08" w:rsidRPr="00197164">
        <w:rPr>
          <w:rFonts w:ascii="Arial" w:eastAsiaTheme="minorEastAsia" w:hAnsi="Arial" w:cs="Arial"/>
          <w:color w:val="000000" w:themeColor="text1"/>
          <w:sz w:val="22"/>
          <w:szCs w:val="22"/>
          <w:lang w:eastAsia="zh-CN"/>
        </w:rPr>
        <w:t>N</w:t>
      </w:r>
      <w:r w:rsidR="00BE0B08" w:rsidRPr="00197164">
        <w:rPr>
          <w:rFonts w:ascii="Arial" w:eastAsiaTheme="minorEastAsia" w:hAnsi="Arial" w:cs="Arial"/>
          <w:sz w:val="22"/>
          <w:szCs w:val="22"/>
          <w:lang w:eastAsia="zh-CN"/>
        </w:rPr>
        <w:t>otably</w:t>
      </w:r>
      <w:r w:rsidR="00BE0B08" w:rsidRPr="00197164">
        <w:rPr>
          <w:rFonts w:ascii="Arial" w:eastAsiaTheme="minorEastAsia" w:hAnsi="Arial" w:cs="Arial" w:hint="eastAsia"/>
          <w:sz w:val="22"/>
          <w:szCs w:val="22"/>
          <w:lang w:eastAsia="zh-CN"/>
        </w:rPr>
        <w:t>,</w:t>
      </w:r>
      <w:r w:rsidR="00E454E3" w:rsidRPr="00197164">
        <w:rPr>
          <w:rFonts w:ascii="Arial" w:hAnsi="Arial" w:cs="Arial"/>
          <w:sz w:val="22"/>
          <w:szCs w:val="22"/>
        </w:rPr>
        <w:t xml:space="preserve"> C</w:t>
      </w:r>
      <w:r w:rsidR="00E454E3" w:rsidRPr="00197164">
        <w:rPr>
          <w:rFonts w:ascii="Arial" w:hAnsi="Arial" w:cs="Arial"/>
          <w:sz w:val="22"/>
          <w:szCs w:val="22"/>
          <w:vertAlign w:val="subscript"/>
        </w:rPr>
        <w:t>2</w:t>
      </w:r>
      <w:r w:rsidR="00E454E3" w:rsidRPr="00197164">
        <w:rPr>
          <w:rFonts w:ascii="Arial" w:hAnsi="Arial" w:cs="Arial"/>
          <w:sz w:val="22"/>
          <w:szCs w:val="22"/>
        </w:rPr>
        <w:t>H</w:t>
      </w:r>
      <w:r w:rsidR="00E454E3" w:rsidRPr="00197164">
        <w:rPr>
          <w:rFonts w:ascii="Arial" w:hAnsi="Arial" w:cs="Arial"/>
          <w:sz w:val="22"/>
          <w:szCs w:val="22"/>
          <w:vertAlign w:val="subscript"/>
        </w:rPr>
        <w:t>2</w:t>
      </w:r>
      <w:r w:rsidR="00BE0B08" w:rsidRPr="00197164">
        <w:rPr>
          <w:rFonts w:ascii="Arial" w:eastAsiaTheme="minorEastAsia" w:hAnsi="Arial" w:cs="Arial" w:hint="eastAsia"/>
          <w:sz w:val="22"/>
          <w:szCs w:val="22"/>
          <w:lang w:eastAsia="zh-CN"/>
        </w:rPr>
        <w:t xml:space="preserve"> p</w:t>
      </w:r>
      <w:r w:rsidR="00B843D8" w:rsidRPr="00197164">
        <w:rPr>
          <w:rFonts w:ascii="Arial" w:eastAsiaTheme="minorEastAsia" w:hAnsi="Arial" w:cs="Arial"/>
          <w:sz w:val="22"/>
          <w:szCs w:val="22"/>
          <w:lang w:eastAsia="zh-CN"/>
        </w:rPr>
        <w:t>roduction is region</w:t>
      </w:r>
      <w:r w:rsidR="00782CD3" w:rsidRPr="00197164">
        <w:rPr>
          <w:rFonts w:ascii="Arial" w:eastAsiaTheme="minorEastAsia" w:hAnsi="Arial" w:cs="Arial"/>
          <w:sz w:val="22"/>
          <w:szCs w:val="22"/>
          <w:lang w:eastAsia="zh-CN"/>
        </w:rPr>
        <w:noBreakHyphen/>
      </w:r>
      <w:r w:rsidR="00B843D8" w:rsidRPr="00197164">
        <w:rPr>
          <w:rFonts w:ascii="Arial" w:eastAsiaTheme="minorEastAsia" w:hAnsi="Arial" w:cs="Arial"/>
          <w:sz w:val="22"/>
          <w:szCs w:val="22"/>
          <w:lang w:eastAsia="zh-CN"/>
        </w:rPr>
        <w:t xml:space="preserve">dependent, </w:t>
      </w:r>
      <w:r w:rsidR="00AA0627" w:rsidRPr="00197164">
        <w:rPr>
          <w:rFonts w:ascii="Arial" w:eastAsiaTheme="minorEastAsia" w:hAnsi="Arial" w:cs="Arial"/>
          <w:sz w:val="22"/>
          <w:szCs w:val="22"/>
          <w:lang w:eastAsia="zh-CN"/>
        </w:rPr>
        <w:t>with China producing over</w:t>
      </w:r>
      <w:r w:rsidR="00B843D8" w:rsidRPr="00197164">
        <w:rPr>
          <w:rFonts w:ascii="Arial" w:eastAsiaTheme="minorEastAsia" w:hAnsi="Arial" w:cs="Arial"/>
          <w:sz w:val="22"/>
          <w:szCs w:val="22"/>
          <w:lang w:eastAsia="zh-CN"/>
        </w:rPr>
        <w:t xml:space="preserve"> 8</w:t>
      </w:r>
      <w:r w:rsidR="00282D9B"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Mt</w:t>
      </w:r>
      <w:r w:rsidR="00282D9B"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282D9B" w:rsidRPr="00197164">
        <w:rPr>
          <w:rFonts w:ascii="Arial" w:eastAsiaTheme="minorEastAsia" w:hAnsi="Arial" w:cs="Arial"/>
          <w:sz w:val="22"/>
          <w:szCs w:val="22"/>
          <w:vertAlign w:val="superscript"/>
          <w:lang w:eastAsia="zh-CN"/>
        </w:rPr>
        <w:t>–</w:t>
      </w:r>
      <w:r w:rsidR="00B843D8" w:rsidRPr="00197164">
        <w:rPr>
          <w:rFonts w:ascii="Arial" w:eastAsiaTheme="minorEastAsia" w:hAnsi="Arial" w:cs="Arial"/>
          <w:sz w:val="22"/>
          <w:szCs w:val="22"/>
          <w:vertAlign w:val="superscript"/>
          <w:lang w:eastAsia="zh-CN"/>
        </w:rPr>
        <w:t>1</w:t>
      </w:r>
      <w:r w:rsidR="00B843D8" w:rsidRPr="00197164">
        <w:rPr>
          <w:rFonts w:ascii="Arial" w:eastAsiaTheme="minorEastAsia" w:hAnsi="Arial" w:cs="Arial"/>
          <w:sz w:val="22"/>
          <w:szCs w:val="22"/>
          <w:lang w:eastAsia="zh-CN"/>
        </w:rPr>
        <w:t xml:space="preserve"> </w:t>
      </w:r>
      <w:r w:rsidR="00AA0627" w:rsidRPr="00197164">
        <w:rPr>
          <w:rFonts w:ascii="Arial" w:eastAsiaTheme="minorEastAsia" w:hAnsi="Arial" w:cs="Arial"/>
          <w:sz w:val="22"/>
          <w:szCs w:val="22"/>
          <w:lang w:eastAsia="zh-CN"/>
        </w:rPr>
        <w:t xml:space="preserve">primarily </w:t>
      </w:r>
      <w:r w:rsidR="00B31C03" w:rsidRPr="00197164">
        <w:rPr>
          <w:rFonts w:ascii="Arial" w:eastAsiaTheme="minorEastAsia" w:hAnsi="Arial" w:cs="Arial"/>
          <w:sz w:val="22"/>
          <w:szCs w:val="22"/>
          <w:lang w:eastAsia="zh-CN"/>
        </w:rPr>
        <w:t xml:space="preserve">from </w:t>
      </w:r>
      <w:r w:rsidR="00AA0627" w:rsidRPr="00197164">
        <w:rPr>
          <w:rFonts w:ascii="Arial" w:eastAsiaTheme="minorEastAsia" w:hAnsi="Arial" w:cs="Arial"/>
          <w:sz w:val="22"/>
          <w:szCs w:val="22"/>
          <w:lang w:eastAsia="zh-CN"/>
        </w:rPr>
        <w:t xml:space="preserve">the </w:t>
      </w:r>
      <w:r w:rsidR="00B31C03" w:rsidRPr="00197164">
        <w:rPr>
          <w:rFonts w:ascii="Arial" w:eastAsiaTheme="minorEastAsia" w:hAnsi="Arial" w:cs="Arial"/>
          <w:sz w:val="22"/>
          <w:szCs w:val="22"/>
          <w:lang w:eastAsia="zh-CN"/>
        </w:rPr>
        <w:t>CaC</w:t>
      </w:r>
      <w:r w:rsidR="00B31C03" w:rsidRPr="00197164">
        <w:rPr>
          <w:rFonts w:ascii="Arial" w:eastAsiaTheme="minorEastAsia" w:hAnsi="Arial" w:cs="Arial"/>
          <w:sz w:val="22"/>
          <w:szCs w:val="22"/>
          <w:vertAlign w:val="subscript"/>
          <w:lang w:eastAsia="zh-CN"/>
        </w:rPr>
        <w:t>2</w:t>
      </w:r>
      <w:r w:rsidR="00B31C03" w:rsidRPr="00197164">
        <w:rPr>
          <w:rFonts w:ascii="Arial" w:eastAsiaTheme="minorEastAsia" w:hAnsi="Arial" w:cs="Arial"/>
          <w:sz w:val="22"/>
          <w:szCs w:val="22"/>
          <w:lang w:eastAsia="zh-CN"/>
        </w:rPr>
        <w:t xml:space="preserve"> route </w:t>
      </w:r>
      <w:r w:rsidR="007A6C96" w:rsidRPr="00197164">
        <w:rPr>
          <w:rFonts w:ascii="Arial" w:eastAsiaTheme="minorEastAsia" w:hAnsi="Arial" w:cs="Arial"/>
          <w:sz w:val="22"/>
          <w:szCs w:val="22"/>
          <w:lang w:eastAsia="zh-CN"/>
        </w:rPr>
        <w:t xml:space="preserve">(~90%) </w:t>
      </w:r>
      <w:r w:rsidR="009B0B0E" w:rsidRPr="00197164">
        <w:rPr>
          <w:rFonts w:ascii="Arial" w:eastAsiaTheme="minorEastAsia" w:hAnsi="Arial" w:cs="Arial"/>
          <w:sz w:val="22"/>
          <w:szCs w:val="22"/>
          <w:lang w:eastAsia="zh-CN"/>
        </w:rPr>
        <w:t>due to its large coal reserve</w:t>
      </w:r>
      <w:r w:rsidR="00AA0627" w:rsidRPr="00197164">
        <w:rPr>
          <w:rFonts w:ascii="Arial" w:eastAsiaTheme="minorEastAsia" w:hAnsi="Arial" w:cs="Arial"/>
          <w:sz w:val="22"/>
          <w:szCs w:val="22"/>
          <w:lang w:eastAsia="zh-CN"/>
        </w:rPr>
        <w:t>s</w:t>
      </w:r>
      <w:r w:rsidR="00B31C03" w:rsidRPr="00197164">
        <w:rPr>
          <w:rFonts w:ascii="Arial" w:eastAsiaTheme="minorEastAsia" w:hAnsi="Arial" w:cs="Arial"/>
          <w:sz w:val="22"/>
          <w:szCs w:val="22"/>
          <w:lang w:eastAsia="zh-CN"/>
        </w:rPr>
        <w:t xml:space="preserve">, </w:t>
      </w:r>
      <w:r w:rsidR="00AA0627" w:rsidRPr="00197164">
        <w:rPr>
          <w:rFonts w:ascii="Arial" w:eastAsiaTheme="minorEastAsia" w:hAnsi="Arial" w:cs="Arial"/>
          <w:sz w:val="22"/>
          <w:szCs w:val="22"/>
          <w:lang w:eastAsia="zh-CN"/>
        </w:rPr>
        <w:t xml:space="preserve">while </w:t>
      </w:r>
      <w:r w:rsidR="000B13DC" w:rsidRPr="00197164">
        <w:rPr>
          <w:rFonts w:ascii="Arial" w:eastAsiaTheme="minorEastAsia" w:hAnsi="Arial" w:cs="Arial"/>
          <w:sz w:val="22"/>
          <w:szCs w:val="22"/>
          <w:lang w:eastAsia="zh-CN"/>
        </w:rPr>
        <w:t>other countries</w:t>
      </w:r>
      <w:r w:rsidR="000B13DC" w:rsidRPr="00197164">
        <w:rPr>
          <w:rFonts w:ascii="Arial" w:eastAsiaTheme="minorEastAsia" w:hAnsi="Arial" w:cs="Arial" w:hint="eastAsia"/>
          <w:sz w:val="22"/>
          <w:szCs w:val="22"/>
          <w:lang w:eastAsia="zh-CN"/>
        </w:rPr>
        <w:t xml:space="preserve"> </w:t>
      </w:r>
      <w:r w:rsidR="000B13DC" w:rsidRPr="00197164">
        <w:rPr>
          <w:rFonts w:ascii="Arial" w:eastAsiaTheme="minorEastAsia" w:hAnsi="Arial" w:cs="Arial"/>
          <w:sz w:val="22"/>
          <w:szCs w:val="22"/>
          <w:lang w:eastAsia="zh-CN"/>
        </w:rPr>
        <w:t>produce</w:t>
      </w:r>
      <w:r w:rsidR="000B13DC" w:rsidRPr="00197164">
        <w:rPr>
          <w:rFonts w:ascii="Arial" w:eastAsiaTheme="minorEastAsia" w:hAnsi="Arial" w:cs="Arial" w:hint="eastAsia"/>
          <w:sz w:val="22"/>
          <w:szCs w:val="22"/>
          <w:lang w:eastAsia="zh-CN"/>
        </w:rPr>
        <w:t xml:space="preserve"> less than</w:t>
      </w:r>
      <w:r w:rsidR="000B13DC" w:rsidRPr="00197164">
        <w:rPr>
          <w:rFonts w:ascii="Arial" w:eastAsiaTheme="minorEastAsia" w:hAnsi="Arial" w:cs="Arial"/>
          <w:sz w:val="22"/>
          <w:szCs w:val="22"/>
          <w:lang w:eastAsia="zh-CN"/>
        </w:rPr>
        <w:t xml:space="preserve"> </w:t>
      </w:r>
      <w:r w:rsidR="00B843D8" w:rsidRPr="00197164">
        <w:rPr>
          <w:rFonts w:ascii="Arial" w:eastAsiaTheme="minorEastAsia" w:hAnsi="Arial" w:cs="Arial"/>
          <w:sz w:val="22"/>
          <w:szCs w:val="22"/>
          <w:lang w:eastAsia="zh-CN"/>
        </w:rPr>
        <w:t>3</w:t>
      </w:r>
      <w:r w:rsidR="002D11B6"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Mt</w:t>
      </w:r>
      <w:r w:rsidR="002D11B6"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2D11B6" w:rsidRPr="00197164">
        <w:rPr>
          <w:rFonts w:ascii="Arial" w:eastAsiaTheme="minorEastAsia" w:hAnsi="Arial" w:cs="Arial"/>
          <w:sz w:val="22"/>
          <w:szCs w:val="22"/>
          <w:vertAlign w:val="superscript"/>
          <w:lang w:eastAsia="zh-CN"/>
        </w:rPr>
        <w:t>–</w:t>
      </w:r>
      <w:r w:rsidR="00B843D8" w:rsidRPr="00197164">
        <w:rPr>
          <w:rFonts w:ascii="Arial" w:eastAsiaTheme="minorEastAsia" w:hAnsi="Arial" w:cs="Arial"/>
          <w:sz w:val="22"/>
          <w:szCs w:val="22"/>
          <w:vertAlign w:val="superscript"/>
          <w:lang w:eastAsia="zh-CN"/>
        </w:rPr>
        <w:t>1</w:t>
      </w:r>
      <w:r w:rsidR="00AA0627" w:rsidRPr="00197164">
        <w:rPr>
          <w:rFonts w:ascii="Arial" w:eastAsiaTheme="minorEastAsia" w:hAnsi="Arial" w:cs="Arial"/>
          <w:sz w:val="22"/>
          <w:szCs w:val="22"/>
          <w:lang w:eastAsia="zh-CN"/>
        </w:rPr>
        <w:t xml:space="preserve">, mainly via </w:t>
      </w:r>
      <w:r w:rsidR="00763B49" w:rsidRPr="00197164">
        <w:rPr>
          <w:rFonts w:ascii="Arial" w:eastAsiaTheme="minorEastAsia" w:hAnsi="Arial" w:cs="Arial"/>
          <w:sz w:val="22"/>
          <w:szCs w:val="22"/>
          <w:lang w:eastAsia="zh-CN"/>
        </w:rPr>
        <w:t>PC</w:t>
      </w:r>
      <w:r w:rsidR="00B843D8" w:rsidRPr="00197164">
        <w:rPr>
          <w:rFonts w:ascii="Arial" w:eastAsiaTheme="minorEastAsia" w:hAnsi="Arial" w:cs="Arial"/>
          <w:sz w:val="22"/>
          <w:szCs w:val="22"/>
          <w:lang w:eastAsia="zh-CN"/>
        </w:rPr>
        <w:t>.</w:t>
      </w:r>
      <w:r w:rsidR="00F24CE8" w:rsidRPr="00197164">
        <w:rPr>
          <w:rFonts w:ascii="Arial" w:hAnsi="Arial" w:cs="Arial"/>
          <w:sz w:val="22"/>
          <w:vertAlign w:val="superscript"/>
        </w:rPr>
        <w:t>9,13</w:t>
      </w:r>
    </w:p>
    <w:p w14:paraId="7C90E670" w14:textId="36AD1575" w:rsidR="00726117" w:rsidRPr="00197164" w:rsidRDefault="00E214F2"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w:t>
      </w:r>
      <w:r w:rsidR="001021CD" w:rsidRPr="00197164">
        <w:rPr>
          <w:rFonts w:ascii="Arial" w:eastAsiaTheme="minorEastAsia" w:hAnsi="Arial" w:cs="Arial" w:hint="eastAsia"/>
          <w:sz w:val="22"/>
          <w:szCs w:val="22"/>
          <w:lang w:eastAsia="zh-CN"/>
        </w:rPr>
        <w:t>major</w:t>
      </w:r>
      <w:r w:rsidRPr="00197164">
        <w:rPr>
          <w:rFonts w:ascii="Arial" w:eastAsiaTheme="minorEastAsia" w:hAnsi="Arial" w:cs="Arial"/>
          <w:sz w:val="22"/>
          <w:szCs w:val="22"/>
          <w:lang w:eastAsia="zh-CN"/>
        </w:rPr>
        <w:t xml:space="preserve"> application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as </w:t>
      </w:r>
      <w:r w:rsidR="0087056B" w:rsidRPr="00197164">
        <w:rPr>
          <w:rFonts w:ascii="Arial" w:eastAsiaTheme="minorEastAsia" w:hAnsi="Arial" w:cs="Arial"/>
          <w:sz w:val="22"/>
          <w:szCs w:val="22"/>
          <w:lang w:eastAsia="zh-CN"/>
        </w:rPr>
        <w:t xml:space="preserve">a feedstock in </w:t>
      </w:r>
      <w:r w:rsidR="009D2A73" w:rsidRPr="00197164">
        <w:rPr>
          <w:rFonts w:ascii="Arial" w:eastAsiaTheme="minorEastAsia" w:hAnsi="Arial" w:cs="Arial"/>
          <w:sz w:val="22"/>
          <w:szCs w:val="22"/>
          <w:lang w:eastAsia="zh-CN"/>
        </w:rPr>
        <w:t xml:space="preserve">the </w:t>
      </w:r>
      <w:r w:rsidR="0087056B" w:rsidRPr="00197164">
        <w:rPr>
          <w:rFonts w:ascii="Arial" w:eastAsiaTheme="minorEastAsia" w:hAnsi="Arial" w:cs="Arial"/>
          <w:sz w:val="22"/>
          <w:szCs w:val="22"/>
          <w:lang w:eastAsia="zh-CN"/>
        </w:rPr>
        <w:t xml:space="preserve">chemical </w:t>
      </w:r>
      <w:r w:rsidRPr="00197164">
        <w:rPr>
          <w:rFonts w:ascii="Arial" w:eastAsiaTheme="minorEastAsia" w:hAnsi="Arial" w:cs="Arial"/>
          <w:sz w:val="22"/>
          <w:szCs w:val="22"/>
          <w:lang w:eastAsia="zh-CN"/>
        </w:rPr>
        <w:t>industry</w:t>
      </w:r>
      <w:r w:rsidR="009C289A" w:rsidRPr="00197164">
        <w:rPr>
          <w:rFonts w:ascii="Arial" w:eastAsiaTheme="minorEastAsia" w:hAnsi="Arial" w:cs="Arial"/>
          <w:sz w:val="22"/>
          <w:szCs w:val="22"/>
          <w:lang w:eastAsia="zh-CN"/>
        </w:rPr>
        <w:t>,</w:t>
      </w:r>
      <w:r w:rsidR="009E0381" w:rsidRPr="00197164">
        <w:rPr>
          <w:rFonts w:ascii="Arial" w:eastAsiaTheme="minorEastAsia" w:hAnsi="Arial" w:cs="Arial" w:hint="eastAsia"/>
          <w:sz w:val="22"/>
          <w:vertAlign w:val="superscript"/>
          <w:lang w:eastAsia="zh-CN"/>
        </w:rPr>
        <w:t>29</w:t>
      </w:r>
      <w:r w:rsidR="009C289A" w:rsidRPr="00197164">
        <w:rPr>
          <w:rFonts w:ascii="Arial" w:eastAsiaTheme="minorEastAsia" w:hAnsi="Arial" w:cs="Arial"/>
          <w:sz w:val="22"/>
          <w:szCs w:val="22"/>
          <w:lang w:eastAsia="zh-CN"/>
        </w:rPr>
        <w:t xml:space="preserve"> </w:t>
      </w:r>
      <w:r w:rsidR="00766462" w:rsidRPr="00197164">
        <w:rPr>
          <w:rFonts w:ascii="Arial" w:eastAsiaTheme="minorEastAsia" w:hAnsi="Arial" w:cs="Arial"/>
          <w:sz w:val="22"/>
          <w:szCs w:val="22"/>
          <w:lang w:eastAsia="zh-CN"/>
        </w:rPr>
        <w:t xml:space="preserve">with key </w:t>
      </w:r>
      <w:r w:rsidR="009C289A" w:rsidRPr="00197164">
        <w:rPr>
          <w:rFonts w:ascii="Arial" w:eastAsiaTheme="minorEastAsia" w:hAnsi="Arial" w:cs="Arial"/>
          <w:sz w:val="22"/>
          <w:szCs w:val="22"/>
          <w:lang w:eastAsia="zh-CN"/>
        </w:rPr>
        <w:t>downstream</w:t>
      </w:r>
      <w:r w:rsidRPr="00197164">
        <w:rPr>
          <w:rFonts w:ascii="Arial" w:eastAsiaTheme="minorEastAsia" w:hAnsi="Arial" w:cs="Arial"/>
          <w:sz w:val="22"/>
          <w:szCs w:val="22"/>
          <w:lang w:eastAsia="zh-CN"/>
        </w:rPr>
        <w:t xml:space="preserve"> products summarized in </w:t>
      </w:r>
      <w:r w:rsidRPr="00197164">
        <w:rPr>
          <w:rFonts w:ascii="Arial" w:eastAsiaTheme="minorEastAsia" w:hAnsi="Arial" w:cs="Arial"/>
          <w:b/>
          <w:bCs/>
          <w:sz w:val="22"/>
          <w:szCs w:val="22"/>
          <w:lang w:eastAsia="zh-CN"/>
        </w:rPr>
        <w:t>Fig</w:t>
      </w:r>
      <w:r w:rsidR="00E679B9" w:rsidRPr="00197164">
        <w:rPr>
          <w:rFonts w:ascii="Arial" w:eastAsiaTheme="minorEastAsia" w:hAnsi="Arial" w:cs="Arial"/>
          <w:b/>
          <w:bCs/>
          <w:sz w:val="22"/>
          <w:szCs w:val="22"/>
          <w:lang w:eastAsia="zh-CN"/>
        </w:rPr>
        <w:t>.</w:t>
      </w:r>
      <w:r w:rsidR="00FC4558" w:rsidRPr="00197164">
        <w:rPr>
          <w:rFonts w:ascii="Arial" w:eastAsiaTheme="minorEastAsia" w:hAnsi="Arial" w:cs="Arial"/>
          <w:b/>
          <w:bCs/>
          <w:sz w:val="22"/>
          <w:szCs w:val="22"/>
          <w:lang w:eastAsia="zh-CN"/>
        </w:rPr>
        <w:t> </w:t>
      </w:r>
      <w:r w:rsidRPr="00197164">
        <w:rPr>
          <w:rFonts w:ascii="Arial" w:eastAsiaTheme="minorEastAsia" w:hAnsi="Arial" w:cs="Arial"/>
          <w:b/>
          <w:bCs/>
          <w:sz w:val="22"/>
          <w:szCs w:val="22"/>
          <w:lang w:eastAsia="zh-CN"/>
        </w:rPr>
        <w:t>2</w:t>
      </w:r>
      <w:r w:rsidRPr="00197164">
        <w:rPr>
          <w:rFonts w:ascii="Arial" w:eastAsiaTheme="minorEastAsia" w:hAnsi="Arial" w:cs="Arial"/>
          <w:sz w:val="22"/>
          <w:szCs w:val="22"/>
          <w:lang w:eastAsia="zh-CN"/>
        </w:rPr>
        <w:t>.</w:t>
      </w:r>
      <w:r w:rsidR="00F22492"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Among all, v</w:t>
      </w:r>
      <w:r w:rsidR="00BB3F84" w:rsidRPr="00197164">
        <w:rPr>
          <w:rFonts w:ascii="Arial" w:eastAsiaTheme="minorEastAsia" w:hAnsi="Arial" w:cs="Arial"/>
          <w:sz w:val="22"/>
          <w:szCs w:val="22"/>
          <w:lang w:eastAsia="zh-CN"/>
        </w:rPr>
        <w:t xml:space="preserve">inyl chloride </w:t>
      </w:r>
      <w:r w:rsidR="008A2E6C" w:rsidRPr="00197164">
        <w:rPr>
          <w:rFonts w:ascii="Arial" w:eastAsiaTheme="minorEastAsia" w:hAnsi="Arial" w:cs="Arial"/>
          <w:sz w:val="22"/>
          <w:szCs w:val="22"/>
          <w:lang w:eastAsia="zh-CN"/>
        </w:rPr>
        <w:t xml:space="preserve">has the highest </w:t>
      </w:r>
      <w:r w:rsidR="00BB3F84" w:rsidRPr="00197164">
        <w:rPr>
          <w:rFonts w:ascii="Arial" w:eastAsiaTheme="minorEastAsia" w:hAnsi="Arial" w:cs="Arial"/>
          <w:sz w:val="22"/>
          <w:szCs w:val="22"/>
          <w:lang w:eastAsia="zh-CN"/>
        </w:rPr>
        <w:t xml:space="preserve">production </w:t>
      </w:r>
      <w:r w:rsidR="00C72A40" w:rsidRPr="00197164">
        <w:rPr>
          <w:rFonts w:ascii="Arial" w:eastAsiaTheme="minorEastAsia" w:hAnsi="Arial" w:cs="Arial"/>
          <w:sz w:val="22"/>
          <w:szCs w:val="22"/>
          <w:lang w:eastAsia="zh-CN"/>
        </w:rPr>
        <w:t xml:space="preserve">volume, reaching approximately </w:t>
      </w:r>
      <w:r w:rsidR="00911CFB" w:rsidRPr="00197164">
        <w:rPr>
          <w:rFonts w:ascii="Arial" w:eastAsiaTheme="minorEastAsia" w:hAnsi="Arial" w:cs="Arial"/>
          <w:sz w:val="22"/>
          <w:szCs w:val="22"/>
          <w:lang w:eastAsia="zh-CN"/>
        </w:rPr>
        <w:t>50</w:t>
      </w:r>
      <w:r w:rsidR="00D7364E" w:rsidRPr="00197164">
        <w:rPr>
          <w:rFonts w:ascii="Arial" w:eastAsiaTheme="minorEastAsia" w:hAnsi="Arial" w:cs="Arial"/>
          <w:sz w:val="22"/>
          <w:szCs w:val="22"/>
          <w:lang w:eastAsia="zh-CN"/>
        </w:rPr>
        <w:t> </w:t>
      </w:r>
      <w:r w:rsidR="00911CFB" w:rsidRPr="00197164">
        <w:rPr>
          <w:rFonts w:ascii="Arial" w:eastAsiaTheme="minorEastAsia" w:hAnsi="Arial" w:cs="Arial"/>
          <w:sz w:val="22"/>
          <w:szCs w:val="22"/>
          <w:lang w:eastAsia="zh-CN"/>
        </w:rPr>
        <w:t>Mt</w:t>
      </w:r>
      <w:r w:rsidR="00D7364E" w:rsidRPr="00197164">
        <w:rPr>
          <w:rFonts w:ascii="Arial" w:eastAsiaTheme="minorEastAsia" w:hAnsi="Arial" w:cs="Arial"/>
          <w:sz w:val="22"/>
          <w:szCs w:val="22"/>
          <w:lang w:eastAsia="zh-CN"/>
        </w:rPr>
        <w:t> </w:t>
      </w:r>
      <w:r w:rsidR="00911CFB"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00D7364E" w:rsidRPr="00197164">
        <w:rPr>
          <w:rFonts w:ascii="Arial" w:eastAsiaTheme="minorEastAsia" w:hAnsi="Arial" w:cs="Arial"/>
          <w:sz w:val="22"/>
          <w:szCs w:val="22"/>
          <w:vertAlign w:val="superscript"/>
          <w:lang w:eastAsia="zh-CN"/>
        </w:rPr>
        <w:t>–</w:t>
      </w:r>
      <w:r w:rsidR="00911CFB" w:rsidRPr="00197164">
        <w:rPr>
          <w:rFonts w:ascii="Arial" w:eastAsiaTheme="minorEastAsia" w:hAnsi="Arial" w:cs="Arial"/>
          <w:sz w:val="22"/>
          <w:szCs w:val="22"/>
          <w:vertAlign w:val="superscript"/>
          <w:lang w:eastAsia="zh-CN"/>
        </w:rPr>
        <w:t>1</w:t>
      </w:r>
      <w:r w:rsidR="00EF63EB" w:rsidRPr="00197164">
        <w:rPr>
          <w:rFonts w:ascii="Arial" w:eastAsiaTheme="minorEastAsia" w:hAnsi="Arial" w:cs="Arial"/>
          <w:sz w:val="22"/>
          <w:szCs w:val="22"/>
          <w:lang w:eastAsia="zh-CN"/>
        </w:rPr>
        <w:t>,</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0</w:t>
      </w:r>
      <w:r w:rsidR="00911CFB" w:rsidRPr="00197164">
        <w:rPr>
          <w:rFonts w:ascii="Arial" w:eastAsiaTheme="minorEastAsia" w:hAnsi="Arial" w:cs="Arial"/>
          <w:sz w:val="22"/>
          <w:szCs w:val="22"/>
          <w:lang w:eastAsia="zh-CN"/>
        </w:rPr>
        <w:t xml:space="preserve"> </w:t>
      </w:r>
      <w:r w:rsidR="004F5355" w:rsidRPr="00197164">
        <w:rPr>
          <w:rFonts w:ascii="Arial" w:eastAsiaTheme="minorEastAsia" w:hAnsi="Arial" w:cs="Arial"/>
          <w:sz w:val="22"/>
          <w:szCs w:val="22"/>
          <w:lang w:eastAsia="zh-CN"/>
        </w:rPr>
        <w:t xml:space="preserve">predominantly used to produce </w:t>
      </w:r>
      <w:r w:rsidR="009B0B0E" w:rsidRPr="00197164">
        <w:rPr>
          <w:rFonts w:ascii="Arial" w:eastAsiaTheme="minorEastAsia" w:hAnsi="Arial" w:cs="Arial"/>
          <w:sz w:val="22"/>
          <w:szCs w:val="22"/>
          <w:lang w:eastAsia="zh-CN"/>
        </w:rPr>
        <w:t>PVC</w:t>
      </w:r>
      <w:r w:rsidR="004D3716" w:rsidRPr="00197164">
        <w:rPr>
          <w:rFonts w:ascii="Arial" w:eastAsiaTheme="minorEastAsia" w:hAnsi="Arial" w:cs="Arial" w:hint="eastAsia"/>
          <w:sz w:val="22"/>
          <w:szCs w:val="22"/>
          <w:lang w:eastAsia="zh-CN"/>
        </w:rPr>
        <w:t xml:space="preserve"> with a market size of </w:t>
      </w:r>
      <w:r w:rsidR="004D3716" w:rsidRPr="00197164">
        <w:rPr>
          <w:rFonts w:ascii="Arial" w:eastAsiaTheme="minorEastAsia" w:hAnsi="Arial" w:cs="Arial"/>
          <w:sz w:val="22"/>
          <w:szCs w:val="22"/>
          <w:lang w:eastAsia="zh-CN"/>
        </w:rPr>
        <w:t>USD 68 billion</w:t>
      </w:r>
      <w:r w:rsidR="005E52B3"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Globally,</w:t>
      </w:r>
      <w:r w:rsidR="009B0B0E"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the</w:t>
      </w:r>
      <w:r w:rsidR="00C145EE" w:rsidRPr="00197164">
        <w:rPr>
          <w:rFonts w:ascii="Arial" w:eastAsiaTheme="minorEastAsia" w:hAnsi="Arial" w:cs="Arial"/>
          <w:sz w:val="22"/>
          <w:szCs w:val="22"/>
          <w:lang w:eastAsia="zh-CN"/>
        </w:rPr>
        <w:t xml:space="preserve"> PVC </w:t>
      </w:r>
      <w:r w:rsidR="00742A8B" w:rsidRPr="00197164">
        <w:rPr>
          <w:rFonts w:ascii="Arial" w:eastAsiaTheme="minorEastAsia" w:hAnsi="Arial" w:cs="Arial"/>
          <w:sz w:val="22"/>
          <w:szCs w:val="22"/>
          <w:lang w:eastAsia="zh-CN"/>
        </w:rPr>
        <w:t xml:space="preserve">market is </w:t>
      </w:r>
      <w:r w:rsidR="003D6AEF" w:rsidRPr="00197164">
        <w:rPr>
          <w:rFonts w:ascii="Arial" w:eastAsiaTheme="minorEastAsia" w:hAnsi="Arial" w:cs="Arial"/>
          <w:sz w:val="22"/>
          <w:szCs w:val="22"/>
          <w:lang w:eastAsia="zh-CN"/>
        </w:rPr>
        <w:t>dominate</w:t>
      </w:r>
      <w:r w:rsidR="00742A8B" w:rsidRPr="00197164">
        <w:rPr>
          <w:rFonts w:ascii="Arial" w:eastAsiaTheme="minorEastAsia" w:hAnsi="Arial" w:cs="Arial"/>
          <w:sz w:val="22"/>
          <w:szCs w:val="22"/>
          <w:lang w:eastAsia="zh-CN"/>
        </w:rPr>
        <w:t>d</w:t>
      </w:r>
      <w:r w:rsidR="005E52B3"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by the C</w:t>
      </w:r>
      <w:r w:rsidR="00742A8B" w:rsidRPr="00197164">
        <w:rPr>
          <w:rFonts w:ascii="Arial" w:eastAsiaTheme="minorEastAsia" w:hAnsi="Arial" w:cs="Arial"/>
          <w:sz w:val="22"/>
          <w:szCs w:val="22"/>
          <w:vertAlign w:val="subscript"/>
          <w:lang w:eastAsia="zh-CN"/>
        </w:rPr>
        <w:t>2</w:t>
      </w:r>
      <w:r w:rsidR="00742A8B" w:rsidRPr="00197164">
        <w:rPr>
          <w:rFonts w:ascii="Arial" w:eastAsiaTheme="minorEastAsia" w:hAnsi="Arial" w:cs="Arial"/>
          <w:sz w:val="22"/>
          <w:szCs w:val="22"/>
          <w:lang w:eastAsia="zh-CN"/>
        </w:rPr>
        <w:t>H</w:t>
      </w:r>
      <w:r w:rsidR="00742A8B" w:rsidRPr="00197164">
        <w:rPr>
          <w:rFonts w:ascii="Arial" w:eastAsiaTheme="minorEastAsia" w:hAnsi="Arial" w:cs="Arial"/>
          <w:sz w:val="22"/>
          <w:szCs w:val="22"/>
          <w:vertAlign w:val="subscript"/>
          <w:lang w:eastAsia="zh-CN"/>
        </w:rPr>
        <w:t>4</w:t>
      </w:r>
      <w:r w:rsidR="00742A8B" w:rsidRPr="00197164">
        <w:rPr>
          <w:rFonts w:ascii="Arial" w:eastAsiaTheme="minorEastAsia" w:hAnsi="Arial" w:cs="Arial"/>
          <w:sz w:val="22"/>
          <w:szCs w:val="22"/>
          <w:lang w:eastAsia="zh-CN"/>
        </w:rPr>
        <w:noBreakHyphen/>
        <w:t>based route</w:t>
      </w:r>
      <w:r w:rsidR="007D62EA" w:rsidRPr="00197164">
        <w:rPr>
          <w:rFonts w:ascii="Arial" w:eastAsiaTheme="minorEastAsia" w:hAnsi="Arial" w:cs="Arial"/>
          <w:sz w:val="22"/>
          <w:szCs w:val="22"/>
          <w:lang w:eastAsia="zh-CN"/>
        </w:rPr>
        <w:t xml:space="preserve">, </w:t>
      </w:r>
      <w:r w:rsidR="004B5749" w:rsidRPr="00197164">
        <w:rPr>
          <w:rFonts w:ascii="Arial" w:eastAsiaTheme="minorEastAsia" w:hAnsi="Arial" w:cs="Arial"/>
          <w:sz w:val="22"/>
          <w:szCs w:val="22"/>
          <w:lang w:eastAsia="zh-CN"/>
        </w:rPr>
        <w:t xml:space="preserve">accounting for </w:t>
      </w:r>
      <w:r w:rsidR="007D62EA" w:rsidRPr="00197164">
        <w:rPr>
          <w:rFonts w:ascii="Arial" w:eastAsiaTheme="minorEastAsia" w:hAnsi="Arial" w:cs="Arial"/>
          <w:sz w:val="22"/>
          <w:szCs w:val="22"/>
          <w:lang w:eastAsia="zh-CN"/>
        </w:rPr>
        <w:t>about 65%</w:t>
      </w:r>
      <w:r w:rsidR="005E52B3" w:rsidRPr="00197164">
        <w:rPr>
          <w:rFonts w:ascii="Arial" w:eastAsiaTheme="minorEastAsia" w:hAnsi="Arial" w:cs="Arial"/>
          <w:sz w:val="22"/>
          <w:szCs w:val="22"/>
          <w:lang w:eastAsia="zh-CN"/>
        </w:rPr>
        <w:t xml:space="preserve"> of</w:t>
      </w:r>
      <w:r w:rsidR="007D62EA" w:rsidRPr="00197164">
        <w:rPr>
          <w:rFonts w:ascii="Arial" w:eastAsiaTheme="minorEastAsia" w:hAnsi="Arial" w:cs="Arial"/>
          <w:sz w:val="22"/>
          <w:szCs w:val="22"/>
          <w:lang w:eastAsia="zh-CN"/>
        </w:rPr>
        <w:t xml:space="preserve"> </w:t>
      </w:r>
      <w:r w:rsidR="00C145EE" w:rsidRPr="00197164">
        <w:rPr>
          <w:rFonts w:ascii="Arial" w:eastAsiaTheme="minorEastAsia" w:hAnsi="Arial" w:cs="Arial"/>
          <w:sz w:val="22"/>
          <w:szCs w:val="22"/>
          <w:lang w:eastAsia="zh-CN"/>
        </w:rPr>
        <w:t>PVC</w:t>
      </w:r>
      <w:r w:rsidR="007D62EA" w:rsidRPr="00197164">
        <w:rPr>
          <w:rFonts w:ascii="Arial" w:eastAsiaTheme="minorEastAsia" w:hAnsi="Arial" w:cs="Arial"/>
          <w:sz w:val="22"/>
          <w:szCs w:val="22"/>
          <w:lang w:eastAsia="zh-CN"/>
        </w:rPr>
        <w:t xml:space="preserve"> </w:t>
      </w:r>
      <w:r w:rsidR="00911CFB" w:rsidRPr="00197164">
        <w:rPr>
          <w:rFonts w:ascii="Arial" w:eastAsiaTheme="minorEastAsia" w:hAnsi="Arial" w:cs="Arial"/>
          <w:sz w:val="22"/>
          <w:szCs w:val="22"/>
          <w:lang w:eastAsia="zh-CN"/>
        </w:rPr>
        <w:t>output</w:t>
      </w:r>
      <w:r w:rsidR="00742A8B" w:rsidRPr="00197164">
        <w:rPr>
          <w:rFonts w:ascii="Arial" w:eastAsiaTheme="minorEastAsia" w:hAnsi="Arial" w:cs="Arial"/>
          <w:sz w:val="22"/>
          <w:szCs w:val="22"/>
          <w:lang w:eastAsia="zh-CN"/>
        </w:rPr>
        <w:t>.</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1</w:t>
      </w:r>
      <w:r w:rsidR="009B0B0E"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 xml:space="preserve">However, in China, ca. </w:t>
      </w:r>
      <w:r w:rsidR="002A4C34" w:rsidRPr="00197164">
        <w:rPr>
          <w:rFonts w:ascii="Arial" w:eastAsiaTheme="minorEastAsia" w:hAnsi="Arial" w:cs="Arial"/>
          <w:sz w:val="22"/>
          <w:szCs w:val="22"/>
          <w:lang w:eastAsia="zh-CN"/>
        </w:rPr>
        <w:t>78</w:t>
      </w:r>
      <w:r w:rsidR="009B0B0E" w:rsidRPr="00197164">
        <w:rPr>
          <w:rFonts w:ascii="Arial" w:eastAsiaTheme="minorEastAsia" w:hAnsi="Arial" w:cs="Arial"/>
          <w:sz w:val="22"/>
          <w:szCs w:val="22"/>
          <w:lang w:eastAsia="zh-CN"/>
        </w:rPr>
        <w:t xml:space="preserve">% </w:t>
      </w:r>
      <w:r w:rsidR="009D2F7D" w:rsidRPr="00197164">
        <w:rPr>
          <w:rFonts w:ascii="Arial" w:eastAsiaTheme="minorEastAsia" w:hAnsi="Arial" w:cs="Arial"/>
          <w:sz w:val="22"/>
          <w:szCs w:val="22"/>
          <w:lang w:eastAsia="zh-CN"/>
        </w:rPr>
        <w:t xml:space="preserve">of </w:t>
      </w:r>
      <w:r w:rsidR="00C145EE" w:rsidRPr="00197164">
        <w:rPr>
          <w:rFonts w:ascii="Arial" w:eastAsiaTheme="minorEastAsia" w:hAnsi="Arial" w:cs="Arial"/>
          <w:sz w:val="22"/>
          <w:szCs w:val="22"/>
          <w:lang w:eastAsia="zh-CN"/>
        </w:rPr>
        <w:t xml:space="preserve">PVC production </w:t>
      </w:r>
      <w:r w:rsidR="007C1EEB" w:rsidRPr="00197164">
        <w:rPr>
          <w:rFonts w:ascii="Arial" w:eastAsiaTheme="minorEastAsia" w:hAnsi="Arial" w:cs="Arial"/>
          <w:sz w:val="22"/>
          <w:szCs w:val="22"/>
          <w:lang w:eastAsia="zh-CN"/>
        </w:rPr>
        <w:t>relies on</w:t>
      </w:r>
      <w:r w:rsidR="00C145EE" w:rsidRPr="00197164">
        <w:rPr>
          <w:rFonts w:ascii="Arial" w:eastAsiaTheme="minorEastAsia" w:hAnsi="Arial" w:cs="Arial"/>
          <w:sz w:val="22"/>
          <w:szCs w:val="22"/>
          <w:lang w:eastAsia="zh-CN"/>
        </w:rPr>
        <w:t xml:space="preserve"> </w:t>
      </w:r>
      <w:r w:rsidR="00811675" w:rsidRPr="00197164">
        <w:rPr>
          <w:rFonts w:ascii="Arial" w:eastAsiaTheme="minorEastAsia" w:hAnsi="Arial" w:cs="Arial"/>
          <w:sz w:val="22"/>
          <w:szCs w:val="22"/>
          <w:lang w:eastAsia="zh-CN"/>
        </w:rPr>
        <w:t xml:space="preserve">the </w:t>
      </w:r>
      <w:r w:rsidR="009B0B0E" w:rsidRPr="00197164">
        <w:rPr>
          <w:rFonts w:ascii="Arial" w:eastAsiaTheme="minorEastAsia" w:hAnsi="Arial" w:cs="Arial"/>
          <w:sz w:val="22"/>
          <w:szCs w:val="22"/>
          <w:lang w:eastAsia="zh-CN"/>
        </w:rPr>
        <w:t>C</w:t>
      </w:r>
      <w:r w:rsidR="009B0B0E" w:rsidRPr="00197164">
        <w:rPr>
          <w:rFonts w:ascii="Arial" w:eastAsiaTheme="minorEastAsia" w:hAnsi="Arial" w:cs="Arial"/>
          <w:sz w:val="22"/>
          <w:szCs w:val="22"/>
          <w:vertAlign w:val="subscript"/>
          <w:lang w:eastAsia="zh-CN"/>
        </w:rPr>
        <w:t>2</w:t>
      </w:r>
      <w:r w:rsidR="009B0B0E" w:rsidRPr="00197164">
        <w:rPr>
          <w:rFonts w:ascii="Arial" w:eastAsiaTheme="minorEastAsia" w:hAnsi="Arial" w:cs="Arial"/>
          <w:sz w:val="22"/>
          <w:szCs w:val="22"/>
          <w:lang w:eastAsia="zh-CN"/>
        </w:rPr>
        <w:t>H</w:t>
      </w:r>
      <w:r w:rsidR="009B0B0E" w:rsidRPr="00197164">
        <w:rPr>
          <w:rFonts w:ascii="Arial" w:eastAsiaTheme="minorEastAsia" w:hAnsi="Arial" w:cs="Arial"/>
          <w:sz w:val="22"/>
          <w:szCs w:val="22"/>
          <w:vertAlign w:val="subscript"/>
          <w:lang w:eastAsia="zh-CN"/>
        </w:rPr>
        <w:t>2</w:t>
      </w:r>
      <w:r w:rsidR="009B0B0E" w:rsidRPr="00197164">
        <w:rPr>
          <w:rFonts w:ascii="Arial" w:eastAsiaTheme="minorEastAsia" w:hAnsi="Arial" w:cs="Arial"/>
          <w:sz w:val="22"/>
          <w:szCs w:val="22"/>
          <w:lang w:eastAsia="zh-CN"/>
        </w:rPr>
        <w:t xml:space="preserve"> </w:t>
      </w:r>
      <w:r w:rsidR="00C145EE" w:rsidRPr="00197164">
        <w:rPr>
          <w:rFonts w:ascii="Arial" w:eastAsiaTheme="minorEastAsia" w:hAnsi="Arial" w:cs="Arial"/>
          <w:sz w:val="22"/>
          <w:szCs w:val="22"/>
          <w:lang w:eastAsia="zh-CN"/>
        </w:rPr>
        <w:t>route</w:t>
      </w:r>
      <w:r w:rsidR="00811675" w:rsidRPr="00197164">
        <w:rPr>
          <w:rFonts w:ascii="Arial" w:eastAsiaTheme="minorEastAsia" w:hAnsi="Arial" w:cs="Arial"/>
          <w:sz w:val="22"/>
          <w:szCs w:val="22"/>
          <w:lang w:eastAsia="zh-CN"/>
        </w:rPr>
        <w:t xml:space="preserve">, with the </w:t>
      </w:r>
      <w:r w:rsidR="008A2E6C" w:rsidRPr="00197164">
        <w:rPr>
          <w:rFonts w:ascii="Arial" w:eastAsiaTheme="minorEastAsia" w:hAnsi="Arial" w:cs="Arial"/>
          <w:sz w:val="22"/>
          <w:szCs w:val="22"/>
          <w:lang w:eastAsia="zh-CN"/>
        </w:rPr>
        <w:t xml:space="preserve">remainder </w:t>
      </w:r>
      <w:r w:rsidR="007C1EEB" w:rsidRPr="00197164">
        <w:rPr>
          <w:rFonts w:ascii="Arial" w:eastAsiaTheme="minorEastAsia" w:hAnsi="Arial" w:cs="Arial"/>
          <w:sz w:val="22"/>
          <w:szCs w:val="22"/>
          <w:lang w:eastAsia="zh-CN"/>
        </w:rPr>
        <w:t xml:space="preserve">produced via </w:t>
      </w:r>
      <w:r w:rsidR="00811675" w:rsidRPr="00197164">
        <w:rPr>
          <w:rFonts w:ascii="Arial" w:eastAsiaTheme="minorEastAsia" w:hAnsi="Arial" w:cs="Arial"/>
          <w:sz w:val="22"/>
          <w:szCs w:val="22"/>
          <w:lang w:eastAsia="zh-CN"/>
        </w:rPr>
        <w:t>the</w:t>
      </w:r>
      <w:r w:rsidR="009D2F7D" w:rsidRPr="00197164">
        <w:rPr>
          <w:rFonts w:ascii="Arial" w:eastAsiaTheme="minorEastAsia" w:hAnsi="Arial" w:cs="Arial"/>
          <w:sz w:val="22"/>
          <w:szCs w:val="22"/>
          <w:lang w:eastAsia="zh-CN"/>
        </w:rPr>
        <w:t xml:space="preserve"> C</w:t>
      </w:r>
      <w:r w:rsidR="009D2F7D" w:rsidRPr="00197164">
        <w:rPr>
          <w:rFonts w:ascii="Arial" w:eastAsiaTheme="minorEastAsia" w:hAnsi="Arial" w:cs="Arial"/>
          <w:sz w:val="22"/>
          <w:szCs w:val="22"/>
          <w:vertAlign w:val="subscript"/>
          <w:lang w:eastAsia="zh-CN"/>
        </w:rPr>
        <w:t>2</w:t>
      </w:r>
      <w:r w:rsidR="009D2F7D" w:rsidRPr="00197164">
        <w:rPr>
          <w:rFonts w:ascii="Arial" w:eastAsiaTheme="minorEastAsia" w:hAnsi="Arial" w:cs="Arial"/>
          <w:sz w:val="22"/>
          <w:szCs w:val="22"/>
          <w:lang w:eastAsia="zh-CN"/>
        </w:rPr>
        <w:t>H</w:t>
      </w:r>
      <w:r w:rsidR="009D2F7D" w:rsidRPr="00197164">
        <w:rPr>
          <w:rFonts w:ascii="Arial" w:eastAsiaTheme="minorEastAsia" w:hAnsi="Arial" w:cs="Arial"/>
          <w:sz w:val="22"/>
          <w:szCs w:val="22"/>
          <w:vertAlign w:val="subscript"/>
          <w:lang w:eastAsia="zh-CN"/>
        </w:rPr>
        <w:t>4</w:t>
      </w:r>
      <w:r w:rsidR="009D2F7D" w:rsidRPr="00197164">
        <w:rPr>
          <w:rFonts w:ascii="Arial" w:eastAsiaTheme="minorEastAsia" w:hAnsi="Arial" w:cs="Arial"/>
          <w:sz w:val="22"/>
          <w:szCs w:val="22"/>
          <w:lang w:eastAsia="zh-CN"/>
        </w:rPr>
        <w:t xml:space="preserve"> route.</w:t>
      </w:r>
      <w:r w:rsidR="00BA3524" w:rsidRPr="00197164">
        <w:rPr>
          <w:rFonts w:ascii="Arial" w:hAnsi="Arial" w:cs="Arial"/>
          <w:sz w:val="22"/>
          <w:vertAlign w:val="superscript"/>
        </w:rPr>
        <w:t>21</w:t>
      </w:r>
      <w:r w:rsidR="00BB3F84"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The market for a</w:t>
      </w:r>
      <w:r w:rsidR="008E3D45" w:rsidRPr="00197164">
        <w:rPr>
          <w:rFonts w:ascii="Arial" w:eastAsiaTheme="minorEastAsia" w:hAnsi="Arial" w:cs="Arial"/>
          <w:sz w:val="22"/>
          <w:szCs w:val="22"/>
          <w:lang w:eastAsia="zh-CN"/>
        </w:rPr>
        <w:t>cetylene black</w:t>
      </w:r>
      <w:r w:rsidR="007C1EEB" w:rsidRPr="00197164">
        <w:rPr>
          <w:rFonts w:ascii="Arial" w:eastAsiaTheme="minorEastAsia" w:hAnsi="Arial" w:cs="Arial"/>
          <w:sz w:val="22"/>
          <w:szCs w:val="22"/>
          <w:lang w:eastAsia="zh-CN"/>
        </w:rPr>
        <w:t>, valued</w:t>
      </w:r>
      <w:r w:rsidR="008E3D45" w:rsidRPr="00197164">
        <w:rPr>
          <w:rFonts w:ascii="Arial" w:eastAsiaTheme="minorEastAsia" w:hAnsi="Arial" w:cs="Arial"/>
          <w:sz w:val="22"/>
          <w:szCs w:val="22"/>
          <w:lang w:eastAsia="zh-CN"/>
        </w:rPr>
        <w:t xml:space="preserve"> </w:t>
      </w:r>
      <w:r w:rsidR="007C1EEB" w:rsidRPr="00197164">
        <w:rPr>
          <w:rFonts w:ascii="Arial" w:eastAsiaTheme="minorEastAsia" w:hAnsi="Arial" w:cs="Arial"/>
          <w:sz w:val="22"/>
          <w:szCs w:val="22"/>
          <w:lang w:eastAsia="zh-CN"/>
        </w:rPr>
        <w:t>at</w:t>
      </w:r>
      <w:r w:rsidR="00C8682D" w:rsidRPr="00197164">
        <w:rPr>
          <w:rFonts w:ascii="Arial" w:eastAsiaTheme="minorEastAsia" w:hAnsi="Arial" w:cs="Arial"/>
          <w:sz w:val="22"/>
          <w:szCs w:val="22"/>
          <w:lang w:eastAsia="zh-CN"/>
        </w:rPr>
        <w:t xml:space="preserve"> approximately </w:t>
      </w:r>
      <w:r w:rsidR="00AC6934" w:rsidRPr="00197164">
        <w:rPr>
          <w:rFonts w:ascii="Arial" w:eastAsiaTheme="minorEastAsia" w:hAnsi="Arial" w:cs="Arial"/>
          <w:sz w:val="22"/>
          <w:szCs w:val="22"/>
          <w:lang w:eastAsia="zh-CN"/>
        </w:rPr>
        <w:t>USD </w:t>
      </w:r>
      <w:r w:rsidR="00C8682D" w:rsidRPr="00197164">
        <w:rPr>
          <w:rFonts w:ascii="Arial" w:eastAsiaTheme="minorEastAsia" w:hAnsi="Arial" w:cs="Arial"/>
          <w:sz w:val="22"/>
          <w:szCs w:val="22"/>
          <w:lang w:eastAsia="zh-CN"/>
        </w:rPr>
        <w:t>0.3</w:t>
      </w:r>
      <w:r w:rsidR="00AC6934" w:rsidRPr="00197164">
        <w:rPr>
          <w:rFonts w:ascii="Arial" w:eastAsiaTheme="minorEastAsia" w:hAnsi="Arial" w:cs="Arial"/>
          <w:sz w:val="22"/>
          <w:szCs w:val="22"/>
          <w:lang w:eastAsia="zh-CN"/>
        </w:rPr>
        <w:t> </w:t>
      </w:r>
      <w:r w:rsidR="00C8682D" w:rsidRPr="00197164">
        <w:rPr>
          <w:rFonts w:ascii="Arial" w:eastAsiaTheme="minorEastAsia" w:hAnsi="Arial" w:cs="Arial"/>
          <w:sz w:val="22"/>
          <w:szCs w:val="22"/>
          <w:lang w:eastAsia="zh-CN"/>
        </w:rPr>
        <w:t>billion</w:t>
      </w:r>
      <w:r w:rsidR="00526B54" w:rsidRPr="00197164">
        <w:rPr>
          <w:rFonts w:ascii="Arial" w:eastAsiaTheme="minorEastAsia" w:hAnsi="Arial" w:cs="Arial" w:hint="eastAsia"/>
          <w:sz w:val="22"/>
          <w:szCs w:val="22"/>
          <w:lang w:eastAsia="zh-CN"/>
        </w:rPr>
        <w:t xml:space="preserve">, is </w:t>
      </w:r>
      <w:r w:rsidR="00526B54" w:rsidRPr="00197164">
        <w:rPr>
          <w:rFonts w:ascii="Arial" w:eastAsiaTheme="minorEastAsia" w:hAnsi="Arial" w:cs="Arial"/>
          <w:sz w:val="22"/>
          <w:szCs w:val="22"/>
          <w:lang w:eastAsia="zh-CN"/>
        </w:rPr>
        <w:t>expected</w:t>
      </w:r>
      <w:r w:rsidR="00526B54" w:rsidRPr="00197164">
        <w:rPr>
          <w:rFonts w:ascii="Arial" w:eastAsiaTheme="minorEastAsia" w:hAnsi="Arial" w:cs="Arial" w:hint="eastAsia"/>
          <w:sz w:val="22"/>
          <w:szCs w:val="22"/>
          <w:lang w:eastAsia="zh-CN"/>
        </w:rPr>
        <w:t xml:space="preserve"> to grow with the global shift towards electric vehicles </w:t>
      </w:r>
      <w:r w:rsidR="007C1EEB" w:rsidRPr="00197164">
        <w:rPr>
          <w:rFonts w:ascii="Arial" w:eastAsiaTheme="minorEastAsia" w:hAnsi="Arial" w:cs="Arial"/>
          <w:sz w:val="22"/>
          <w:szCs w:val="22"/>
          <w:lang w:eastAsia="zh-CN"/>
        </w:rPr>
        <w:t>due to</w:t>
      </w:r>
      <w:r w:rsidR="00F047CF"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it</w:t>
      </w:r>
      <w:r w:rsidR="007C1EEB" w:rsidRPr="00197164">
        <w:rPr>
          <w:rFonts w:ascii="Arial" w:eastAsiaTheme="minorEastAsia" w:hAnsi="Arial" w:cs="Arial"/>
          <w:sz w:val="22"/>
          <w:szCs w:val="22"/>
          <w:lang w:eastAsia="zh-CN"/>
        </w:rPr>
        <w:t>s</w:t>
      </w:r>
      <w:r w:rsidR="00526B54"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effectiveness</w:t>
      </w:r>
      <w:r w:rsidR="00526B54"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 xml:space="preserve">as </w:t>
      </w:r>
      <w:r w:rsidR="00F047CF" w:rsidRPr="00197164">
        <w:rPr>
          <w:rFonts w:ascii="Arial" w:eastAsiaTheme="minorEastAsia" w:hAnsi="Arial" w:cs="Arial"/>
          <w:sz w:val="22"/>
          <w:szCs w:val="22"/>
          <w:lang w:eastAsia="zh-CN"/>
        </w:rPr>
        <w:t>a conductive additive for electrodes.</w:t>
      </w:r>
      <w:r w:rsidR="00BA3524" w:rsidRPr="00197164">
        <w:rPr>
          <w:rFonts w:ascii="Arial" w:hAnsi="Arial" w:cs="Arial"/>
          <w:sz w:val="22"/>
          <w:vertAlign w:val="superscript"/>
        </w:rPr>
        <w:t>9,</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2</w:t>
      </w:r>
    </w:p>
    <w:bookmarkEnd w:id="16"/>
    <w:p w14:paraId="5E94A0E6" w14:textId="20B2ED89" w:rsidR="00E94F08" w:rsidRPr="00197164" w:rsidRDefault="002C61DB" w:rsidP="007F6AFF">
      <w:pPr>
        <w:pStyle w:val="ListParagraph"/>
        <w:spacing w:after="240"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Another critical application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the production of 1,4</w:t>
      </w:r>
      <w:r w:rsidR="007C1EEB"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 xml:space="preserve">butanediol via the classical Reppe process, </w:t>
      </w:r>
      <w:r w:rsidR="00CC6AAA" w:rsidRPr="00197164">
        <w:rPr>
          <w:rFonts w:ascii="Arial" w:eastAsiaTheme="minorEastAsia" w:hAnsi="Arial" w:cs="Arial"/>
          <w:sz w:val="22"/>
          <w:szCs w:val="22"/>
          <w:lang w:eastAsia="zh-CN"/>
        </w:rPr>
        <w:t xml:space="preserve">which involves </w:t>
      </w:r>
      <w:r w:rsidRPr="00197164">
        <w:rPr>
          <w:rFonts w:ascii="Arial" w:eastAsiaTheme="minorEastAsia" w:hAnsi="Arial" w:cs="Arial"/>
          <w:sz w:val="22"/>
          <w:szCs w:val="22"/>
          <w:lang w:eastAsia="zh-CN"/>
        </w:rPr>
        <w:t xml:space="preserve">the reaction of </w:t>
      </w:r>
      <w:r w:rsidR="00F14830" w:rsidRPr="00197164">
        <w:rPr>
          <w:rFonts w:ascii="Arial" w:eastAsiaTheme="minorEastAsia" w:hAnsi="Arial" w:cs="Arial"/>
          <w:sz w:val="22"/>
          <w:szCs w:val="22"/>
          <w:lang w:eastAsia="zh-CN"/>
        </w:rPr>
        <w:t xml:space="preserve">acetylene </w:t>
      </w:r>
      <w:r w:rsidRPr="00197164">
        <w:rPr>
          <w:rFonts w:ascii="Arial" w:eastAsiaTheme="minorEastAsia" w:hAnsi="Arial" w:cs="Arial"/>
          <w:sz w:val="22"/>
          <w:szCs w:val="22"/>
          <w:lang w:eastAsia="zh-CN"/>
        </w:rPr>
        <w:t xml:space="preserve">with formaldehyde. </w:t>
      </w:r>
      <w:r w:rsidR="00526B54" w:rsidRPr="00197164">
        <w:rPr>
          <w:rFonts w:ascii="Arial" w:eastAsiaTheme="minorEastAsia" w:hAnsi="Arial" w:cs="Arial" w:hint="eastAsia"/>
          <w:sz w:val="22"/>
          <w:szCs w:val="22"/>
          <w:lang w:eastAsia="zh-CN"/>
        </w:rPr>
        <w:t>Although s</w:t>
      </w:r>
      <w:r w:rsidRPr="00197164">
        <w:rPr>
          <w:rFonts w:ascii="Arial" w:eastAsiaTheme="minorEastAsia" w:hAnsi="Arial" w:cs="Arial"/>
          <w:sz w:val="22"/>
          <w:szCs w:val="22"/>
          <w:lang w:eastAsia="zh-CN"/>
        </w:rPr>
        <w:t xml:space="preserve">everal complex and multi-step alternative routes </w:t>
      </w:r>
      <w:r w:rsidR="00BF2FFE" w:rsidRPr="00197164">
        <w:rPr>
          <w:rFonts w:ascii="Arial" w:eastAsiaTheme="minorEastAsia" w:hAnsi="Arial" w:cs="Arial"/>
          <w:sz w:val="22"/>
          <w:szCs w:val="22"/>
          <w:lang w:eastAsia="zh-CN"/>
        </w:rPr>
        <w:t>exist</w:t>
      </w:r>
      <w:r w:rsidR="009B0FA7" w:rsidRPr="00197164">
        <w:rPr>
          <w:rFonts w:ascii="Arial" w:eastAsiaTheme="minorEastAsia" w:hAnsi="Arial" w:cs="Arial"/>
          <w:sz w:val="22"/>
          <w:szCs w:val="22"/>
          <w:lang w:eastAsia="zh-CN"/>
        </w:rPr>
        <w:t xml:space="preserve">, with </w:t>
      </w:r>
      <w:r w:rsidRPr="00197164">
        <w:rPr>
          <w:rFonts w:ascii="Arial" w:eastAsiaTheme="minorEastAsia" w:hAnsi="Arial" w:cs="Arial"/>
          <w:sz w:val="22"/>
          <w:szCs w:val="22"/>
          <w:lang w:eastAsia="zh-CN"/>
        </w:rPr>
        <w:t>maleic anhydride</w:t>
      </w:r>
      <w:r w:rsidR="009B0FA7" w:rsidRPr="00197164">
        <w:rPr>
          <w:rFonts w:ascii="Arial" w:eastAsiaTheme="minorEastAsia" w:hAnsi="Arial" w:cs="Arial"/>
          <w:sz w:val="22"/>
          <w:szCs w:val="22"/>
          <w:lang w:eastAsia="zh-CN"/>
        </w:rPr>
        <w:t xml:space="preserve"> or</w:t>
      </w:r>
      <w:r w:rsidRPr="00197164">
        <w:rPr>
          <w:rFonts w:ascii="Arial" w:eastAsiaTheme="minorEastAsia" w:hAnsi="Arial" w:cs="Arial"/>
          <w:sz w:val="22"/>
          <w:szCs w:val="22"/>
          <w:lang w:eastAsia="zh-CN"/>
        </w:rPr>
        <w:t xml:space="preserve"> 1,4</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diacetoxy</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2</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butene</w:t>
      </w:r>
      <w:r w:rsidR="009B0FA7" w:rsidRPr="00197164">
        <w:rPr>
          <w:rFonts w:ascii="Arial" w:eastAsiaTheme="minorEastAsia" w:hAnsi="Arial" w:cs="Arial"/>
          <w:sz w:val="22"/>
          <w:szCs w:val="22"/>
          <w:lang w:eastAsia="zh-CN"/>
        </w:rPr>
        <w:t xml:space="preserve"> as the intermediate</w:t>
      </w:r>
      <w:r w:rsidR="00526B54" w:rsidRPr="00197164">
        <w:rPr>
          <w:rFonts w:ascii="Arial" w:eastAsiaTheme="minorEastAsia" w:hAnsi="Arial" w:cs="Arial" w:hint="eastAsia"/>
          <w:sz w:val="22"/>
          <w:szCs w:val="22"/>
          <w:lang w:eastAsia="zh-CN"/>
        </w:rPr>
        <w:t>,</w:t>
      </w:r>
      <w:r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 xml:space="preserve">the recent </w:t>
      </w:r>
      <w:bookmarkStart w:id="18" w:name="_Hlk184741173"/>
      <w:r w:rsidR="00B7180D" w:rsidRPr="00197164">
        <w:rPr>
          <w:rFonts w:ascii="Arial" w:eastAsiaTheme="minorEastAsia" w:hAnsi="Arial" w:cs="Arial" w:hint="eastAsia"/>
          <w:sz w:val="22"/>
          <w:szCs w:val="22"/>
          <w:lang w:eastAsia="zh-CN"/>
        </w:rPr>
        <w:t>resurgence</w:t>
      </w:r>
      <w:r w:rsidR="00526B54" w:rsidRPr="00197164">
        <w:rPr>
          <w:rFonts w:ascii="Arial" w:eastAsiaTheme="minorEastAsia" w:hAnsi="Arial" w:cs="Arial" w:hint="eastAsia"/>
          <w:sz w:val="22"/>
          <w:szCs w:val="22"/>
          <w:lang w:eastAsia="zh-CN"/>
        </w:rPr>
        <w:t xml:space="preserve"> </w:t>
      </w:r>
      <w:bookmarkEnd w:id="18"/>
      <w:r w:rsidR="00526B54" w:rsidRPr="00197164">
        <w:rPr>
          <w:rFonts w:ascii="Arial" w:eastAsiaTheme="minorEastAsia" w:hAnsi="Arial" w:cs="Arial" w:hint="eastAsia"/>
          <w:sz w:val="22"/>
          <w:szCs w:val="22"/>
          <w:lang w:eastAsia="zh-CN"/>
        </w:rPr>
        <w:t xml:space="preserve">of the </w:t>
      </w:r>
      <w:r w:rsidR="00526B54" w:rsidRPr="00197164">
        <w:rPr>
          <w:rFonts w:ascii="Arial" w:eastAsiaTheme="minorEastAsia" w:hAnsi="Arial" w:cs="Arial"/>
          <w:sz w:val="22"/>
          <w:szCs w:val="22"/>
          <w:lang w:eastAsia="zh-CN"/>
        </w:rPr>
        <w:t>C</w:t>
      </w:r>
      <w:r w:rsidR="00526B54" w:rsidRPr="00197164">
        <w:rPr>
          <w:rFonts w:ascii="Arial" w:eastAsiaTheme="minorEastAsia" w:hAnsi="Arial" w:cs="Arial"/>
          <w:sz w:val="22"/>
          <w:szCs w:val="22"/>
          <w:vertAlign w:val="subscript"/>
          <w:lang w:eastAsia="zh-CN"/>
        </w:rPr>
        <w:t>2</w:t>
      </w:r>
      <w:r w:rsidR="00526B54" w:rsidRPr="00197164">
        <w:rPr>
          <w:rFonts w:ascii="Arial" w:eastAsiaTheme="minorEastAsia" w:hAnsi="Arial" w:cs="Arial"/>
          <w:sz w:val="22"/>
          <w:szCs w:val="22"/>
          <w:lang w:eastAsia="zh-CN"/>
        </w:rPr>
        <w:t>H</w:t>
      </w:r>
      <w:r w:rsidR="00526B54" w:rsidRPr="00197164">
        <w:rPr>
          <w:rFonts w:ascii="Arial" w:eastAsiaTheme="minorEastAsia" w:hAnsi="Arial" w:cs="Arial"/>
          <w:sz w:val="22"/>
          <w:szCs w:val="22"/>
          <w:vertAlign w:val="subscript"/>
          <w:lang w:eastAsia="zh-CN"/>
        </w:rPr>
        <w:t>2</w:t>
      </w:r>
      <w:r w:rsidR="009821CE"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 xml:space="preserve">route has significantly </w:t>
      </w:r>
      <w:r w:rsidR="00CE6E4F" w:rsidRPr="00197164">
        <w:rPr>
          <w:rFonts w:ascii="Arial" w:eastAsiaTheme="minorEastAsia" w:hAnsi="Arial" w:cs="Arial" w:hint="eastAsia"/>
          <w:sz w:val="22"/>
          <w:szCs w:val="22"/>
          <w:lang w:eastAsia="zh-CN"/>
        </w:rPr>
        <w:t>lowered</w:t>
      </w:r>
      <w:r w:rsidR="00526B54" w:rsidRPr="00197164">
        <w:rPr>
          <w:rFonts w:ascii="Arial" w:eastAsiaTheme="minorEastAsia" w:hAnsi="Arial" w:cs="Arial" w:hint="eastAsia"/>
          <w:sz w:val="22"/>
          <w:szCs w:val="22"/>
          <w:lang w:eastAsia="zh-CN"/>
        </w:rPr>
        <w:t xml:space="preserve"> market prices</w:t>
      </w:r>
      <w:r w:rsidR="00CE6E4F" w:rsidRPr="00197164">
        <w:rPr>
          <w:rFonts w:ascii="Arial" w:eastAsiaTheme="minorEastAsia" w:hAnsi="Arial" w:cs="Arial" w:hint="eastAsia"/>
          <w:sz w:val="22"/>
          <w:szCs w:val="22"/>
          <w:lang w:eastAsia="zh-CN"/>
        </w:rPr>
        <w:t>.</w:t>
      </w:r>
      <w:r w:rsidR="00526B54" w:rsidRPr="00197164">
        <w:rPr>
          <w:rFonts w:ascii="Arial" w:eastAsiaTheme="minorEastAsia" w:hAnsi="Arial" w:cs="Arial" w:hint="eastAsia"/>
          <w:sz w:val="22"/>
          <w:szCs w:val="22"/>
          <w:lang w:eastAsia="zh-CN"/>
        </w:rPr>
        <w:t xml:space="preserve"> </w:t>
      </w:r>
      <w:r w:rsidR="00CE6E4F" w:rsidRPr="00197164">
        <w:rPr>
          <w:rFonts w:ascii="Arial" w:eastAsiaTheme="minorEastAsia" w:hAnsi="Arial" w:cs="Arial" w:hint="eastAsia"/>
          <w:sz w:val="22"/>
          <w:szCs w:val="22"/>
          <w:lang w:eastAsia="zh-CN"/>
        </w:rPr>
        <w:t>This route</w:t>
      </w:r>
      <w:r w:rsidR="00526B54" w:rsidRPr="00197164">
        <w:rPr>
          <w:rFonts w:ascii="Arial" w:eastAsiaTheme="minorEastAsia" w:hAnsi="Arial" w:cs="Arial" w:hint="eastAsia"/>
          <w:sz w:val="22"/>
          <w:szCs w:val="22"/>
          <w:lang w:eastAsia="zh-CN"/>
        </w:rPr>
        <w:t xml:space="preserve"> now accounts for </w:t>
      </w:r>
      <w:r w:rsidR="00526B54" w:rsidRPr="00197164">
        <w:rPr>
          <w:rFonts w:ascii="Arial" w:eastAsiaTheme="minorEastAsia" w:hAnsi="Arial" w:cs="Arial"/>
          <w:sz w:val="22"/>
          <w:szCs w:val="22"/>
          <w:lang w:eastAsia="zh-CN"/>
        </w:rPr>
        <w:t>40% of global production</w:t>
      </w:r>
      <w:r w:rsidRPr="00197164">
        <w:rPr>
          <w:rFonts w:ascii="Arial" w:eastAsiaTheme="minorEastAsia" w:hAnsi="Arial" w:cs="Arial"/>
          <w:sz w:val="22"/>
          <w:szCs w:val="22"/>
          <w:lang w:eastAsia="zh-CN"/>
        </w:rPr>
        <w:t xml:space="preserve"> </w:t>
      </w:r>
      <w:r w:rsidR="00526B54" w:rsidRPr="00197164">
        <w:rPr>
          <w:rFonts w:ascii="Arial" w:eastAsiaTheme="minorEastAsia" w:hAnsi="Arial" w:cs="Arial"/>
          <w:sz w:val="22"/>
          <w:szCs w:val="22"/>
          <w:lang w:eastAsia="zh-CN"/>
        </w:rPr>
        <w:t>(2–2.5 Mt y</w:t>
      </w:r>
      <w:r w:rsidR="00A03F14">
        <w:rPr>
          <w:rFonts w:ascii="Arial" w:eastAsiaTheme="minorEastAsia" w:hAnsi="Arial" w:cs="Arial" w:hint="eastAsia"/>
          <w:sz w:val="22"/>
          <w:szCs w:val="22"/>
          <w:lang w:eastAsia="zh-CN"/>
        </w:rPr>
        <w:t>r</w:t>
      </w:r>
      <w:r w:rsidR="00526B54" w:rsidRPr="00197164">
        <w:rPr>
          <w:rFonts w:ascii="Arial" w:eastAsiaTheme="minorEastAsia" w:hAnsi="Arial" w:cs="Arial"/>
          <w:sz w:val="22"/>
          <w:szCs w:val="22"/>
          <w:vertAlign w:val="superscript"/>
          <w:lang w:eastAsia="zh-CN"/>
        </w:rPr>
        <w:t>–1</w:t>
      </w:r>
      <w:r w:rsidR="00526B54" w:rsidRPr="00197164">
        <w:rPr>
          <w:rFonts w:ascii="Arial" w:eastAsiaTheme="minorEastAsia" w:hAnsi="Arial" w:cs="Arial"/>
          <w:sz w:val="22"/>
          <w:szCs w:val="22"/>
          <w:lang w:eastAsia="zh-CN"/>
        </w:rPr>
        <w:t>)</w:t>
      </w:r>
      <w:r w:rsidR="00526B54" w:rsidRPr="00197164">
        <w:rPr>
          <w:rFonts w:ascii="Arial" w:eastAsiaTheme="minorEastAsia" w:hAnsi="Arial" w:cs="Arial" w:hint="eastAsia"/>
          <w:sz w:val="22"/>
          <w:szCs w:val="22"/>
          <w:lang w:eastAsia="zh-CN"/>
        </w:rPr>
        <w:t xml:space="preserve">, </w:t>
      </w:r>
      <w:r w:rsidR="00CE6E4F" w:rsidRPr="00197164">
        <w:rPr>
          <w:rFonts w:ascii="Arial" w:eastAsiaTheme="minorEastAsia" w:hAnsi="Arial" w:cs="Arial" w:hint="eastAsia"/>
          <w:sz w:val="22"/>
          <w:szCs w:val="22"/>
          <w:lang w:eastAsia="zh-CN"/>
        </w:rPr>
        <w:t>resulting in</w:t>
      </w:r>
      <w:r w:rsidR="00526B54" w:rsidRPr="00197164">
        <w:rPr>
          <w:rFonts w:ascii="Arial" w:eastAsiaTheme="minorEastAsia" w:hAnsi="Arial" w:cs="Arial" w:hint="eastAsia"/>
          <w:sz w:val="22"/>
          <w:szCs w:val="22"/>
          <w:lang w:eastAsia="zh-CN"/>
        </w:rPr>
        <w:t xml:space="preserve"> </w:t>
      </w:r>
      <w:r w:rsidR="00526B54" w:rsidRPr="00197164">
        <w:rPr>
          <w:rFonts w:ascii="Arial" w:eastAsiaTheme="minorEastAsia" w:hAnsi="Arial" w:cs="Arial"/>
          <w:sz w:val="22"/>
          <w:szCs w:val="22"/>
          <w:lang w:eastAsia="zh-CN"/>
        </w:rPr>
        <w:t>overcapacity</w:t>
      </w:r>
      <w:r w:rsidR="00526B54" w:rsidRPr="00197164">
        <w:rPr>
          <w:rFonts w:ascii="Arial" w:eastAsiaTheme="minorEastAsia" w:hAnsi="Arial" w:cs="Arial" w:hint="eastAsia"/>
          <w:sz w:val="22"/>
          <w:szCs w:val="22"/>
          <w:lang w:eastAsia="zh-CN"/>
        </w:rPr>
        <w:t xml:space="preserve"> of </w:t>
      </w:r>
      <w:r w:rsidR="00526B54" w:rsidRPr="00197164">
        <w:rPr>
          <w:rFonts w:ascii="Arial" w:eastAsiaTheme="minorEastAsia" w:hAnsi="Arial" w:cs="Arial"/>
          <w:sz w:val="22"/>
          <w:szCs w:val="22"/>
          <w:lang w:eastAsia="zh-CN"/>
        </w:rPr>
        <w:t>1,4</w:t>
      </w:r>
      <w:r w:rsidR="007C1EEB" w:rsidRPr="00197164">
        <w:rPr>
          <w:rFonts w:ascii="Arial" w:eastAsiaTheme="minorEastAsia" w:hAnsi="Arial" w:cs="Arial"/>
          <w:sz w:val="22"/>
          <w:szCs w:val="22"/>
          <w:lang w:eastAsia="zh-CN"/>
        </w:rPr>
        <w:noBreakHyphen/>
      </w:r>
      <w:r w:rsidR="00526B54" w:rsidRPr="00197164">
        <w:rPr>
          <w:rFonts w:ascii="Arial" w:eastAsiaTheme="minorEastAsia" w:hAnsi="Arial" w:cs="Arial"/>
          <w:sz w:val="22"/>
          <w:szCs w:val="22"/>
          <w:lang w:eastAsia="zh-CN"/>
        </w:rPr>
        <w:t>butanediol</w:t>
      </w:r>
      <w:r w:rsidR="00526B54" w:rsidRPr="00197164">
        <w:rPr>
          <w:rFonts w:ascii="Arial" w:eastAsiaTheme="minorEastAsia" w:hAnsi="Arial" w:cs="Arial" w:hint="eastAsia"/>
          <w:sz w:val="22"/>
          <w:szCs w:val="22"/>
          <w:lang w:eastAsia="zh-CN"/>
        </w:rPr>
        <w:t>.</w:t>
      </w:r>
      <w:r w:rsidR="00526B54"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3</w:t>
      </w:r>
      <w:r w:rsidR="00526B54" w:rsidRPr="00197164">
        <w:rPr>
          <w:rFonts w:ascii="Arial" w:hAnsi="Arial" w:cs="Arial"/>
          <w:sz w:val="22"/>
          <w:vertAlign w:val="superscript"/>
        </w:rPr>
        <w:t>,</w:t>
      </w:r>
      <w:r w:rsidR="00634138" w:rsidRPr="00197164">
        <w:rPr>
          <w:rFonts w:ascii="Arial" w:eastAsiaTheme="minorEastAsia" w:hAnsi="Arial" w:cs="Arial" w:hint="eastAsia"/>
          <w:sz w:val="22"/>
          <w:vertAlign w:val="superscript"/>
          <w:lang w:eastAsia="zh-CN"/>
        </w:rPr>
        <w:t>34</w:t>
      </w:r>
      <w:r w:rsidR="00526B54" w:rsidRPr="00197164">
        <w:rPr>
          <w:rFonts w:ascii="Arial" w:eastAsiaTheme="minorEastAsia" w:hAnsi="Arial" w:cs="Arial" w:hint="eastAsia"/>
          <w:sz w:val="22"/>
          <w:lang w:eastAsia="zh-CN"/>
        </w:rPr>
        <w:t xml:space="preserve"> </w:t>
      </w:r>
      <w:r w:rsidR="00CE6E4F" w:rsidRPr="00197164">
        <w:rPr>
          <w:rFonts w:ascii="Arial" w:eastAsiaTheme="minorEastAsia" w:hAnsi="Arial" w:cs="Arial"/>
          <w:sz w:val="22"/>
          <w:szCs w:val="22"/>
          <w:lang w:eastAsia="zh-CN"/>
        </w:rPr>
        <w:t>This highlights the distinct advantages of C</w:t>
      </w:r>
      <w:r w:rsidR="00CE6E4F" w:rsidRPr="00197164">
        <w:rPr>
          <w:rFonts w:ascii="Arial" w:eastAsiaTheme="minorEastAsia" w:hAnsi="Arial" w:cs="Arial"/>
          <w:sz w:val="22"/>
          <w:szCs w:val="22"/>
          <w:vertAlign w:val="subscript"/>
          <w:lang w:eastAsia="zh-CN"/>
        </w:rPr>
        <w:t>2</w:t>
      </w:r>
      <w:r w:rsidR="00CE6E4F" w:rsidRPr="00197164">
        <w:rPr>
          <w:rFonts w:ascii="Arial" w:eastAsiaTheme="minorEastAsia" w:hAnsi="Arial" w:cs="Arial"/>
          <w:sz w:val="22"/>
          <w:szCs w:val="22"/>
          <w:lang w:eastAsia="zh-CN"/>
        </w:rPr>
        <w:t>H</w:t>
      </w:r>
      <w:r w:rsidR="00CE6E4F" w:rsidRPr="00197164">
        <w:rPr>
          <w:rFonts w:ascii="Arial" w:eastAsiaTheme="minorEastAsia" w:hAnsi="Arial" w:cs="Arial"/>
          <w:sz w:val="22"/>
          <w:szCs w:val="22"/>
          <w:vertAlign w:val="subscript"/>
          <w:lang w:eastAsia="zh-CN"/>
        </w:rPr>
        <w:t>2</w:t>
      </w:r>
      <w:r w:rsidR="00CE6E4F" w:rsidRPr="00197164">
        <w:rPr>
          <w:rFonts w:ascii="Arial" w:eastAsiaTheme="minorEastAsia" w:hAnsi="Arial" w:cs="Arial"/>
          <w:sz w:val="22"/>
          <w:szCs w:val="22"/>
          <w:lang w:eastAsia="zh-CN"/>
        </w:rPr>
        <w:t xml:space="preserve"> as a feedstock</w:t>
      </w:r>
      <w:r w:rsidR="001B3511" w:rsidRPr="00197164">
        <w:rPr>
          <w:rFonts w:ascii="Arial" w:eastAsiaTheme="minorEastAsia" w:hAnsi="Arial" w:cs="Arial" w:hint="eastAsia"/>
          <w:sz w:val="22"/>
          <w:szCs w:val="22"/>
          <w:lang w:eastAsia="zh-CN"/>
        </w:rPr>
        <w:t>,</w:t>
      </w:r>
      <w:r w:rsidR="00175BC9"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which</w:t>
      </w:r>
      <w:r w:rsidR="001B3511" w:rsidRPr="00197164">
        <w:rPr>
          <w:rFonts w:ascii="Arial" w:eastAsiaTheme="minorEastAsia" w:hAnsi="Arial" w:cs="Arial" w:hint="eastAsia"/>
          <w:sz w:val="22"/>
          <w:szCs w:val="22"/>
          <w:lang w:eastAsia="zh-CN"/>
        </w:rPr>
        <w:t xml:space="preserve"> typically </w:t>
      </w:r>
      <w:r w:rsidR="001B3511" w:rsidRPr="00197164">
        <w:rPr>
          <w:rFonts w:ascii="Arial" w:eastAsiaTheme="minorEastAsia" w:hAnsi="Arial" w:cs="Arial"/>
          <w:sz w:val="22"/>
          <w:szCs w:val="22"/>
          <w:lang w:eastAsia="zh-CN"/>
        </w:rPr>
        <w:t>enabl</w:t>
      </w:r>
      <w:r w:rsidR="007C1EEB" w:rsidRPr="00197164">
        <w:rPr>
          <w:rFonts w:ascii="Arial" w:eastAsiaTheme="minorEastAsia" w:hAnsi="Arial" w:cs="Arial"/>
          <w:sz w:val="22"/>
          <w:szCs w:val="22"/>
          <w:lang w:eastAsia="zh-CN"/>
        </w:rPr>
        <w:t>es</w:t>
      </w:r>
      <w:r w:rsidR="001B3511" w:rsidRPr="00197164">
        <w:rPr>
          <w:rFonts w:ascii="Arial" w:eastAsiaTheme="minorEastAsia" w:hAnsi="Arial" w:cs="Arial" w:hint="eastAsia"/>
          <w:sz w:val="22"/>
          <w:szCs w:val="22"/>
          <w:lang w:eastAsia="zh-CN"/>
        </w:rPr>
        <w:t xml:space="preserve"> more </w:t>
      </w:r>
      <w:r w:rsidR="001B3511" w:rsidRPr="00197164">
        <w:rPr>
          <w:rFonts w:ascii="Arial" w:eastAsiaTheme="minorEastAsia" w:hAnsi="Arial" w:cs="Arial"/>
          <w:sz w:val="22"/>
          <w:szCs w:val="22"/>
          <w:lang w:eastAsia="zh-CN"/>
        </w:rPr>
        <w:t>streamlined downstream synthesis</w:t>
      </w:r>
      <w:r w:rsidR="00175BC9" w:rsidRPr="00197164">
        <w:rPr>
          <w:rFonts w:ascii="Arial" w:eastAsiaTheme="minorEastAsia" w:hAnsi="Arial" w:cs="Arial" w:hint="eastAsia"/>
          <w:sz w:val="22"/>
          <w:szCs w:val="22"/>
          <w:lang w:eastAsia="zh-CN"/>
        </w:rPr>
        <w:t xml:space="preserve"> </w:t>
      </w:r>
      <w:bookmarkStart w:id="19" w:name="_Hlk184741294"/>
      <w:r w:rsidR="00175BC9" w:rsidRPr="00197164">
        <w:rPr>
          <w:rFonts w:ascii="Arial" w:eastAsiaTheme="minorEastAsia" w:hAnsi="Arial" w:cs="Arial" w:hint="eastAsia"/>
          <w:sz w:val="22"/>
          <w:szCs w:val="22"/>
          <w:lang w:eastAsia="zh-CN"/>
        </w:rPr>
        <w:t xml:space="preserve">due to </w:t>
      </w:r>
      <w:r w:rsidR="00A66A04" w:rsidRPr="00197164">
        <w:rPr>
          <w:rFonts w:ascii="Arial" w:eastAsiaTheme="minorEastAsia" w:hAnsi="Arial" w:cs="Arial" w:hint="eastAsia"/>
          <w:sz w:val="22"/>
          <w:szCs w:val="22"/>
          <w:lang w:eastAsia="zh-CN"/>
        </w:rPr>
        <w:t>its</w:t>
      </w:r>
      <w:r w:rsidR="00175BC9" w:rsidRPr="00197164">
        <w:rPr>
          <w:rFonts w:ascii="Arial" w:eastAsiaTheme="minorEastAsia" w:hAnsi="Arial" w:cs="Arial" w:hint="eastAsia"/>
          <w:sz w:val="22"/>
          <w:szCs w:val="22"/>
          <w:lang w:eastAsia="zh-CN"/>
        </w:rPr>
        <w:t xml:space="preserve"> </w:t>
      </w:r>
      <w:r w:rsidR="00A66A04" w:rsidRPr="00197164">
        <w:rPr>
          <w:rFonts w:ascii="Arial" w:eastAsiaTheme="minorEastAsia" w:hAnsi="Arial" w:cs="Arial" w:hint="eastAsia"/>
          <w:sz w:val="22"/>
          <w:szCs w:val="22"/>
          <w:lang w:eastAsia="zh-CN"/>
        </w:rPr>
        <w:t xml:space="preserve">reactive </w:t>
      </w:r>
      <w:r w:rsidR="00175BC9" w:rsidRPr="00197164">
        <w:rPr>
          <w:rFonts w:ascii="Arial" w:eastAsiaTheme="minorEastAsia" w:hAnsi="Arial" w:cs="Arial"/>
          <w:sz w:val="22"/>
          <w:szCs w:val="22"/>
          <w:lang w:eastAsia="zh-CN"/>
        </w:rPr>
        <w:t>C≡C triple bond</w:t>
      </w:r>
      <w:bookmarkEnd w:id="19"/>
      <w:r w:rsidR="00CE6E4F" w:rsidRPr="00197164">
        <w:rPr>
          <w:rFonts w:ascii="Arial" w:eastAsiaTheme="minorEastAsia" w:hAnsi="Arial" w:cs="Arial"/>
          <w:sz w:val="22"/>
          <w:szCs w:val="22"/>
          <w:lang w:eastAsia="zh-CN"/>
        </w:rPr>
        <w:t>.</w:t>
      </w:r>
      <w:r w:rsidR="00431E65" w:rsidRPr="00197164">
        <w:rPr>
          <w:rFonts w:ascii="Arial" w:eastAsiaTheme="minorEastAsia" w:hAnsi="Arial" w:cs="Arial" w:hint="eastAsia"/>
          <w:sz w:val="22"/>
          <w:szCs w:val="22"/>
          <w:lang w:eastAsia="zh-CN"/>
        </w:rPr>
        <w:t xml:space="preserve"> </w:t>
      </w:r>
      <w:r w:rsidR="002B2B8E" w:rsidRPr="00197164">
        <w:rPr>
          <w:rFonts w:ascii="Arial" w:eastAsiaTheme="minorEastAsia" w:hAnsi="Arial" w:cs="Arial" w:hint="eastAsia"/>
          <w:sz w:val="22"/>
          <w:szCs w:val="22"/>
          <w:lang w:eastAsia="zh-CN"/>
        </w:rPr>
        <w:t>While</w:t>
      </w:r>
      <w:r w:rsidR="00E94F08" w:rsidRPr="00197164">
        <w:rPr>
          <w:rFonts w:ascii="Arial" w:eastAsiaTheme="minorEastAsia" w:hAnsi="Arial" w:cs="Arial"/>
          <w:sz w:val="22"/>
          <w:szCs w:val="22"/>
          <w:lang w:eastAsia="zh-CN"/>
        </w:rPr>
        <w:t xml:space="preserve"> </w:t>
      </w:r>
      <w:r w:rsidR="002B2B8E" w:rsidRPr="00197164">
        <w:rPr>
          <w:rFonts w:ascii="Arial" w:eastAsiaTheme="minorEastAsia" w:hAnsi="Arial" w:cs="Arial" w:hint="eastAsia"/>
          <w:sz w:val="22"/>
          <w:szCs w:val="22"/>
          <w:lang w:eastAsia="zh-CN"/>
        </w:rPr>
        <w:t xml:space="preserve">the </w:t>
      </w:r>
      <w:r w:rsidR="007F6AFF" w:rsidRPr="00197164">
        <w:rPr>
          <w:rFonts w:ascii="Arial" w:eastAsiaTheme="minorEastAsia" w:hAnsi="Arial" w:cs="Arial" w:hint="eastAsia"/>
          <w:sz w:val="22"/>
          <w:szCs w:val="22"/>
          <w:lang w:eastAsia="zh-CN"/>
        </w:rPr>
        <w:t>global</w:t>
      </w:r>
      <w:r w:rsidR="002B2B8E" w:rsidRPr="00197164">
        <w:rPr>
          <w:rFonts w:ascii="Arial" w:eastAsiaTheme="minorEastAsia" w:hAnsi="Arial" w:cs="Arial" w:hint="eastAsia"/>
          <w:sz w:val="22"/>
          <w:szCs w:val="22"/>
          <w:lang w:eastAsia="zh-CN"/>
        </w:rPr>
        <w:t xml:space="preserve"> </w:t>
      </w:r>
      <w:r w:rsidR="00E94F08" w:rsidRPr="00197164">
        <w:rPr>
          <w:rFonts w:ascii="Arial" w:eastAsiaTheme="minorEastAsia" w:hAnsi="Arial" w:cs="Arial"/>
          <w:sz w:val="22"/>
          <w:szCs w:val="22"/>
          <w:lang w:eastAsia="zh-CN"/>
        </w:rPr>
        <w:t xml:space="preserve">industrial production of vinyl acetate, acetaldehyde, acetic acid, acrylic acid, and acrylonitrile has largely </w:t>
      </w:r>
      <w:r w:rsidR="002B2B8E" w:rsidRPr="00197164">
        <w:rPr>
          <w:rFonts w:ascii="Arial" w:eastAsiaTheme="minorEastAsia" w:hAnsi="Arial" w:cs="Arial" w:hint="eastAsia"/>
          <w:sz w:val="22"/>
          <w:szCs w:val="22"/>
          <w:lang w:eastAsia="zh-CN"/>
        </w:rPr>
        <w:t xml:space="preserve">shifted to </w:t>
      </w:r>
      <w:r w:rsidR="00E94F08" w:rsidRPr="00197164">
        <w:rPr>
          <w:rFonts w:ascii="Arial" w:eastAsiaTheme="minorEastAsia" w:hAnsi="Arial" w:cs="Arial"/>
          <w:sz w:val="22"/>
          <w:szCs w:val="22"/>
          <w:lang w:eastAsia="zh-CN"/>
        </w:rPr>
        <w:t xml:space="preserve">routes </w:t>
      </w:r>
      <w:r w:rsidR="007F6AFF" w:rsidRPr="00197164">
        <w:rPr>
          <w:rFonts w:ascii="Arial" w:eastAsiaTheme="minorEastAsia" w:hAnsi="Arial" w:cs="Arial" w:hint="eastAsia"/>
          <w:sz w:val="22"/>
          <w:szCs w:val="22"/>
          <w:lang w:eastAsia="zh-CN"/>
        </w:rPr>
        <w:t>utilizing</w:t>
      </w:r>
      <w:r w:rsidR="007F6AFF" w:rsidRPr="00197164">
        <w:rPr>
          <w:rFonts w:ascii="Arial" w:eastAsiaTheme="minorEastAsia" w:hAnsi="Arial" w:cs="Arial"/>
          <w:sz w:val="22"/>
          <w:szCs w:val="22"/>
          <w:lang w:eastAsia="zh-CN"/>
        </w:rPr>
        <w:t xml:space="preserve"> </w:t>
      </w:r>
      <w:r w:rsidR="00E94F08" w:rsidRPr="00197164">
        <w:rPr>
          <w:rFonts w:ascii="Arial" w:eastAsiaTheme="minorEastAsia" w:hAnsi="Arial" w:cs="Arial"/>
          <w:sz w:val="22"/>
          <w:szCs w:val="22"/>
          <w:lang w:eastAsia="zh-CN"/>
        </w:rPr>
        <w:t>C</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H</w:t>
      </w:r>
      <w:r w:rsidR="00E94F08" w:rsidRPr="00197164">
        <w:rPr>
          <w:rFonts w:ascii="Arial" w:eastAsiaTheme="minorEastAsia" w:hAnsi="Arial" w:cs="Arial"/>
          <w:sz w:val="22"/>
          <w:szCs w:val="22"/>
          <w:vertAlign w:val="subscript"/>
          <w:lang w:eastAsia="zh-CN"/>
        </w:rPr>
        <w:t>4</w:t>
      </w:r>
      <w:r w:rsidR="00E94F08" w:rsidRPr="00197164">
        <w:rPr>
          <w:rFonts w:ascii="Arial" w:eastAsiaTheme="minorEastAsia" w:hAnsi="Arial" w:cs="Arial"/>
          <w:sz w:val="22"/>
          <w:szCs w:val="22"/>
          <w:lang w:eastAsia="zh-CN"/>
        </w:rPr>
        <w:t xml:space="preserve">, </w:t>
      </w:r>
      <w:r w:rsidR="00A0307E" w:rsidRPr="00197164">
        <w:rPr>
          <w:rFonts w:ascii="Arial" w:eastAsiaTheme="minorEastAsia" w:hAnsi="Arial" w:cs="Arial"/>
          <w:sz w:val="22"/>
          <w:szCs w:val="22"/>
          <w:lang w:eastAsia="zh-CN"/>
        </w:rPr>
        <w:t>propylene</w:t>
      </w:r>
      <w:r w:rsidR="00E94F08" w:rsidRPr="00197164">
        <w:rPr>
          <w:rFonts w:ascii="Arial" w:eastAsiaTheme="minorEastAsia" w:hAnsi="Arial" w:cs="Arial"/>
          <w:sz w:val="22"/>
          <w:szCs w:val="22"/>
          <w:lang w:eastAsia="zh-CN"/>
        </w:rPr>
        <w:t>, and methanol</w:t>
      </w:r>
      <w:r w:rsidR="002B2B8E" w:rsidRPr="00197164">
        <w:rPr>
          <w:rFonts w:ascii="Arial" w:eastAsiaTheme="minorEastAsia" w:hAnsi="Arial" w:cs="Arial" w:hint="eastAsia"/>
          <w:sz w:val="22"/>
          <w:szCs w:val="22"/>
          <w:lang w:eastAsia="zh-CN"/>
        </w:rPr>
        <w:t xml:space="preserve"> (</w:t>
      </w:r>
      <w:r w:rsidR="002B2B8E" w:rsidRPr="00197164">
        <w:rPr>
          <w:rFonts w:ascii="Arial" w:eastAsiaTheme="minorEastAsia" w:hAnsi="Arial" w:cs="Arial"/>
          <w:b/>
          <w:bCs/>
          <w:sz w:val="22"/>
          <w:szCs w:val="22"/>
          <w:lang w:eastAsia="zh-CN"/>
        </w:rPr>
        <w:t>Fig. 2</w:t>
      </w:r>
      <w:r w:rsidR="002B2B8E" w:rsidRPr="00197164">
        <w:rPr>
          <w:rFonts w:ascii="Arial" w:eastAsiaTheme="minorEastAsia" w:hAnsi="Arial" w:cs="Arial" w:hint="eastAsia"/>
          <w:sz w:val="22"/>
          <w:szCs w:val="22"/>
          <w:lang w:eastAsia="zh-CN"/>
        </w:rPr>
        <w:t>),</w:t>
      </w:r>
      <w:r w:rsidR="00E94F08" w:rsidRPr="00197164">
        <w:rPr>
          <w:rFonts w:ascii="Arial" w:eastAsiaTheme="minorEastAsia" w:hAnsi="Arial" w:cs="Arial"/>
          <w:sz w:val="22"/>
          <w:szCs w:val="22"/>
          <w:lang w:eastAsia="zh-CN"/>
        </w:rPr>
        <w:t xml:space="preserve"> vinyl acetate production in China primarily relies on the C</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H</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 xml:space="preserve"> route</w:t>
      </w:r>
      <w:r w:rsidR="008F7319" w:rsidRPr="00197164">
        <w:rPr>
          <w:rFonts w:ascii="Arial" w:eastAsiaTheme="minorEastAsia" w:hAnsi="Arial" w:cs="Arial" w:hint="eastAsia"/>
          <w:sz w:val="22"/>
          <w:szCs w:val="22"/>
          <w:lang w:eastAsia="zh-CN"/>
        </w:rPr>
        <w:t>.</w:t>
      </w:r>
      <w:r w:rsidR="00634138" w:rsidRPr="00197164">
        <w:rPr>
          <w:rFonts w:ascii="Arial" w:eastAsiaTheme="minorEastAsia" w:hAnsi="Arial" w:cs="Arial" w:hint="eastAsia"/>
          <w:sz w:val="22"/>
          <w:szCs w:val="22"/>
          <w:vertAlign w:val="superscript"/>
          <w:lang w:eastAsia="zh-CN"/>
        </w:rPr>
        <w:t>35</w:t>
      </w:r>
      <w:r w:rsidR="008565AD" w:rsidRPr="00197164">
        <w:rPr>
          <w:rFonts w:ascii="Arial" w:eastAsiaTheme="minorEastAsia" w:hAnsi="Arial" w:cs="Arial" w:hint="eastAsia"/>
          <w:sz w:val="22"/>
          <w:szCs w:val="22"/>
          <w:vertAlign w:val="superscript"/>
          <w:lang w:eastAsia="zh-CN"/>
        </w:rPr>
        <w:t>-</w:t>
      </w:r>
      <w:r w:rsidR="008565AD" w:rsidRPr="00197164">
        <w:rPr>
          <w:rFonts w:ascii="Arial" w:eastAsiaTheme="minorEastAsia" w:hAnsi="Arial" w:cs="Arial"/>
          <w:sz w:val="22"/>
          <w:szCs w:val="22"/>
          <w:vertAlign w:val="superscript"/>
          <w:lang w:eastAsia="zh-CN"/>
        </w:rPr>
        <w:t>4</w:t>
      </w:r>
      <w:r w:rsidR="00634138" w:rsidRPr="00197164">
        <w:rPr>
          <w:rFonts w:ascii="Arial" w:eastAsiaTheme="minorEastAsia" w:hAnsi="Arial" w:cs="Arial" w:hint="eastAsia"/>
          <w:sz w:val="22"/>
          <w:szCs w:val="22"/>
          <w:vertAlign w:val="superscript"/>
          <w:lang w:eastAsia="zh-CN"/>
        </w:rPr>
        <w:t>1</w:t>
      </w:r>
    </w:p>
    <w:p w14:paraId="578E9404" w14:textId="56626BB5" w:rsidR="001B35EF" w:rsidRPr="003F3933" w:rsidRDefault="001A5970" w:rsidP="00FE1182">
      <w:pPr>
        <w:tabs>
          <w:tab w:val="left" w:pos="450"/>
        </w:tabs>
        <w:snapToGrid w:val="0"/>
        <w:spacing w:before="240" w:line="360" w:lineRule="auto"/>
        <w:jc w:val="both"/>
        <w:rPr>
          <w:rFonts w:ascii="Arial" w:eastAsiaTheme="minorEastAsia" w:hAnsi="Arial" w:cs="Arial"/>
          <w:bCs/>
          <w:i/>
          <w:iCs/>
          <w:sz w:val="22"/>
          <w:szCs w:val="22"/>
          <w:lang w:eastAsia="zh-CN"/>
        </w:rPr>
      </w:pPr>
      <w:r w:rsidRPr="003F3933">
        <w:rPr>
          <w:rFonts w:ascii="Arial" w:eastAsiaTheme="minorEastAsia" w:hAnsi="Arial" w:cs="Arial"/>
          <w:bCs/>
          <w:i/>
          <w:iCs/>
          <w:sz w:val="22"/>
          <w:szCs w:val="22"/>
          <w:lang w:eastAsia="zh-CN"/>
        </w:rPr>
        <w:t xml:space="preserve">Commercial </w:t>
      </w:r>
      <w:r w:rsidR="002E18C6" w:rsidRPr="003F3933">
        <w:rPr>
          <w:rFonts w:ascii="Arial" w:eastAsiaTheme="minorEastAsia" w:hAnsi="Arial" w:cs="Arial"/>
          <w:bCs/>
          <w:i/>
          <w:iCs/>
          <w:sz w:val="22"/>
          <w:szCs w:val="22"/>
          <w:lang w:eastAsia="zh-CN"/>
        </w:rPr>
        <w:t>acetylene production</w:t>
      </w:r>
      <w:r w:rsidR="001B35EF" w:rsidRPr="003F3933">
        <w:rPr>
          <w:rFonts w:ascii="Arial" w:eastAsiaTheme="minorEastAsia" w:hAnsi="Arial" w:cs="Arial"/>
          <w:bCs/>
          <w:i/>
          <w:iCs/>
          <w:sz w:val="22"/>
          <w:szCs w:val="22"/>
          <w:lang w:eastAsia="zh-CN"/>
        </w:rPr>
        <w:t xml:space="preserve"> route</w:t>
      </w:r>
      <w:r w:rsidRPr="003F3933">
        <w:rPr>
          <w:rFonts w:ascii="Arial" w:eastAsiaTheme="minorEastAsia" w:hAnsi="Arial" w:cs="Arial"/>
          <w:bCs/>
          <w:i/>
          <w:iCs/>
          <w:sz w:val="22"/>
          <w:szCs w:val="22"/>
          <w:lang w:eastAsia="zh-CN"/>
        </w:rPr>
        <w:t>s</w:t>
      </w:r>
    </w:p>
    <w:p w14:paraId="621003DB" w14:textId="566AB1BB" w:rsidR="00021469" w:rsidRPr="00197164" w:rsidRDefault="00473C5D" w:rsidP="006F1EA8">
      <w:pPr>
        <w:pStyle w:val="ListParagraph"/>
        <w:spacing w:after="80" w:line="360" w:lineRule="auto"/>
        <w:ind w:left="0"/>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T</w:t>
      </w:r>
      <w:r w:rsidRPr="00197164">
        <w:rPr>
          <w:rFonts w:ascii="Arial" w:eastAsiaTheme="minorEastAsia" w:hAnsi="Arial" w:cs="Arial"/>
          <w:sz w:val="22"/>
          <w:szCs w:val="22"/>
          <w:lang w:eastAsia="zh-CN"/>
        </w:rPr>
        <w:t>he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route involves two reaction steps</w:t>
      </w:r>
      <w:r w:rsidR="007E42FC" w:rsidRPr="00197164">
        <w:rPr>
          <w:rFonts w:ascii="Arial" w:eastAsiaTheme="minorEastAsia" w:hAnsi="Arial" w:cs="Arial" w:hint="eastAsia"/>
          <w:sz w:val="22"/>
          <w:szCs w:val="22"/>
          <w:lang w:eastAsia="zh-CN"/>
        </w:rPr>
        <w:t>, as shown below</w:t>
      </w:r>
      <w:r w:rsidR="001B33C1" w:rsidRPr="00197164">
        <w:rPr>
          <w:rFonts w:ascii="Arial" w:eastAsiaTheme="minorEastAsia" w:hAnsi="Arial" w:cs="Arial" w:hint="eastAsia"/>
          <w:sz w:val="22"/>
          <w:szCs w:val="22"/>
          <w:lang w:eastAsia="zh-CN"/>
        </w:rPr>
        <w:t>.</w:t>
      </w:r>
      <w:r w:rsidR="009821CE" w:rsidRPr="00197164">
        <w:rPr>
          <w:rFonts w:ascii="Arial" w:eastAsiaTheme="minorEastAsia" w:hAnsi="Arial" w:cs="Arial" w:hint="eastAsia"/>
          <w:sz w:val="22"/>
          <w:szCs w:val="22"/>
          <w:lang w:eastAsia="zh-CN"/>
        </w:rPr>
        <w:t xml:space="preserve"> U</w:t>
      </w:r>
      <w:r w:rsidR="00A574D1" w:rsidRPr="00197164">
        <w:rPr>
          <w:rFonts w:ascii="Arial" w:eastAsiaTheme="minorEastAsia" w:hAnsi="Arial" w:cs="Arial" w:hint="eastAsia"/>
          <w:sz w:val="22"/>
          <w:szCs w:val="22"/>
          <w:lang w:eastAsia="zh-CN"/>
        </w:rPr>
        <w:t xml:space="preserve">nlike other methods, </w:t>
      </w:r>
      <w:r w:rsidR="00346A4C" w:rsidRPr="00197164">
        <w:rPr>
          <w:rFonts w:ascii="Arial" w:eastAsiaTheme="minorEastAsia" w:hAnsi="Arial" w:cs="Arial"/>
          <w:sz w:val="22"/>
          <w:szCs w:val="22"/>
          <w:lang w:eastAsia="zh-CN"/>
        </w:rPr>
        <w:t>C</w:t>
      </w:r>
      <w:r w:rsidR="00346A4C" w:rsidRPr="00197164">
        <w:rPr>
          <w:rFonts w:ascii="Arial" w:eastAsiaTheme="minorEastAsia" w:hAnsi="Arial" w:cs="Arial"/>
          <w:sz w:val="22"/>
          <w:szCs w:val="22"/>
          <w:vertAlign w:val="subscript"/>
          <w:lang w:eastAsia="zh-CN"/>
        </w:rPr>
        <w:t>2</w:t>
      </w:r>
      <w:r w:rsidR="00346A4C" w:rsidRPr="00197164">
        <w:rPr>
          <w:rFonts w:ascii="Arial" w:eastAsiaTheme="minorEastAsia" w:hAnsi="Arial" w:cs="Arial"/>
          <w:sz w:val="22"/>
          <w:szCs w:val="22"/>
          <w:lang w:eastAsia="zh-CN"/>
        </w:rPr>
        <w:t>H</w:t>
      </w:r>
      <w:r w:rsidR="00346A4C" w:rsidRPr="00197164">
        <w:rPr>
          <w:rFonts w:ascii="Arial" w:eastAsiaTheme="minorEastAsia" w:hAnsi="Arial" w:cs="Arial"/>
          <w:sz w:val="22"/>
          <w:szCs w:val="22"/>
          <w:vertAlign w:val="subscript"/>
          <w:lang w:eastAsia="zh-CN"/>
        </w:rPr>
        <w:t>2</w:t>
      </w:r>
      <w:r w:rsidR="00346A4C" w:rsidRPr="00197164">
        <w:rPr>
          <w:rFonts w:ascii="Arial" w:eastAsiaTheme="minorEastAsia" w:hAnsi="Arial" w:cs="Arial" w:hint="eastAsia"/>
          <w:sz w:val="22"/>
          <w:szCs w:val="22"/>
          <w:lang w:eastAsia="zh-CN"/>
        </w:rPr>
        <w:t xml:space="preserve"> </w:t>
      </w:r>
      <w:r w:rsidR="00500A76" w:rsidRPr="00197164">
        <w:rPr>
          <w:rFonts w:ascii="Arial" w:eastAsiaTheme="minorEastAsia" w:hAnsi="Arial" w:cs="Arial"/>
          <w:sz w:val="22"/>
          <w:szCs w:val="22"/>
          <w:lang w:eastAsia="zh-CN"/>
        </w:rPr>
        <w:t>is produced</w:t>
      </w:r>
      <w:r w:rsidR="00500A76" w:rsidRPr="00197164">
        <w:rPr>
          <w:rFonts w:ascii="Arial" w:eastAsiaTheme="minorEastAsia" w:hAnsi="Arial" w:cs="Arial" w:hint="eastAsia"/>
          <w:sz w:val="22"/>
          <w:szCs w:val="22"/>
          <w:lang w:eastAsia="zh-CN"/>
        </w:rPr>
        <w:t xml:space="preserve"> </w:t>
      </w:r>
      <w:r w:rsidR="00346A4C" w:rsidRPr="00197164">
        <w:rPr>
          <w:rFonts w:ascii="Arial" w:eastAsiaTheme="minorEastAsia" w:hAnsi="Arial" w:cs="Arial" w:hint="eastAsia"/>
          <w:sz w:val="22"/>
          <w:szCs w:val="22"/>
          <w:lang w:eastAsia="zh-CN"/>
        </w:rPr>
        <w:t>at room temperature without thermodynamic limitation</w:t>
      </w:r>
      <w:r w:rsidR="00F17D9A" w:rsidRPr="00197164">
        <w:rPr>
          <w:rFonts w:ascii="Arial" w:eastAsiaTheme="minorEastAsia" w:hAnsi="Arial" w:cs="Arial"/>
          <w:sz w:val="22"/>
          <w:szCs w:val="22"/>
          <w:lang w:eastAsia="zh-CN"/>
        </w:rPr>
        <w:t>s</w:t>
      </w:r>
      <w:r w:rsidR="00274238" w:rsidRPr="00197164">
        <w:rPr>
          <w:rFonts w:ascii="Arial" w:eastAsiaTheme="minorEastAsia" w:hAnsi="Arial" w:cs="Arial" w:hint="eastAsia"/>
          <w:sz w:val="22"/>
          <w:szCs w:val="22"/>
          <w:lang w:eastAsia="zh-CN"/>
        </w:rPr>
        <w:t xml:space="preserve">. </w:t>
      </w:r>
      <w:r w:rsidR="00274238" w:rsidRPr="00197164">
        <w:rPr>
          <w:rFonts w:ascii="Arial" w:eastAsiaTheme="minorEastAsia" w:hAnsi="Arial" w:cs="Arial"/>
          <w:sz w:val="22"/>
          <w:szCs w:val="22"/>
          <w:lang w:eastAsia="zh-CN"/>
        </w:rPr>
        <w:t>However</w:t>
      </w:r>
      <w:r w:rsidR="00274238" w:rsidRPr="00197164">
        <w:rPr>
          <w:rFonts w:ascii="Arial" w:eastAsiaTheme="minorEastAsia" w:hAnsi="Arial" w:cs="Arial" w:hint="eastAsia"/>
          <w:sz w:val="22"/>
          <w:szCs w:val="22"/>
          <w:lang w:eastAsia="zh-CN"/>
        </w:rPr>
        <w:t>,</w:t>
      </w:r>
      <w:r w:rsidR="00274238" w:rsidRPr="00197164">
        <w:rPr>
          <w:rFonts w:ascii="Arial" w:eastAsiaTheme="minorEastAsia" w:hAnsi="Arial" w:cs="Arial"/>
          <w:sz w:val="22"/>
          <w:szCs w:val="22"/>
          <w:lang w:eastAsia="zh-CN"/>
        </w:rPr>
        <w:t xml:space="preserve"> </w:t>
      </w:r>
      <w:r w:rsidR="00EC2403" w:rsidRPr="00197164">
        <w:rPr>
          <w:rFonts w:ascii="Arial" w:eastAsiaTheme="minorEastAsia" w:hAnsi="Arial" w:cs="Arial" w:hint="eastAsia"/>
          <w:sz w:val="22"/>
          <w:szCs w:val="22"/>
          <w:lang w:eastAsia="zh-CN"/>
        </w:rPr>
        <w:t xml:space="preserve">the </w:t>
      </w:r>
      <w:r w:rsidR="00500A76" w:rsidRPr="00197164">
        <w:rPr>
          <w:rFonts w:ascii="Arial" w:eastAsiaTheme="minorEastAsia" w:hAnsi="Arial" w:cs="Arial"/>
          <w:sz w:val="22"/>
          <w:szCs w:val="22"/>
          <w:lang w:eastAsia="zh-CN"/>
        </w:rPr>
        <w:t xml:space="preserve">production of </w:t>
      </w:r>
      <w:r w:rsidR="00274238" w:rsidRPr="00197164">
        <w:rPr>
          <w:rFonts w:ascii="Arial" w:eastAsiaTheme="minorEastAsia" w:hAnsi="Arial" w:cs="Arial"/>
          <w:sz w:val="22"/>
          <w:szCs w:val="22"/>
          <w:lang w:eastAsia="zh-CN"/>
        </w:rPr>
        <w:t>CaC</w:t>
      </w:r>
      <w:r w:rsidR="00274238" w:rsidRPr="00197164">
        <w:rPr>
          <w:rFonts w:ascii="Arial" w:eastAsiaTheme="minorEastAsia" w:hAnsi="Arial" w:cs="Arial"/>
          <w:sz w:val="22"/>
          <w:szCs w:val="22"/>
          <w:vertAlign w:val="subscript"/>
          <w:lang w:eastAsia="zh-CN"/>
        </w:rPr>
        <w:t>2</w:t>
      </w:r>
      <w:r w:rsidR="00274238" w:rsidRPr="00197164">
        <w:rPr>
          <w:rFonts w:ascii="Arial" w:eastAsiaTheme="minorEastAsia" w:hAnsi="Arial" w:cs="Arial" w:hint="eastAsia"/>
          <w:sz w:val="22"/>
          <w:szCs w:val="22"/>
          <w:lang w:eastAsia="zh-CN"/>
        </w:rPr>
        <w:t xml:space="preserve"> </w:t>
      </w:r>
      <w:r w:rsidR="00D80867" w:rsidRPr="00197164">
        <w:rPr>
          <w:rFonts w:ascii="Arial" w:eastAsiaTheme="minorEastAsia" w:hAnsi="Arial" w:cs="Arial" w:hint="eastAsia"/>
          <w:sz w:val="22"/>
          <w:szCs w:val="22"/>
          <w:lang w:eastAsia="zh-CN"/>
        </w:rPr>
        <w:t xml:space="preserve">is </w:t>
      </w:r>
      <w:r w:rsidR="00D80867" w:rsidRPr="00197164">
        <w:rPr>
          <w:rFonts w:ascii="Arial" w:eastAsiaTheme="minorEastAsia" w:hAnsi="Arial" w:cs="Arial"/>
          <w:sz w:val="22"/>
          <w:szCs w:val="22"/>
          <w:lang w:eastAsia="zh-CN"/>
        </w:rPr>
        <w:t>highly endothermic</w:t>
      </w:r>
      <w:r w:rsidR="00D80867" w:rsidRPr="00197164">
        <w:rPr>
          <w:rFonts w:ascii="Arial" w:eastAsiaTheme="minorEastAsia" w:hAnsi="Arial" w:cs="Arial" w:hint="eastAsia"/>
          <w:sz w:val="22"/>
          <w:szCs w:val="22"/>
          <w:lang w:eastAsia="zh-CN"/>
        </w:rPr>
        <w:t xml:space="preserve"> </w:t>
      </w:r>
      <w:r w:rsidR="00EC2403" w:rsidRPr="00197164">
        <w:rPr>
          <w:rFonts w:ascii="Arial" w:eastAsiaTheme="minorEastAsia" w:hAnsi="Arial" w:cs="Arial"/>
          <w:sz w:val="22"/>
          <w:szCs w:val="22"/>
          <w:lang w:eastAsia="zh-CN"/>
        </w:rPr>
        <w:t>through</w:t>
      </w:r>
      <w:r w:rsidR="00EC2403" w:rsidRPr="00197164">
        <w:rPr>
          <w:rFonts w:ascii="Arial" w:eastAsiaTheme="minorEastAsia" w:hAnsi="Arial" w:cs="Arial" w:hint="eastAsia"/>
          <w:sz w:val="22"/>
          <w:szCs w:val="22"/>
          <w:lang w:eastAsia="zh-CN"/>
        </w:rPr>
        <w:t xml:space="preserve"> </w:t>
      </w:r>
      <w:r w:rsidR="004B2D93" w:rsidRPr="00197164">
        <w:rPr>
          <w:rFonts w:ascii="Arial" w:eastAsiaTheme="minorEastAsia" w:hAnsi="Arial" w:cs="Arial" w:hint="eastAsia"/>
          <w:sz w:val="22"/>
          <w:szCs w:val="22"/>
          <w:lang w:eastAsia="zh-CN"/>
        </w:rPr>
        <w:t xml:space="preserve">the reaction </w:t>
      </w:r>
      <w:r w:rsidR="001F6A93" w:rsidRPr="00197164">
        <w:rPr>
          <w:rFonts w:ascii="Arial" w:eastAsiaTheme="minorEastAsia" w:hAnsi="Arial" w:cs="Arial"/>
          <w:sz w:val="22"/>
          <w:szCs w:val="22"/>
          <w:lang w:eastAsia="zh-CN"/>
        </w:rPr>
        <w:t>of</w:t>
      </w:r>
      <w:r w:rsidR="001F6A93" w:rsidRPr="00197164">
        <w:rPr>
          <w:rFonts w:ascii="Arial" w:eastAsiaTheme="minorEastAsia" w:hAnsi="Arial" w:cs="Arial" w:hint="eastAsia"/>
          <w:sz w:val="22"/>
          <w:szCs w:val="22"/>
          <w:lang w:eastAsia="zh-CN"/>
        </w:rPr>
        <w:t xml:space="preserve"> </w:t>
      </w:r>
      <w:r w:rsidR="004B2D93" w:rsidRPr="00197164">
        <w:rPr>
          <w:rFonts w:ascii="Arial" w:eastAsiaTheme="minorEastAsia" w:hAnsi="Arial" w:cs="Arial" w:hint="eastAsia"/>
          <w:sz w:val="22"/>
          <w:szCs w:val="22"/>
          <w:lang w:eastAsia="zh-CN"/>
        </w:rPr>
        <w:t xml:space="preserve">carbon and </w:t>
      </w:r>
      <w:r w:rsidR="004941C9" w:rsidRPr="00197164">
        <w:rPr>
          <w:rFonts w:ascii="Arial" w:eastAsiaTheme="minorEastAsia" w:hAnsi="Arial" w:cs="Arial" w:hint="eastAsia"/>
          <w:sz w:val="22"/>
          <w:szCs w:val="22"/>
          <w:lang w:eastAsia="zh-CN"/>
        </w:rPr>
        <w:t>lime</w:t>
      </w:r>
      <w:r w:rsidR="00A574D1" w:rsidRPr="00197164">
        <w:rPr>
          <w:rFonts w:ascii="Arial" w:eastAsiaTheme="minorEastAsia" w:hAnsi="Arial" w:cs="Arial" w:hint="eastAsia"/>
          <w:sz w:val="22"/>
          <w:szCs w:val="22"/>
          <w:lang w:eastAsia="zh-CN"/>
        </w:rPr>
        <w:t>.</w:t>
      </w:r>
      <w:r w:rsidR="00D80867" w:rsidRPr="00197164">
        <w:rPr>
          <w:rFonts w:ascii="Arial" w:hAnsi="Arial" w:cs="Arial"/>
          <w:sz w:val="22"/>
          <w:vertAlign w:val="superscript"/>
        </w:rPr>
        <w:t>4</w:t>
      </w:r>
      <w:r w:rsidR="00634138" w:rsidRPr="00197164">
        <w:rPr>
          <w:rFonts w:ascii="Arial" w:eastAsiaTheme="minorEastAsia" w:hAnsi="Arial" w:cs="Arial" w:hint="eastAsia"/>
          <w:sz w:val="22"/>
          <w:vertAlign w:val="superscript"/>
          <w:lang w:eastAsia="zh-CN"/>
        </w:rPr>
        <w:t>2</w:t>
      </w:r>
    </w:p>
    <w:p w14:paraId="7CE77651" w14:textId="3E01D3FB" w:rsidR="00100441" w:rsidRPr="006F1EA8" w:rsidRDefault="005462F2" w:rsidP="00495801">
      <w:pPr>
        <w:spacing w:line="360" w:lineRule="auto"/>
        <w:ind w:left="1440"/>
        <w:jc w:val="both"/>
        <w:rPr>
          <w:rFonts w:ascii="Arial" w:eastAsiaTheme="minorEastAsia" w:hAnsi="Arial" w:cs="Arial"/>
          <w:sz w:val="22"/>
          <w:szCs w:val="22"/>
          <w:lang w:eastAsia="zh-CN"/>
        </w:rPr>
      </w:pPr>
      <w:r w:rsidRPr="006F1EA8">
        <w:rPr>
          <w:rFonts w:ascii="Arial" w:eastAsiaTheme="minorEastAsia" w:hAnsi="Arial" w:cs="Arial"/>
          <w:iCs/>
          <w:sz w:val="22"/>
          <w:szCs w:val="22"/>
          <w:lang w:eastAsia="zh-CN"/>
        </w:rPr>
        <w:t>3</w:t>
      </w:r>
      <w:r w:rsidR="00100441" w:rsidRPr="006F1EA8">
        <w:rPr>
          <w:rFonts w:ascii="Arial" w:eastAsiaTheme="minorEastAsia" w:hAnsi="Arial" w:cs="Arial"/>
          <w:iCs/>
          <w:sz w:val="22"/>
          <w:szCs w:val="22"/>
          <w:lang w:eastAsia="zh-CN"/>
        </w:rPr>
        <w:t>C + CaO →</w:t>
      </w:r>
      <w:r w:rsidR="004223DD" w:rsidRPr="006F1EA8">
        <w:rPr>
          <w:rFonts w:ascii="Arial" w:eastAsiaTheme="minorEastAsia" w:hAnsi="Arial" w:cs="Arial"/>
          <w:iCs/>
          <w:sz w:val="22"/>
          <w:szCs w:val="22"/>
          <w:lang w:eastAsia="zh-CN"/>
        </w:rPr>
        <w:t xml:space="preserve"> </w:t>
      </w:r>
      <w:r w:rsidR="00100441" w:rsidRPr="006F1EA8">
        <w:rPr>
          <w:rFonts w:ascii="Arial" w:eastAsiaTheme="minorEastAsia" w:hAnsi="Arial" w:cs="Arial"/>
          <w:iCs/>
          <w:sz w:val="22"/>
          <w:szCs w:val="22"/>
          <w:lang w:eastAsia="zh-CN"/>
        </w:rPr>
        <w:t>CaC</w:t>
      </w:r>
      <w:r w:rsidR="00100441" w:rsidRPr="006F1EA8">
        <w:rPr>
          <w:rFonts w:ascii="Arial" w:eastAsiaTheme="minorEastAsia" w:hAnsi="Arial" w:cs="Arial"/>
          <w:iCs/>
          <w:sz w:val="22"/>
          <w:szCs w:val="22"/>
          <w:vertAlign w:val="subscript"/>
          <w:lang w:eastAsia="zh-CN"/>
        </w:rPr>
        <w:t>2</w:t>
      </w:r>
      <w:r w:rsidR="00100441" w:rsidRPr="006F1EA8">
        <w:rPr>
          <w:rFonts w:ascii="Arial" w:eastAsiaTheme="minorEastAsia" w:hAnsi="Arial" w:cs="Arial"/>
          <w:iCs/>
          <w:sz w:val="22"/>
          <w:szCs w:val="22"/>
          <w:lang w:eastAsia="zh-CN"/>
        </w:rPr>
        <w:t xml:space="preserve"> + </w:t>
      </w:r>
      <w:r w:rsidRPr="006F1EA8">
        <w:rPr>
          <w:rFonts w:ascii="Arial" w:eastAsiaTheme="minorEastAsia" w:hAnsi="Arial" w:cs="Arial"/>
          <w:iCs/>
          <w:sz w:val="22"/>
          <w:szCs w:val="22"/>
          <w:lang w:eastAsia="zh-CN"/>
        </w:rPr>
        <w:t>CO</w:t>
      </w:r>
      <w:r w:rsidR="00100441" w:rsidRPr="006F1EA8">
        <w:rPr>
          <w:rFonts w:ascii="Arial" w:eastAsiaTheme="minorEastAsia" w:hAnsi="Arial" w:cs="Arial"/>
          <w:sz w:val="22"/>
          <w:szCs w:val="22"/>
          <w:lang w:eastAsia="zh-CN"/>
        </w:rPr>
        <w:t xml:space="preserve">                     </w:t>
      </w:r>
      <w:r w:rsidR="00290307" w:rsidRPr="006F1EA8">
        <w:rPr>
          <w:rFonts w:ascii="Arial" w:eastAsiaTheme="minorEastAsia" w:hAnsi="Arial" w:cs="Arial"/>
          <w:sz w:val="22"/>
          <w:szCs w:val="22"/>
          <w:lang w:eastAsia="zh-CN"/>
        </w:rPr>
        <w:t xml:space="preserve">   </w:t>
      </w:r>
      <w:r w:rsidR="00100441" w:rsidRPr="006F1EA8">
        <w:rPr>
          <w:rFonts w:ascii="Arial" w:eastAsiaTheme="minorEastAsia" w:hAnsi="Arial" w:cs="Arial"/>
          <w:iCs/>
          <w:sz w:val="22"/>
          <w:szCs w:val="22"/>
          <w:lang w:eastAsia="zh-CN"/>
        </w:rPr>
        <w:t>Δ</w:t>
      </w:r>
      <w:r w:rsidR="00100441" w:rsidRPr="006F1EA8">
        <w:rPr>
          <w:rFonts w:ascii="Arial" w:eastAsiaTheme="minorEastAsia" w:hAnsi="Arial" w:cs="Arial"/>
          <w:sz w:val="22"/>
          <w:szCs w:val="22"/>
          <w:lang w:eastAsia="zh-CN"/>
        </w:rPr>
        <w:t xml:space="preserve">H </w:t>
      </w:r>
      <w:r w:rsidR="00100441" w:rsidRPr="006F1EA8">
        <w:rPr>
          <w:rFonts w:ascii="Arial" w:eastAsiaTheme="minorEastAsia" w:hAnsi="Arial" w:cs="Arial"/>
          <w:iCs/>
          <w:sz w:val="22"/>
          <w:szCs w:val="22"/>
          <w:lang w:eastAsia="zh-CN"/>
        </w:rPr>
        <w:t xml:space="preserve">= </w:t>
      </w:r>
      <w:r w:rsidRPr="006F1EA8">
        <w:rPr>
          <w:rFonts w:ascii="Arial" w:eastAsiaTheme="minorEastAsia" w:hAnsi="Arial" w:cs="Arial"/>
          <w:iCs/>
          <w:sz w:val="22"/>
          <w:szCs w:val="22"/>
          <w:lang w:eastAsia="zh-CN"/>
        </w:rPr>
        <w:t>465</w:t>
      </w:r>
      <w:r w:rsidR="00375C41" w:rsidRPr="006F1EA8">
        <w:rPr>
          <w:rFonts w:ascii="Arial" w:eastAsiaTheme="minorEastAsia" w:hAnsi="Arial" w:cs="Arial"/>
          <w:iCs/>
          <w:sz w:val="22"/>
          <w:szCs w:val="22"/>
          <w:lang w:eastAsia="zh-CN"/>
        </w:rPr>
        <w:t> </w:t>
      </w:r>
      <w:r w:rsidR="00100441" w:rsidRPr="006F1EA8">
        <w:rPr>
          <w:rFonts w:ascii="Arial" w:eastAsiaTheme="minorEastAsia" w:hAnsi="Arial" w:cs="Arial"/>
          <w:iCs/>
          <w:sz w:val="22"/>
          <w:szCs w:val="22"/>
          <w:lang w:eastAsia="zh-CN"/>
        </w:rPr>
        <w:t>kJ</w:t>
      </w:r>
      <w:r w:rsidR="00375C41" w:rsidRPr="006F1EA8">
        <w:rPr>
          <w:rFonts w:ascii="Arial" w:eastAsiaTheme="minorEastAsia" w:hAnsi="Arial" w:cs="Arial"/>
          <w:iCs/>
          <w:sz w:val="22"/>
          <w:szCs w:val="22"/>
          <w:lang w:eastAsia="zh-CN"/>
        </w:rPr>
        <w:t> </w:t>
      </w:r>
      <w:r w:rsidR="00100441" w:rsidRPr="006F1EA8">
        <w:rPr>
          <w:rFonts w:ascii="Arial" w:eastAsiaTheme="minorEastAsia" w:hAnsi="Arial" w:cs="Arial"/>
          <w:iCs/>
          <w:sz w:val="22"/>
          <w:szCs w:val="22"/>
          <w:lang w:eastAsia="zh-CN"/>
        </w:rPr>
        <w:t>mol</w:t>
      </w:r>
      <w:r w:rsidR="00336072" w:rsidRPr="006F1EA8">
        <w:rPr>
          <w:rFonts w:ascii="Arial" w:eastAsiaTheme="minorEastAsia" w:hAnsi="Arial" w:cs="Arial"/>
          <w:iCs/>
          <w:sz w:val="22"/>
          <w:szCs w:val="22"/>
          <w:vertAlign w:val="superscript"/>
          <w:lang w:eastAsia="zh-CN"/>
        </w:rPr>
        <w:t>–</w:t>
      </w:r>
      <w:r w:rsidR="00100441" w:rsidRPr="006F1EA8">
        <w:rPr>
          <w:rFonts w:ascii="Arial" w:eastAsiaTheme="minorEastAsia" w:hAnsi="Arial" w:cs="Arial"/>
          <w:iCs/>
          <w:sz w:val="22"/>
          <w:szCs w:val="22"/>
          <w:vertAlign w:val="superscript"/>
          <w:lang w:eastAsia="zh-CN"/>
        </w:rPr>
        <w:t>1</w:t>
      </w:r>
    </w:p>
    <w:p w14:paraId="5ED4156E" w14:textId="784989C5" w:rsidR="005462F2" w:rsidRPr="006F1EA8" w:rsidRDefault="005462F2" w:rsidP="006F1EA8">
      <w:pPr>
        <w:spacing w:after="80" w:line="360" w:lineRule="auto"/>
        <w:ind w:left="1440"/>
        <w:jc w:val="both"/>
        <w:rPr>
          <w:rFonts w:ascii="Arial" w:eastAsiaTheme="minorEastAsia" w:hAnsi="Arial" w:cs="Arial"/>
          <w:sz w:val="22"/>
          <w:szCs w:val="22"/>
          <w:lang w:eastAsia="zh-CN"/>
        </w:rPr>
      </w:pPr>
      <w:r w:rsidRPr="006F1EA8">
        <w:rPr>
          <w:rFonts w:ascii="Arial" w:eastAsiaTheme="minorEastAsia" w:hAnsi="Arial" w:cs="Arial"/>
          <w:iCs/>
          <w:sz w:val="22"/>
          <w:szCs w:val="22"/>
          <w:lang w:eastAsia="zh-CN"/>
        </w:rPr>
        <w:t>CaC</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 xml:space="preserve"> + 2H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O →</w:t>
      </w:r>
      <w:r w:rsidR="004223DD" w:rsidRPr="006F1EA8">
        <w:rPr>
          <w:rFonts w:ascii="Arial" w:eastAsiaTheme="minorEastAsia" w:hAnsi="Arial" w:cs="Arial"/>
          <w:iCs/>
          <w:sz w:val="22"/>
          <w:szCs w:val="22"/>
          <w:lang w:eastAsia="zh-CN"/>
        </w:rPr>
        <w:t xml:space="preserve"> </w:t>
      </w:r>
      <w:r w:rsidRPr="006F1EA8">
        <w:rPr>
          <w:rFonts w:ascii="Arial" w:eastAsiaTheme="minorEastAsia" w:hAnsi="Arial" w:cs="Arial"/>
          <w:iCs/>
          <w:sz w:val="22"/>
          <w:szCs w:val="22"/>
          <w:lang w:eastAsia="zh-CN"/>
        </w:rPr>
        <w:t>C</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 xml:space="preserve"> + Ca(OH)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sz w:val="22"/>
          <w:szCs w:val="22"/>
          <w:lang w:eastAsia="zh-CN"/>
        </w:rPr>
        <w:t xml:space="preserve">          </w:t>
      </w:r>
      <w:r w:rsidR="00290307" w:rsidRPr="006F1EA8">
        <w:rPr>
          <w:rFonts w:ascii="Arial" w:eastAsiaTheme="minorEastAsia" w:hAnsi="Arial" w:cs="Arial"/>
          <w:sz w:val="22"/>
          <w:szCs w:val="22"/>
          <w:lang w:eastAsia="zh-CN"/>
        </w:rPr>
        <w:t xml:space="preserve"> </w:t>
      </w:r>
      <w:r w:rsidRPr="006F1EA8">
        <w:rPr>
          <w:rFonts w:ascii="Arial" w:eastAsiaTheme="minorEastAsia" w:hAnsi="Arial" w:cs="Arial"/>
          <w:iCs/>
          <w:sz w:val="22"/>
          <w:szCs w:val="22"/>
          <w:lang w:eastAsia="zh-CN"/>
        </w:rPr>
        <w:t>Δ</w:t>
      </w:r>
      <w:r w:rsidRPr="006F1EA8">
        <w:rPr>
          <w:rFonts w:ascii="Arial" w:eastAsiaTheme="minorEastAsia" w:hAnsi="Arial" w:cs="Arial"/>
          <w:sz w:val="22"/>
          <w:szCs w:val="22"/>
          <w:lang w:eastAsia="zh-CN"/>
        </w:rPr>
        <w:t xml:space="preserve">H </w:t>
      </w:r>
      <w:r w:rsidRPr="006F1EA8">
        <w:rPr>
          <w:rFonts w:ascii="Arial" w:eastAsiaTheme="minorEastAsia" w:hAnsi="Arial" w:cs="Arial"/>
          <w:iCs/>
          <w:sz w:val="22"/>
          <w:szCs w:val="22"/>
          <w:lang w:eastAsia="zh-CN"/>
        </w:rPr>
        <w:t xml:space="preserve">= </w:t>
      </w:r>
      <w:r w:rsidR="00272404" w:rsidRPr="006F1EA8">
        <w:rPr>
          <w:rFonts w:ascii="Arial" w:eastAsiaTheme="minorEastAsia" w:hAnsi="Arial" w:cs="Arial"/>
          <w:sz w:val="22"/>
          <w:szCs w:val="22"/>
          <w:lang w:eastAsia="zh-CN"/>
        </w:rPr>
        <w:t>–</w:t>
      </w:r>
      <w:r w:rsidR="00290307" w:rsidRPr="006F1EA8">
        <w:rPr>
          <w:rFonts w:ascii="Arial" w:eastAsiaTheme="minorEastAsia" w:hAnsi="Arial" w:cs="Arial"/>
          <w:iCs/>
          <w:sz w:val="22"/>
          <w:szCs w:val="22"/>
          <w:lang w:eastAsia="zh-CN"/>
        </w:rPr>
        <w:t>127</w:t>
      </w:r>
      <w:r w:rsidR="00375C41" w:rsidRPr="006F1EA8">
        <w:rPr>
          <w:rFonts w:ascii="Arial" w:eastAsiaTheme="minorEastAsia" w:hAnsi="Arial" w:cs="Arial"/>
          <w:iCs/>
          <w:sz w:val="22"/>
          <w:szCs w:val="22"/>
          <w:lang w:eastAsia="zh-CN"/>
        </w:rPr>
        <w:t> </w:t>
      </w:r>
      <w:r w:rsidRPr="006F1EA8">
        <w:rPr>
          <w:rFonts w:ascii="Arial" w:eastAsiaTheme="minorEastAsia" w:hAnsi="Arial" w:cs="Arial"/>
          <w:iCs/>
          <w:sz w:val="22"/>
          <w:szCs w:val="22"/>
          <w:lang w:eastAsia="zh-CN"/>
        </w:rPr>
        <w:t>kJ</w:t>
      </w:r>
      <w:r w:rsidR="00375C41" w:rsidRPr="006F1EA8">
        <w:rPr>
          <w:rFonts w:ascii="Arial" w:eastAsiaTheme="minorEastAsia" w:hAnsi="Arial" w:cs="Arial"/>
          <w:iCs/>
          <w:sz w:val="22"/>
          <w:szCs w:val="22"/>
          <w:lang w:eastAsia="zh-CN"/>
        </w:rPr>
        <w:t> </w:t>
      </w:r>
      <w:r w:rsidRPr="006F1EA8">
        <w:rPr>
          <w:rFonts w:ascii="Arial" w:eastAsiaTheme="minorEastAsia" w:hAnsi="Arial" w:cs="Arial"/>
          <w:iCs/>
          <w:sz w:val="22"/>
          <w:szCs w:val="22"/>
          <w:lang w:eastAsia="zh-CN"/>
        </w:rPr>
        <w:t>mol</w:t>
      </w:r>
      <w:r w:rsidR="00336072" w:rsidRPr="006F1EA8">
        <w:rPr>
          <w:rFonts w:ascii="Arial" w:eastAsiaTheme="minorEastAsia" w:hAnsi="Arial" w:cs="Arial"/>
          <w:iCs/>
          <w:sz w:val="22"/>
          <w:szCs w:val="22"/>
          <w:vertAlign w:val="superscript"/>
          <w:lang w:eastAsia="zh-CN"/>
        </w:rPr>
        <w:t>–</w:t>
      </w:r>
      <w:r w:rsidRPr="006F1EA8">
        <w:rPr>
          <w:rFonts w:ascii="Arial" w:eastAsiaTheme="minorEastAsia" w:hAnsi="Arial" w:cs="Arial"/>
          <w:iCs/>
          <w:sz w:val="22"/>
          <w:szCs w:val="22"/>
          <w:vertAlign w:val="superscript"/>
          <w:lang w:eastAsia="zh-CN"/>
        </w:rPr>
        <w:t>1</w:t>
      </w:r>
    </w:p>
    <w:p w14:paraId="12ADEABA" w14:textId="141981F1" w:rsidR="00477613" w:rsidRPr="00197164" w:rsidRDefault="006A5C05"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Despite</w:t>
      </w:r>
      <w:r w:rsidR="009F7AD7" w:rsidRPr="00197164">
        <w:rPr>
          <w:rFonts w:ascii="Arial" w:eastAsiaTheme="minorEastAsia" w:hAnsi="Arial" w:cs="Arial"/>
          <w:sz w:val="22"/>
          <w:szCs w:val="22"/>
          <w:lang w:eastAsia="zh-CN"/>
        </w:rPr>
        <w:t xml:space="preserve"> </w:t>
      </w:r>
      <w:r w:rsidR="007A444F" w:rsidRPr="00197164">
        <w:rPr>
          <w:rFonts w:ascii="Arial" w:eastAsiaTheme="minorEastAsia" w:hAnsi="Arial" w:cs="Arial" w:hint="eastAsia"/>
          <w:sz w:val="22"/>
          <w:szCs w:val="22"/>
          <w:lang w:eastAsia="zh-CN"/>
        </w:rPr>
        <w:t>its</w:t>
      </w:r>
      <w:r w:rsidR="00406203" w:rsidRPr="00197164">
        <w:rPr>
          <w:rFonts w:ascii="Arial" w:eastAsiaTheme="minorEastAsia" w:hAnsi="Arial" w:cs="Arial" w:hint="eastAsia"/>
          <w:sz w:val="22"/>
          <w:szCs w:val="22"/>
          <w:lang w:eastAsia="zh-CN"/>
        </w:rPr>
        <w:t xml:space="preserve"> </w:t>
      </w:r>
      <w:r w:rsidR="00A97DB8" w:rsidRPr="00197164">
        <w:rPr>
          <w:rFonts w:ascii="Arial" w:eastAsiaTheme="minorEastAsia" w:hAnsi="Arial" w:cs="Arial"/>
          <w:sz w:val="22"/>
          <w:szCs w:val="22"/>
          <w:lang w:eastAsia="zh-CN"/>
        </w:rPr>
        <w:t xml:space="preserve">high selectivity </w:t>
      </w:r>
      <w:r w:rsidR="00B10835" w:rsidRPr="00197164">
        <w:rPr>
          <w:rFonts w:ascii="Arial" w:eastAsiaTheme="minorEastAsia" w:hAnsi="Arial" w:cs="Arial"/>
          <w:sz w:val="22"/>
          <w:szCs w:val="22"/>
          <w:lang w:eastAsia="zh-CN"/>
        </w:rPr>
        <w:t xml:space="preserve">for </w:t>
      </w:r>
      <w:r w:rsidR="00A97DB8" w:rsidRPr="00197164">
        <w:rPr>
          <w:rFonts w:ascii="Arial" w:eastAsiaTheme="minorEastAsia" w:hAnsi="Arial" w:cs="Arial"/>
          <w:sz w:val="22"/>
          <w:szCs w:val="22"/>
          <w:lang w:eastAsia="zh-CN"/>
        </w:rPr>
        <w:t>C</w:t>
      </w:r>
      <w:r w:rsidR="00A97DB8" w:rsidRPr="00197164">
        <w:rPr>
          <w:rFonts w:ascii="Arial" w:eastAsiaTheme="minorEastAsia" w:hAnsi="Arial" w:cs="Arial"/>
          <w:sz w:val="22"/>
          <w:szCs w:val="22"/>
          <w:vertAlign w:val="subscript"/>
          <w:lang w:eastAsia="zh-CN"/>
        </w:rPr>
        <w:t>2</w:t>
      </w:r>
      <w:r w:rsidR="00A97DB8" w:rsidRPr="00197164">
        <w:rPr>
          <w:rFonts w:ascii="Arial" w:eastAsiaTheme="minorEastAsia" w:hAnsi="Arial" w:cs="Arial"/>
          <w:sz w:val="22"/>
          <w:szCs w:val="22"/>
          <w:lang w:eastAsia="zh-CN"/>
        </w:rPr>
        <w:t>H</w:t>
      </w:r>
      <w:r w:rsidR="00A97DB8" w:rsidRPr="00197164">
        <w:rPr>
          <w:rFonts w:ascii="Arial" w:eastAsiaTheme="minorEastAsia" w:hAnsi="Arial" w:cs="Arial"/>
          <w:sz w:val="22"/>
          <w:szCs w:val="22"/>
          <w:vertAlign w:val="subscript"/>
          <w:lang w:eastAsia="zh-CN"/>
        </w:rPr>
        <w:t>2</w:t>
      </w:r>
      <w:r w:rsidR="00A97DB8" w:rsidRPr="00197164">
        <w:rPr>
          <w:rFonts w:ascii="Arial" w:eastAsiaTheme="minorEastAsia" w:hAnsi="Arial" w:cs="Arial"/>
          <w:sz w:val="22"/>
          <w:szCs w:val="22"/>
          <w:lang w:eastAsia="zh-CN"/>
        </w:rPr>
        <w:t xml:space="preserve"> </w:t>
      </w:r>
      <w:r w:rsidR="00406203" w:rsidRPr="00197164">
        <w:rPr>
          <w:rFonts w:ascii="Arial" w:eastAsiaTheme="minorEastAsia" w:hAnsi="Arial" w:cs="Arial" w:hint="eastAsia"/>
          <w:sz w:val="22"/>
          <w:szCs w:val="22"/>
          <w:lang w:eastAsia="zh-CN"/>
        </w:rPr>
        <w:t xml:space="preserve">and </w:t>
      </w:r>
      <w:r w:rsidR="00270F96" w:rsidRPr="00197164">
        <w:rPr>
          <w:rFonts w:ascii="Arial" w:eastAsiaTheme="minorEastAsia" w:hAnsi="Arial" w:cs="Arial"/>
          <w:sz w:val="22"/>
          <w:szCs w:val="22"/>
          <w:lang w:eastAsia="zh-CN"/>
        </w:rPr>
        <w:t xml:space="preserve">the </w:t>
      </w:r>
      <w:r w:rsidR="00406203" w:rsidRPr="00197164">
        <w:rPr>
          <w:rFonts w:ascii="Arial" w:eastAsiaTheme="minorEastAsia" w:hAnsi="Arial" w:cs="Arial"/>
          <w:sz w:val="22"/>
          <w:szCs w:val="22"/>
          <w:lang w:eastAsia="zh-CN"/>
        </w:rPr>
        <w:t>low equipment investment</w:t>
      </w:r>
      <w:r w:rsidR="00406203" w:rsidRPr="00197164">
        <w:rPr>
          <w:rFonts w:ascii="Arial" w:eastAsiaTheme="minorEastAsia" w:hAnsi="Arial" w:cs="Arial" w:hint="eastAsia"/>
          <w:color w:val="000000" w:themeColor="text1"/>
          <w:sz w:val="22"/>
          <w:szCs w:val="22"/>
          <w:lang w:eastAsia="zh-CN"/>
        </w:rPr>
        <w:t>,</w:t>
      </w:r>
      <w:r w:rsidR="009821CE" w:rsidRPr="00197164">
        <w:rPr>
          <w:rFonts w:ascii="Arial" w:eastAsiaTheme="minorEastAsia" w:hAnsi="Arial" w:cs="Arial" w:hint="eastAsia"/>
          <w:color w:val="000000" w:themeColor="text1"/>
          <w:sz w:val="22"/>
          <w:szCs w:val="22"/>
          <w:lang w:eastAsia="zh-CN"/>
        </w:rPr>
        <w:t xml:space="preserve"> </w:t>
      </w:r>
      <w:r w:rsidR="00695D22" w:rsidRPr="00197164">
        <w:rPr>
          <w:rFonts w:ascii="Arial" w:eastAsiaTheme="minorEastAsia" w:hAnsi="Arial" w:cs="Arial"/>
          <w:color w:val="000000" w:themeColor="text1"/>
          <w:sz w:val="22"/>
          <w:szCs w:val="22"/>
          <w:lang w:eastAsia="zh-CN"/>
        </w:rPr>
        <w:t>s</w:t>
      </w:r>
      <w:r w:rsidR="00695D22" w:rsidRPr="00197164">
        <w:rPr>
          <w:rFonts w:ascii="Arial" w:eastAsiaTheme="minorEastAsia" w:hAnsi="Arial" w:cs="Arial"/>
          <w:sz w:val="22"/>
          <w:szCs w:val="22"/>
          <w:lang w:eastAsia="zh-CN"/>
        </w:rPr>
        <w:t>everal disadvantages</w:t>
      </w:r>
      <w:r w:rsidR="00557003" w:rsidRPr="00197164">
        <w:rPr>
          <w:rFonts w:ascii="Arial" w:eastAsiaTheme="minorEastAsia" w:hAnsi="Arial" w:cs="Arial"/>
          <w:sz w:val="22"/>
          <w:szCs w:val="22"/>
          <w:lang w:eastAsia="zh-CN"/>
        </w:rPr>
        <w:t xml:space="preserve"> exist (</w:t>
      </w:r>
      <w:r w:rsidR="00557003" w:rsidRPr="00197164">
        <w:rPr>
          <w:rFonts w:ascii="Arial" w:eastAsiaTheme="minorEastAsia" w:hAnsi="Arial" w:cs="Arial"/>
          <w:b/>
          <w:bCs/>
          <w:sz w:val="22"/>
          <w:szCs w:val="22"/>
          <w:lang w:eastAsia="zh-CN"/>
        </w:rPr>
        <w:t>Fig. 3a</w:t>
      </w:r>
      <w:r w:rsidR="00557003" w:rsidRPr="00197164">
        <w:rPr>
          <w:rFonts w:ascii="Arial" w:eastAsiaTheme="minorEastAsia" w:hAnsi="Arial" w:cs="Arial"/>
          <w:sz w:val="22"/>
          <w:szCs w:val="22"/>
          <w:lang w:eastAsia="zh-CN"/>
        </w:rPr>
        <w:t>)</w:t>
      </w:r>
      <w:r w:rsidR="006303D8" w:rsidRPr="00197164">
        <w:rPr>
          <w:rFonts w:ascii="Arial" w:eastAsiaTheme="minorEastAsia" w:hAnsi="Arial" w:cs="Arial"/>
          <w:sz w:val="22"/>
          <w:szCs w:val="22"/>
          <w:lang w:eastAsia="zh-CN"/>
        </w:rPr>
        <w:t xml:space="preserve">: </w:t>
      </w:r>
      <w:r w:rsidR="00823F6E" w:rsidRPr="00197164">
        <w:rPr>
          <w:rFonts w:ascii="Arial" w:eastAsiaTheme="minorEastAsia" w:hAnsi="Arial" w:cs="Arial"/>
          <w:sz w:val="22"/>
          <w:szCs w:val="22"/>
          <w:lang w:eastAsia="zh-CN"/>
        </w:rPr>
        <w:t>(</w:t>
      </w:r>
      <w:r w:rsidR="008B092E" w:rsidRPr="00197164">
        <w:rPr>
          <w:rFonts w:ascii="Arial" w:eastAsiaTheme="minorEastAsia" w:hAnsi="Arial" w:cs="Arial"/>
          <w:sz w:val="22"/>
          <w:szCs w:val="22"/>
          <w:lang w:eastAsia="zh-CN"/>
        </w:rPr>
        <w:t>i</w:t>
      </w:r>
      <w:r w:rsidR="006303D8" w:rsidRPr="00197164">
        <w:rPr>
          <w:rFonts w:ascii="Arial" w:eastAsiaTheme="minorEastAsia" w:hAnsi="Arial" w:cs="Arial"/>
          <w:sz w:val="22"/>
          <w:szCs w:val="22"/>
          <w:lang w:eastAsia="zh-CN"/>
        </w:rPr>
        <w:t>)</w:t>
      </w:r>
      <w:r w:rsidR="009B3A21" w:rsidRPr="00197164">
        <w:rPr>
          <w:rFonts w:ascii="Arial" w:eastAsiaTheme="minorEastAsia" w:hAnsi="Arial" w:cs="Arial"/>
          <w:sz w:val="22"/>
          <w:szCs w:val="22"/>
          <w:lang w:eastAsia="zh-CN"/>
        </w:rPr>
        <w:t> </w:t>
      </w:r>
      <w:r w:rsidR="00D62847" w:rsidRPr="00197164">
        <w:rPr>
          <w:rFonts w:ascii="Arial" w:eastAsiaTheme="minorEastAsia" w:hAnsi="Arial" w:cs="Arial"/>
          <w:sz w:val="22"/>
          <w:szCs w:val="22"/>
          <w:lang w:eastAsia="zh-CN"/>
        </w:rPr>
        <w:t>t</w:t>
      </w:r>
      <w:r w:rsidR="00021469" w:rsidRPr="00197164">
        <w:rPr>
          <w:rFonts w:ascii="Arial" w:eastAsiaTheme="minorEastAsia" w:hAnsi="Arial" w:cs="Arial"/>
          <w:sz w:val="22"/>
          <w:szCs w:val="22"/>
          <w:lang w:eastAsia="zh-CN"/>
        </w:rPr>
        <w:t xml:space="preserve">he </w:t>
      </w:r>
      <w:r w:rsidR="006303D8" w:rsidRPr="00197164">
        <w:rPr>
          <w:rFonts w:ascii="Arial" w:eastAsiaTheme="minorEastAsia" w:hAnsi="Arial" w:cs="Arial"/>
          <w:sz w:val="22"/>
          <w:szCs w:val="22"/>
          <w:lang w:eastAsia="zh-CN"/>
        </w:rPr>
        <w:t>CaC</w:t>
      </w:r>
      <w:r w:rsidR="006303D8"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 xml:space="preserve"> formation reaction </w:t>
      </w:r>
      <w:r w:rsidR="00021469" w:rsidRPr="00197164">
        <w:rPr>
          <w:rFonts w:ascii="Arial" w:eastAsiaTheme="minorEastAsia" w:hAnsi="Arial" w:cs="Arial"/>
          <w:sz w:val="22"/>
          <w:szCs w:val="22"/>
          <w:lang w:eastAsia="zh-CN"/>
        </w:rPr>
        <w:t xml:space="preserve">requires temperatures of </w:t>
      </w:r>
      <w:r w:rsidR="006303D8" w:rsidRPr="00197164">
        <w:rPr>
          <w:rFonts w:ascii="Arial" w:eastAsiaTheme="minorEastAsia" w:hAnsi="Arial" w:cs="Arial"/>
          <w:sz w:val="22"/>
          <w:szCs w:val="22"/>
          <w:lang w:eastAsia="zh-CN"/>
        </w:rPr>
        <w:t>2000</w:t>
      </w:r>
      <w:r w:rsidR="006B3C49" w:rsidRPr="00197164">
        <w:rPr>
          <w:rFonts w:ascii="Arial" w:eastAsiaTheme="minorEastAsia" w:hAnsi="Arial" w:cs="Arial"/>
          <w:sz w:val="22"/>
          <w:szCs w:val="22"/>
          <w:lang w:eastAsia="zh-CN"/>
        </w:rPr>
        <w:t>–</w:t>
      </w:r>
      <w:r w:rsidR="006303D8" w:rsidRPr="00197164">
        <w:rPr>
          <w:rFonts w:ascii="Arial" w:eastAsiaTheme="minorEastAsia" w:hAnsi="Arial" w:cs="Arial"/>
          <w:sz w:val="22"/>
          <w:szCs w:val="22"/>
          <w:lang w:eastAsia="zh-CN"/>
        </w:rPr>
        <w:t>2300</w:t>
      </w:r>
      <w:r w:rsidR="00EF597E" w:rsidRPr="00197164">
        <w:rPr>
          <w:rFonts w:ascii="Arial" w:eastAsiaTheme="minorEastAsia" w:hAnsi="Arial" w:cs="Arial"/>
          <w:sz w:val="22"/>
          <w:szCs w:val="22"/>
          <w:lang w:eastAsia="zh-CN"/>
        </w:rPr>
        <w:t> </w:t>
      </w:r>
      <w:r w:rsidR="006303D8" w:rsidRPr="00197164">
        <w:rPr>
          <w:rFonts w:ascii="Arial" w:eastAsiaTheme="minorEastAsia" w:hAnsi="Arial" w:cs="Arial"/>
          <w:sz w:val="22"/>
          <w:szCs w:val="22"/>
          <w:lang w:eastAsia="zh-CN"/>
        </w:rPr>
        <w:t>°C</w:t>
      </w:r>
      <w:r w:rsidR="006303D8" w:rsidRPr="00197164">
        <w:t xml:space="preserve"> </w:t>
      </w:r>
      <w:r w:rsidR="006303D8" w:rsidRPr="00197164">
        <w:rPr>
          <w:rFonts w:ascii="Arial" w:eastAsiaTheme="minorEastAsia" w:hAnsi="Arial" w:cs="Arial"/>
          <w:sz w:val="22"/>
          <w:szCs w:val="22"/>
          <w:lang w:eastAsia="zh-CN"/>
        </w:rPr>
        <w:t xml:space="preserve">to overcome the </w:t>
      </w:r>
      <w:r w:rsidR="00021469" w:rsidRPr="00197164">
        <w:rPr>
          <w:rFonts w:ascii="Arial" w:eastAsiaTheme="minorEastAsia" w:hAnsi="Arial" w:cs="Arial"/>
          <w:sz w:val="22"/>
          <w:szCs w:val="22"/>
          <w:lang w:eastAsia="zh-CN"/>
        </w:rPr>
        <w:t xml:space="preserve">high </w:t>
      </w:r>
      <w:r w:rsidR="006303D8" w:rsidRPr="00197164">
        <w:rPr>
          <w:rFonts w:ascii="Arial" w:eastAsiaTheme="minorEastAsia" w:hAnsi="Arial" w:cs="Arial"/>
          <w:sz w:val="22"/>
          <w:szCs w:val="22"/>
          <w:lang w:eastAsia="zh-CN"/>
        </w:rPr>
        <w:t>endothermic</w:t>
      </w:r>
      <w:r w:rsidR="00021469" w:rsidRPr="00197164">
        <w:rPr>
          <w:rFonts w:ascii="Arial" w:eastAsiaTheme="minorEastAsia" w:hAnsi="Arial" w:cs="Arial"/>
          <w:sz w:val="22"/>
          <w:szCs w:val="22"/>
          <w:lang w:eastAsia="zh-CN"/>
        </w:rPr>
        <w:t>ity</w:t>
      </w:r>
      <w:r w:rsidR="00032879" w:rsidRPr="00197164">
        <w:rPr>
          <w:rFonts w:ascii="Arial" w:eastAsiaTheme="minorEastAsia" w:hAnsi="Arial" w:cs="Arial"/>
          <w:sz w:val="22"/>
          <w:szCs w:val="22"/>
          <w:lang w:eastAsia="zh-CN"/>
        </w:rPr>
        <w:t xml:space="preserve">, leading to the electricity consumption of </w:t>
      </w:r>
      <w:r w:rsidR="001F6A93" w:rsidRPr="00197164">
        <w:rPr>
          <w:rFonts w:ascii="Arial" w:eastAsiaTheme="minorEastAsia" w:hAnsi="Arial" w:cs="Arial"/>
          <w:sz w:val="22"/>
          <w:szCs w:val="22"/>
          <w:lang w:eastAsia="zh-CN"/>
        </w:rPr>
        <w:t xml:space="preserve">ca. </w:t>
      </w:r>
      <w:r w:rsidR="0007269D" w:rsidRPr="00197164">
        <w:rPr>
          <w:rFonts w:ascii="Arial" w:eastAsiaTheme="minorEastAsia" w:hAnsi="Arial" w:cs="Arial" w:hint="eastAsia"/>
          <w:sz w:val="22"/>
          <w:szCs w:val="22"/>
          <w:lang w:eastAsia="zh-CN"/>
        </w:rPr>
        <w:t>3</w:t>
      </w:r>
      <w:r w:rsidR="0007269D" w:rsidRPr="00197164">
        <w:rPr>
          <w:rFonts w:ascii="Arial" w:eastAsiaTheme="minorEastAsia" w:hAnsi="Arial" w:cs="Arial"/>
          <w:sz w:val="22"/>
          <w:szCs w:val="22"/>
          <w:lang w:eastAsia="zh-CN"/>
        </w:rPr>
        <w:t>–</w:t>
      </w:r>
      <w:r w:rsidR="00032879" w:rsidRPr="00197164">
        <w:rPr>
          <w:rFonts w:ascii="Arial" w:eastAsiaTheme="minorEastAsia" w:hAnsi="Arial" w:cs="Arial"/>
          <w:sz w:val="22"/>
          <w:szCs w:val="22"/>
          <w:lang w:eastAsia="zh-CN"/>
        </w:rPr>
        <w:t>3.5 kWh kg</w:t>
      </w:r>
      <w:r w:rsidR="00032879" w:rsidRPr="00197164">
        <w:rPr>
          <w:rFonts w:ascii="Arial" w:eastAsiaTheme="minorEastAsia" w:hAnsi="Arial" w:cs="Arial"/>
          <w:sz w:val="22"/>
          <w:szCs w:val="22"/>
          <w:vertAlign w:val="superscript"/>
          <w:lang w:eastAsia="zh-CN"/>
        </w:rPr>
        <w:t>–1</w:t>
      </w:r>
      <w:r w:rsidR="00032879" w:rsidRPr="00197164">
        <w:rPr>
          <w:rFonts w:ascii="Arial" w:eastAsiaTheme="minorEastAsia" w:hAnsi="Arial" w:cs="Arial"/>
          <w:sz w:val="22"/>
          <w:szCs w:val="22"/>
          <w:lang w:eastAsia="zh-CN"/>
        </w:rPr>
        <w:t> CaC</w:t>
      </w:r>
      <w:r w:rsidR="00032879" w:rsidRPr="00197164">
        <w:rPr>
          <w:rFonts w:ascii="Arial" w:eastAsiaTheme="minorEastAsia" w:hAnsi="Arial" w:cs="Arial"/>
          <w:sz w:val="22"/>
          <w:szCs w:val="22"/>
          <w:vertAlign w:val="subscript"/>
          <w:lang w:eastAsia="zh-CN"/>
        </w:rPr>
        <w:t>2</w:t>
      </w:r>
      <w:r w:rsidR="006D7C65" w:rsidRPr="00197164">
        <w:rPr>
          <w:rFonts w:ascii="Arial" w:eastAsiaTheme="minorEastAsia" w:hAnsi="Arial" w:cs="Arial" w:hint="eastAsia"/>
          <w:sz w:val="22"/>
          <w:szCs w:val="22"/>
          <w:lang w:eastAsia="zh-CN"/>
        </w:rPr>
        <w:t xml:space="preserve"> and approximately 10.6</w:t>
      </w:r>
      <w:r w:rsidR="006D7C65" w:rsidRPr="00197164">
        <w:rPr>
          <w:rFonts w:ascii="Arial" w:eastAsiaTheme="minorEastAsia" w:hAnsi="Arial" w:cs="Arial"/>
          <w:sz w:val="22"/>
          <w:szCs w:val="22"/>
          <w:lang w:eastAsia="zh-CN"/>
        </w:rPr>
        <w:t xml:space="preserve"> kWh kg</w:t>
      </w:r>
      <w:r w:rsidR="006D7C65" w:rsidRPr="00197164">
        <w:rPr>
          <w:rFonts w:ascii="Arial" w:eastAsiaTheme="minorEastAsia" w:hAnsi="Arial" w:cs="Arial"/>
          <w:sz w:val="22"/>
          <w:szCs w:val="22"/>
          <w:vertAlign w:val="superscript"/>
          <w:lang w:eastAsia="zh-CN"/>
        </w:rPr>
        <w:t>–1</w:t>
      </w:r>
      <w:r w:rsidR="006D7C65" w:rsidRPr="00197164">
        <w:rPr>
          <w:rFonts w:ascii="Arial" w:eastAsiaTheme="minorEastAsia" w:hAnsi="Arial" w:cs="Arial"/>
          <w:sz w:val="22"/>
          <w:szCs w:val="22"/>
          <w:lang w:eastAsia="zh-CN"/>
        </w:rPr>
        <w:t> C</w:t>
      </w:r>
      <w:r w:rsidR="006D7C65" w:rsidRPr="00197164">
        <w:rPr>
          <w:rFonts w:ascii="Arial" w:eastAsiaTheme="minorEastAsia" w:hAnsi="Arial" w:cs="Arial"/>
          <w:sz w:val="22"/>
          <w:szCs w:val="22"/>
          <w:vertAlign w:val="subscript"/>
          <w:lang w:eastAsia="zh-CN"/>
        </w:rPr>
        <w:t>2</w:t>
      </w:r>
      <w:r w:rsidR="006D7C65" w:rsidRPr="00197164">
        <w:rPr>
          <w:rFonts w:ascii="Arial" w:eastAsiaTheme="minorEastAsia" w:hAnsi="Arial" w:cs="Arial" w:hint="eastAsia"/>
          <w:sz w:val="22"/>
          <w:szCs w:val="22"/>
          <w:lang w:eastAsia="zh-CN"/>
        </w:rPr>
        <w:t>H</w:t>
      </w:r>
      <w:r w:rsidR="006D7C65"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szCs w:val="22"/>
          <w:vertAlign w:val="superscript"/>
          <w:lang w:eastAsia="zh-CN"/>
        </w:rPr>
        <w:t>43</w:t>
      </w:r>
      <w:r w:rsidR="006303D8" w:rsidRPr="00197164">
        <w:rPr>
          <w:rFonts w:ascii="Arial" w:eastAsiaTheme="minorEastAsia" w:hAnsi="Arial" w:cs="Arial"/>
          <w:sz w:val="22"/>
          <w:szCs w:val="22"/>
          <w:lang w:eastAsia="zh-CN"/>
        </w:rPr>
        <w:t xml:space="preserve"> </w:t>
      </w:r>
      <w:r w:rsidR="00823F6E" w:rsidRPr="00197164">
        <w:rPr>
          <w:rFonts w:ascii="Arial" w:eastAsiaTheme="minorEastAsia" w:hAnsi="Arial" w:cs="Arial"/>
          <w:sz w:val="22"/>
          <w:szCs w:val="22"/>
          <w:lang w:eastAsia="zh-CN"/>
        </w:rPr>
        <w:t>(ii</w:t>
      </w:r>
      <w:r w:rsidR="00663FD3" w:rsidRPr="00197164">
        <w:rPr>
          <w:rFonts w:ascii="Arial" w:eastAsiaTheme="minorEastAsia" w:hAnsi="Arial" w:cs="Arial"/>
          <w:sz w:val="22"/>
          <w:szCs w:val="22"/>
          <w:lang w:eastAsia="zh-CN"/>
        </w:rPr>
        <w:t>)</w:t>
      </w:r>
      <w:r w:rsidR="009B3A21" w:rsidRPr="00197164">
        <w:rPr>
          <w:rFonts w:ascii="Arial" w:eastAsiaTheme="minorEastAsia" w:hAnsi="Arial" w:cs="Arial"/>
          <w:sz w:val="22"/>
          <w:szCs w:val="22"/>
          <w:lang w:eastAsia="zh-CN"/>
        </w:rPr>
        <w:t> </w:t>
      </w:r>
      <w:r w:rsidR="00663FD3" w:rsidRPr="00197164">
        <w:rPr>
          <w:rFonts w:ascii="Arial" w:eastAsiaTheme="minorEastAsia" w:hAnsi="Arial" w:cs="Arial"/>
          <w:sz w:val="22"/>
          <w:szCs w:val="22"/>
          <w:lang w:eastAsia="zh-CN"/>
        </w:rPr>
        <w:t>large amount</w:t>
      </w:r>
      <w:r w:rsidR="00021469" w:rsidRPr="00197164">
        <w:rPr>
          <w:rFonts w:ascii="Arial" w:eastAsiaTheme="minorEastAsia" w:hAnsi="Arial" w:cs="Arial"/>
          <w:sz w:val="22"/>
          <w:szCs w:val="22"/>
          <w:lang w:eastAsia="zh-CN"/>
        </w:rPr>
        <w:t>s</w:t>
      </w:r>
      <w:r w:rsidR="00663FD3" w:rsidRPr="00197164">
        <w:rPr>
          <w:rFonts w:ascii="Arial" w:eastAsiaTheme="minorEastAsia" w:hAnsi="Arial" w:cs="Arial"/>
          <w:sz w:val="22"/>
          <w:szCs w:val="22"/>
          <w:lang w:eastAsia="zh-CN"/>
        </w:rPr>
        <w:t xml:space="preserve"> of coal </w:t>
      </w:r>
      <w:r w:rsidR="002D2FDD" w:rsidRPr="00197164">
        <w:rPr>
          <w:rFonts w:ascii="Arial" w:eastAsiaTheme="minorEastAsia" w:hAnsi="Arial" w:cs="Arial"/>
          <w:sz w:val="22"/>
          <w:szCs w:val="22"/>
          <w:lang w:eastAsia="zh-CN"/>
        </w:rPr>
        <w:t xml:space="preserve">is </w:t>
      </w:r>
      <w:r w:rsidR="00021469" w:rsidRPr="00197164">
        <w:rPr>
          <w:rFonts w:ascii="Arial" w:eastAsiaTheme="minorEastAsia" w:hAnsi="Arial" w:cs="Arial"/>
          <w:sz w:val="22"/>
          <w:szCs w:val="22"/>
          <w:lang w:eastAsia="zh-CN"/>
        </w:rPr>
        <w:t>consumed, with</w:t>
      </w:r>
      <w:r w:rsidR="00926BCC" w:rsidRPr="00197164">
        <w:rPr>
          <w:rFonts w:ascii="Arial" w:eastAsiaTheme="minorEastAsia" w:hAnsi="Arial" w:cs="Arial"/>
          <w:sz w:val="22"/>
          <w:szCs w:val="22"/>
          <w:lang w:eastAsia="zh-CN"/>
        </w:rPr>
        <w:t xml:space="preserve"> one</w:t>
      </w:r>
      <w:r w:rsidR="00021469" w:rsidRPr="00197164">
        <w:rPr>
          <w:rFonts w:ascii="Arial" w:eastAsiaTheme="minorEastAsia" w:hAnsi="Arial" w:cs="Arial"/>
          <w:sz w:val="22"/>
          <w:szCs w:val="22"/>
          <w:lang w:eastAsia="zh-CN"/>
        </w:rPr>
        <w:t>-</w:t>
      </w:r>
      <w:r w:rsidR="00926BCC" w:rsidRPr="00197164">
        <w:rPr>
          <w:rFonts w:ascii="Arial" w:eastAsiaTheme="minorEastAsia" w:hAnsi="Arial" w:cs="Arial"/>
          <w:sz w:val="22"/>
          <w:szCs w:val="22"/>
          <w:lang w:eastAsia="zh-CN"/>
        </w:rPr>
        <w:t xml:space="preserve">third </w:t>
      </w:r>
      <w:r w:rsidR="00021469" w:rsidRPr="00197164">
        <w:rPr>
          <w:rFonts w:ascii="Arial" w:eastAsiaTheme="minorEastAsia" w:hAnsi="Arial" w:cs="Arial"/>
          <w:sz w:val="22"/>
          <w:szCs w:val="22"/>
          <w:lang w:eastAsia="zh-CN"/>
        </w:rPr>
        <w:t xml:space="preserve">of </w:t>
      </w:r>
      <w:r w:rsidR="00926BCC" w:rsidRPr="00197164">
        <w:rPr>
          <w:rFonts w:ascii="Arial" w:eastAsiaTheme="minorEastAsia" w:hAnsi="Arial" w:cs="Arial"/>
          <w:sz w:val="22"/>
          <w:szCs w:val="22"/>
          <w:lang w:eastAsia="zh-CN"/>
        </w:rPr>
        <w:t xml:space="preserve">carbon resources </w:t>
      </w:r>
      <w:r w:rsidR="00021469" w:rsidRPr="00197164">
        <w:rPr>
          <w:rFonts w:ascii="Arial" w:eastAsiaTheme="minorEastAsia" w:hAnsi="Arial" w:cs="Arial"/>
          <w:sz w:val="22"/>
          <w:szCs w:val="22"/>
          <w:lang w:eastAsia="zh-CN"/>
        </w:rPr>
        <w:t>converted</w:t>
      </w:r>
      <w:r w:rsidR="00926BCC" w:rsidRPr="00197164">
        <w:rPr>
          <w:rFonts w:ascii="Arial" w:eastAsiaTheme="minorEastAsia" w:hAnsi="Arial" w:cs="Arial"/>
          <w:sz w:val="22"/>
          <w:szCs w:val="22"/>
          <w:lang w:eastAsia="zh-CN"/>
        </w:rPr>
        <w:t xml:space="preserve"> to CO</w:t>
      </w:r>
      <w:r w:rsidR="00663FD3"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663FD3" w:rsidRPr="00197164">
        <w:rPr>
          <w:rFonts w:ascii="Arial" w:eastAsiaTheme="minorEastAsia" w:hAnsi="Arial" w:cs="Arial"/>
          <w:sz w:val="22"/>
          <w:szCs w:val="22"/>
          <w:lang w:eastAsia="zh-CN"/>
        </w:rPr>
        <w:t xml:space="preserve"> </w:t>
      </w:r>
      <w:r w:rsidR="009B3A21" w:rsidRPr="00197164">
        <w:rPr>
          <w:rFonts w:ascii="Arial" w:eastAsiaTheme="minorEastAsia" w:hAnsi="Arial" w:cs="Arial"/>
          <w:sz w:val="22"/>
          <w:szCs w:val="22"/>
          <w:lang w:eastAsia="zh-CN"/>
        </w:rPr>
        <w:t>(iii</w:t>
      </w:r>
      <w:r w:rsidR="006303D8" w:rsidRPr="00197164">
        <w:rPr>
          <w:rFonts w:ascii="Arial" w:eastAsiaTheme="minorEastAsia" w:hAnsi="Arial" w:cs="Arial"/>
          <w:sz w:val="22"/>
          <w:szCs w:val="22"/>
          <w:lang w:eastAsia="zh-CN"/>
        </w:rPr>
        <w:t>)</w:t>
      </w:r>
      <w:r w:rsidR="005F66A8" w:rsidRPr="00197164">
        <w:rPr>
          <w:rFonts w:ascii="Arial" w:eastAsiaTheme="minorEastAsia" w:hAnsi="Arial" w:cs="Arial"/>
          <w:sz w:val="22"/>
          <w:szCs w:val="22"/>
          <w:lang w:eastAsia="zh-CN"/>
        </w:rPr>
        <w:t> </w:t>
      </w:r>
      <w:r w:rsidR="00021469" w:rsidRPr="00197164">
        <w:rPr>
          <w:rFonts w:ascii="Arial" w:eastAsiaTheme="minorEastAsia" w:hAnsi="Arial" w:cs="Arial"/>
          <w:sz w:val="22"/>
          <w:szCs w:val="22"/>
          <w:lang w:eastAsia="zh-CN"/>
        </w:rPr>
        <w:t>significant</w:t>
      </w:r>
      <w:r w:rsidR="006303D8" w:rsidRPr="00197164">
        <w:rPr>
          <w:rFonts w:ascii="Arial" w:eastAsiaTheme="minorEastAsia" w:hAnsi="Arial" w:cs="Arial"/>
          <w:sz w:val="22"/>
          <w:szCs w:val="22"/>
          <w:lang w:eastAsia="zh-CN"/>
        </w:rPr>
        <w:t xml:space="preserve"> CO</w:t>
      </w:r>
      <w:r w:rsidR="006303D8"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 xml:space="preserve"> emission</w:t>
      </w:r>
      <w:r w:rsidR="00021469" w:rsidRPr="00197164">
        <w:rPr>
          <w:rFonts w:ascii="Arial" w:eastAsiaTheme="minorEastAsia" w:hAnsi="Arial" w:cs="Arial"/>
          <w:sz w:val="22"/>
          <w:szCs w:val="22"/>
          <w:lang w:eastAsia="zh-CN"/>
        </w:rPr>
        <w:t>s</w:t>
      </w:r>
      <w:r w:rsidR="006303D8" w:rsidRPr="00197164">
        <w:rPr>
          <w:rFonts w:ascii="Arial" w:eastAsiaTheme="minorEastAsia" w:hAnsi="Arial" w:cs="Arial"/>
          <w:sz w:val="22"/>
          <w:szCs w:val="22"/>
          <w:lang w:eastAsia="zh-CN"/>
        </w:rPr>
        <w:t xml:space="preserve"> </w:t>
      </w:r>
      <w:r w:rsidR="00914704" w:rsidRPr="00197164">
        <w:rPr>
          <w:rFonts w:ascii="Arial" w:eastAsiaTheme="minorEastAsia" w:hAnsi="Arial" w:cs="Arial"/>
          <w:sz w:val="22"/>
          <w:szCs w:val="22"/>
          <w:lang w:eastAsia="zh-CN"/>
        </w:rPr>
        <w:t xml:space="preserve">of 3.6 kg </w:t>
      </w:r>
      <w:r w:rsidR="00021469" w:rsidRPr="00197164">
        <w:rPr>
          <w:rFonts w:ascii="Arial" w:eastAsiaTheme="minorEastAsia" w:hAnsi="Arial" w:cs="Arial"/>
          <w:sz w:val="22"/>
          <w:szCs w:val="22"/>
          <w:lang w:eastAsia="zh-CN"/>
        </w:rPr>
        <w:t>result</w:t>
      </w:r>
      <w:r w:rsidR="00ED28A4" w:rsidRPr="00197164">
        <w:rPr>
          <w:rFonts w:ascii="Arial" w:eastAsiaTheme="minorEastAsia" w:hAnsi="Arial" w:cs="Arial"/>
          <w:sz w:val="22"/>
          <w:szCs w:val="22"/>
          <w:lang w:eastAsia="zh-CN"/>
        </w:rPr>
        <w:t xml:space="preserve"> from </w:t>
      </w:r>
      <w:r w:rsidR="009B3A21" w:rsidRPr="00197164">
        <w:rPr>
          <w:rFonts w:ascii="Arial" w:eastAsiaTheme="minorEastAsia" w:hAnsi="Arial" w:cs="Arial"/>
          <w:sz w:val="22"/>
          <w:szCs w:val="22"/>
          <w:lang w:eastAsia="zh-CN"/>
        </w:rPr>
        <w:t xml:space="preserve">the </w:t>
      </w:r>
      <w:r w:rsidR="00ED28A4" w:rsidRPr="00197164">
        <w:rPr>
          <w:rFonts w:ascii="Arial" w:eastAsiaTheme="minorEastAsia" w:hAnsi="Arial" w:cs="Arial"/>
          <w:sz w:val="22"/>
          <w:szCs w:val="22"/>
          <w:lang w:eastAsia="zh-CN"/>
        </w:rPr>
        <w:t>decomposition of limestone (CaCO</w:t>
      </w:r>
      <w:r w:rsidR="00ED28A4" w:rsidRPr="00197164">
        <w:rPr>
          <w:rFonts w:ascii="Arial" w:eastAsiaTheme="minorEastAsia" w:hAnsi="Arial" w:cs="Arial"/>
          <w:sz w:val="22"/>
          <w:szCs w:val="22"/>
          <w:vertAlign w:val="subscript"/>
          <w:lang w:eastAsia="zh-CN"/>
        </w:rPr>
        <w:t>3</w:t>
      </w:r>
      <w:r w:rsidR="00ED28A4" w:rsidRPr="00197164">
        <w:rPr>
          <w:rFonts w:ascii="Arial" w:eastAsiaTheme="minorEastAsia" w:hAnsi="Arial" w:cs="Arial"/>
          <w:sz w:val="22"/>
          <w:szCs w:val="22"/>
          <w:lang w:eastAsia="zh-CN"/>
        </w:rPr>
        <w:t>)</w:t>
      </w:r>
      <w:r w:rsidR="00CE74B5" w:rsidRPr="00197164">
        <w:rPr>
          <w:rFonts w:ascii="Arial" w:eastAsiaTheme="minorEastAsia" w:hAnsi="Arial" w:cs="Arial"/>
          <w:sz w:val="22"/>
          <w:szCs w:val="22"/>
          <w:lang w:eastAsia="zh-CN"/>
        </w:rPr>
        <w:t xml:space="preserve"> and </w:t>
      </w:r>
      <w:r w:rsidR="009B3A21" w:rsidRPr="00197164">
        <w:rPr>
          <w:rFonts w:ascii="Arial" w:eastAsiaTheme="minorEastAsia" w:hAnsi="Arial" w:cs="Arial"/>
          <w:sz w:val="22"/>
          <w:szCs w:val="22"/>
          <w:lang w:eastAsia="zh-CN"/>
        </w:rPr>
        <w:t xml:space="preserve">the </w:t>
      </w:r>
      <w:r w:rsidR="00CE74B5" w:rsidRPr="00197164">
        <w:rPr>
          <w:rFonts w:ascii="Arial" w:eastAsiaTheme="minorEastAsia" w:hAnsi="Arial" w:cs="Arial"/>
          <w:sz w:val="22"/>
          <w:szCs w:val="22"/>
          <w:lang w:eastAsia="zh-CN"/>
        </w:rPr>
        <w:t>combustion of byproduct</w:t>
      </w:r>
      <w:r w:rsidR="00ED28A4"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ED28A4" w:rsidRPr="00197164">
        <w:rPr>
          <w:rFonts w:ascii="Arial" w:eastAsiaTheme="minorEastAsia" w:hAnsi="Arial" w:cs="Arial"/>
          <w:sz w:val="22"/>
          <w:szCs w:val="22"/>
          <w:lang w:eastAsia="zh-CN"/>
        </w:rPr>
        <w:t xml:space="preserve"> </w:t>
      </w:r>
      <w:r w:rsidR="009B3A21" w:rsidRPr="00197164">
        <w:rPr>
          <w:rFonts w:ascii="Arial" w:eastAsiaTheme="minorEastAsia" w:hAnsi="Arial" w:cs="Arial"/>
          <w:sz w:val="22"/>
          <w:szCs w:val="22"/>
          <w:lang w:eastAsia="zh-CN"/>
        </w:rPr>
        <w:t>(iv</w:t>
      </w:r>
      <w:r w:rsidR="00ED28A4" w:rsidRPr="00197164">
        <w:rPr>
          <w:rFonts w:ascii="Arial" w:eastAsiaTheme="minorEastAsia" w:hAnsi="Arial" w:cs="Arial"/>
          <w:sz w:val="22"/>
          <w:szCs w:val="22"/>
          <w:lang w:eastAsia="zh-CN"/>
        </w:rPr>
        <w:t xml:space="preserve">) </w:t>
      </w:r>
      <w:r w:rsidR="00651E12" w:rsidRPr="00197164">
        <w:rPr>
          <w:rFonts w:ascii="Arial" w:eastAsiaTheme="minorEastAsia" w:hAnsi="Arial" w:cs="Arial"/>
          <w:sz w:val="22"/>
          <w:szCs w:val="22"/>
          <w:lang w:eastAsia="zh-CN"/>
        </w:rPr>
        <w:t>large amounts of</w:t>
      </w:r>
      <w:r w:rsidR="00CE74B5" w:rsidRPr="00197164">
        <w:rPr>
          <w:rFonts w:ascii="Arial" w:eastAsiaTheme="minorEastAsia" w:hAnsi="Arial" w:cs="Arial"/>
          <w:sz w:val="22"/>
          <w:szCs w:val="22"/>
          <w:lang w:eastAsia="zh-CN"/>
        </w:rPr>
        <w:t xml:space="preserve"> solid</w:t>
      </w:r>
      <w:r w:rsidR="00651E12"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slag waste</w:t>
      </w:r>
      <w:r w:rsidR="00651E12"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mostly </w:t>
      </w:r>
      <w:r w:rsidR="007947EE" w:rsidRPr="00197164">
        <w:rPr>
          <w:rFonts w:ascii="Arial" w:eastAsiaTheme="minorEastAsia" w:hAnsi="Arial" w:cs="Arial"/>
          <w:sz w:val="22"/>
          <w:szCs w:val="22"/>
          <w:lang w:eastAsia="zh-CN"/>
        </w:rPr>
        <w:t>Ca(OH)</w:t>
      </w:r>
      <w:r w:rsidR="007947EE" w:rsidRPr="00197164">
        <w:rPr>
          <w:rFonts w:ascii="Arial" w:eastAsiaTheme="minorEastAsia" w:hAnsi="Arial" w:cs="Arial"/>
          <w:sz w:val="22"/>
          <w:szCs w:val="22"/>
          <w:vertAlign w:val="subscript"/>
          <w:lang w:eastAsia="zh-CN"/>
        </w:rPr>
        <w:t>2</w:t>
      </w:r>
      <w:r w:rsidR="007947EE" w:rsidRPr="00197164">
        <w:rPr>
          <w:rFonts w:ascii="Arial" w:eastAsiaTheme="minorEastAsia" w:hAnsi="Arial" w:cs="Arial"/>
          <w:sz w:val="22"/>
          <w:szCs w:val="22"/>
          <w:lang w:eastAsia="zh-CN"/>
        </w:rPr>
        <w:t>,</w:t>
      </w:r>
      <w:r w:rsidR="00914704" w:rsidRPr="00197164">
        <w:rPr>
          <w:rFonts w:ascii="Arial" w:eastAsiaTheme="minorEastAsia" w:hAnsi="Arial" w:cs="Arial"/>
          <w:sz w:val="22"/>
          <w:szCs w:val="22"/>
          <w:lang w:eastAsia="zh-CN"/>
        </w:rPr>
        <w:t xml:space="preserve"> </w:t>
      </w:r>
      <w:r w:rsidR="007947EE" w:rsidRPr="00197164">
        <w:rPr>
          <w:rFonts w:ascii="Arial" w:eastAsiaTheme="minorEastAsia" w:hAnsi="Arial" w:cs="Arial"/>
          <w:sz w:val="22"/>
          <w:szCs w:val="22"/>
          <w:lang w:eastAsia="zh-CN"/>
        </w:rPr>
        <w:t>are produced</w:t>
      </w:r>
      <w:r w:rsidR="00616178"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651E12" w:rsidRPr="00197164">
        <w:rPr>
          <w:rFonts w:ascii="Arial" w:eastAsiaTheme="minorEastAsia" w:hAnsi="Arial" w:cs="Arial"/>
          <w:sz w:val="22"/>
          <w:szCs w:val="22"/>
          <w:lang w:eastAsia="zh-CN"/>
        </w:rPr>
        <w:t xml:space="preserve"> </w:t>
      </w:r>
      <w:r w:rsidR="004B7328" w:rsidRPr="00197164">
        <w:rPr>
          <w:rFonts w:ascii="Arial" w:eastAsiaTheme="minorEastAsia" w:hAnsi="Arial" w:cs="Arial"/>
          <w:sz w:val="22"/>
          <w:szCs w:val="22"/>
          <w:lang w:eastAsia="zh-CN"/>
        </w:rPr>
        <w:t>Due to these disadvantages and</w:t>
      </w:r>
      <w:r w:rsidR="00616178"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the </w:t>
      </w:r>
      <w:r w:rsidR="00616178" w:rsidRPr="00197164">
        <w:rPr>
          <w:rFonts w:ascii="Arial" w:eastAsiaTheme="minorEastAsia" w:hAnsi="Arial" w:cs="Arial"/>
          <w:sz w:val="22"/>
          <w:szCs w:val="22"/>
          <w:lang w:eastAsia="zh-CN"/>
        </w:rPr>
        <w:t xml:space="preserve">transition </w:t>
      </w:r>
      <w:r w:rsidR="001F6A93" w:rsidRPr="00197164">
        <w:rPr>
          <w:rFonts w:ascii="Arial" w:eastAsiaTheme="minorEastAsia" w:hAnsi="Arial" w:cs="Arial"/>
          <w:sz w:val="22"/>
          <w:szCs w:val="22"/>
          <w:lang w:eastAsia="zh-CN"/>
        </w:rPr>
        <w:t xml:space="preserve">from </w:t>
      </w:r>
      <w:r w:rsidR="00616178" w:rsidRPr="00197164">
        <w:rPr>
          <w:rFonts w:ascii="Arial" w:eastAsiaTheme="minorEastAsia" w:hAnsi="Arial" w:cs="Arial"/>
          <w:sz w:val="22"/>
          <w:szCs w:val="22"/>
          <w:lang w:eastAsia="zh-CN"/>
        </w:rPr>
        <w:t>C</w:t>
      </w:r>
      <w:r w:rsidR="00616178" w:rsidRPr="00197164">
        <w:rPr>
          <w:rFonts w:ascii="Arial" w:eastAsiaTheme="minorEastAsia" w:hAnsi="Arial" w:cs="Arial"/>
          <w:sz w:val="22"/>
          <w:szCs w:val="22"/>
          <w:vertAlign w:val="subscript"/>
          <w:lang w:eastAsia="zh-CN"/>
        </w:rPr>
        <w:t>2</w:t>
      </w:r>
      <w:r w:rsidR="00616178" w:rsidRPr="00197164">
        <w:rPr>
          <w:rFonts w:ascii="Arial" w:eastAsiaTheme="minorEastAsia" w:hAnsi="Arial" w:cs="Arial"/>
          <w:sz w:val="22"/>
          <w:szCs w:val="22"/>
          <w:lang w:eastAsia="zh-CN"/>
        </w:rPr>
        <w:t>H</w:t>
      </w:r>
      <w:r w:rsidR="00616178" w:rsidRPr="00197164">
        <w:rPr>
          <w:rFonts w:ascii="Arial" w:eastAsiaTheme="minorEastAsia" w:hAnsi="Arial" w:cs="Arial"/>
          <w:sz w:val="22"/>
          <w:szCs w:val="22"/>
          <w:vertAlign w:val="subscript"/>
          <w:lang w:eastAsia="zh-CN"/>
        </w:rPr>
        <w:t>2</w:t>
      </w:r>
      <w:r w:rsidR="00616178" w:rsidRPr="00197164">
        <w:rPr>
          <w:rFonts w:ascii="Arial" w:eastAsiaTheme="minorEastAsia" w:hAnsi="Arial" w:cs="Arial"/>
          <w:sz w:val="22"/>
          <w:szCs w:val="22"/>
          <w:lang w:eastAsia="zh-CN"/>
        </w:rPr>
        <w:t xml:space="preserve"> to </w:t>
      </w:r>
      <w:r w:rsidR="005D5F56" w:rsidRPr="00197164">
        <w:rPr>
          <w:rFonts w:ascii="Arial" w:eastAsiaTheme="minorEastAsia" w:hAnsi="Arial" w:cs="Arial" w:hint="eastAsia"/>
          <w:sz w:val="22"/>
          <w:szCs w:val="22"/>
          <w:lang w:eastAsia="zh-CN"/>
        </w:rPr>
        <w:t>olefins</w:t>
      </w:r>
      <w:r w:rsidR="004B7328" w:rsidRPr="00197164">
        <w:rPr>
          <w:rFonts w:ascii="Arial" w:eastAsiaTheme="minorEastAsia" w:hAnsi="Arial" w:cs="Arial"/>
          <w:sz w:val="22"/>
          <w:szCs w:val="22"/>
          <w:lang w:eastAsia="zh-CN"/>
        </w:rPr>
        <w:t xml:space="preserve">, </w:t>
      </w:r>
      <w:r w:rsidR="00616178" w:rsidRPr="00197164">
        <w:rPr>
          <w:rFonts w:ascii="Arial" w:eastAsiaTheme="minorEastAsia" w:hAnsi="Arial" w:cs="Arial"/>
          <w:sz w:val="22"/>
          <w:szCs w:val="22"/>
          <w:lang w:eastAsia="zh-CN"/>
        </w:rPr>
        <w:t xml:space="preserve">most </w:t>
      </w:r>
      <w:r w:rsidR="004B7328" w:rsidRPr="00197164">
        <w:rPr>
          <w:rFonts w:ascii="Arial" w:eastAsiaTheme="minorEastAsia" w:hAnsi="Arial" w:cs="Arial"/>
          <w:sz w:val="22"/>
          <w:szCs w:val="22"/>
          <w:lang w:eastAsia="zh-CN"/>
        </w:rPr>
        <w:t>CaC</w:t>
      </w:r>
      <w:r w:rsidR="004B7328" w:rsidRPr="00197164">
        <w:rPr>
          <w:rFonts w:ascii="Arial" w:eastAsiaTheme="minorEastAsia" w:hAnsi="Arial" w:cs="Arial"/>
          <w:sz w:val="22"/>
          <w:szCs w:val="22"/>
          <w:vertAlign w:val="subscript"/>
          <w:lang w:eastAsia="zh-CN"/>
        </w:rPr>
        <w:t>2</w:t>
      </w:r>
      <w:r w:rsidR="004B7328" w:rsidRPr="00197164">
        <w:rPr>
          <w:rFonts w:ascii="Arial" w:eastAsiaTheme="minorEastAsia" w:hAnsi="Arial" w:cs="Arial"/>
          <w:sz w:val="22"/>
          <w:szCs w:val="22"/>
          <w:lang w:eastAsia="zh-CN"/>
        </w:rPr>
        <w:t xml:space="preserve"> plants </w:t>
      </w:r>
      <w:r w:rsidR="00663FD3" w:rsidRPr="00197164">
        <w:rPr>
          <w:rFonts w:ascii="Arial" w:eastAsiaTheme="minorEastAsia" w:hAnsi="Arial" w:cs="Arial"/>
          <w:sz w:val="22"/>
          <w:szCs w:val="22"/>
          <w:lang w:eastAsia="zh-CN"/>
        </w:rPr>
        <w:t xml:space="preserve">in </w:t>
      </w:r>
      <w:r w:rsidR="009B3A21" w:rsidRPr="00197164">
        <w:rPr>
          <w:rFonts w:ascii="Arial" w:eastAsiaTheme="minorEastAsia" w:hAnsi="Arial" w:cs="Arial"/>
          <w:sz w:val="22"/>
          <w:szCs w:val="22"/>
          <w:lang w:eastAsia="zh-CN"/>
        </w:rPr>
        <w:t>W</w:t>
      </w:r>
      <w:r w:rsidR="00663FD3" w:rsidRPr="00197164">
        <w:rPr>
          <w:rFonts w:ascii="Arial" w:eastAsiaTheme="minorEastAsia" w:hAnsi="Arial" w:cs="Arial"/>
          <w:sz w:val="22"/>
          <w:szCs w:val="22"/>
          <w:lang w:eastAsia="zh-CN"/>
        </w:rPr>
        <w:t>estern countries</w:t>
      </w:r>
      <w:r w:rsidR="0061094B" w:rsidRPr="00197164">
        <w:rPr>
          <w:rFonts w:ascii="Arial" w:eastAsiaTheme="minorEastAsia" w:hAnsi="Arial" w:cs="Arial"/>
          <w:sz w:val="22"/>
          <w:szCs w:val="22"/>
          <w:lang w:eastAsia="zh-CN"/>
        </w:rPr>
        <w:t xml:space="preserve"> have </w:t>
      </w:r>
      <w:r w:rsidR="009B3A21" w:rsidRPr="00197164">
        <w:rPr>
          <w:rFonts w:ascii="Arial" w:eastAsiaTheme="minorEastAsia" w:hAnsi="Arial" w:cs="Arial"/>
          <w:sz w:val="22"/>
          <w:szCs w:val="22"/>
          <w:lang w:eastAsia="zh-CN"/>
        </w:rPr>
        <w:t>shut</w:t>
      </w:r>
      <w:r w:rsidR="00F10FD5" w:rsidRPr="00197164">
        <w:rPr>
          <w:rFonts w:ascii="Arial" w:eastAsiaTheme="minorEastAsia" w:hAnsi="Arial" w:cs="Arial" w:hint="eastAsia"/>
          <w:sz w:val="22"/>
          <w:szCs w:val="22"/>
          <w:lang w:eastAsia="zh-CN"/>
        </w:rPr>
        <w:t xml:space="preserve"> </w:t>
      </w:r>
      <w:r w:rsidR="009B3A21" w:rsidRPr="00197164">
        <w:rPr>
          <w:rFonts w:ascii="Arial" w:eastAsiaTheme="minorEastAsia" w:hAnsi="Arial" w:cs="Arial"/>
          <w:sz w:val="22"/>
          <w:szCs w:val="22"/>
          <w:lang w:eastAsia="zh-CN"/>
        </w:rPr>
        <w:t>down</w:t>
      </w:r>
      <w:r w:rsidR="004B7328" w:rsidRPr="00197164">
        <w:rPr>
          <w:rFonts w:ascii="Arial" w:eastAsiaTheme="minorEastAsia" w:hAnsi="Arial" w:cs="Arial"/>
          <w:sz w:val="22"/>
          <w:szCs w:val="22"/>
          <w:lang w:eastAsia="zh-CN"/>
        </w:rPr>
        <w:t>.</w:t>
      </w:r>
      <w:r w:rsidR="00F31814"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However, in China, where </w:t>
      </w:r>
      <w:r w:rsidR="00F31814" w:rsidRPr="00197164">
        <w:rPr>
          <w:rFonts w:ascii="Arial" w:eastAsiaTheme="minorEastAsia" w:hAnsi="Arial" w:cs="Arial"/>
          <w:sz w:val="22"/>
          <w:szCs w:val="22"/>
          <w:lang w:eastAsia="zh-CN"/>
        </w:rPr>
        <w:t>coal reserve</w:t>
      </w:r>
      <w:r w:rsidR="0061094B" w:rsidRPr="00197164">
        <w:rPr>
          <w:rFonts w:ascii="Arial" w:eastAsiaTheme="minorEastAsia" w:hAnsi="Arial" w:cs="Arial"/>
          <w:sz w:val="22"/>
          <w:szCs w:val="22"/>
          <w:lang w:eastAsia="zh-CN"/>
        </w:rPr>
        <w:t xml:space="preserve">s are abundant </w:t>
      </w:r>
      <w:r w:rsidR="00F31814" w:rsidRPr="00197164">
        <w:rPr>
          <w:rFonts w:ascii="Arial" w:eastAsiaTheme="minorEastAsia" w:hAnsi="Arial" w:cs="Arial"/>
          <w:sz w:val="22"/>
          <w:szCs w:val="22"/>
          <w:lang w:eastAsia="zh-CN"/>
        </w:rPr>
        <w:t xml:space="preserve">and imported oil for olefin production </w:t>
      </w:r>
      <w:r w:rsidR="0061094B" w:rsidRPr="00197164">
        <w:rPr>
          <w:rFonts w:ascii="Arial" w:eastAsiaTheme="minorEastAsia" w:hAnsi="Arial" w:cs="Arial"/>
          <w:sz w:val="22"/>
          <w:szCs w:val="22"/>
          <w:lang w:eastAsia="zh-CN"/>
        </w:rPr>
        <w:t>is costly</w:t>
      </w:r>
      <w:r w:rsidR="00F31814" w:rsidRPr="00197164">
        <w:rPr>
          <w:rFonts w:ascii="Arial" w:eastAsiaTheme="minorEastAsia" w:hAnsi="Arial" w:cs="Arial"/>
          <w:sz w:val="22"/>
          <w:szCs w:val="22"/>
          <w:lang w:eastAsia="zh-CN"/>
        </w:rPr>
        <w:t xml:space="preserve">, </w:t>
      </w:r>
      <w:r w:rsidR="004F1E82" w:rsidRPr="00197164">
        <w:rPr>
          <w:rFonts w:ascii="Arial" w:eastAsiaTheme="minorEastAsia" w:hAnsi="Arial" w:cs="Arial" w:hint="eastAsia"/>
          <w:sz w:val="22"/>
          <w:szCs w:val="22"/>
          <w:lang w:eastAsia="zh-CN"/>
        </w:rPr>
        <w:t xml:space="preserve">the </w:t>
      </w:r>
      <w:r w:rsidR="00F31814" w:rsidRPr="00197164">
        <w:rPr>
          <w:rFonts w:ascii="Arial" w:eastAsiaTheme="minorEastAsia" w:hAnsi="Arial" w:cs="Arial"/>
          <w:sz w:val="22"/>
          <w:szCs w:val="22"/>
          <w:lang w:eastAsia="zh-CN"/>
        </w:rPr>
        <w:t>CaC</w:t>
      </w:r>
      <w:r w:rsidR="00F31814" w:rsidRPr="00197164">
        <w:rPr>
          <w:rFonts w:ascii="Arial" w:eastAsiaTheme="minorEastAsia" w:hAnsi="Arial" w:cs="Arial"/>
          <w:sz w:val="22"/>
          <w:szCs w:val="22"/>
          <w:vertAlign w:val="subscript"/>
          <w:lang w:eastAsia="zh-CN"/>
        </w:rPr>
        <w:t>2</w:t>
      </w:r>
      <w:r w:rsidR="00F31814" w:rsidRPr="00197164">
        <w:rPr>
          <w:rFonts w:ascii="Arial" w:eastAsiaTheme="minorEastAsia" w:hAnsi="Arial" w:cs="Arial"/>
          <w:sz w:val="22"/>
          <w:szCs w:val="22"/>
          <w:lang w:eastAsia="zh-CN"/>
        </w:rPr>
        <w:t xml:space="preserve"> </w:t>
      </w:r>
      <w:r w:rsidR="004F1E82" w:rsidRPr="00197164">
        <w:rPr>
          <w:rFonts w:ascii="Arial" w:eastAsiaTheme="minorEastAsia" w:hAnsi="Arial" w:cs="Arial" w:hint="eastAsia"/>
          <w:sz w:val="22"/>
          <w:szCs w:val="22"/>
          <w:lang w:eastAsia="zh-CN"/>
        </w:rPr>
        <w:t>route</w:t>
      </w:r>
      <w:r w:rsidR="00F31814"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remains</w:t>
      </w:r>
      <w:r w:rsidR="00F31814" w:rsidRPr="00197164">
        <w:rPr>
          <w:rFonts w:ascii="Arial" w:eastAsiaTheme="minorEastAsia" w:hAnsi="Arial" w:cs="Arial"/>
          <w:sz w:val="22"/>
          <w:szCs w:val="22"/>
          <w:lang w:eastAsia="zh-CN"/>
        </w:rPr>
        <w:t xml:space="preserve"> significant</w:t>
      </w:r>
      <w:r w:rsidRPr="00197164">
        <w:rPr>
          <w:rFonts w:ascii="Arial" w:eastAsiaTheme="minorEastAsia" w:hAnsi="Arial" w:cs="Arial"/>
          <w:sz w:val="22"/>
          <w:szCs w:val="22"/>
          <w:lang w:eastAsia="zh-CN"/>
        </w:rPr>
        <w:t xml:space="preserve">, reflected by </w:t>
      </w:r>
      <w:del w:id="20" w:author="Thomas Dursch" w:date="2025-01-10T10:11:00Z" w16du:dateUtc="2025-01-10T15:11:00Z">
        <w:r w:rsidRPr="00197164" w:rsidDel="0023647D">
          <w:rPr>
            <w:rFonts w:ascii="Arial" w:eastAsiaTheme="minorEastAsia" w:hAnsi="Arial" w:cs="Arial"/>
            <w:sz w:val="22"/>
            <w:szCs w:val="22"/>
            <w:lang w:eastAsia="zh-CN"/>
          </w:rPr>
          <w:delText xml:space="preserve">significant </w:delText>
        </w:r>
      </w:del>
      <w:ins w:id="21" w:author="Thomas Dursch" w:date="2025-01-10T10:11:00Z" w16du:dateUtc="2025-01-10T15:11:00Z">
        <w:r w:rsidR="0023647D">
          <w:rPr>
            <w:rFonts w:ascii="Arial" w:eastAsiaTheme="minorEastAsia" w:hAnsi="Arial" w:cs="Arial"/>
            <w:sz w:val="22"/>
            <w:szCs w:val="22"/>
            <w:lang w:eastAsia="zh-CN"/>
          </w:rPr>
          <w:t xml:space="preserve">a large </w:t>
        </w:r>
      </w:ins>
      <w:r w:rsidRPr="00197164">
        <w:rPr>
          <w:rFonts w:ascii="Arial" w:eastAsiaTheme="minorEastAsia" w:hAnsi="Arial" w:cs="Arial"/>
          <w:sz w:val="22"/>
          <w:szCs w:val="22"/>
          <w:lang w:eastAsia="zh-CN"/>
        </w:rPr>
        <w:t>increase in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production </w:t>
      </w:r>
      <w:r w:rsidR="00EF7B2F" w:rsidRPr="00197164">
        <w:rPr>
          <w:rFonts w:ascii="Arial" w:eastAsiaTheme="minorEastAsia" w:hAnsi="Arial" w:cs="Arial" w:hint="eastAsia"/>
          <w:sz w:val="22"/>
          <w:szCs w:val="22"/>
          <w:lang w:eastAsia="zh-CN"/>
        </w:rPr>
        <w:t xml:space="preserve">from 3 </w:t>
      </w:r>
      <w:r w:rsidRPr="00197164">
        <w:rPr>
          <w:rFonts w:ascii="Arial" w:eastAsiaTheme="minorEastAsia" w:hAnsi="Arial" w:cs="Arial"/>
          <w:sz w:val="22"/>
          <w:szCs w:val="22"/>
          <w:lang w:eastAsia="zh-CN"/>
        </w:rPr>
        <w:t>to 28 Mt</w:t>
      </w:r>
      <w:r w:rsidR="0091143A" w:rsidRPr="00197164">
        <w:rPr>
          <w:rFonts w:ascii="Arial" w:eastAsiaTheme="minorEastAsia" w:hAnsi="Arial" w:cs="Arial"/>
          <w:sz w:val="22"/>
          <w:szCs w:val="22"/>
          <w:lang w:eastAsia="zh-CN"/>
        </w:rPr>
        <w:t> </w:t>
      </w:r>
      <w:r w:rsidRPr="00197164">
        <w:rPr>
          <w:rFonts w:ascii="Arial" w:eastAsiaTheme="minorEastAsia" w:hAnsi="Arial" w:cs="Arial"/>
          <w:sz w:val="22"/>
          <w:szCs w:val="22"/>
          <w:lang w:eastAsia="zh-CN"/>
        </w:rPr>
        <w:t>y</w:t>
      </w:r>
      <w:r w:rsidR="00A03F14">
        <w:rPr>
          <w:rFonts w:ascii="Arial" w:eastAsiaTheme="minorEastAsia" w:hAnsi="Arial" w:cs="Arial" w:hint="eastAsia"/>
          <w:sz w:val="22"/>
          <w:szCs w:val="22"/>
          <w:lang w:eastAsia="zh-CN"/>
        </w:rPr>
        <w:t>r</w:t>
      </w:r>
      <w:r w:rsidRPr="00197164">
        <w:rPr>
          <w:rFonts w:ascii="Arial" w:eastAsiaTheme="minorEastAsia" w:hAnsi="Arial" w:cs="Arial"/>
          <w:sz w:val="22"/>
          <w:szCs w:val="22"/>
          <w:vertAlign w:val="superscript"/>
          <w:lang w:eastAsia="zh-CN"/>
        </w:rPr>
        <w:t>–1</w:t>
      </w:r>
      <w:r w:rsidR="0074783A" w:rsidRPr="00197164">
        <w:rPr>
          <w:rFonts w:ascii="Arial" w:eastAsiaTheme="minorEastAsia" w:hAnsi="Arial" w:cs="Arial"/>
          <w:color w:val="000000" w:themeColor="text1"/>
          <w:sz w:val="22"/>
          <w:szCs w:val="22"/>
          <w:lang w:eastAsia="zh-CN"/>
        </w:rPr>
        <w:t xml:space="preserve"> </w:t>
      </w:r>
      <w:r w:rsidR="0074783A" w:rsidRPr="00197164">
        <w:rPr>
          <w:rFonts w:ascii="Arial" w:eastAsiaTheme="minorEastAsia" w:hAnsi="Arial" w:cs="Arial"/>
          <w:sz w:val="22"/>
          <w:szCs w:val="22"/>
          <w:lang w:eastAsia="zh-CN"/>
        </w:rPr>
        <w:t xml:space="preserve">in </w:t>
      </w:r>
      <w:r w:rsidR="009B3A21" w:rsidRPr="00197164">
        <w:rPr>
          <w:rFonts w:ascii="Arial" w:eastAsiaTheme="minorEastAsia" w:hAnsi="Arial" w:cs="Arial"/>
          <w:sz w:val="22"/>
          <w:szCs w:val="22"/>
          <w:lang w:eastAsia="zh-CN"/>
        </w:rPr>
        <w:t xml:space="preserve">the </w:t>
      </w:r>
      <w:r w:rsidR="0074783A" w:rsidRPr="00197164">
        <w:rPr>
          <w:rFonts w:ascii="Arial" w:eastAsiaTheme="minorEastAsia" w:hAnsi="Arial" w:cs="Arial"/>
          <w:sz w:val="22"/>
          <w:szCs w:val="22"/>
          <w:lang w:eastAsia="zh-CN"/>
        </w:rPr>
        <w:t>21</w:t>
      </w:r>
      <w:r w:rsidR="0074783A" w:rsidRPr="00197164">
        <w:rPr>
          <w:rFonts w:ascii="Arial" w:eastAsiaTheme="minorEastAsia" w:hAnsi="Arial" w:cs="Arial"/>
          <w:sz w:val="22"/>
          <w:szCs w:val="22"/>
          <w:vertAlign w:val="superscript"/>
          <w:lang w:eastAsia="zh-CN"/>
        </w:rPr>
        <w:t>st</w:t>
      </w:r>
      <w:r w:rsidR="0074783A" w:rsidRPr="00197164">
        <w:rPr>
          <w:rFonts w:ascii="Arial" w:eastAsiaTheme="minorEastAsia" w:hAnsi="Arial" w:cs="Arial"/>
          <w:sz w:val="22"/>
          <w:szCs w:val="22"/>
          <w:lang w:eastAsia="zh-CN"/>
        </w:rPr>
        <w:t xml:space="preserve"> century</w:t>
      </w:r>
      <w:r w:rsidR="001969B9" w:rsidRPr="00197164">
        <w:rPr>
          <w:rFonts w:ascii="Arial" w:eastAsiaTheme="minorEastAsia" w:hAnsi="Arial" w:cs="Arial"/>
          <w:sz w:val="22"/>
          <w:szCs w:val="22"/>
          <w:lang w:eastAsia="zh-CN"/>
        </w:rPr>
        <w:t xml:space="preserve"> accounting for more than 96% of the </w:t>
      </w:r>
      <w:r w:rsidR="001F6A93" w:rsidRPr="00197164">
        <w:rPr>
          <w:rFonts w:ascii="Arial" w:eastAsiaTheme="minorEastAsia" w:hAnsi="Arial" w:cs="Arial"/>
          <w:sz w:val="22"/>
          <w:szCs w:val="22"/>
          <w:lang w:eastAsia="zh-CN"/>
        </w:rPr>
        <w:t xml:space="preserve">global </w:t>
      </w:r>
      <w:r w:rsidR="001969B9" w:rsidRPr="00197164">
        <w:rPr>
          <w:rFonts w:ascii="Arial" w:eastAsiaTheme="minorEastAsia" w:hAnsi="Arial" w:cs="Arial"/>
          <w:sz w:val="22"/>
          <w:szCs w:val="22"/>
          <w:lang w:eastAsia="zh-CN"/>
        </w:rPr>
        <w:t>production.</w:t>
      </w:r>
      <w:r w:rsidRPr="00197164">
        <w:rPr>
          <w:rFonts w:ascii="Arial" w:hAnsi="Arial" w:cs="Arial"/>
          <w:sz w:val="22"/>
          <w:vertAlign w:val="superscript"/>
        </w:rPr>
        <w:t>15,</w:t>
      </w:r>
      <w:r w:rsidR="00634138" w:rsidRPr="00197164">
        <w:rPr>
          <w:rFonts w:ascii="Arial" w:eastAsiaTheme="minorEastAsia" w:hAnsi="Arial" w:cs="Arial" w:hint="eastAsia"/>
          <w:sz w:val="22"/>
          <w:vertAlign w:val="superscript"/>
          <w:lang w:eastAsia="zh-CN"/>
        </w:rPr>
        <w:t>44</w:t>
      </w:r>
    </w:p>
    <w:p w14:paraId="24F0F732" w14:textId="2C1F9F8E" w:rsidR="00100441" w:rsidRPr="00197164" w:rsidRDefault="002D7EC0" w:rsidP="005639E6">
      <w:pPr>
        <w:pStyle w:val="ListParagraph"/>
        <w:spacing w:after="80"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Direct </w:t>
      </w:r>
      <w:r w:rsidR="00F07BE2" w:rsidRPr="00197164">
        <w:rPr>
          <w:rFonts w:ascii="Arial" w:eastAsiaTheme="minorEastAsia" w:hAnsi="Arial" w:cs="Arial"/>
          <w:sz w:val="22"/>
          <w:szCs w:val="22"/>
          <w:lang w:eastAsia="zh-CN"/>
        </w:rPr>
        <w:t>conversion of CH</w:t>
      </w:r>
      <w:r w:rsidR="00F07BE2" w:rsidRPr="00197164">
        <w:rPr>
          <w:rFonts w:ascii="Arial" w:eastAsiaTheme="minorEastAsia" w:hAnsi="Arial" w:cs="Arial"/>
          <w:sz w:val="22"/>
          <w:szCs w:val="22"/>
          <w:vertAlign w:val="subscript"/>
          <w:lang w:eastAsia="zh-CN"/>
        </w:rPr>
        <w:t>4</w:t>
      </w:r>
      <w:r w:rsidR="00F07BE2" w:rsidRPr="00197164">
        <w:rPr>
          <w:rFonts w:ascii="Arial" w:eastAsiaTheme="minorEastAsia" w:hAnsi="Arial" w:cs="Arial"/>
          <w:sz w:val="22"/>
          <w:szCs w:val="22"/>
          <w:lang w:eastAsia="zh-CN"/>
        </w:rPr>
        <w:t xml:space="preserve"> to</w:t>
      </w:r>
      <w:r w:rsidR="00CF4B17" w:rsidRPr="00197164">
        <w:rPr>
          <w:rFonts w:ascii="Arial" w:eastAsiaTheme="minorEastAsia" w:hAnsi="Arial" w:cs="Arial"/>
          <w:sz w:val="22"/>
          <w:szCs w:val="22"/>
          <w:lang w:eastAsia="zh-CN"/>
        </w:rPr>
        <w:t xml:space="preserve"> </w:t>
      </w:r>
      <w:r w:rsidR="003D316D" w:rsidRPr="00197164">
        <w:rPr>
          <w:rFonts w:ascii="Arial" w:eastAsiaTheme="minorEastAsia" w:hAnsi="Arial" w:cs="Arial"/>
          <w:sz w:val="22"/>
          <w:szCs w:val="22"/>
          <w:lang w:eastAsia="zh-CN"/>
        </w:rPr>
        <w:t>C</w:t>
      </w:r>
      <w:r w:rsidR="003D316D" w:rsidRPr="00197164">
        <w:rPr>
          <w:rFonts w:ascii="Arial" w:eastAsiaTheme="minorEastAsia" w:hAnsi="Arial" w:cs="Arial"/>
          <w:sz w:val="22"/>
          <w:szCs w:val="22"/>
          <w:vertAlign w:val="subscript"/>
          <w:lang w:eastAsia="zh-CN"/>
        </w:rPr>
        <w:t>2</w:t>
      </w:r>
      <w:r w:rsidR="003D316D" w:rsidRPr="00197164">
        <w:rPr>
          <w:rFonts w:ascii="Arial" w:eastAsiaTheme="minorEastAsia" w:hAnsi="Arial" w:cs="Arial"/>
          <w:sz w:val="22"/>
          <w:szCs w:val="22"/>
          <w:lang w:eastAsia="zh-CN"/>
        </w:rPr>
        <w:t xml:space="preserve"> </w:t>
      </w:r>
      <w:r w:rsidR="00F07BE2" w:rsidRPr="00197164">
        <w:rPr>
          <w:rFonts w:ascii="Arial" w:eastAsiaTheme="minorEastAsia" w:hAnsi="Arial" w:cs="Arial"/>
          <w:sz w:val="22"/>
          <w:szCs w:val="22"/>
          <w:lang w:eastAsia="zh-CN"/>
        </w:rPr>
        <w:t xml:space="preserve">hydrocarbons </w:t>
      </w:r>
      <w:r w:rsidR="009035FB" w:rsidRPr="00197164">
        <w:rPr>
          <w:rFonts w:ascii="Arial" w:eastAsiaTheme="minorEastAsia" w:hAnsi="Arial" w:cs="Arial"/>
          <w:sz w:val="22"/>
          <w:szCs w:val="22"/>
          <w:lang w:eastAsia="zh-CN"/>
        </w:rPr>
        <w:t xml:space="preserve">is </w:t>
      </w:r>
      <w:r w:rsidR="00F07BE2" w:rsidRPr="00197164">
        <w:rPr>
          <w:rFonts w:ascii="Arial" w:eastAsiaTheme="minorEastAsia" w:hAnsi="Arial" w:cs="Arial"/>
          <w:sz w:val="22"/>
          <w:szCs w:val="22"/>
          <w:lang w:eastAsia="zh-CN"/>
        </w:rPr>
        <w:t>highly endothermic</w:t>
      </w:r>
      <w:r w:rsidR="00186695" w:rsidRPr="00197164">
        <w:rPr>
          <w:rFonts w:ascii="Arial" w:eastAsiaTheme="minorEastAsia" w:hAnsi="Arial" w:cs="Arial"/>
          <w:sz w:val="22"/>
          <w:szCs w:val="22"/>
          <w:lang w:eastAsia="zh-CN"/>
        </w:rPr>
        <w:t xml:space="preserve">, with </w:t>
      </w:r>
      <w:r w:rsidR="005C1835" w:rsidRPr="00197164">
        <w:rPr>
          <w:rFonts w:ascii="Arial" w:eastAsiaTheme="minorEastAsia" w:hAnsi="Arial" w:cs="Arial"/>
          <w:sz w:val="22"/>
          <w:szCs w:val="22"/>
          <w:lang w:eastAsia="zh-CN"/>
        </w:rPr>
        <w:t xml:space="preserve">the </w:t>
      </w:r>
      <w:r w:rsidR="001C6B72" w:rsidRPr="00197164">
        <w:rPr>
          <w:rFonts w:ascii="Arial" w:eastAsiaTheme="minorEastAsia" w:hAnsi="Arial" w:cs="Arial"/>
          <w:sz w:val="22"/>
          <w:szCs w:val="22"/>
          <w:lang w:eastAsia="zh-CN"/>
        </w:rPr>
        <w:t>CH</w:t>
      </w:r>
      <w:r w:rsidR="001C6B72" w:rsidRPr="00197164">
        <w:rPr>
          <w:rFonts w:ascii="Arial" w:eastAsiaTheme="minorEastAsia" w:hAnsi="Arial" w:cs="Arial"/>
          <w:sz w:val="22"/>
          <w:szCs w:val="22"/>
          <w:vertAlign w:val="subscript"/>
          <w:lang w:eastAsia="zh-CN"/>
        </w:rPr>
        <w:t>4</w:t>
      </w:r>
      <w:r w:rsidR="001C6B72" w:rsidRPr="00197164">
        <w:rPr>
          <w:rFonts w:ascii="Arial" w:eastAsiaTheme="minorEastAsia" w:hAnsi="Arial" w:cs="Arial"/>
          <w:sz w:val="22"/>
          <w:szCs w:val="22"/>
          <w:lang w:eastAsia="zh-CN"/>
        </w:rPr>
        <w:t xml:space="preserve"> to C</w:t>
      </w:r>
      <w:r w:rsidR="001C6B72" w:rsidRPr="00197164">
        <w:rPr>
          <w:rFonts w:ascii="Arial" w:eastAsiaTheme="minorEastAsia" w:hAnsi="Arial" w:cs="Arial"/>
          <w:sz w:val="22"/>
          <w:szCs w:val="22"/>
          <w:vertAlign w:val="subscript"/>
          <w:lang w:eastAsia="zh-CN"/>
        </w:rPr>
        <w:t>2</w:t>
      </w:r>
      <w:r w:rsidR="001C6B72" w:rsidRPr="00197164">
        <w:rPr>
          <w:rFonts w:ascii="Arial" w:eastAsiaTheme="minorEastAsia" w:hAnsi="Arial" w:cs="Arial"/>
          <w:sz w:val="22"/>
          <w:szCs w:val="22"/>
          <w:lang w:eastAsia="zh-CN"/>
        </w:rPr>
        <w:t>H</w:t>
      </w:r>
      <w:r w:rsidR="001C6B72" w:rsidRPr="00197164">
        <w:rPr>
          <w:rFonts w:ascii="Arial" w:eastAsiaTheme="minorEastAsia" w:hAnsi="Arial" w:cs="Arial"/>
          <w:sz w:val="22"/>
          <w:szCs w:val="22"/>
          <w:vertAlign w:val="subscript"/>
          <w:lang w:eastAsia="zh-CN"/>
        </w:rPr>
        <w:t>2</w:t>
      </w:r>
      <w:r w:rsidR="001C6B72" w:rsidRPr="00197164">
        <w:rPr>
          <w:rFonts w:ascii="Arial" w:eastAsiaTheme="minorEastAsia" w:hAnsi="Arial" w:cs="Arial"/>
          <w:sz w:val="22"/>
          <w:szCs w:val="22"/>
          <w:lang w:eastAsia="zh-CN"/>
        </w:rPr>
        <w:t xml:space="preserve"> </w:t>
      </w:r>
      <w:r w:rsidR="005C1835" w:rsidRPr="00197164">
        <w:rPr>
          <w:rFonts w:ascii="Arial" w:eastAsiaTheme="minorEastAsia" w:hAnsi="Arial" w:cs="Arial"/>
          <w:sz w:val="22"/>
          <w:szCs w:val="22"/>
          <w:lang w:eastAsia="zh-CN"/>
        </w:rPr>
        <w:t xml:space="preserve">reaction </w:t>
      </w:r>
      <w:r w:rsidR="00DE5901" w:rsidRPr="00197164">
        <w:rPr>
          <w:rFonts w:ascii="Arial" w:eastAsiaTheme="minorEastAsia" w:hAnsi="Arial" w:cs="Arial"/>
          <w:sz w:val="22"/>
          <w:szCs w:val="22"/>
          <w:lang w:eastAsia="zh-CN"/>
        </w:rPr>
        <w:t xml:space="preserve">being </w:t>
      </w:r>
      <w:r w:rsidR="00186695" w:rsidRPr="00197164">
        <w:rPr>
          <w:rFonts w:ascii="Arial" w:eastAsiaTheme="minorEastAsia" w:hAnsi="Arial" w:cs="Arial"/>
          <w:sz w:val="22"/>
          <w:szCs w:val="22"/>
          <w:lang w:eastAsia="zh-CN"/>
        </w:rPr>
        <w:t>the most</w:t>
      </w:r>
      <w:r w:rsidR="001A410D" w:rsidRPr="00197164">
        <w:rPr>
          <w:rFonts w:ascii="Arial" w:eastAsiaTheme="minorEastAsia" w:hAnsi="Arial" w:cs="Arial"/>
          <w:sz w:val="22"/>
          <w:szCs w:val="22"/>
          <w:lang w:eastAsia="zh-CN"/>
        </w:rPr>
        <w:t xml:space="preserve"> endothermic</w:t>
      </w:r>
      <w:r w:rsidR="005C1835" w:rsidRPr="00197164">
        <w:rPr>
          <w:rFonts w:ascii="Arial" w:eastAsiaTheme="minorEastAsia" w:hAnsi="Arial" w:cs="Arial"/>
          <w:sz w:val="22"/>
          <w:szCs w:val="22"/>
          <w:lang w:eastAsia="zh-CN"/>
        </w:rPr>
        <w:t>,</w:t>
      </w:r>
      <w:r w:rsidR="001A410D" w:rsidRPr="00197164">
        <w:rPr>
          <w:rFonts w:ascii="Arial" w:eastAsiaTheme="minorEastAsia" w:hAnsi="Arial" w:cs="Arial"/>
          <w:sz w:val="22"/>
          <w:szCs w:val="22"/>
          <w:lang w:eastAsia="zh-CN"/>
        </w:rPr>
        <w:t xml:space="preserve"> </w:t>
      </w:r>
      <w:r w:rsidR="005C1835" w:rsidRPr="00197164">
        <w:rPr>
          <w:rFonts w:ascii="Arial" w:eastAsiaTheme="minorEastAsia" w:hAnsi="Arial" w:cs="Arial"/>
          <w:sz w:val="22"/>
          <w:szCs w:val="22"/>
          <w:lang w:eastAsia="zh-CN"/>
        </w:rPr>
        <w:t>having</w:t>
      </w:r>
      <w:r w:rsidR="001A410D" w:rsidRPr="00197164">
        <w:rPr>
          <w:rFonts w:ascii="Arial" w:eastAsiaTheme="minorEastAsia" w:hAnsi="Arial" w:cs="Arial"/>
          <w:sz w:val="22"/>
          <w:szCs w:val="22"/>
          <w:lang w:eastAsia="zh-CN"/>
        </w:rPr>
        <w:t xml:space="preserve"> </w:t>
      </w:r>
      <w:r w:rsidR="00B55AE2" w:rsidRPr="00197164">
        <w:rPr>
          <w:rFonts w:ascii="Arial" w:eastAsiaTheme="minorEastAsia" w:hAnsi="Arial" w:cs="Arial"/>
          <w:sz w:val="22"/>
          <w:szCs w:val="22"/>
          <w:lang w:eastAsia="zh-CN"/>
        </w:rPr>
        <w:t xml:space="preserve">a </w:t>
      </w:r>
      <w:r w:rsidR="001A410D" w:rsidRPr="00197164">
        <w:rPr>
          <w:rFonts w:ascii="Arial" w:eastAsiaTheme="minorEastAsia" w:hAnsi="Arial" w:cs="Arial"/>
          <w:sz w:val="22"/>
          <w:szCs w:val="22"/>
          <w:lang w:eastAsia="zh-CN"/>
        </w:rPr>
        <w:t xml:space="preserve">standard enthalpy </w:t>
      </w:r>
      <w:r w:rsidR="00B55AE2" w:rsidRPr="00197164">
        <w:rPr>
          <w:rFonts w:ascii="Arial" w:eastAsiaTheme="minorEastAsia" w:hAnsi="Arial" w:cs="Arial"/>
          <w:sz w:val="22"/>
          <w:szCs w:val="22"/>
          <w:lang w:eastAsia="zh-CN"/>
        </w:rPr>
        <w:t>of 376</w:t>
      </w:r>
      <w:r w:rsidR="00DE5901" w:rsidRPr="00197164">
        <w:rPr>
          <w:rFonts w:ascii="Arial" w:eastAsiaTheme="minorEastAsia" w:hAnsi="Arial" w:cs="Arial"/>
          <w:sz w:val="22"/>
          <w:szCs w:val="22"/>
          <w:lang w:eastAsia="zh-CN"/>
        </w:rPr>
        <w:t> </w:t>
      </w:r>
      <w:r w:rsidR="00B55AE2" w:rsidRPr="00197164">
        <w:rPr>
          <w:rFonts w:ascii="Arial" w:eastAsiaTheme="minorEastAsia" w:hAnsi="Arial" w:cs="Arial"/>
          <w:sz w:val="22"/>
          <w:szCs w:val="22"/>
          <w:lang w:eastAsia="zh-CN"/>
        </w:rPr>
        <w:t>kJ</w:t>
      </w:r>
      <w:r w:rsidR="00DE5901" w:rsidRPr="00197164">
        <w:rPr>
          <w:rFonts w:ascii="Arial" w:eastAsiaTheme="minorEastAsia" w:hAnsi="Arial" w:cs="Arial"/>
          <w:sz w:val="22"/>
          <w:szCs w:val="22"/>
          <w:lang w:eastAsia="zh-CN"/>
        </w:rPr>
        <w:t> </w:t>
      </w:r>
      <w:r w:rsidR="00B55AE2" w:rsidRPr="00197164">
        <w:rPr>
          <w:rFonts w:ascii="Arial" w:eastAsiaTheme="minorEastAsia" w:hAnsi="Arial" w:cs="Arial"/>
          <w:sz w:val="22"/>
          <w:szCs w:val="22"/>
          <w:lang w:eastAsia="zh-CN"/>
        </w:rPr>
        <w:t>mol</w:t>
      </w:r>
      <w:r w:rsidR="00DE5901" w:rsidRPr="00197164">
        <w:rPr>
          <w:rFonts w:ascii="Arial" w:eastAsiaTheme="minorEastAsia" w:hAnsi="Arial" w:cs="Arial"/>
          <w:sz w:val="22"/>
          <w:szCs w:val="22"/>
          <w:vertAlign w:val="superscript"/>
          <w:lang w:eastAsia="zh-CN"/>
        </w:rPr>
        <w:t>–</w:t>
      </w:r>
      <w:r w:rsidR="00B55AE2" w:rsidRPr="00197164">
        <w:rPr>
          <w:rFonts w:ascii="Arial" w:eastAsiaTheme="minorEastAsia" w:hAnsi="Arial" w:cs="Arial"/>
          <w:sz w:val="22"/>
          <w:szCs w:val="22"/>
          <w:vertAlign w:val="superscript"/>
          <w:lang w:eastAsia="zh-CN"/>
        </w:rPr>
        <w:t>1</w:t>
      </w:r>
      <w:r w:rsidR="001A410D"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387BD3" w:rsidRPr="00197164">
        <w:rPr>
          <w:rFonts w:ascii="Arial" w:eastAsiaTheme="minorEastAsia" w:hAnsi="Arial" w:cs="Arial"/>
          <w:sz w:val="22"/>
          <w:szCs w:val="22"/>
          <w:lang w:eastAsia="zh-CN"/>
        </w:rPr>
        <w:t xml:space="preserve"> This corresponds to the theoretical limit for the energy requirement of 4.0 kWh kg</w:t>
      </w:r>
      <w:r w:rsidR="00387BD3" w:rsidRPr="00197164">
        <w:rPr>
          <w:rFonts w:ascii="Arial" w:eastAsiaTheme="minorEastAsia" w:hAnsi="Arial" w:cs="Arial"/>
          <w:sz w:val="22"/>
          <w:szCs w:val="22"/>
          <w:vertAlign w:val="superscript"/>
          <w:lang w:eastAsia="zh-CN"/>
        </w:rPr>
        <w:t>–1</w:t>
      </w:r>
      <w:r w:rsidR="00387BD3" w:rsidRPr="00197164">
        <w:rPr>
          <w:rFonts w:ascii="Arial" w:eastAsiaTheme="minorEastAsia" w:hAnsi="Arial" w:cs="Arial"/>
          <w:sz w:val="22"/>
          <w:szCs w:val="22"/>
          <w:lang w:eastAsia="zh-CN"/>
        </w:rPr>
        <w:t> C</w:t>
      </w:r>
      <w:r w:rsidR="00387BD3" w:rsidRPr="00197164">
        <w:rPr>
          <w:rFonts w:ascii="Arial" w:eastAsiaTheme="minorEastAsia" w:hAnsi="Arial" w:cs="Arial"/>
          <w:sz w:val="22"/>
          <w:szCs w:val="22"/>
          <w:vertAlign w:val="subscript"/>
          <w:lang w:eastAsia="zh-CN"/>
        </w:rPr>
        <w:t>2</w:t>
      </w:r>
      <w:r w:rsidR="00387BD3" w:rsidRPr="00197164">
        <w:rPr>
          <w:rFonts w:ascii="Arial" w:eastAsiaTheme="minorEastAsia" w:hAnsi="Arial" w:cs="Arial"/>
          <w:sz w:val="22"/>
          <w:szCs w:val="22"/>
          <w:lang w:eastAsia="zh-CN"/>
        </w:rPr>
        <w:t>H</w:t>
      </w:r>
      <w:r w:rsidR="00387BD3" w:rsidRPr="00197164">
        <w:rPr>
          <w:rFonts w:ascii="Arial" w:eastAsiaTheme="minorEastAsia" w:hAnsi="Arial" w:cs="Arial"/>
          <w:sz w:val="22"/>
          <w:szCs w:val="22"/>
          <w:vertAlign w:val="subscript"/>
          <w:lang w:eastAsia="zh-CN"/>
        </w:rPr>
        <w:t>2</w:t>
      </w:r>
      <w:r w:rsidR="00387BD3"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45</w:t>
      </w:r>
    </w:p>
    <w:p w14:paraId="0AB7E1E4" w14:textId="25598BDE" w:rsidR="001A410D" w:rsidRPr="00A0036A" w:rsidRDefault="001A410D" w:rsidP="00495801">
      <w:pPr>
        <w:spacing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 xml:space="preserve"> +</w:t>
      </w:r>
      <w:r w:rsidR="00100441"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3H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376</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018DCFF5" w14:textId="7434B6E6" w:rsidR="00F07BE2" w:rsidRPr="00A0036A" w:rsidRDefault="00F07BE2" w:rsidP="00495801">
      <w:pPr>
        <w:spacing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+ 2H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202</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3AF91B01" w14:textId="5EF4369D" w:rsidR="00F07BE2" w:rsidRPr="00A0036A" w:rsidRDefault="00F07BE2" w:rsidP="005639E6">
      <w:pPr>
        <w:spacing w:after="80"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6</w:t>
      </w:r>
      <w:r w:rsidRPr="00A0036A">
        <w:rPr>
          <w:rFonts w:ascii="Arial" w:eastAsiaTheme="minorEastAsia" w:hAnsi="Arial" w:cs="Arial"/>
          <w:iCs/>
          <w:sz w:val="22"/>
          <w:szCs w:val="22"/>
          <w:lang w:eastAsia="zh-CN"/>
        </w:rPr>
        <w:t xml:space="preserve"> + 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65</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482A9A56" w14:textId="78C4BA9C" w:rsidR="00F5052C" w:rsidRPr="00197164" w:rsidRDefault="00B15E08" w:rsidP="00CC232C">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Thermodynamic data show that </w:t>
      </w:r>
      <w:r w:rsidR="00E3700F" w:rsidRPr="00197164">
        <w:rPr>
          <w:rFonts w:ascii="Arial" w:eastAsiaTheme="minorEastAsia" w:hAnsi="Arial" w:cs="Arial"/>
          <w:sz w:val="22"/>
          <w:szCs w:val="22"/>
          <w:lang w:eastAsia="zh-CN"/>
        </w:rPr>
        <w:t>CH</w:t>
      </w:r>
      <w:r w:rsidR="00E3700F" w:rsidRPr="00197164">
        <w:rPr>
          <w:rFonts w:ascii="Arial" w:eastAsiaTheme="minorEastAsia" w:hAnsi="Arial" w:cs="Arial"/>
          <w:sz w:val="22"/>
          <w:szCs w:val="22"/>
          <w:vertAlign w:val="subscript"/>
          <w:lang w:eastAsia="zh-CN"/>
        </w:rPr>
        <w:t>4</w:t>
      </w:r>
      <w:r w:rsidR="00E3700F" w:rsidRPr="00197164">
        <w:rPr>
          <w:rFonts w:ascii="Arial" w:eastAsiaTheme="minorEastAsia" w:hAnsi="Arial" w:cs="Arial"/>
          <w:sz w:val="22"/>
          <w:szCs w:val="22"/>
          <w:lang w:eastAsia="zh-CN"/>
        </w:rPr>
        <w:t xml:space="preserve"> </w:t>
      </w:r>
      <w:r w:rsidR="00B55AE2" w:rsidRPr="00197164">
        <w:rPr>
          <w:rFonts w:ascii="Arial" w:eastAsiaTheme="minorEastAsia" w:hAnsi="Arial" w:cs="Arial"/>
          <w:sz w:val="22"/>
          <w:szCs w:val="22"/>
          <w:lang w:eastAsia="zh-CN"/>
        </w:rPr>
        <w:t xml:space="preserve">is the most stable hydrocarbon at </w:t>
      </w:r>
      <w:r w:rsidR="00CC232C" w:rsidRPr="00197164">
        <w:rPr>
          <w:rFonts w:ascii="Arial" w:eastAsiaTheme="minorEastAsia" w:hAnsi="Arial" w:cs="Arial"/>
          <w:sz w:val="22"/>
          <w:szCs w:val="22"/>
          <w:lang w:eastAsia="zh-CN"/>
        </w:rPr>
        <w:t xml:space="preserve">low </w:t>
      </w:r>
      <w:r w:rsidR="00B55AE2" w:rsidRPr="00197164">
        <w:rPr>
          <w:rFonts w:ascii="Arial" w:eastAsiaTheme="minorEastAsia" w:hAnsi="Arial" w:cs="Arial"/>
          <w:sz w:val="22"/>
          <w:szCs w:val="22"/>
          <w:lang w:eastAsia="zh-CN"/>
        </w:rPr>
        <w:t xml:space="preserve">temperatures, while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w:t>
      </w:r>
      <w:r w:rsidR="00CC0365" w:rsidRPr="00197164">
        <w:rPr>
          <w:rFonts w:ascii="Arial" w:eastAsiaTheme="minorEastAsia" w:hAnsi="Arial" w:cs="Arial"/>
          <w:sz w:val="22"/>
          <w:szCs w:val="22"/>
          <w:lang w:eastAsia="zh-CN"/>
        </w:rPr>
        <w:t xml:space="preserve">the </w:t>
      </w:r>
      <w:r w:rsidR="00B55AE2" w:rsidRPr="00197164">
        <w:rPr>
          <w:rFonts w:ascii="Arial" w:eastAsiaTheme="minorEastAsia" w:hAnsi="Arial" w:cs="Arial"/>
          <w:sz w:val="22"/>
          <w:szCs w:val="22"/>
          <w:lang w:eastAsia="zh-CN"/>
        </w:rPr>
        <w:t>least</w:t>
      </w:r>
      <w:r w:rsidRPr="00197164">
        <w:rPr>
          <w:rFonts w:ascii="Arial" w:eastAsiaTheme="minorEastAsia" w:hAnsi="Arial" w:cs="Arial"/>
          <w:sz w:val="22"/>
          <w:szCs w:val="22"/>
          <w:lang w:eastAsia="zh-CN"/>
        </w:rPr>
        <w:t xml:space="preserve"> </w:t>
      </w:r>
      <w:r w:rsidR="00E3700F" w:rsidRPr="00197164">
        <w:rPr>
          <w:rFonts w:ascii="Arial" w:eastAsiaTheme="minorEastAsia" w:hAnsi="Arial" w:cs="Arial"/>
          <w:sz w:val="22"/>
          <w:szCs w:val="22"/>
          <w:lang w:eastAsia="zh-CN"/>
        </w:rPr>
        <w:t xml:space="preserve">stable </w:t>
      </w:r>
      <w:r w:rsidR="00B55AE2" w:rsidRPr="00197164">
        <w:rPr>
          <w:rFonts w:ascii="Arial" w:eastAsiaTheme="minorEastAsia" w:hAnsi="Arial" w:cs="Arial"/>
          <w:sz w:val="22"/>
          <w:szCs w:val="22"/>
          <w:lang w:eastAsia="zh-CN"/>
        </w:rPr>
        <w:t>(</w:t>
      </w:r>
      <w:r w:rsidR="00B55AE2" w:rsidRPr="00197164">
        <w:rPr>
          <w:rFonts w:ascii="Arial" w:eastAsiaTheme="minorEastAsia" w:hAnsi="Arial" w:cs="Arial"/>
          <w:b/>
          <w:bCs/>
          <w:sz w:val="22"/>
          <w:szCs w:val="22"/>
          <w:lang w:eastAsia="zh-CN"/>
        </w:rPr>
        <w:t>Fig</w:t>
      </w:r>
      <w:r w:rsidR="00CC0365" w:rsidRPr="00197164">
        <w:rPr>
          <w:rFonts w:ascii="Arial" w:eastAsiaTheme="minorEastAsia" w:hAnsi="Arial" w:cs="Arial"/>
          <w:b/>
          <w:bCs/>
          <w:sz w:val="22"/>
          <w:szCs w:val="22"/>
          <w:lang w:eastAsia="zh-CN"/>
        </w:rPr>
        <w:t>. </w:t>
      </w:r>
      <w:r w:rsidR="00D7295A" w:rsidRPr="00197164">
        <w:rPr>
          <w:rFonts w:ascii="Arial" w:eastAsiaTheme="minorEastAsia" w:hAnsi="Arial" w:cs="Arial"/>
          <w:b/>
          <w:bCs/>
          <w:sz w:val="22"/>
          <w:szCs w:val="22"/>
          <w:lang w:eastAsia="zh-CN"/>
        </w:rPr>
        <w:t>3b</w:t>
      </w:r>
      <w:r w:rsidR="00B55AE2" w:rsidRPr="00197164">
        <w:rPr>
          <w:rFonts w:ascii="Arial" w:eastAsiaTheme="minorEastAsia" w:hAnsi="Arial" w:cs="Arial"/>
          <w:sz w:val="22"/>
          <w:szCs w:val="22"/>
          <w:lang w:eastAsia="zh-CN"/>
        </w:rPr>
        <w:t>)</w:t>
      </w:r>
      <w:r w:rsidR="001B47A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316FAF" w:rsidRPr="00197164">
        <w:rPr>
          <w:rFonts w:ascii="Arial" w:eastAsiaTheme="minorEastAsia" w:hAnsi="Arial" w:cs="Arial"/>
          <w:sz w:val="22"/>
          <w:szCs w:val="22"/>
          <w:lang w:eastAsia="zh-CN"/>
        </w:rPr>
        <w:t xml:space="preserve"> </w:t>
      </w:r>
      <w:r w:rsidR="00CC0365" w:rsidRPr="00197164">
        <w:rPr>
          <w:rFonts w:ascii="Arial" w:eastAsiaTheme="minorEastAsia" w:hAnsi="Arial" w:cs="Arial"/>
          <w:sz w:val="22"/>
          <w:szCs w:val="22"/>
          <w:lang w:eastAsia="zh-CN"/>
        </w:rPr>
        <w:t>With increasing temperature</w:t>
      </w:r>
      <w:r w:rsidR="00316FAF" w:rsidRPr="00197164">
        <w:rPr>
          <w:rFonts w:ascii="Arial" w:eastAsiaTheme="minorEastAsia" w:hAnsi="Arial" w:cs="Arial"/>
          <w:sz w:val="22"/>
          <w:szCs w:val="22"/>
          <w:lang w:eastAsia="zh-CN"/>
        </w:rPr>
        <w:t xml:space="preserve">, </w:t>
      </w:r>
      <w:r w:rsidR="00EF1D0C" w:rsidRPr="00197164">
        <w:rPr>
          <w:rFonts w:ascii="Arial" w:eastAsiaTheme="minorEastAsia" w:hAnsi="Arial" w:cs="Arial"/>
          <w:sz w:val="22"/>
          <w:szCs w:val="22"/>
          <w:lang w:eastAsia="zh-CN"/>
        </w:rPr>
        <w:t xml:space="preserve">the </w:t>
      </w:r>
      <w:r w:rsidR="00316FAF" w:rsidRPr="00197164">
        <w:rPr>
          <w:rFonts w:ascii="Arial" w:eastAsiaTheme="minorEastAsia" w:hAnsi="Arial" w:cs="Arial"/>
          <w:sz w:val="22"/>
          <w:szCs w:val="22"/>
          <w:lang w:eastAsia="zh-CN"/>
        </w:rPr>
        <w:t>free energy of C</w:t>
      </w:r>
      <w:r w:rsidR="00316FAF" w:rsidRPr="00197164">
        <w:rPr>
          <w:rFonts w:ascii="Arial" w:eastAsiaTheme="minorEastAsia" w:hAnsi="Arial" w:cs="Arial"/>
          <w:sz w:val="22"/>
          <w:szCs w:val="22"/>
          <w:vertAlign w:val="subscript"/>
          <w:lang w:eastAsia="zh-CN"/>
        </w:rPr>
        <w:t>2</w:t>
      </w:r>
      <w:r w:rsidR="00316FAF" w:rsidRPr="00197164">
        <w:rPr>
          <w:rFonts w:ascii="Arial" w:eastAsiaTheme="minorEastAsia" w:hAnsi="Arial" w:cs="Arial"/>
          <w:sz w:val="22"/>
          <w:szCs w:val="22"/>
          <w:lang w:eastAsia="zh-CN"/>
        </w:rPr>
        <w:t>H</w:t>
      </w:r>
      <w:r w:rsidR="00316FAF" w:rsidRPr="00197164">
        <w:rPr>
          <w:rFonts w:ascii="Arial" w:eastAsiaTheme="minorEastAsia" w:hAnsi="Arial" w:cs="Arial"/>
          <w:sz w:val="22"/>
          <w:szCs w:val="22"/>
          <w:vertAlign w:val="subscript"/>
          <w:lang w:eastAsia="zh-CN"/>
        </w:rPr>
        <w:t>2</w:t>
      </w:r>
      <w:r w:rsidR="00316FAF" w:rsidRPr="00197164">
        <w:rPr>
          <w:rFonts w:ascii="Arial" w:eastAsiaTheme="minorEastAsia" w:hAnsi="Arial" w:cs="Arial"/>
          <w:sz w:val="22"/>
          <w:szCs w:val="22"/>
          <w:lang w:eastAsia="zh-CN"/>
        </w:rPr>
        <w:t xml:space="preserve"> decrease</w:t>
      </w:r>
      <w:r w:rsidR="00CC0365" w:rsidRPr="00197164">
        <w:rPr>
          <w:rFonts w:ascii="Arial" w:eastAsiaTheme="minorEastAsia" w:hAnsi="Arial" w:cs="Arial"/>
          <w:sz w:val="22"/>
          <w:szCs w:val="22"/>
          <w:lang w:eastAsia="zh-CN"/>
        </w:rPr>
        <w:t>s</w:t>
      </w:r>
      <w:r w:rsidR="00316FAF" w:rsidRPr="00197164">
        <w:rPr>
          <w:rFonts w:ascii="Arial" w:eastAsiaTheme="minorEastAsia" w:hAnsi="Arial" w:cs="Arial"/>
          <w:sz w:val="22"/>
          <w:szCs w:val="22"/>
          <w:lang w:eastAsia="zh-CN"/>
        </w:rPr>
        <w:t>,</w:t>
      </w:r>
      <w:r w:rsidR="00EF1D0C" w:rsidRPr="00197164">
        <w:rPr>
          <w:rFonts w:ascii="Arial" w:eastAsiaTheme="minorEastAsia" w:hAnsi="Arial" w:cs="Arial"/>
          <w:sz w:val="22"/>
          <w:szCs w:val="22"/>
          <w:lang w:eastAsia="zh-CN"/>
        </w:rPr>
        <w:t xml:space="preserve"> making its formation more favorable </w:t>
      </w:r>
      <w:r w:rsidR="007032D2" w:rsidRPr="00197164">
        <w:rPr>
          <w:rFonts w:ascii="Arial" w:eastAsiaTheme="minorEastAsia" w:hAnsi="Arial" w:cs="Arial"/>
          <w:sz w:val="22"/>
          <w:szCs w:val="22"/>
          <w:lang w:eastAsia="zh-CN"/>
        </w:rPr>
        <w:t xml:space="preserve">than other hydrocarbons </w:t>
      </w:r>
      <w:r w:rsidR="00EF1D0C" w:rsidRPr="00197164">
        <w:rPr>
          <w:rFonts w:ascii="Arial" w:eastAsiaTheme="minorEastAsia" w:hAnsi="Arial" w:cs="Arial"/>
          <w:sz w:val="22"/>
          <w:szCs w:val="22"/>
          <w:lang w:eastAsia="zh-CN"/>
        </w:rPr>
        <w:t xml:space="preserve">above </w:t>
      </w:r>
      <w:r w:rsidR="00E3700F" w:rsidRPr="00197164">
        <w:rPr>
          <w:rFonts w:ascii="Arial" w:eastAsiaTheme="minorEastAsia" w:hAnsi="Arial" w:cs="Arial"/>
          <w:sz w:val="22"/>
          <w:szCs w:val="22"/>
          <w:lang w:eastAsia="zh-CN"/>
        </w:rPr>
        <w:t>12</w:t>
      </w:r>
      <w:r w:rsidR="00F0165E" w:rsidRPr="00197164">
        <w:rPr>
          <w:rFonts w:ascii="Arial" w:eastAsiaTheme="minorEastAsia" w:hAnsi="Arial" w:cs="Arial"/>
          <w:sz w:val="22"/>
          <w:szCs w:val="22"/>
          <w:lang w:eastAsia="zh-CN"/>
        </w:rPr>
        <w:t>3</w:t>
      </w:r>
      <w:r w:rsidR="00E3700F" w:rsidRPr="00197164">
        <w:rPr>
          <w:rFonts w:ascii="Arial" w:eastAsiaTheme="minorEastAsia" w:hAnsi="Arial" w:cs="Arial"/>
          <w:sz w:val="22"/>
          <w:szCs w:val="22"/>
          <w:lang w:eastAsia="zh-CN"/>
        </w:rPr>
        <w:t>0</w:t>
      </w:r>
      <w:r w:rsidR="00CC0365" w:rsidRPr="00197164">
        <w:rPr>
          <w:rFonts w:ascii="Arial" w:eastAsiaTheme="minorEastAsia" w:hAnsi="Arial" w:cs="Arial"/>
          <w:sz w:val="22"/>
          <w:szCs w:val="22"/>
          <w:lang w:eastAsia="zh-CN"/>
        </w:rPr>
        <w:t> </w:t>
      </w:r>
      <w:r w:rsidR="00E3700F" w:rsidRPr="00197164">
        <w:rPr>
          <w:rFonts w:ascii="Arial" w:eastAsiaTheme="minorEastAsia" w:hAnsi="Arial" w:cs="Arial"/>
          <w:sz w:val="22"/>
          <w:szCs w:val="22"/>
          <w:lang w:eastAsia="zh-CN"/>
        </w:rPr>
        <w:t>°C</w:t>
      </w:r>
      <w:r w:rsidR="004369B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BA3524" w:rsidRPr="00197164">
        <w:rPr>
          <w:rFonts w:ascii="Arial" w:hAnsi="Arial" w:cs="Arial"/>
          <w:sz w:val="22"/>
          <w:vertAlign w:val="superscript"/>
        </w:rPr>
        <w:t>,</w:t>
      </w:r>
      <w:r w:rsidR="00634138" w:rsidRPr="00197164">
        <w:rPr>
          <w:rFonts w:ascii="Arial" w:eastAsiaTheme="minorEastAsia" w:hAnsi="Arial" w:cs="Arial" w:hint="eastAsia"/>
          <w:sz w:val="22"/>
          <w:vertAlign w:val="superscript"/>
          <w:lang w:eastAsia="zh-CN"/>
        </w:rPr>
        <w:t>46</w:t>
      </w:r>
      <w:r w:rsidR="00E3700F" w:rsidRPr="00197164">
        <w:rPr>
          <w:rFonts w:ascii="Arial" w:eastAsiaTheme="minorEastAsia" w:hAnsi="Arial" w:cs="Arial"/>
          <w:sz w:val="22"/>
          <w:szCs w:val="22"/>
          <w:lang w:eastAsia="zh-CN"/>
        </w:rPr>
        <w:t xml:space="preserve"> </w:t>
      </w:r>
      <w:r w:rsidR="0011421F" w:rsidRPr="00197164">
        <w:rPr>
          <w:rFonts w:ascii="Arial" w:eastAsiaTheme="minorEastAsia" w:hAnsi="Arial" w:cs="Arial"/>
          <w:sz w:val="22"/>
          <w:szCs w:val="22"/>
          <w:lang w:eastAsia="zh-CN"/>
        </w:rPr>
        <w:t>However,</w:t>
      </w:r>
      <w:r w:rsidR="000C4E16" w:rsidRPr="00197164">
        <w:rPr>
          <w:rFonts w:ascii="Arial" w:eastAsiaTheme="minorEastAsia" w:hAnsi="Arial" w:cs="Arial"/>
          <w:sz w:val="22"/>
          <w:szCs w:val="22"/>
          <w:lang w:eastAsia="zh-CN"/>
        </w:rPr>
        <w:t xml:space="preserve"> high temperatures</w:t>
      </w:r>
      <w:r w:rsidR="00081245" w:rsidRPr="00197164">
        <w:rPr>
          <w:rFonts w:ascii="Arial" w:eastAsiaTheme="minorEastAsia" w:hAnsi="Arial" w:cs="Arial"/>
          <w:color w:val="000000" w:themeColor="text1"/>
          <w:sz w:val="22"/>
          <w:szCs w:val="22"/>
          <w:lang w:eastAsia="zh-CN"/>
        </w:rPr>
        <w:t xml:space="preserve"> </w:t>
      </w:r>
      <w:r w:rsidR="000C4E16" w:rsidRPr="00197164">
        <w:rPr>
          <w:rFonts w:ascii="Arial" w:eastAsiaTheme="minorEastAsia" w:hAnsi="Arial" w:cs="Arial"/>
          <w:sz w:val="22"/>
          <w:szCs w:val="22"/>
          <w:lang w:eastAsia="zh-CN"/>
        </w:rPr>
        <w:t>also promote C</w:t>
      </w:r>
      <w:r w:rsidR="000C4E16" w:rsidRPr="00197164">
        <w:rPr>
          <w:rFonts w:ascii="Arial" w:eastAsiaTheme="minorEastAsia" w:hAnsi="Arial" w:cs="Arial"/>
          <w:sz w:val="22"/>
          <w:szCs w:val="22"/>
          <w:vertAlign w:val="subscript"/>
          <w:lang w:eastAsia="zh-CN"/>
        </w:rPr>
        <w:t>2</w:t>
      </w:r>
      <w:r w:rsidR="000C4E16" w:rsidRPr="00197164">
        <w:rPr>
          <w:rFonts w:ascii="Arial" w:eastAsiaTheme="minorEastAsia" w:hAnsi="Arial" w:cs="Arial"/>
          <w:sz w:val="22"/>
          <w:szCs w:val="22"/>
          <w:lang w:eastAsia="zh-CN"/>
        </w:rPr>
        <w:t>H</w:t>
      </w:r>
      <w:r w:rsidR="000C4E16" w:rsidRPr="00197164">
        <w:rPr>
          <w:rFonts w:ascii="Arial" w:eastAsiaTheme="minorEastAsia" w:hAnsi="Arial" w:cs="Arial"/>
          <w:sz w:val="22"/>
          <w:szCs w:val="22"/>
          <w:vertAlign w:val="subscript"/>
          <w:lang w:eastAsia="zh-CN"/>
        </w:rPr>
        <w:t>2</w:t>
      </w:r>
      <w:r w:rsidR="000C4E16" w:rsidRPr="00197164">
        <w:rPr>
          <w:rFonts w:ascii="Arial" w:eastAsiaTheme="minorEastAsia" w:hAnsi="Arial" w:cs="Arial"/>
          <w:sz w:val="22"/>
          <w:szCs w:val="22"/>
          <w:lang w:eastAsia="zh-CN"/>
        </w:rPr>
        <w:t xml:space="preserve"> decomposition</w:t>
      </w:r>
      <w:r w:rsidR="003E18D7" w:rsidRPr="00197164">
        <w:rPr>
          <w:rFonts w:ascii="Arial" w:eastAsiaTheme="minorEastAsia" w:hAnsi="Arial" w:cs="Arial" w:hint="eastAsia"/>
          <w:sz w:val="22"/>
          <w:szCs w:val="22"/>
          <w:lang w:eastAsia="zh-CN"/>
        </w:rPr>
        <w:t xml:space="preserve"> </w:t>
      </w:r>
      <w:r w:rsidR="00F33537" w:rsidRPr="00197164">
        <w:rPr>
          <w:rFonts w:ascii="Arial" w:eastAsiaTheme="minorEastAsia" w:hAnsi="Arial" w:cs="Arial"/>
          <w:sz w:val="22"/>
          <w:szCs w:val="22"/>
          <w:lang w:eastAsia="zh-CN"/>
        </w:rPr>
        <w:t>to carbon and hydrogen</w:t>
      </w:r>
      <w:r w:rsidR="000C4E16" w:rsidRPr="00197164">
        <w:rPr>
          <w:rFonts w:ascii="Arial" w:eastAsiaTheme="minorEastAsia" w:hAnsi="Arial" w:cs="Arial"/>
          <w:sz w:val="22"/>
          <w:szCs w:val="22"/>
          <w:lang w:eastAsia="zh-CN"/>
        </w:rPr>
        <w:t>. Thus</w:t>
      </w:r>
      <w:r w:rsidR="000960A4" w:rsidRPr="00197164">
        <w:rPr>
          <w:rFonts w:ascii="Arial" w:eastAsiaTheme="minorEastAsia" w:hAnsi="Arial" w:cs="Arial"/>
          <w:sz w:val="22"/>
          <w:szCs w:val="22"/>
          <w:lang w:eastAsia="zh-CN"/>
        </w:rPr>
        <w:t xml:space="preserve">, </w:t>
      </w:r>
      <w:r w:rsidR="000C4E16" w:rsidRPr="00197164">
        <w:rPr>
          <w:rFonts w:ascii="Arial" w:eastAsiaTheme="minorEastAsia" w:hAnsi="Arial" w:cs="Arial"/>
          <w:sz w:val="22"/>
          <w:szCs w:val="22"/>
          <w:lang w:eastAsia="zh-CN"/>
        </w:rPr>
        <w:t>achieving</w:t>
      </w:r>
      <w:r w:rsidR="00C7767F" w:rsidRPr="00197164">
        <w:rPr>
          <w:rFonts w:ascii="Arial" w:eastAsiaTheme="minorEastAsia" w:hAnsi="Arial" w:cs="Arial"/>
          <w:sz w:val="22"/>
          <w:szCs w:val="22"/>
          <w:lang w:eastAsia="zh-CN"/>
        </w:rPr>
        <w:t xml:space="preserve"> reasonable yield</w:t>
      </w:r>
      <w:r w:rsidR="00334DCC" w:rsidRPr="00197164">
        <w:rPr>
          <w:rFonts w:ascii="Arial" w:eastAsiaTheme="minorEastAsia" w:hAnsi="Arial" w:cs="Arial"/>
          <w:sz w:val="22"/>
          <w:szCs w:val="22"/>
          <w:lang w:eastAsia="zh-CN"/>
        </w:rPr>
        <w:t>s</w:t>
      </w:r>
      <w:r w:rsidR="00577E7E" w:rsidRPr="00197164">
        <w:rPr>
          <w:rFonts w:ascii="Arial" w:eastAsiaTheme="minorEastAsia" w:hAnsi="Arial" w:cs="Arial"/>
          <w:sz w:val="22"/>
          <w:szCs w:val="22"/>
          <w:lang w:eastAsia="zh-CN"/>
        </w:rPr>
        <w:t xml:space="preserve"> from CH</w:t>
      </w:r>
      <w:r w:rsidR="00577E7E" w:rsidRPr="00197164">
        <w:rPr>
          <w:rFonts w:ascii="Arial" w:eastAsiaTheme="minorEastAsia" w:hAnsi="Arial" w:cs="Arial"/>
          <w:sz w:val="22"/>
          <w:szCs w:val="22"/>
          <w:vertAlign w:val="subscript"/>
          <w:lang w:eastAsia="zh-CN"/>
        </w:rPr>
        <w:t>4</w:t>
      </w:r>
      <w:r w:rsidR="00C7767F" w:rsidRPr="00197164">
        <w:rPr>
          <w:rFonts w:ascii="Arial" w:eastAsiaTheme="minorEastAsia" w:hAnsi="Arial" w:cs="Arial"/>
          <w:sz w:val="22"/>
          <w:szCs w:val="22"/>
          <w:lang w:eastAsia="zh-CN"/>
        </w:rPr>
        <w:t xml:space="preserve"> </w:t>
      </w:r>
      <w:r w:rsidR="001F6A93" w:rsidRPr="00197164">
        <w:rPr>
          <w:rFonts w:ascii="Arial" w:eastAsiaTheme="minorEastAsia" w:hAnsi="Arial" w:cs="Arial"/>
          <w:sz w:val="22"/>
          <w:szCs w:val="22"/>
          <w:lang w:eastAsia="zh-CN"/>
        </w:rPr>
        <w:t xml:space="preserve">requires </w:t>
      </w:r>
      <w:r w:rsidR="000960A4" w:rsidRPr="00197164">
        <w:rPr>
          <w:rFonts w:ascii="Arial" w:eastAsiaTheme="minorEastAsia" w:hAnsi="Arial" w:cs="Arial"/>
          <w:sz w:val="22"/>
          <w:szCs w:val="22"/>
          <w:lang w:eastAsia="zh-CN"/>
        </w:rPr>
        <w:t>high reaction temperature</w:t>
      </w:r>
      <w:r w:rsidR="00334DCC" w:rsidRPr="00197164">
        <w:rPr>
          <w:rFonts w:ascii="Arial" w:eastAsiaTheme="minorEastAsia" w:hAnsi="Arial" w:cs="Arial"/>
          <w:sz w:val="22"/>
          <w:szCs w:val="22"/>
          <w:lang w:eastAsia="zh-CN"/>
        </w:rPr>
        <w:t>s</w:t>
      </w:r>
      <w:r w:rsidR="000960A4" w:rsidRPr="00197164">
        <w:rPr>
          <w:rFonts w:ascii="Arial" w:eastAsiaTheme="minorEastAsia" w:hAnsi="Arial" w:cs="Arial"/>
          <w:sz w:val="22"/>
          <w:szCs w:val="22"/>
          <w:lang w:eastAsia="zh-CN"/>
        </w:rPr>
        <w:t xml:space="preserve"> and </w:t>
      </w:r>
      <w:r w:rsidR="00C7767F" w:rsidRPr="00197164">
        <w:rPr>
          <w:rFonts w:ascii="Arial" w:eastAsiaTheme="minorEastAsia" w:hAnsi="Arial" w:cs="Arial"/>
          <w:sz w:val="22"/>
          <w:szCs w:val="22"/>
          <w:lang w:eastAsia="zh-CN"/>
        </w:rPr>
        <w:t xml:space="preserve">rapid quenching of </w:t>
      </w:r>
      <w:r w:rsidR="00334DCC" w:rsidRPr="00197164">
        <w:rPr>
          <w:rFonts w:ascii="Arial" w:eastAsiaTheme="minorEastAsia" w:hAnsi="Arial" w:cs="Arial"/>
          <w:sz w:val="22"/>
          <w:szCs w:val="22"/>
          <w:lang w:eastAsia="zh-CN"/>
        </w:rPr>
        <w:t xml:space="preserve">the </w:t>
      </w:r>
      <w:r w:rsidR="00C7767F" w:rsidRPr="00197164">
        <w:rPr>
          <w:rFonts w:ascii="Arial" w:eastAsiaTheme="minorEastAsia" w:hAnsi="Arial" w:cs="Arial"/>
          <w:sz w:val="22"/>
          <w:szCs w:val="22"/>
          <w:lang w:eastAsia="zh-CN"/>
        </w:rPr>
        <w:t>C</w:t>
      </w:r>
      <w:r w:rsidR="00C7767F" w:rsidRPr="00197164">
        <w:rPr>
          <w:rFonts w:ascii="Arial" w:eastAsiaTheme="minorEastAsia" w:hAnsi="Arial" w:cs="Arial"/>
          <w:sz w:val="22"/>
          <w:szCs w:val="22"/>
          <w:vertAlign w:val="subscript"/>
          <w:lang w:eastAsia="zh-CN"/>
        </w:rPr>
        <w:t>2</w:t>
      </w:r>
      <w:r w:rsidR="00C7767F" w:rsidRPr="00197164">
        <w:rPr>
          <w:rFonts w:ascii="Arial" w:eastAsiaTheme="minorEastAsia" w:hAnsi="Arial" w:cs="Arial"/>
          <w:sz w:val="22"/>
          <w:szCs w:val="22"/>
          <w:lang w:eastAsia="zh-CN"/>
        </w:rPr>
        <w:t>H</w:t>
      </w:r>
      <w:r w:rsidR="00C7767F" w:rsidRPr="00197164">
        <w:rPr>
          <w:rFonts w:ascii="Arial" w:eastAsiaTheme="minorEastAsia" w:hAnsi="Arial" w:cs="Arial"/>
          <w:sz w:val="22"/>
          <w:szCs w:val="22"/>
          <w:vertAlign w:val="subscript"/>
          <w:lang w:eastAsia="zh-CN"/>
        </w:rPr>
        <w:t>2</w:t>
      </w:r>
      <w:r w:rsidR="00C7767F" w:rsidRPr="00197164">
        <w:rPr>
          <w:rFonts w:ascii="Arial" w:eastAsiaTheme="minorEastAsia" w:hAnsi="Arial" w:cs="Arial"/>
          <w:sz w:val="22"/>
          <w:szCs w:val="22"/>
          <w:lang w:eastAsia="zh-CN"/>
        </w:rPr>
        <w:t xml:space="preserve"> stream</w:t>
      </w:r>
      <w:r w:rsidR="00CC232C" w:rsidRPr="00197164">
        <w:rPr>
          <w:rFonts w:ascii="Arial" w:eastAsiaTheme="minorEastAsia" w:hAnsi="Arial" w:cs="Arial" w:hint="eastAsia"/>
          <w:sz w:val="22"/>
          <w:szCs w:val="22"/>
          <w:lang w:eastAsia="zh-CN"/>
        </w:rPr>
        <w:t xml:space="preserve">, such as </w:t>
      </w:r>
      <w:r w:rsidR="001F6A93" w:rsidRPr="00197164">
        <w:rPr>
          <w:rFonts w:ascii="Arial" w:eastAsiaTheme="minorEastAsia" w:hAnsi="Arial" w:cs="Arial"/>
          <w:sz w:val="22"/>
          <w:szCs w:val="22"/>
          <w:lang w:eastAsia="zh-CN"/>
        </w:rPr>
        <w:t xml:space="preserve">in </w:t>
      </w:r>
      <w:r w:rsidR="005E5377" w:rsidRPr="00197164">
        <w:rPr>
          <w:rFonts w:ascii="Arial" w:eastAsiaTheme="minorEastAsia" w:hAnsi="Arial" w:cs="Arial"/>
          <w:sz w:val="22"/>
          <w:szCs w:val="22"/>
          <w:lang w:eastAsia="zh-CN"/>
        </w:rPr>
        <w:t xml:space="preserve">commercial </w:t>
      </w:r>
      <w:r w:rsidR="00763B49" w:rsidRPr="00197164">
        <w:rPr>
          <w:rFonts w:ascii="Arial" w:eastAsiaTheme="minorEastAsia" w:hAnsi="Arial" w:cs="Arial"/>
          <w:sz w:val="22"/>
          <w:szCs w:val="22"/>
          <w:lang w:eastAsia="zh-CN"/>
        </w:rPr>
        <w:t>PC</w:t>
      </w:r>
      <w:r w:rsidR="00452C5B" w:rsidRPr="00197164">
        <w:rPr>
          <w:rFonts w:ascii="Arial" w:eastAsiaTheme="minorEastAsia" w:hAnsi="Arial" w:cs="Arial" w:hint="eastAsia"/>
          <w:sz w:val="22"/>
          <w:szCs w:val="22"/>
          <w:lang w:eastAsia="zh-CN"/>
        </w:rPr>
        <w:t xml:space="preserve"> </w:t>
      </w:r>
      <w:r w:rsidR="00DE77F1" w:rsidRPr="00197164">
        <w:rPr>
          <w:rFonts w:ascii="Arial" w:eastAsiaTheme="minorEastAsia" w:hAnsi="Arial" w:cs="Arial"/>
          <w:sz w:val="22"/>
          <w:szCs w:val="22"/>
          <w:lang w:eastAsia="zh-CN"/>
        </w:rPr>
        <w:t xml:space="preserve">and </w:t>
      </w:r>
      <w:r w:rsidR="001945A5" w:rsidRPr="00197164">
        <w:rPr>
          <w:rFonts w:ascii="Arial" w:eastAsiaTheme="minorEastAsia" w:hAnsi="Arial" w:cs="Arial"/>
          <w:sz w:val="22"/>
          <w:szCs w:val="22"/>
          <w:lang w:eastAsia="zh-CN"/>
        </w:rPr>
        <w:t>thermal plasma</w:t>
      </w:r>
      <w:r w:rsidR="00CC232C" w:rsidRPr="00197164">
        <w:rPr>
          <w:rFonts w:ascii="Arial" w:eastAsiaTheme="minorEastAsia" w:hAnsi="Arial" w:cs="Arial" w:hint="eastAsia"/>
          <w:sz w:val="22"/>
          <w:szCs w:val="22"/>
          <w:lang w:eastAsia="zh-CN"/>
        </w:rPr>
        <w:t xml:space="preserve"> </w:t>
      </w:r>
      <w:r w:rsidR="00CC232C" w:rsidRPr="00197164">
        <w:rPr>
          <w:rFonts w:ascii="Arial" w:eastAsiaTheme="minorEastAsia" w:hAnsi="Arial" w:cs="Arial"/>
          <w:sz w:val="22"/>
          <w:szCs w:val="22"/>
          <w:lang w:eastAsia="zh-CN"/>
        </w:rPr>
        <w:t>technologies</w:t>
      </w:r>
      <w:r w:rsidR="00DE77F1" w:rsidRPr="00197164">
        <w:rPr>
          <w:rFonts w:ascii="Arial" w:eastAsiaTheme="minorEastAsia" w:hAnsi="Arial" w:cs="Arial"/>
          <w:sz w:val="22"/>
          <w:szCs w:val="22"/>
          <w:lang w:eastAsia="zh-CN"/>
        </w:rPr>
        <w:t xml:space="preserve">. </w:t>
      </w:r>
      <w:r w:rsidR="0065379E" w:rsidRPr="00197164">
        <w:rPr>
          <w:rFonts w:ascii="Arial" w:eastAsiaTheme="minorEastAsia" w:hAnsi="Arial" w:cs="Arial"/>
          <w:sz w:val="22"/>
          <w:szCs w:val="22"/>
          <w:lang w:eastAsia="zh-CN"/>
        </w:rPr>
        <w:t>For PC, a</w:t>
      </w:r>
      <w:r w:rsidR="006B3129" w:rsidRPr="00197164">
        <w:rPr>
          <w:rFonts w:ascii="Arial" w:eastAsiaTheme="minorEastAsia" w:hAnsi="Arial" w:cs="Arial"/>
          <w:sz w:val="22"/>
          <w:szCs w:val="22"/>
          <w:lang w:eastAsia="zh-CN"/>
        </w:rPr>
        <w:t>pproximately</w:t>
      </w:r>
      <w:r w:rsidR="00D15E82" w:rsidRPr="00197164">
        <w:rPr>
          <w:rFonts w:ascii="Arial" w:eastAsiaTheme="minorEastAsia" w:hAnsi="Arial" w:cs="Arial"/>
          <w:sz w:val="22"/>
          <w:szCs w:val="22"/>
          <w:lang w:eastAsia="zh-CN"/>
        </w:rPr>
        <w:t xml:space="preserve"> 60% of CH</w:t>
      </w:r>
      <w:r w:rsidR="00D15E82" w:rsidRPr="00197164">
        <w:rPr>
          <w:rFonts w:ascii="Arial" w:eastAsiaTheme="minorEastAsia" w:hAnsi="Arial" w:cs="Arial"/>
          <w:sz w:val="22"/>
          <w:szCs w:val="22"/>
          <w:vertAlign w:val="subscript"/>
          <w:lang w:eastAsia="zh-CN"/>
        </w:rPr>
        <w:t>4</w:t>
      </w:r>
      <w:r w:rsidR="00D15E82" w:rsidRPr="00197164">
        <w:rPr>
          <w:rFonts w:ascii="Arial" w:eastAsiaTheme="minorEastAsia" w:hAnsi="Arial" w:cs="Arial"/>
          <w:sz w:val="22"/>
          <w:szCs w:val="22"/>
          <w:lang w:eastAsia="zh-CN"/>
        </w:rPr>
        <w:t xml:space="preserve"> </w:t>
      </w:r>
      <w:r w:rsidR="00A33326" w:rsidRPr="00197164">
        <w:rPr>
          <w:rFonts w:ascii="Arial" w:eastAsiaTheme="minorEastAsia" w:hAnsi="Arial" w:cs="Arial"/>
          <w:sz w:val="22"/>
          <w:szCs w:val="22"/>
          <w:lang w:eastAsia="zh-CN"/>
        </w:rPr>
        <w:t>combust</w:t>
      </w:r>
      <w:r w:rsidR="003C6AEA" w:rsidRPr="00197164">
        <w:rPr>
          <w:rFonts w:ascii="Arial" w:eastAsiaTheme="minorEastAsia" w:hAnsi="Arial" w:cs="Arial"/>
          <w:sz w:val="22"/>
          <w:szCs w:val="22"/>
          <w:lang w:eastAsia="zh-CN"/>
        </w:rPr>
        <w:t>s</w:t>
      </w:r>
      <w:r w:rsidR="00D15E82" w:rsidRPr="00197164">
        <w:rPr>
          <w:rFonts w:ascii="Arial" w:eastAsiaTheme="minorEastAsia" w:hAnsi="Arial" w:cs="Arial"/>
          <w:sz w:val="22"/>
          <w:szCs w:val="22"/>
          <w:lang w:eastAsia="zh-CN"/>
        </w:rPr>
        <w:t xml:space="preserve"> </w:t>
      </w:r>
      <w:r w:rsidR="003C6AEA" w:rsidRPr="00197164">
        <w:rPr>
          <w:rFonts w:ascii="Arial" w:eastAsiaTheme="minorEastAsia" w:hAnsi="Arial" w:cs="Arial"/>
          <w:sz w:val="22"/>
          <w:szCs w:val="22"/>
          <w:lang w:eastAsia="zh-CN"/>
        </w:rPr>
        <w:t>with</w:t>
      </w:r>
      <w:r w:rsidR="00D15E82" w:rsidRPr="00197164">
        <w:rPr>
          <w:rFonts w:ascii="Arial" w:eastAsiaTheme="minorEastAsia" w:hAnsi="Arial" w:cs="Arial"/>
          <w:sz w:val="22"/>
          <w:szCs w:val="22"/>
          <w:lang w:eastAsia="zh-CN"/>
        </w:rPr>
        <w:t xml:space="preserve"> O</w:t>
      </w:r>
      <w:r w:rsidR="00D15E82" w:rsidRPr="00197164">
        <w:rPr>
          <w:rFonts w:ascii="Arial" w:eastAsiaTheme="minorEastAsia" w:hAnsi="Arial" w:cs="Arial"/>
          <w:sz w:val="22"/>
          <w:szCs w:val="22"/>
          <w:vertAlign w:val="subscript"/>
          <w:lang w:eastAsia="zh-CN"/>
        </w:rPr>
        <w:t>2</w:t>
      </w:r>
      <w:r w:rsidR="00D15E82" w:rsidRPr="00197164">
        <w:rPr>
          <w:rFonts w:ascii="Arial" w:eastAsiaTheme="minorEastAsia" w:hAnsi="Arial" w:cs="Arial"/>
          <w:sz w:val="22"/>
          <w:szCs w:val="22"/>
          <w:lang w:eastAsia="zh-CN"/>
        </w:rPr>
        <w:t xml:space="preserve"> </w:t>
      </w:r>
      <w:r w:rsidR="00A33326" w:rsidRPr="00197164">
        <w:rPr>
          <w:rFonts w:ascii="Arial" w:eastAsiaTheme="minorEastAsia" w:hAnsi="Arial" w:cs="Arial"/>
          <w:sz w:val="22"/>
          <w:szCs w:val="22"/>
          <w:lang w:eastAsia="zh-CN"/>
        </w:rPr>
        <w:t xml:space="preserve">in the burner </w:t>
      </w:r>
      <w:r w:rsidR="00D15E82" w:rsidRPr="00197164">
        <w:rPr>
          <w:rFonts w:ascii="Arial" w:eastAsiaTheme="minorEastAsia" w:hAnsi="Arial" w:cs="Arial"/>
          <w:sz w:val="22"/>
          <w:szCs w:val="22"/>
          <w:lang w:eastAsia="zh-CN"/>
        </w:rPr>
        <w:t xml:space="preserve">to </w:t>
      </w:r>
      <w:r w:rsidR="00A33326" w:rsidRPr="00197164">
        <w:rPr>
          <w:rFonts w:ascii="Arial" w:eastAsiaTheme="minorEastAsia" w:hAnsi="Arial" w:cs="Arial"/>
          <w:sz w:val="22"/>
          <w:szCs w:val="22"/>
          <w:lang w:eastAsia="zh-CN"/>
        </w:rPr>
        <w:t>stabilize</w:t>
      </w:r>
      <w:r w:rsidR="00D15E82" w:rsidRPr="00197164">
        <w:rPr>
          <w:rFonts w:ascii="Arial" w:eastAsiaTheme="minorEastAsia" w:hAnsi="Arial" w:cs="Arial"/>
          <w:sz w:val="22"/>
          <w:szCs w:val="22"/>
          <w:lang w:eastAsia="zh-CN"/>
        </w:rPr>
        <w:t xml:space="preserve"> the </w:t>
      </w:r>
      <w:r w:rsidR="00740EE0" w:rsidRPr="00197164">
        <w:rPr>
          <w:rFonts w:ascii="Arial" w:eastAsiaTheme="minorEastAsia" w:hAnsi="Arial" w:cs="Arial"/>
          <w:sz w:val="22"/>
          <w:szCs w:val="22"/>
          <w:lang w:eastAsia="zh-CN"/>
        </w:rPr>
        <w:t xml:space="preserve">flame </w:t>
      </w:r>
      <w:r w:rsidR="003C6AEA" w:rsidRPr="00197164">
        <w:rPr>
          <w:rFonts w:ascii="Arial" w:eastAsiaTheme="minorEastAsia" w:hAnsi="Arial" w:cs="Arial"/>
          <w:sz w:val="22"/>
          <w:szCs w:val="22"/>
          <w:lang w:eastAsia="zh-CN"/>
        </w:rPr>
        <w:t>at</w:t>
      </w:r>
      <w:r w:rsidR="00740EE0" w:rsidRPr="00197164">
        <w:rPr>
          <w:rFonts w:ascii="Arial" w:eastAsiaTheme="minorEastAsia" w:hAnsi="Arial" w:cs="Arial"/>
          <w:sz w:val="22"/>
          <w:szCs w:val="22"/>
          <w:lang w:eastAsia="zh-CN"/>
        </w:rPr>
        <w:t xml:space="preserve"> </w:t>
      </w:r>
      <w:r w:rsidR="005C1756" w:rsidRPr="00197164">
        <w:rPr>
          <w:rFonts w:ascii="Arial" w:eastAsiaTheme="minorEastAsia" w:hAnsi="Arial" w:cs="Arial"/>
          <w:sz w:val="22"/>
          <w:szCs w:val="22"/>
          <w:lang w:eastAsia="zh-CN"/>
        </w:rPr>
        <w:t xml:space="preserve">a </w:t>
      </w:r>
      <w:r w:rsidR="00740EE0" w:rsidRPr="00197164">
        <w:rPr>
          <w:rFonts w:ascii="Arial" w:eastAsiaTheme="minorEastAsia" w:hAnsi="Arial" w:cs="Arial"/>
          <w:sz w:val="22"/>
          <w:szCs w:val="22"/>
          <w:lang w:eastAsia="zh-CN"/>
        </w:rPr>
        <w:t xml:space="preserve">temperature above </w:t>
      </w:r>
      <w:r w:rsidR="00A810E5" w:rsidRPr="00197164">
        <w:rPr>
          <w:rFonts w:ascii="Arial" w:eastAsiaTheme="minorEastAsia" w:hAnsi="Arial" w:cs="Arial"/>
          <w:sz w:val="22"/>
          <w:szCs w:val="22"/>
          <w:lang w:eastAsia="zh-CN"/>
        </w:rPr>
        <w:t>1500 </w:t>
      </w:r>
      <w:r w:rsidR="00740EE0" w:rsidRPr="00197164">
        <w:rPr>
          <w:rFonts w:ascii="Arial" w:eastAsiaTheme="minorEastAsia" w:hAnsi="Arial" w:cs="Arial"/>
          <w:sz w:val="22"/>
          <w:szCs w:val="22"/>
          <w:lang w:eastAsia="zh-CN"/>
        </w:rPr>
        <w:t xml:space="preserve">°C, </w:t>
      </w:r>
      <w:r w:rsidR="003C6AEA" w:rsidRPr="00197164">
        <w:rPr>
          <w:rFonts w:ascii="Arial" w:eastAsiaTheme="minorEastAsia" w:hAnsi="Arial" w:cs="Arial"/>
          <w:sz w:val="22"/>
          <w:szCs w:val="22"/>
          <w:lang w:eastAsia="zh-CN"/>
        </w:rPr>
        <w:t xml:space="preserve">facilitating </w:t>
      </w:r>
      <w:r w:rsidR="00740EE0" w:rsidRPr="00197164">
        <w:rPr>
          <w:rFonts w:ascii="Arial" w:eastAsiaTheme="minorEastAsia" w:hAnsi="Arial" w:cs="Arial"/>
          <w:sz w:val="22"/>
          <w:szCs w:val="22"/>
          <w:lang w:eastAsia="zh-CN"/>
        </w:rPr>
        <w:t>the conversion of the remaining CH</w:t>
      </w:r>
      <w:r w:rsidR="00740EE0" w:rsidRPr="00197164">
        <w:rPr>
          <w:rFonts w:ascii="Arial" w:eastAsiaTheme="minorEastAsia" w:hAnsi="Arial" w:cs="Arial"/>
          <w:sz w:val="22"/>
          <w:szCs w:val="22"/>
          <w:vertAlign w:val="subscript"/>
          <w:lang w:eastAsia="zh-CN"/>
        </w:rPr>
        <w:t>4</w:t>
      </w:r>
      <w:r w:rsidR="00740EE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2F21C4" w:rsidRPr="00197164">
        <w:rPr>
          <w:rFonts w:ascii="Arial" w:eastAsiaTheme="minorEastAsia" w:hAnsi="Arial" w:cs="Arial"/>
          <w:sz w:val="22"/>
          <w:szCs w:val="22"/>
          <w:lang w:eastAsia="zh-CN"/>
        </w:rPr>
        <w:t xml:space="preserve"> </w:t>
      </w:r>
      <w:r w:rsidR="008610D1" w:rsidRPr="00197164">
        <w:rPr>
          <w:rFonts w:ascii="Arial" w:eastAsiaTheme="minorEastAsia" w:hAnsi="Arial" w:cs="Arial"/>
          <w:sz w:val="22"/>
          <w:szCs w:val="22"/>
          <w:lang w:eastAsia="zh-CN"/>
        </w:rPr>
        <w:t>T</w:t>
      </w:r>
      <w:r w:rsidR="00A33326" w:rsidRPr="00197164">
        <w:rPr>
          <w:rFonts w:ascii="Arial" w:eastAsiaTheme="minorEastAsia" w:hAnsi="Arial" w:cs="Arial"/>
          <w:sz w:val="22"/>
          <w:szCs w:val="22"/>
          <w:lang w:eastAsia="zh-CN"/>
        </w:rPr>
        <w:t xml:space="preserve">he </w:t>
      </w:r>
      <w:r w:rsidR="008610D1" w:rsidRPr="00197164">
        <w:rPr>
          <w:rFonts w:ascii="Arial" w:eastAsiaTheme="minorEastAsia" w:hAnsi="Arial" w:cs="Arial"/>
          <w:sz w:val="22"/>
          <w:szCs w:val="22"/>
          <w:lang w:eastAsia="zh-CN"/>
        </w:rPr>
        <w:t>reaction</w:t>
      </w:r>
      <w:r w:rsidR="00A33326" w:rsidRPr="00197164">
        <w:rPr>
          <w:rFonts w:ascii="Arial" w:eastAsiaTheme="minorEastAsia" w:hAnsi="Arial" w:cs="Arial"/>
          <w:sz w:val="22"/>
          <w:szCs w:val="22"/>
          <w:lang w:eastAsia="zh-CN"/>
        </w:rPr>
        <w:t xml:space="preserve"> gas</w:t>
      </w:r>
      <w:r w:rsidR="008610D1" w:rsidRPr="00197164">
        <w:rPr>
          <w:rFonts w:ascii="Arial" w:eastAsiaTheme="minorEastAsia" w:hAnsi="Arial" w:cs="Arial"/>
          <w:sz w:val="22"/>
          <w:szCs w:val="22"/>
          <w:lang w:eastAsia="zh-CN"/>
        </w:rPr>
        <w:t xml:space="preserve"> </w:t>
      </w:r>
      <w:r w:rsidR="003C6AEA" w:rsidRPr="00197164">
        <w:rPr>
          <w:rFonts w:ascii="Arial" w:eastAsiaTheme="minorEastAsia" w:hAnsi="Arial" w:cs="Arial"/>
          <w:sz w:val="22"/>
          <w:szCs w:val="22"/>
          <w:lang w:eastAsia="zh-CN"/>
        </w:rPr>
        <w:t xml:space="preserve">exits </w:t>
      </w:r>
      <w:r w:rsidR="008610D1" w:rsidRPr="00197164">
        <w:rPr>
          <w:rFonts w:ascii="Arial" w:eastAsiaTheme="minorEastAsia" w:hAnsi="Arial" w:cs="Arial"/>
          <w:sz w:val="22"/>
          <w:szCs w:val="22"/>
          <w:lang w:eastAsia="zh-CN"/>
        </w:rPr>
        <w:t xml:space="preserve">the </w:t>
      </w:r>
      <w:r w:rsidR="001B565E" w:rsidRPr="00197164">
        <w:rPr>
          <w:rFonts w:ascii="Arial" w:eastAsiaTheme="minorEastAsia" w:hAnsi="Arial" w:cs="Arial"/>
          <w:sz w:val="22"/>
          <w:szCs w:val="22"/>
          <w:lang w:eastAsia="zh-CN"/>
        </w:rPr>
        <w:t>reactor</w:t>
      </w:r>
      <w:r w:rsidR="008610D1" w:rsidRPr="00197164">
        <w:rPr>
          <w:rFonts w:ascii="Arial" w:eastAsiaTheme="minorEastAsia" w:hAnsi="Arial" w:cs="Arial"/>
          <w:sz w:val="22"/>
          <w:szCs w:val="22"/>
          <w:lang w:eastAsia="zh-CN"/>
        </w:rPr>
        <w:t xml:space="preserve"> </w:t>
      </w:r>
      <w:r w:rsidR="008F76B4" w:rsidRPr="00197164">
        <w:rPr>
          <w:rFonts w:ascii="Arial" w:eastAsiaTheme="minorEastAsia" w:hAnsi="Arial" w:cs="Arial"/>
          <w:sz w:val="22"/>
          <w:szCs w:val="22"/>
          <w:lang w:eastAsia="zh-CN"/>
        </w:rPr>
        <w:t>within</w:t>
      </w:r>
      <w:r w:rsidR="008610D1" w:rsidRPr="00197164">
        <w:rPr>
          <w:rFonts w:ascii="Arial" w:eastAsiaTheme="minorEastAsia" w:hAnsi="Arial" w:cs="Arial"/>
          <w:sz w:val="22"/>
          <w:szCs w:val="22"/>
          <w:lang w:eastAsia="zh-CN"/>
        </w:rPr>
        <w:t xml:space="preserve"> milliseconds</w:t>
      </w:r>
      <w:r w:rsidR="008F76B4" w:rsidRPr="00197164">
        <w:rPr>
          <w:rFonts w:ascii="Arial" w:eastAsiaTheme="minorEastAsia" w:hAnsi="Arial" w:cs="Arial"/>
          <w:sz w:val="22"/>
          <w:szCs w:val="22"/>
          <w:lang w:eastAsia="zh-CN"/>
        </w:rPr>
        <w:t xml:space="preserve">, followed by rapid quenching </w:t>
      </w:r>
      <w:r w:rsidR="003C6AEA" w:rsidRPr="00197164">
        <w:rPr>
          <w:rFonts w:ascii="Arial" w:eastAsiaTheme="minorEastAsia" w:hAnsi="Arial" w:cs="Arial"/>
          <w:sz w:val="22"/>
          <w:szCs w:val="22"/>
          <w:lang w:eastAsia="zh-CN"/>
        </w:rPr>
        <w:t xml:space="preserve">with </w:t>
      </w:r>
      <w:r w:rsidR="008610D1" w:rsidRPr="00197164">
        <w:rPr>
          <w:rFonts w:ascii="Arial" w:eastAsiaTheme="minorEastAsia" w:hAnsi="Arial" w:cs="Arial"/>
          <w:sz w:val="22"/>
          <w:szCs w:val="22"/>
          <w:lang w:eastAsia="zh-CN"/>
        </w:rPr>
        <w:t>water or oi</w:t>
      </w:r>
      <w:r w:rsidR="005D7224" w:rsidRPr="00197164">
        <w:rPr>
          <w:rFonts w:ascii="Arial" w:eastAsiaTheme="minorEastAsia" w:hAnsi="Arial" w:cs="Arial"/>
          <w:sz w:val="22"/>
          <w:szCs w:val="22"/>
          <w:lang w:eastAsia="zh-CN"/>
        </w:rPr>
        <w:t>l</w:t>
      </w:r>
      <w:r w:rsidR="003C6AEA" w:rsidRPr="00197164">
        <w:rPr>
          <w:rFonts w:ascii="Arial" w:eastAsiaTheme="minorEastAsia" w:hAnsi="Arial" w:cs="Arial"/>
          <w:sz w:val="22"/>
          <w:szCs w:val="22"/>
          <w:lang w:eastAsia="zh-CN"/>
        </w:rPr>
        <w:t xml:space="preserve"> sprays</w:t>
      </w:r>
      <w:r w:rsidR="005D7224" w:rsidRPr="00197164">
        <w:rPr>
          <w:rFonts w:ascii="Arial" w:eastAsiaTheme="minorEastAsia" w:hAnsi="Arial" w:cs="Arial"/>
          <w:sz w:val="22"/>
          <w:szCs w:val="22"/>
          <w:lang w:eastAsia="zh-CN"/>
        </w:rPr>
        <w:t xml:space="preserve">. </w:t>
      </w:r>
      <w:r w:rsidR="009C062A" w:rsidRPr="00197164">
        <w:rPr>
          <w:rFonts w:ascii="Arial" w:eastAsiaTheme="minorEastAsia" w:hAnsi="Arial" w:cs="Arial" w:hint="eastAsia"/>
          <w:sz w:val="22"/>
          <w:szCs w:val="22"/>
          <w:lang w:eastAsia="zh-CN"/>
        </w:rPr>
        <w:t>T</w:t>
      </w:r>
      <w:r w:rsidR="00452E6B" w:rsidRPr="00197164">
        <w:rPr>
          <w:rFonts w:ascii="Arial" w:eastAsiaTheme="minorEastAsia" w:hAnsi="Arial" w:cs="Arial"/>
          <w:sz w:val="22"/>
          <w:szCs w:val="22"/>
          <w:lang w:eastAsia="zh-CN"/>
        </w:rPr>
        <w:t>hermal plasma</w:t>
      </w:r>
      <w:r w:rsidR="009C062A" w:rsidRPr="00197164">
        <w:rPr>
          <w:rFonts w:ascii="Arial" w:eastAsiaTheme="minorEastAsia" w:hAnsi="Arial" w:cs="Arial" w:hint="eastAsia"/>
          <w:sz w:val="22"/>
          <w:szCs w:val="22"/>
          <w:lang w:eastAsia="zh-CN"/>
        </w:rPr>
        <w:t xml:space="preserve">, </w:t>
      </w:r>
      <w:r w:rsidR="005619CA" w:rsidRPr="00197164">
        <w:rPr>
          <w:rFonts w:ascii="Arial" w:eastAsiaTheme="minorEastAsia" w:hAnsi="Arial" w:cs="Arial" w:hint="eastAsia"/>
          <w:sz w:val="22"/>
          <w:szCs w:val="22"/>
          <w:lang w:eastAsia="zh-CN"/>
        </w:rPr>
        <w:t>known as the</w:t>
      </w:r>
      <w:r w:rsidR="009C062A" w:rsidRPr="00197164">
        <w:rPr>
          <w:rFonts w:ascii="Arial" w:eastAsiaTheme="minorEastAsia" w:hAnsi="Arial" w:cs="Arial" w:hint="eastAsia"/>
          <w:sz w:val="22"/>
          <w:szCs w:val="22"/>
          <w:lang w:eastAsia="zh-CN"/>
        </w:rPr>
        <w:t xml:space="preserve"> electric arc</w:t>
      </w:r>
      <w:r w:rsidR="004647EE" w:rsidRPr="00197164">
        <w:rPr>
          <w:rFonts w:ascii="Arial" w:eastAsiaTheme="minorEastAsia" w:hAnsi="Arial" w:cs="Arial" w:hint="eastAsia"/>
          <w:sz w:val="22"/>
          <w:szCs w:val="22"/>
          <w:lang w:eastAsia="zh-CN"/>
        </w:rPr>
        <w:t>,</w:t>
      </w:r>
      <w:r w:rsidR="00634138" w:rsidRPr="00197164">
        <w:rPr>
          <w:rFonts w:ascii="Arial" w:eastAsiaTheme="minorEastAsia" w:hAnsi="Arial" w:cs="Arial" w:hint="eastAsia"/>
          <w:sz w:val="22"/>
          <w:vertAlign w:val="superscript"/>
          <w:lang w:eastAsia="zh-CN"/>
        </w:rPr>
        <w:t>47</w:t>
      </w:r>
      <w:r w:rsidR="005709A4" w:rsidRPr="00197164">
        <w:rPr>
          <w:rFonts w:ascii="Arial" w:eastAsiaTheme="minorEastAsia" w:hAnsi="Arial" w:cs="Arial"/>
          <w:sz w:val="22"/>
          <w:szCs w:val="22"/>
          <w:lang w:eastAsia="zh-CN"/>
        </w:rPr>
        <w:t xml:space="preserve"> </w:t>
      </w:r>
      <w:r w:rsidR="004647EE" w:rsidRPr="00197164">
        <w:rPr>
          <w:rFonts w:ascii="Arial" w:eastAsiaTheme="minorEastAsia" w:hAnsi="Arial" w:cs="Arial" w:hint="eastAsia"/>
          <w:sz w:val="22"/>
          <w:szCs w:val="22"/>
          <w:lang w:eastAsia="zh-CN"/>
        </w:rPr>
        <w:t>achiev</w:t>
      </w:r>
      <w:r w:rsidR="001F6A93" w:rsidRPr="00197164">
        <w:rPr>
          <w:rFonts w:ascii="Arial" w:eastAsiaTheme="minorEastAsia" w:hAnsi="Arial" w:cs="Arial"/>
          <w:sz w:val="22"/>
          <w:szCs w:val="22"/>
          <w:lang w:eastAsia="zh-CN"/>
        </w:rPr>
        <w:t>es</w:t>
      </w:r>
      <w:r w:rsidR="00A05878" w:rsidRPr="00197164">
        <w:rPr>
          <w:rFonts w:ascii="Arial" w:eastAsiaTheme="minorEastAsia" w:hAnsi="Arial" w:cs="Arial"/>
          <w:sz w:val="22"/>
          <w:szCs w:val="22"/>
          <w:lang w:eastAsia="zh-CN"/>
        </w:rPr>
        <w:t xml:space="preserve"> </w:t>
      </w:r>
      <w:r w:rsidR="005C2E6F" w:rsidRPr="00197164">
        <w:rPr>
          <w:rFonts w:ascii="Arial" w:eastAsiaTheme="minorEastAsia" w:hAnsi="Arial" w:cs="Arial"/>
          <w:sz w:val="22"/>
          <w:szCs w:val="22"/>
          <w:lang w:eastAsia="zh-CN"/>
        </w:rPr>
        <w:t>temperature</w:t>
      </w:r>
      <w:r w:rsidR="001062DA" w:rsidRPr="00197164">
        <w:rPr>
          <w:rFonts w:ascii="Arial" w:eastAsiaTheme="minorEastAsia" w:hAnsi="Arial" w:cs="Arial"/>
          <w:sz w:val="22"/>
          <w:szCs w:val="22"/>
          <w:lang w:eastAsia="zh-CN"/>
        </w:rPr>
        <w:t>s</w:t>
      </w:r>
      <w:r w:rsidR="005C2E6F" w:rsidRPr="00197164">
        <w:rPr>
          <w:rFonts w:ascii="Arial" w:eastAsiaTheme="minorEastAsia" w:hAnsi="Arial" w:cs="Arial"/>
          <w:sz w:val="22"/>
          <w:szCs w:val="22"/>
          <w:lang w:eastAsia="zh-CN"/>
        </w:rPr>
        <w:t xml:space="preserve"> </w:t>
      </w:r>
      <w:r w:rsidR="001F6A93" w:rsidRPr="00197164">
        <w:rPr>
          <w:rFonts w:ascii="Arial" w:eastAsiaTheme="minorEastAsia" w:hAnsi="Arial" w:cs="Arial"/>
          <w:sz w:val="22"/>
          <w:szCs w:val="22"/>
          <w:lang w:eastAsia="zh-CN"/>
        </w:rPr>
        <w:t xml:space="preserve">of </w:t>
      </w:r>
      <w:r w:rsidR="009C062A" w:rsidRPr="00197164">
        <w:rPr>
          <w:rFonts w:ascii="Arial" w:eastAsiaTheme="minorEastAsia" w:hAnsi="Arial" w:cs="Arial" w:hint="eastAsia"/>
          <w:sz w:val="22"/>
          <w:szCs w:val="22"/>
          <w:lang w:eastAsia="zh-CN"/>
        </w:rPr>
        <w:t xml:space="preserve">up to </w:t>
      </w:r>
      <w:r w:rsidR="005C2E6F" w:rsidRPr="00197164">
        <w:rPr>
          <w:rFonts w:ascii="Arial" w:eastAsiaTheme="minorEastAsia" w:hAnsi="Arial" w:cs="Arial"/>
          <w:sz w:val="22"/>
          <w:szCs w:val="22"/>
          <w:lang w:eastAsia="zh-CN"/>
        </w:rPr>
        <w:t>20</w:t>
      </w:r>
      <w:r w:rsidR="001062DA" w:rsidRPr="00197164">
        <w:rPr>
          <w:rFonts w:ascii="Arial" w:eastAsiaTheme="minorEastAsia" w:hAnsi="Arial" w:cs="Arial"/>
          <w:sz w:val="22"/>
          <w:szCs w:val="22"/>
          <w:lang w:eastAsia="zh-CN"/>
        </w:rPr>
        <w:t>,</w:t>
      </w:r>
      <w:r w:rsidR="005C2E6F" w:rsidRPr="00197164">
        <w:rPr>
          <w:rFonts w:ascii="Arial" w:eastAsiaTheme="minorEastAsia" w:hAnsi="Arial" w:cs="Arial"/>
          <w:sz w:val="22"/>
          <w:szCs w:val="22"/>
          <w:lang w:eastAsia="zh-CN"/>
        </w:rPr>
        <w:t>000</w:t>
      </w:r>
      <w:r w:rsidR="005C1756" w:rsidRPr="00197164">
        <w:rPr>
          <w:rFonts w:ascii="Arial" w:eastAsiaTheme="minorEastAsia" w:hAnsi="Arial" w:cs="Arial"/>
          <w:sz w:val="22"/>
          <w:szCs w:val="22"/>
          <w:lang w:eastAsia="zh-CN"/>
        </w:rPr>
        <w:t> </w:t>
      </w:r>
      <w:r w:rsidR="005C2E6F" w:rsidRPr="00197164">
        <w:rPr>
          <w:rFonts w:ascii="Arial" w:eastAsiaTheme="minorEastAsia" w:hAnsi="Arial" w:cs="Arial"/>
          <w:sz w:val="22"/>
          <w:szCs w:val="22"/>
          <w:lang w:eastAsia="zh-CN"/>
        </w:rPr>
        <w:t>°C</w:t>
      </w:r>
      <w:r w:rsidR="009C062A" w:rsidRPr="00197164">
        <w:rPr>
          <w:rFonts w:ascii="Arial" w:eastAsiaTheme="minorEastAsia" w:hAnsi="Arial" w:cs="Arial" w:hint="eastAsia"/>
          <w:sz w:val="22"/>
          <w:szCs w:val="22"/>
          <w:lang w:eastAsia="zh-CN"/>
        </w:rPr>
        <w:t xml:space="preserve"> at the </w:t>
      </w:r>
      <w:r w:rsidR="004647EE" w:rsidRPr="00197164">
        <w:rPr>
          <w:rFonts w:ascii="Arial" w:eastAsiaTheme="minorEastAsia" w:hAnsi="Arial" w:cs="Arial" w:hint="eastAsia"/>
          <w:sz w:val="22"/>
          <w:szCs w:val="22"/>
          <w:lang w:eastAsia="zh-CN"/>
        </w:rPr>
        <w:t xml:space="preserve">arc </w:t>
      </w:r>
      <w:r w:rsidR="009C062A" w:rsidRPr="00197164">
        <w:rPr>
          <w:rFonts w:ascii="Arial" w:eastAsiaTheme="minorEastAsia" w:hAnsi="Arial" w:cs="Arial" w:hint="eastAsia"/>
          <w:sz w:val="22"/>
          <w:szCs w:val="22"/>
          <w:lang w:eastAsia="zh-CN"/>
        </w:rPr>
        <w:t>center</w:t>
      </w:r>
      <w:r w:rsidR="005C2E6F" w:rsidRPr="00197164">
        <w:rPr>
          <w:rFonts w:ascii="Arial" w:eastAsiaTheme="minorEastAsia" w:hAnsi="Arial" w:cs="Arial"/>
          <w:sz w:val="22"/>
          <w:szCs w:val="22"/>
          <w:lang w:eastAsia="zh-CN"/>
        </w:rPr>
        <w:t xml:space="preserve">, while the </w:t>
      </w:r>
      <w:r w:rsidR="00A111CB" w:rsidRPr="00197164">
        <w:rPr>
          <w:rFonts w:ascii="Arial" w:eastAsiaTheme="minorEastAsia" w:hAnsi="Arial" w:cs="Arial"/>
          <w:sz w:val="22"/>
          <w:szCs w:val="22"/>
          <w:lang w:eastAsia="zh-CN"/>
        </w:rPr>
        <w:t xml:space="preserve">electrode walls </w:t>
      </w:r>
      <w:r w:rsidR="004505A5" w:rsidRPr="00197164">
        <w:rPr>
          <w:rFonts w:ascii="Arial" w:eastAsiaTheme="minorEastAsia" w:hAnsi="Arial" w:cs="Arial"/>
          <w:sz w:val="22"/>
          <w:szCs w:val="22"/>
          <w:lang w:eastAsia="zh-CN"/>
        </w:rPr>
        <w:t>remain</w:t>
      </w:r>
      <w:r w:rsidR="009C062A" w:rsidRPr="00197164">
        <w:rPr>
          <w:rFonts w:ascii="Arial" w:eastAsiaTheme="minorEastAsia" w:hAnsi="Arial" w:cs="Arial" w:hint="eastAsia"/>
          <w:sz w:val="22"/>
          <w:szCs w:val="22"/>
          <w:lang w:eastAsia="zh-CN"/>
        </w:rPr>
        <w:t xml:space="preserve"> </w:t>
      </w:r>
      <w:r w:rsidR="00A111CB" w:rsidRPr="00197164">
        <w:rPr>
          <w:rFonts w:ascii="Arial" w:eastAsiaTheme="minorEastAsia" w:hAnsi="Arial" w:cs="Arial"/>
          <w:sz w:val="22"/>
          <w:szCs w:val="22"/>
          <w:lang w:eastAsia="zh-CN"/>
        </w:rPr>
        <w:t>around</w:t>
      </w:r>
      <w:r w:rsidR="005C2E6F" w:rsidRPr="00197164">
        <w:rPr>
          <w:rFonts w:ascii="Arial" w:eastAsiaTheme="minorEastAsia" w:hAnsi="Arial" w:cs="Arial"/>
          <w:sz w:val="22"/>
          <w:szCs w:val="22"/>
          <w:lang w:eastAsia="zh-CN"/>
        </w:rPr>
        <w:t xml:space="preserve"> 600</w:t>
      </w:r>
      <w:r w:rsidR="005C1756" w:rsidRPr="00197164">
        <w:rPr>
          <w:rFonts w:ascii="Arial" w:eastAsiaTheme="minorEastAsia" w:hAnsi="Arial" w:cs="Arial"/>
          <w:sz w:val="22"/>
          <w:szCs w:val="22"/>
          <w:lang w:eastAsia="zh-CN"/>
        </w:rPr>
        <w:t> </w:t>
      </w:r>
      <w:r w:rsidR="005C2E6F" w:rsidRPr="00197164">
        <w:rPr>
          <w:rFonts w:ascii="Arial" w:eastAsiaTheme="minorEastAsia" w:hAnsi="Arial" w:cs="Arial"/>
          <w:sz w:val="22"/>
          <w:szCs w:val="22"/>
          <w:lang w:eastAsia="zh-CN"/>
        </w:rPr>
        <w:t>°C.</w:t>
      </w:r>
      <w:r w:rsidR="00F24CE8" w:rsidRPr="00197164">
        <w:rPr>
          <w:rFonts w:ascii="Arial" w:hAnsi="Arial" w:cs="Arial"/>
          <w:sz w:val="22"/>
          <w:vertAlign w:val="superscript"/>
        </w:rPr>
        <w:t>5</w:t>
      </w:r>
      <w:r w:rsidR="008B381E" w:rsidRPr="00197164">
        <w:rPr>
          <w:rFonts w:ascii="Arial" w:eastAsiaTheme="minorEastAsia" w:hAnsi="Arial" w:cs="Arial"/>
          <w:sz w:val="22"/>
          <w:szCs w:val="22"/>
          <w:lang w:eastAsia="zh-CN"/>
        </w:rPr>
        <w:t xml:space="preserve"> </w:t>
      </w:r>
      <w:r w:rsidR="0098759F" w:rsidRPr="00197164">
        <w:rPr>
          <w:rFonts w:ascii="Arial" w:eastAsiaTheme="minorEastAsia" w:hAnsi="Arial" w:cs="Arial"/>
          <w:b/>
          <w:bCs/>
          <w:sz w:val="22"/>
          <w:szCs w:val="22"/>
          <w:lang w:eastAsia="zh-CN"/>
        </w:rPr>
        <w:t>Fig</w:t>
      </w:r>
      <w:r w:rsidR="005C1756" w:rsidRPr="00197164">
        <w:rPr>
          <w:rFonts w:ascii="Arial" w:eastAsiaTheme="minorEastAsia" w:hAnsi="Arial" w:cs="Arial"/>
          <w:b/>
          <w:bCs/>
          <w:sz w:val="22"/>
          <w:szCs w:val="22"/>
          <w:lang w:eastAsia="zh-CN"/>
        </w:rPr>
        <w:t>. </w:t>
      </w:r>
      <w:r w:rsidR="000B3A1A" w:rsidRPr="00197164">
        <w:rPr>
          <w:rFonts w:ascii="Arial" w:eastAsiaTheme="minorEastAsia" w:hAnsi="Arial" w:cs="Arial"/>
          <w:b/>
          <w:bCs/>
          <w:sz w:val="22"/>
          <w:szCs w:val="22"/>
          <w:lang w:eastAsia="zh-CN"/>
        </w:rPr>
        <w:t>3c</w:t>
      </w:r>
      <w:r w:rsidR="000B3A1A" w:rsidRPr="00197164">
        <w:rPr>
          <w:rFonts w:ascii="Arial" w:eastAsiaTheme="minorEastAsia" w:hAnsi="Arial" w:cs="Arial"/>
          <w:sz w:val="22"/>
          <w:szCs w:val="22"/>
          <w:lang w:eastAsia="zh-CN"/>
        </w:rPr>
        <w:t xml:space="preserve"> </w:t>
      </w:r>
      <w:r w:rsidR="0041103D" w:rsidRPr="00197164">
        <w:rPr>
          <w:rFonts w:ascii="Arial" w:eastAsiaTheme="minorEastAsia" w:hAnsi="Arial" w:cs="Arial"/>
          <w:sz w:val="22"/>
          <w:szCs w:val="22"/>
          <w:lang w:eastAsia="zh-CN"/>
        </w:rPr>
        <w:t>compar</w:t>
      </w:r>
      <w:r w:rsidR="0098759F" w:rsidRPr="00197164">
        <w:rPr>
          <w:rFonts w:ascii="Arial" w:eastAsiaTheme="minorEastAsia" w:hAnsi="Arial" w:cs="Arial"/>
          <w:sz w:val="22"/>
          <w:szCs w:val="22"/>
          <w:lang w:eastAsia="zh-CN"/>
        </w:rPr>
        <w:t xml:space="preserve">es </w:t>
      </w:r>
      <w:r w:rsidR="006065A8" w:rsidRPr="00197164">
        <w:rPr>
          <w:rFonts w:ascii="Arial" w:eastAsiaTheme="minorEastAsia" w:hAnsi="Arial" w:cs="Arial" w:hint="eastAsia"/>
          <w:sz w:val="22"/>
          <w:szCs w:val="22"/>
          <w:lang w:eastAsia="zh-CN"/>
        </w:rPr>
        <w:t xml:space="preserve">these </w:t>
      </w:r>
      <w:r w:rsidR="0041103D" w:rsidRPr="00197164">
        <w:rPr>
          <w:rFonts w:ascii="Arial" w:eastAsiaTheme="minorEastAsia" w:hAnsi="Arial" w:cs="Arial"/>
          <w:sz w:val="22"/>
          <w:szCs w:val="22"/>
          <w:lang w:eastAsia="zh-CN"/>
        </w:rPr>
        <w:t>two technologies</w:t>
      </w:r>
      <w:r w:rsidR="0098759F" w:rsidRPr="00197164">
        <w:rPr>
          <w:rFonts w:ascii="Arial" w:eastAsiaTheme="minorEastAsia" w:hAnsi="Arial" w:cs="Arial"/>
          <w:sz w:val="22"/>
          <w:szCs w:val="22"/>
          <w:lang w:eastAsia="zh-CN"/>
        </w:rPr>
        <w:t>.</w:t>
      </w:r>
      <w:r w:rsidR="00BA3524" w:rsidRPr="00197164">
        <w:rPr>
          <w:rFonts w:ascii="Arial" w:hAnsi="Arial" w:cs="Arial"/>
          <w:sz w:val="22"/>
          <w:vertAlign w:val="superscript"/>
        </w:rPr>
        <w:t>5,9,13,</w:t>
      </w:r>
      <w:r w:rsidR="00634138" w:rsidRPr="00197164">
        <w:rPr>
          <w:rFonts w:ascii="Arial" w:eastAsiaTheme="minorEastAsia" w:hAnsi="Arial" w:cs="Arial" w:hint="eastAsia"/>
          <w:sz w:val="22"/>
          <w:vertAlign w:val="superscript"/>
          <w:lang w:eastAsia="zh-CN"/>
        </w:rPr>
        <w:t>27</w:t>
      </w:r>
      <w:r w:rsidR="00452E6B" w:rsidRPr="00197164">
        <w:rPr>
          <w:rFonts w:ascii="Arial" w:eastAsiaTheme="minorEastAsia" w:hAnsi="Arial" w:cs="Arial"/>
          <w:sz w:val="22"/>
          <w:szCs w:val="22"/>
          <w:lang w:eastAsia="zh-CN"/>
        </w:rPr>
        <w:t xml:space="preserve"> </w:t>
      </w:r>
      <w:r w:rsidR="0098759F" w:rsidRPr="00197164">
        <w:rPr>
          <w:rFonts w:ascii="Arial" w:eastAsiaTheme="minorEastAsia" w:hAnsi="Arial" w:cs="Arial"/>
          <w:sz w:val="22"/>
          <w:szCs w:val="22"/>
          <w:lang w:eastAsia="zh-CN"/>
        </w:rPr>
        <w:t xml:space="preserve">The thermal plasma method yields </w:t>
      </w:r>
      <w:r w:rsidR="00290F5C" w:rsidRPr="00197164">
        <w:rPr>
          <w:rFonts w:ascii="Arial" w:eastAsiaTheme="minorEastAsia" w:hAnsi="Arial" w:cs="Arial"/>
          <w:color w:val="000000" w:themeColor="text1"/>
          <w:sz w:val="22"/>
          <w:szCs w:val="22"/>
          <w:lang w:eastAsia="zh-CN"/>
        </w:rPr>
        <w:t xml:space="preserve">a </w:t>
      </w:r>
      <w:r w:rsidR="00452E6B" w:rsidRPr="00197164">
        <w:rPr>
          <w:rFonts w:ascii="Arial" w:eastAsiaTheme="minorEastAsia" w:hAnsi="Arial" w:cs="Arial"/>
          <w:sz w:val="22"/>
          <w:szCs w:val="22"/>
          <w:lang w:eastAsia="zh-CN"/>
        </w:rPr>
        <w:t>higher C</w:t>
      </w:r>
      <w:r w:rsidR="00452E6B" w:rsidRPr="00197164">
        <w:rPr>
          <w:rFonts w:ascii="Arial" w:eastAsiaTheme="minorEastAsia" w:hAnsi="Arial" w:cs="Arial"/>
          <w:sz w:val="22"/>
          <w:szCs w:val="22"/>
          <w:vertAlign w:val="subscript"/>
          <w:lang w:eastAsia="zh-CN"/>
        </w:rPr>
        <w:t>2</w:t>
      </w:r>
      <w:r w:rsidR="00452E6B" w:rsidRPr="00197164">
        <w:rPr>
          <w:rFonts w:ascii="Arial" w:eastAsiaTheme="minorEastAsia" w:hAnsi="Arial" w:cs="Arial"/>
          <w:sz w:val="22"/>
          <w:szCs w:val="22"/>
          <w:lang w:eastAsia="zh-CN"/>
        </w:rPr>
        <w:t>H</w:t>
      </w:r>
      <w:r w:rsidR="00452E6B" w:rsidRPr="00197164">
        <w:rPr>
          <w:rFonts w:ascii="Arial" w:eastAsiaTheme="minorEastAsia" w:hAnsi="Arial" w:cs="Arial"/>
          <w:sz w:val="22"/>
          <w:szCs w:val="22"/>
          <w:vertAlign w:val="subscript"/>
          <w:lang w:eastAsia="zh-CN"/>
        </w:rPr>
        <w:t>2</w:t>
      </w:r>
      <w:r w:rsidR="00452E6B" w:rsidRPr="00197164">
        <w:rPr>
          <w:rFonts w:ascii="Arial" w:eastAsiaTheme="minorEastAsia" w:hAnsi="Arial" w:cs="Arial"/>
          <w:sz w:val="22"/>
          <w:szCs w:val="22"/>
          <w:lang w:eastAsia="zh-CN"/>
        </w:rPr>
        <w:t xml:space="preserve"> concentration in the cracked gas, l</w:t>
      </w:r>
      <w:r w:rsidR="0098759F" w:rsidRPr="00197164">
        <w:rPr>
          <w:rFonts w:ascii="Arial" w:eastAsiaTheme="minorEastAsia" w:hAnsi="Arial" w:cs="Arial"/>
          <w:sz w:val="22"/>
          <w:szCs w:val="22"/>
          <w:lang w:eastAsia="zh-CN"/>
        </w:rPr>
        <w:t>ower</w:t>
      </w:r>
      <w:r w:rsidR="00452E6B" w:rsidRPr="00197164">
        <w:rPr>
          <w:rFonts w:ascii="Arial" w:eastAsiaTheme="minorEastAsia" w:hAnsi="Arial" w:cs="Arial"/>
          <w:sz w:val="22"/>
          <w:szCs w:val="22"/>
          <w:lang w:eastAsia="zh-CN"/>
        </w:rPr>
        <w:t xml:space="preserve"> natural gas</w:t>
      </w:r>
      <w:r w:rsidR="00D06B7B" w:rsidRPr="00197164">
        <w:rPr>
          <w:rFonts w:ascii="Arial" w:eastAsiaTheme="minorEastAsia" w:hAnsi="Arial" w:cs="Arial"/>
          <w:sz w:val="22"/>
          <w:szCs w:val="22"/>
          <w:lang w:eastAsia="zh-CN"/>
        </w:rPr>
        <w:t xml:space="preserve"> consumption, and </w:t>
      </w:r>
      <w:r w:rsidR="0098759F" w:rsidRPr="00197164">
        <w:rPr>
          <w:rFonts w:ascii="Arial" w:eastAsiaTheme="minorEastAsia" w:hAnsi="Arial" w:cs="Arial"/>
          <w:sz w:val="22"/>
          <w:szCs w:val="22"/>
          <w:lang w:eastAsia="zh-CN"/>
        </w:rPr>
        <w:t>reduced</w:t>
      </w:r>
      <w:r w:rsidR="00D06B7B" w:rsidRPr="00197164">
        <w:rPr>
          <w:rFonts w:ascii="Arial" w:eastAsiaTheme="minorEastAsia" w:hAnsi="Arial" w:cs="Arial"/>
          <w:sz w:val="22"/>
          <w:szCs w:val="22"/>
          <w:lang w:eastAsia="zh-CN"/>
        </w:rPr>
        <w:t xml:space="preserve"> </w:t>
      </w:r>
      <w:r w:rsidR="003A00FE" w:rsidRPr="00197164">
        <w:rPr>
          <w:rFonts w:ascii="Arial" w:eastAsiaTheme="minorEastAsia" w:hAnsi="Arial" w:cs="Arial"/>
          <w:sz w:val="22"/>
          <w:szCs w:val="22"/>
          <w:lang w:eastAsia="zh-CN"/>
        </w:rPr>
        <w:t xml:space="preserve">direct </w:t>
      </w:r>
      <w:r w:rsidR="00D06B7B" w:rsidRPr="00197164">
        <w:rPr>
          <w:rFonts w:ascii="Arial" w:eastAsiaTheme="minorEastAsia" w:hAnsi="Arial" w:cs="Arial"/>
          <w:sz w:val="22"/>
          <w:szCs w:val="22"/>
          <w:lang w:eastAsia="zh-CN"/>
        </w:rPr>
        <w:t>CO</w:t>
      </w:r>
      <w:r w:rsidR="00D06B7B" w:rsidRPr="00197164">
        <w:rPr>
          <w:rFonts w:ascii="Arial" w:eastAsiaTheme="minorEastAsia" w:hAnsi="Arial" w:cs="Arial"/>
          <w:sz w:val="22"/>
          <w:szCs w:val="22"/>
          <w:vertAlign w:val="subscript"/>
          <w:lang w:eastAsia="zh-CN"/>
        </w:rPr>
        <w:t>2</w:t>
      </w:r>
      <w:r w:rsidR="00D06B7B" w:rsidRPr="00197164">
        <w:rPr>
          <w:rFonts w:ascii="Arial" w:eastAsiaTheme="minorEastAsia" w:hAnsi="Arial" w:cs="Arial"/>
          <w:sz w:val="22"/>
          <w:szCs w:val="22"/>
          <w:lang w:eastAsia="zh-CN"/>
        </w:rPr>
        <w:t xml:space="preserve"> emission</w:t>
      </w:r>
      <w:r w:rsidR="0098759F" w:rsidRPr="00197164">
        <w:rPr>
          <w:rFonts w:ascii="Arial" w:eastAsiaTheme="minorEastAsia" w:hAnsi="Arial" w:cs="Arial"/>
          <w:sz w:val="22"/>
          <w:szCs w:val="22"/>
          <w:lang w:eastAsia="zh-CN"/>
        </w:rPr>
        <w:t>s</w:t>
      </w:r>
      <w:r w:rsidR="00DC0552" w:rsidRPr="00197164">
        <w:rPr>
          <w:rFonts w:ascii="Arial" w:eastAsiaTheme="minorEastAsia" w:hAnsi="Arial" w:cs="Arial"/>
          <w:sz w:val="22"/>
          <w:szCs w:val="22"/>
          <w:lang w:eastAsia="zh-CN"/>
        </w:rPr>
        <w:t xml:space="preserve">, but </w:t>
      </w:r>
      <w:r w:rsidR="003816FD" w:rsidRPr="00197164">
        <w:rPr>
          <w:rFonts w:ascii="Arial" w:eastAsiaTheme="minorEastAsia" w:hAnsi="Arial" w:cs="Arial"/>
          <w:sz w:val="22"/>
          <w:szCs w:val="22"/>
          <w:lang w:eastAsia="zh-CN"/>
        </w:rPr>
        <w:t>requires</w:t>
      </w:r>
      <w:r w:rsidR="0098759F" w:rsidRPr="00197164">
        <w:rPr>
          <w:rFonts w:ascii="Arial" w:eastAsiaTheme="minorEastAsia" w:hAnsi="Arial" w:cs="Arial"/>
          <w:sz w:val="22"/>
          <w:szCs w:val="22"/>
          <w:lang w:eastAsia="zh-CN"/>
        </w:rPr>
        <w:t xml:space="preserve"> </w:t>
      </w:r>
      <w:r w:rsidR="00B56CD6" w:rsidRPr="00197164">
        <w:rPr>
          <w:rFonts w:ascii="Arial" w:eastAsiaTheme="minorEastAsia" w:hAnsi="Arial" w:cs="Arial" w:hint="eastAsia"/>
          <w:sz w:val="22"/>
          <w:szCs w:val="22"/>
          <w:lang w:eastAsia="zh-CN"/>
        </w:rPr>
        <w:t xml:space="preserve">significantly </w:t>
      </w:r>
      <w:r w:rsidR="00D06B7B" w:rsidRPr="00197164">
        <w:rPr>
          <w:rFonts w:ascii="Arial" w:eastAsiaTheme="minorEastAsia" w:hAnsi="Arial" w:cs="Arial"/>
          <w:sz w:val="22"/>
          <w:szCs w:val="22"/>
          <w:lang w:eastAsia="zh-CN"/>
        </w:rPr>
        <w:t>high</w:t>
      </w:r>
      <w:r w:rsidR="00B56CD6" w:rsidRPr="00197164">
        <w:rPr>
          <w:rFonts w:ascii="Arial" w:eastAsiaTheme="minorEastAsia" w:hAnsi="Arial" w:cs="Arial" w:hint="eastAsia"/>
          <w:sz w:val="22"/>
          <w:szCs w:val="22"/>
          <w:lang w:eastAsia="zh-CN"/>
        </w:rPr>
        <w:t>er</w:t>
      </w:r>
      <w:r w:rsidR="00D06B7B" w:rsidRPr="00197164">
        <w:rPr>
          <w:rFonts w:ascii="Arial" w:eastAsiaTheme="minorEastAsia" w:hAnsi="Arial" w:cs="Arial"/>
          <w:sz w:val="22"/>
          <w:szCs w:val="22"/>
          <w:lang w:eastAsia="zh-CN"/>
        </w:rPr>
        <w:t xml:space="preserve"> electricity </w:t>
      </w:r>
      <w:r w:rsidR="002C7822" w:rsidRPr="00197164">
        <w:rPr>
          <w:rFonts w:ascii="Arial" w:eastAsiaTheme="minorEastAsia" w:hAnsi="Arial" w:cs="Arial"/>
          <w:sz w:val="22"/>
          <w:szCs w:val="22"/>
          <w:lang w:eastAsia="zh-CN"/>
        </w:rPr>
        <w:t>(12.</w:t>
      </w:r>
      <w:r w:rsidR="00E732E2" w:rsidRPr="00197164">
        <w:rPr>
          <w:rFonts w:ascii="Arial" w:eastAsiaTheme="minorEastAsia" w:hAnsi="Arial" w:cs="Arial"/>
          <w:sz w:val="22"/>
          <w:szCs w:val="22"/>
          <w:lang w:eastAsia="zh-CN"/>
        </w:rPr>
        <w:t>1</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kWh</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kg</w:t>
      </w:r>
      <w:r w:rsidR="00CE38CA" w:rsidRPr="00197164">
        <w:rPr>
          <w:rFonts w:ascii="Arial" w:eastAsiaTheme="minorEastAsia" w:hAnsi="Arial" w:cs="Arial"/>
          <w:sz w:val="22"/>
          <w:szCs w:val="22"/>
          <w:vertAlign w:val="superscript"/>
          <w:lang w:eastAsia="zh-CN"/>
        </w:rPr>
        <w:t>–</w:t>
      </w:r>
      <w:r w:rsidR="002C7822" w:rsidRPr="00197164">
        <w:rPr>
          <w:rFonts w:ascii="Arial" w:eastAsiaTheme="minorEastAsia" w:hAnsi="Arial" w:cs="Arial"/>
          <w:sz w:val="22"/>
          <w:szCs w:val="22"/>
          <w:vertAlign w:val="superscript"/>
          <w:lang w:eastAsia="zh-CN"/>
        </w:rPr>
        <w:t>1</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C</w:t>
      </w:r>
      <w:r w:rsidR="002C7822" w:rsidRPr="00197164">
        <w:rPr>
          <w:rFonts w:ascii="Arial" w:eastAsiaTheme="minorEastAsia" w:hAnsi="Arial" w:cs="Arial"/>
          <w:sz w:val="22"/>
          <w:szCs w:val="22"/>
          <w:vertAlign w:val="subscript"/>
          <w:lang w:eastAsia="zh-CN"/>
        </w:rPr>
        <w:t>2</w:t>
      </w:r>
      <w:r w:rsidR="002C7822" w:rsidRPr="00197164">
        <w:rPr>
          <w:rFonts w:ascii="Arial" w:eastAsiaTheme="minorEastAsia" w:hAnsi="Arial" w:cs="Arial"/>
          <w:sz w:val="22"/>
          <w:szCs w:val="22"/>
          <w:lang w:eastAsia="zh-CN"/>
        </w:rPr>
        <w:t>H</w:t>
      </w:r>
      <w:r w:rsidR="002C7822" w:rsidRPr="00197164">
        <w:rPr>
          <w:rFonts w:ascii="Arial" w:eastAsiaTheme="minorEastAsia" w:hAnsi="Arial" w:cs="Arial"/>
          <w:sz w:val="22"/>
          <w:szCs w:val="22"/>
          <w:vertAlign w:val="subscript"/>
          <w:lang w:eastAsia="zh-CN"/>
        </w:rPr>
        <w:t>2</w:t>
      </w:r>
      <w:r w:rsidR="002C7822" w:rsidRPr="00197164">
        <w:rPr>
          <w:rFonts w:ascii="Arial" w:eastAsiaTheme="minorEastAsia" w:hAnsi="Arial" w:cs="Arial"/>
          <w:sz w:val="22"/>
          <w:szCs w:val="22"/>
          <w:lang w:eastAsia="zh-CN"/>
        </w:rPr>
        <w:t>)</w:t>
      </w:r>
      <w:r w:rsidR="00634CC8" w:rsidRPr="00197164">
        <w:rPr>
          <w:rFonts w:ascii="Arial" w:eastAsiaTheme="minorEastAsia" w:hAnsi="Arial" w:cs="Arial" w:hint="eastAsia"/>
          <w:sz w:val="22"/>
          <w:szCs w:val="22"/>
          <w:lang w:eastAsia="zh-CN"/>
        </w:rPr>
        <w:t xml:space="preserve"> and </w:t>
      </w:r>
      <w:r w:rsidR="002E48A9" w:rsidRPr="00197164">
        <w:rPr>
          <w:rFonts w:ascii="Arial" w:eastAsiaTheme="minorEastAsia" w:hAnsi="Arial" w:cs="Arial"/>
          <w:sz w:val="22"/>
          <w:szCs w:val="22"/>
          <w:lang w:eastAsia="zh-CN"/>
        </w:rPr>
        <w:t xml:space="preserve">leads to </w:t>
      </w:r>
      <w:r w:rsidR="00E7674C" w:rsidRPr="00197164">
        <w:rPr>
          <w:rFonts w:ascii="Arial" w:eastAsiaTheme="minorEastAsia" w:hAnsi="Arial" w:cs="Arial"/>
          <w:sz w:val="22"/>
          <w:szCs w:val="22"/>
          <w:lang w:eastAsia="zh-CN"/>
        </w:rPr>
        <w:t xml:space="preserve">extensive </w:t>
      </w:r>
      <w:r w:rsidR="00634CC8" w:rsidRPr="00197164">
        <w:rPr>
          <w:rFonts w:ascii="Arial" w:eastAsiaTheme="minorEastAsia" w:hAnsi="Arial" w:cs="Arial"/>
          <w:sz w:val="22"/>
          <w:szCs w:val="22"/>
          <w:lang w:eastAsia="zh-CN"/>
        </w:rPr>
        <w:t>soot formation</w:t>
      </w:r>
      <w:r w:rsidR="0098759F" w:rsidRPr="00197164">
        <w:rPr>
          <w:rFonts w:ascii="Arial" w:eastAsiaTheme="minorEastAsia" w:hAnsi="Arial" w:cs="Arial"/>
          <w:sz w:val="22"/>
          <w:szCs w:val="22"/>
          <w:lang w:eastAsia="zh-CN"/>
        </w:rPr>
        <w:t>.</w:t>
      </w:r>
      <w:r w:rsidR="00BA3524" w:rsidRPr="00197164">
        <w:rPr>
          <w:rFonts w:ascii="Arial" w:hAnsi="Arial" w:cs="Arial"/>
          <w:sz w:val="22"/>
          <w:vertAlign w:val="superscript"/>
        </w:rPr>
        <w:t>5,</w:t>
      </w:r>
      <w:r w:rsidR="00634138" w:rsidRPr="00197164">
        <w:rPr>
          <w:rFonts w:ascii="Arial" w:eastAsiaTheme="minorEastAsia" w:hAnsi="Arial" w:cs="Arial" w:hint="eastAsia"/>
          <w:sz w:val="22"/>
          <w:vertAlign w:val="superscript"/>
          <w:lang w:eastAsia="zh-CN"/>
        </w:rPr>
        <w:t>48</w:t>
      </w:r>
      <w:r w:rsidR="0098759F" w:rsidRPr="00197164">
        <w:rPr>
          <w:rFonts w:ascii="Arial" w:eastAsiaTheme="minorEastAsia" w:hAnsi="Arial" w:cs="Arial"/>
          <w:sz w:val="22"/>
          <w:szCs w:val="22"/>
          <w:lang w:eastAsia="zh-CN"/>
        </w:rPr>
        <w:t xml:space="preserve"> </w:t>
      </w:r>
      <w:r w:rsidR="00685C63" w:rsidRPr="00197164">
        <w:rPr>
          <w:rFonts w:ascii="Arial" w:eastAsiaTheme="minorEastAsia" w:hAnsi="Arial" w:cs="Arial"/>
          <w:sz w:val="22"/>
          <w:szCs w:val="22"/>
          <w:lang w:eastAsia="zh-CN"/>
        </w:rPr>
        <w:t>W</w:t>
      </w:r>
      <w:r w:rsidR="0098759F" w:rsidRPr="00197164">
        <w:rPr>
          <w:rFonts w:ascii="Arial" w:eastAsiaTheme="minorEastAsia" w:hAnsi="Arial" w:cs="Arial"/>
          <w:sz w:val="22"/>
          <w:szCs w:val="22"/>
          <w:lang w:eastAsia="zh-CN"/>
        </w:rPr>
        <w:t xml:space="preserve">ith the increasing </w:t>
      </w:r>
      <w:r w:rsidR="00ED32D8" w:rsidRPr="00197164">
        <w:rPr>
          <w:rFonts w:ascii="Arial" w:eastAsiaTheme="minorEastAsia" w:hAnsi="Arial" w:cs="Arial"/>
          <w:sz w:val="22"/>
          <w:szCs w:val="22"/>
          <w:lang w:eastAsia="zh-CN"/>
        </w:rPr>
        <w:t xml:space="preserve">availability of green electricity, </w:t>
      </w:r>
      <w:r w:rsidR="001F5C30" w:rsidRPr="00197164">
        <w:rPr>
          <w:rFonts w:ascii="Arial" w:eastAsiaTheme="minorEastAsia" w:hAnsi="Arial" w:cs="Arial"/>
          <w:sz w:val="22"/>
          <w:szCs w:val="22"/>
          <w:lang w:eastAsia="zh-CN"/>
        </w:rPr>
        <w:t xml:space="preserve">thermal </w:t>
      </w:r>
      <w:r w:rsidR="00ED32D8" w:rsidRPr="00197164">
        <w:rPr>
          <w:rFonts w:ascii="Arial" w:eastAsiaTheme="minorEastAsia" w:hAnsi="Arial" w:cs="Arial"/>
          <w:sz w:val="22"/>
          <w:szCs w:val="22"/>
          <w:lang w:eastAsia="zh-CN"/>
        </w:rPr>
        <w:t xml:space="preserve">plasma has </w:t>
      </w:r>
      <w:r w:rsidR="0044763A" w:rsidRPr="00197164">
        <w:rPr>
          <w:rFonts w:ascii="Arial" w:eastAsiaTheme="minorEastAsia" w:hAnsi="Arial" w:cs="Arial"/>
          <w:sz w:val="22"/>
          <w:szCs w:val="22"/>
          <w:lang w:eastAsia="zh-CN"/>
        </w:rPr>
        <w:t>garnered</w:t>
      </w:r>
      <w:r w:rsidR="007F2738" w:rsidRPr="00197164">
        <w:rPr>
          <w:rFonts w:ascii="Arial" w:eastAsiaTheme="minorEastAsia" w:hAnsi="Arial" w:cs="Arial" w:hint="eastAsia"/>
          <w:sz w:val="22"/>
          <w:szCs w:val="22"/>
          <w:lang w:eastAsia="zh-CN"/>
        </w:rPr>
        <w:t xml:space="preserve"> more</w:t>
      </w:r>
      <w:r w:rsidR="0044763A" w:rsidRPr="00197164">
        <w:rPr>
          <w:rFonts w:ascii="Arial" w:eastAsiaTheme="minorEastAsia" w:hAnsi="Arial" w:cs="Arial"/>
          <w:sz w:val="22"/>
          <w:szCs w:val="22"/>
          <w:lang w:eastAsia="zh-CN"/>
        </w:rPr>
        <w:t xml:space="preserve"> </w:t>
      </w:r>
      <w:r w:rsidR="00ED32D8" w:rsidRPr="00197164">
        <w:rPr>
          <w:rFonts w:ascii="Arial" w:eastAsiaTheme="minorEastAsia" w:hAnsi="Arial" w:cs="Arial"/>
          <w:sz w:val="22"/>
          <w:szCs w:val="22"/>
          <w:lang w:eastAsia="zh-CN"/>
        </w:rPr>
        <w:t>attention.</w:t>
      </w:r>
      <w:r w:rsidR="00BA3524" w:rsidRPr="00197164">
        <w:rPr>
          <w:rFonts w:ascii="Arial" w:hAnsi="Arial" w:cs="Arial"/>
          <w:sz w:val="22"/>
          <w:vertAlign w:val="superscript"/>
        </w:rPr>
        <w:t>13,21,</w:t>
      </w:r>
      <w:r w:rsidR="00634138" w:rsidRPr="00197164">
        <w:rPr>
          <w:rFonts w:ascii="Arial" w:eastAsiaTheme="minorEastAsia" w:hAnsi="Arial" w:cs="Arial" w:hint="eastAsia"/>
          <w:sz w:val="22"/>
          <w:vertAlign w:val="superscript"/>
          <w:lang w:eastAsia="zh-CN"/>
        </w:rPr>
        <w:t>49</w:t>
      </w:r>
    </w:p>
    <w:p w14:paraId="0ADE0C95" w14:textId="1A0F3F31" w:rsidR="009D2C77" w:rsidRPr="003F3933" w:rsidRDefault="00053D7E" w:rsidP="00FE1182">
      <w:pPr>
        <w:tabs>
          <w:tab w:val="left" w:pos="450"/>
        </w:tabs>
        <w:spacing w:before="240" w:line="360" w:lineRule="auto"/>
        <w:jc w:val="both"/>
        <w:rPr>
          <w:rFonts w:ascii="Arial" w:eastAsiaTheme="minorEastAsia" w:hAnsi="Arial" w:cs="Arial"/>
          <w:bCs/>
          <w:i/>
          <w:iCs/>
          <w:sz w:val="22"/>
          <w:szCs w:val="22"/>
          <w:lang w:eastAsia="zh-CN"/>
        </w:rPr>
      </w:pPr>
      <w:bookmarkStart w:id="22" w:name="_Hlk170915369"/>
      <w:r w:rsidRPr="003F3933">
        <w:rPr>
          <w:rFonts w:ascii="Arial" w:eastAsiaTheme="minorEastAsia" w:hAnsi="Arial" w:cs="Arial"/>
          <w:bCs/>
          <w:i/>
          <w:iCs/>
          <w:sz w:val="22"/>
          <w:szCs w:val="22"/>
          <w:lang w:eastAsia="zh-CN"/>
        </w:rPr>
        <w:t>Emerging C</w:t>
      </w:r>
      <w:r w:rsidRPr="003F3933">
        <w:rPr>
          <w:rFonts w:ascii="Arial" w:eastAsiaTheme="minorEastAsia" w:hAnsi="Arial" w:cs="Arial"/>
          <w:bCs/>
          <w:i/>
          <w:iCs/>
          <w:sz w:val="22"/>
          <w:szCs w:val="22"/>
          <w:vertAlign w:val="subscript"/>
          <w:lang w:eastAsia="zh-CN"/>
        </w:rPr>
        <w:t>2</w:t>
      </w:r>
      <w:r w:rsidRPr="003F3933">
        <w:rPr>
          <w:rFonts w:ascii="Arial" w:eastAsiaTheme="minorEastAsia" w:hAnsi="Arial" w:cs="Arial"/>
          <w:bCs/>
          <w:i/>
          <w:iCs/>
          <w:sz w:val="22"/>
          <w:szCs w:val="22"/>
          <w:lang w:eastAsia="zh-CN"/>
        </w:rPr>
        <w:t>H</w:t>
      </w:r>
      <w:r w:rsidRPr="003F3933">
        <w:rPr>
          <w:rFonts w:ascii="Arial" w:eastAsiaTheme="minorEastAsia" w:hAnsi="Arial" w:cs="Arial"/>
          <w:bCs/>
          <w:i/>
          <w:iCs/>
          <w:sz w:val="22"/>
          <w:szCs w:val="22"/>
          <w:vertAlign w:val="subscript"/>
          <w:lang w:eastAsia="zh-CN"/>
        </w:rPr>
        <w:t>2</w:t>
      </w:r>
      <w:r w:rsidRPr="003F3933">
        <w:rPr>
          <w:rFonts w:ascii="Arial" w:eastAsiaTheme="minorEastAsia" w:hAnsi="Arial" w:cs="Arial"/>
          <w:bCs/>
          <w:i/>
          <w:iCs/>
          <w:sz w:val="22"/>
          <w:szCs w:val="22"/>
          <w:lang w:eastAsia="zh-CN"/>
        </w:rPr>
        <w:t xml:space="preserve"> synthesis routes via the plasma process</w:t>
      </w:r>
    </w:p>
    <w:bookmarkEnd w:id="22"/>
    <w:p w14:paraId="10F904BF" w14:textId="449E9F63" w:rsidR="008A7E80" w:rsidRPr="00197164" w:rsidRDefault="00574CD0" w:rsidP="005B76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bCs/>
          <w:sz w:val="22"/>
          <w:szCs w:val="22"/>
          <w:lang w:eastAsia="zh-CN"/>
        </w:rPr>
        <w:t>Coal</w:t>
      </w:r>
      <w:r w:rsidR="0039443D" w:rsidRPr="00197164">
        <w:rPr>
          <w:rFonts w:ascii="Arial" w:eastAsiaTheme="minorEastAsia" w:hAnsi="Arial" w:cs="Arial"/>
          <w:bCs/>
          <w:sz w:val="22"/>
          <w:szCs w:val="22"/>
          <w:lang w:eastAsia="zh-CN"/>
        </w:rPr>
        <w:noBreakHyphen/>
      </w:r>
      <w:r w:rsidRPr="00197164">
        <w:rPr>
          <w:rFonts w:ascii="Arial" w:eastAsiaTheme="minorEastAsia" w:hAnsi="Arial" w:cs="Arial"/>
          <w:bCs/>
          <w:sz w:val="22"/>
          <w:szCs w:val="22"/>
          <w:lang w:eastAsia="zh-CN"/>
        </w:rPr>
        <w:t>to</w:t>
      </w:r>
      <w:r w:rsidR="0039443D" w:rsidRPr="00197164">
        <w:rPr>
          <w:rFonts w:ascii="Arial" w:eastAsiaTheme="minorEastAsia" w:hAnsi="Arial" w:cs="Arial"/>
          <w:bCs/>
          <w:sz w:val="22"/>
          <w:szCs w:val="22"/>
          <w:lang w:eastAsia="zh-CN"/>
        </w:rPr>
        <w:noBreakHyphen/>
      </w:r>
      <w:r w:rsidRPr="00197164">
        <w:rPr>
          <w:rFonts w:ascii="Arial" w:eastAsiaTheme="minorEastAsia" w:hAnsi="Arial" w:cs="Arial"/>
          <w:bCs/>
          <w:iCs/>
          <w:sz w:val="22"/>
          <w:szCs w:val="22"/>
          <w:lang w:eastAsia="zh-CN"/>
        </w:rPr>
        <w:t>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H</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 xml:space="preserve"> </w:t>
      </w:r>
      <w:r w:rsidRPr="00197164">
        <w:rPr>
          <w:rFonts w:ascii="Arial" w:eastAsiaTheme="minorEastAsia" w:hAnsi="Arial" w:cs="Arial"/>
          <w:bCs/>
          <w:sz w:val="22"/>
          <w:szCs w:val="22"/>
          <w:lang w:eastAsia="zh-CN"/>
        </w:rPr>
        <w:t xml:space="preserve">production via </w:t>
      </w:r>
      <w:r w:rsidRPr="00197164">
        <w:rPr>
          <w:rFonts w:ascii="Arial" w:eastAsiaTheme="minorEastAsia" w:hAnsi="Arial" w:cs="Arial" w:hint="eastAsia"/>
          <w:bCs/>
          <w:sz w:val="22"/>
          <w:szCs w:val="22"/>
          <w:lang w:eastAsia="zh-CN"/>
        </w:rPr>
        <w:t xml:space="preserve">thermal </w:t>
      </w:r>
      <w:r w:rsidRPr="00197164">
        <w:rPr>
          <w:rFonts w:ascii="Arial" w:eastAsiaTheme="minorEastAsia" w:hAnsi="Arial" w:cs="Arial"/>
          <w:bCs/>
          <w:sz w:val="22"/>
          <w:szCs w:val="22"/>
          <w:lang w:eastAsia="zh-CN"/>
        </w:rPr>
        <w:t xml:space="preserve">plasma technologies has seen significant development in China </w:t>
      </w:r>
      <w:r w:rsidR="00CB61A7" w:rsidRPr="00197164">
        <w:rPr>
          <w:rFonts w:ascii="Arial" w:eastAsiaTheme="minorEastAsia" w:hAnsi="Arial" w:cs="Arial" w:hint="eastAsia"/>
          <w:bCs/>
          <w:sz w:val="22"/>
          <w:szCs w:val="22"/>
          <w:lang w:eastAsia="zh-CN"/>
        </w:rPr>
        <w:t>recently</w:t>
      </w:r>
      <w:r w:rsidR="0039443D" w:rsidRPr="00197164">
        <w:rPr>
          <w:rFonts w:ascii="Arial" w:eastAsiaTheme="minorEastAsia" w:hAnsi="Arial" w:cs="Arial"/>
          <w:bCs/>
          <w:sz w:val="22"/>
          <w:szCs w:val="22"/>
          <w:lang w:eastAsia="zh-CN"/>
        </w:rPr>
        <w:t>, driven</w:t>
      </w:r>
      <w:r w:rsidR="00CB61A7" w:rsidRPr="00197164">
        <w:rPr>
          <w:rFonts w:ascii="Arial" w:eastAsiaTheme="minorEastAsia" w:hAnsi="Arial" w:cs="Arial" w:hint="eastAsia"/>
          <w:bCs/>
          <w:sz w:val="22"/>
          <w:szCs w:val="22"/>
          <w:lang w:eastAsia="zh-CN"/>
        </w:rPr>
        <w:t xml:space="preserve"> </w:t>
      </w:r>
      <w:r w:rsidR="0039443D" w:rsidRPr="00197164">
        <w:rPr>
          <w:rFonts w:ascii="Arial" w:eastAsiaTheme="minorEastAsia" w:hAnsi="Arial" w:cs="Arial"/>
          <w:bCs/>
          <w:sz w:val="22"/>
          <w:szCs w:val="22"/>
          <w:lang w:eastAsia="zh-CN"/>
        </w:rPr>
        <w:t>by</w:t>
      </w:r>
      <w:r w:rsidR="00192C03" w:rsidRPr="00197164">
        <w:rPr>
          <w:rFonts w:ascii="Arial" w:eastAsiaTheme="minorEastAsia" w:hAnsi="Arial" w:cs="Arial" w:hint="eastAsia"/>
          <w:bCs/>
          <w:sz w:val="22"/>
          <w:szCs w:val="22"/>
          <w:lang w:eastAsia="zh-CN"/>
        </w:rPr>
        <w:t xml:space="preserve"> high carbon footprint associated with the CaC</w:t>
      </w:r>
      <w:r w:rsidR="00192C03" w:rsidRPr="00197164">
        <w:rPr>
          <w:rFonts w:ascii="Arial" w:eastAsiaTheme="minorEastAsia" w:hAnsi="Arial" w:cs="Arial"/>
          <w:bCs/>
          <w:iCs/>
          <w:sz w:val="22"/>
          <w:szCs w:val="22"/>
          <w:vertAlign w:val="subscript"/>
          <w:lang w:eastAsia="zh-CN"/>
        </w:rPr>
        <w:t>2</w:t>
      </w:r>
      <w:r w:rsidR="00192C03" w:rsidRPr="00197164">
        <w:rPr>
          <w:rFonts w:ascii="Arial" w:eastAsiaTheme="minorEastAsia" w:hAnsi="Arial" w:cs="Arial" w:hint="eastAsia"/>
          <w:bCs/>
          <w:sz w:val="22"/>
          <w:szCs w:val="22"/>
          <w:lang w:eastAsia="zh-CN"/>
        </w:rPr>
        <w:t xml:space="preserve"> route</w:t>
      </w:r>
      <w:r w:rsidRPr="00197164">
        <w:rPr>
          <w:rFonts w:ascii="Arial" w:eastAsiaTheme="minorEastAsia" w:hAnsi="Arial" w:cs="Arial"/>
          <w:bCs/>
          <w:sz w:val="22"/>
          <w:szCs w:val="22"/>
          <w:lang w:eastAsia="zh-CN"/>
        </w:rPr>
        <w:t>. Since 2014, Zhejiang University and Xinjiang Yuehetai Chemical Technology Co. Ltd. have collaborated to develop 2</w:t>
      </w:r>
      <w:r w:rsidR="00290F5C" w:rsidRPr="00197164">
        <w:rPr>
          <w:rFonts w:ascii="Arial" w:eastAsiaTheme="minorEastAsia" w:hAnsi="Arial" w:cs="Arial"/>
          <w:bCs/>
          <w:sz w:val="22"/>
          <w:szCs w:val="22"/>
          <w:lang w:eastAsia="zh-CN"/>
        </w:rPr>
        <w:t> </w:t>
      </w:r>
      <w:r w:rsidRPr="00197164">
        <w:rPr>
          <w:rFonts w:ascii="Arial" w:eastAsiaTheme="minorEastAsia" w:hAnsi="Arial" w:cs="Arial"/>
          <w:bCs/>
          <w:sz w:val="22"/>
          <w:szCs w:val="22"/>
          <w:lang w:eastAsia="zh-CN"/>
        </w:rPr>
        <w:t>MW and 10</w:t>
      </w:r>
      <w:r w:rsidR="0039443D" w:rsidRPr="00197164">
        <w:rPr>
          <w:rFonts w:ascii="Arial" w:eastAsiaTheme="minorEastAsia" w:hAnsi="Arial" w:cs="Arial"/>
          <w:bCs/>
          <w:sz w:val="22"/>
          <w:szCs w:val="22"/>
          <w:lang w:eastAsia="zh-CN"/>
        </w:rPr>
        <w:t> </w:t>
      </w:r>
      <w:r w:rsidRPr="00197164">
        <w:rPr>
          <w:rFonts w:ascii="Arial" w:eastAsiaTheme="minorEastAsia" w:hAnsi="Arial" w:cs="Arial"/>
          <w:bCs/>
          <w:sz w:val="22"/>
          <w:szCs w:val="22"/>
          <w:lang w:eastAsia="zh-CN"/>
        </w:rPr>
        <w:t xml:space="preserve">MW </w:t>
      </w:r>
      <w:bookmarkStart w:id="23" w:name="_Hlk184750061"/>
      <w:r w:rsidR="00634138" w:rsidRPr="00197164">
        <w:rPr>
          <w:rFonts w:ascii="Arial" w:eastAsiaTheme="minorEastAsia" w:hAnsi="Arial" w:cs="Arial" w:hint="eastAsia"/>
          <w:bCs/>
          <w:sz w:val="22"/>
          <w:szCs w:val="22"/>
          <w:lang w:eastAsia="zh-CN"/>
        </w:rPr>
        <w:t>H</w:t>
      </w:r>
      <w:r w:rsidR="00634138" w:rsidRPr="00197164">
        <w:rPr>
          <w:rFonts w:ascii="Arial" w:eastAsiaTheme="minorEastAsia" w:hAnsi="Arial" w:cs="Arial" w:hint="eastAsia"/>
          <w:bCs/>
          <w:sz w:val="22"/>
          <w:szCs w:val="22"/>
          <w:vertAlign w:val="subscript"/>
          <w:lang w:eastAsia="zh-CN"/>
        </w:rPr>
        <w:t>2</w:t>
      </w:r>
      <w:r w:rsidR="00634138" w:rsidRPr="00197164">
        <w:rPr>
          <w:rFonts w:ascii="Arial" w:eastAsiaTheme="minorEastAsia" w:hAnsi="Arial" w:cs="Arial" w:hint="eastAsia"/>
          <w:bCs/>
          <w:sz w:val="22"/>
          <w:szCs w:val="22"/>
          <w:lang w:eastAsia="zh-CN"/>
        </w:rPr>
        <w:t xml:space="preserve"> </w:t>
      </w:r>
      <w:bookmarkEnd w:id="23"/>
      <w:r w:rsidRPr="00197164">
        <w:rPr>
          <w:rFonts w:ascii="Arial" w:eastAsiaTheme="minorEastAsia" w:hAnsi="Arial" w:cs="Arial"/>
          <w:bCs/>
          <w:sz w:val="22"/>
          <w:szCs w:val="22"/>
          <w:lang w:eastAsia="zh-CN"/>
        </w:rPr>
        <w:t xml:space="preserve">plasma systems for </w:t>
      </w:r>
      <w:r w:rsidRPr="00197164">
        <w:rPr>
          <w:rFonts w:ascii="Arial" w:eastAsiaTheme="minorEastAsia" w:hAnsi="Arial" w:cs="Arial"/>
          <w:bCs/>
          <w:iCs/>
          <w:sz w:val="22"/>
          <w:szCs w:val="22"/>
          <w:lang w:eastAsia="zh-CN"/>
        </w:rPr>
        <w:t>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H</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 xml:space="preserve"> </w:t>
      </w:r>
      <w:r w:rsidRPr="00197164">
        <w:rPr>
          <w:rFonts w:ascii="Arial" w:eastAsiaTheme="minorEastAsia" w:hAnsi="Arial" w:cs="Arial"/>
          <w:bCs/>
          <w:sz w:val="22"/>
          <w:szCs w:val="22"/>
          <w:lang w:eastAsia="zh-CN"/>
        </w:rPr>
        <w:t xml:space="preserve">production, </w:t>
      </w:r>
      <w:del w:id="24" w:author="Thomas Dursch" w:date="2025-01-10T10:12:00Z" w16du:dateUtc="2025-01-10T15:12:00Z">
        <w:r w:rsidRPr="00197164" w:rsidDel="00C35E5C">
          <w:rPr>
            <w:rFonts w:ascii="Arial" w:eastAsiaTheme="minorEastAsia" w:hAnsi="Arial" w:cs="Arial"/>
            <w:bCs/>
            <w:sz w:val="22"/>
            <w:szCs w:val="22"/>
            <w:lang w:eastAsia="zh-CN"/>
          </w:rPr>
          <w:delText xml:space="preserve">claiming </w:delText>
        </w:r>
      </w:del>
      <w:ins w:id="25" w:author="Thomas Dursch" w:date="2025-01-10T10:12:00Z" w16du:dateUtc="2025-01-10T15:12:00Z">
        <w:r w:rsidR="00C35E5C">
          <w:rPr>
            <w:rFonts w:ascii="Arial" w:eastAsiaTheme="minorEastAsia" w:hAnsi="Arial" w:cs="Arial"/>
            <w:bCs/>
            <w:sz w:val="22"/>
            <w:szCs w:val="22"/>
            <w:lang w:eastAsia="zh-CN"/>
          </w:rPr>
          <w:t>stating</w:t>
        </w:r>
        <w:r w:rsidR="00C35E5C" w:rsidRPr="00197164">
          <w:rPr>
            <w:rFonts w:ascii="Arial" w:eastAsiaTheme="minorEastAsia" w:hAnsi="Arial" w:cs="Arial"/>
            <w:bCs/>
            <w:sz w:val="22"/>
            <w:szCs w:val="22"/>
            <w:lang w:eastAsia="zh-CN"/>
          </w:rPr>
          <w:t xml:space="preserve"> </w:t>
        </w:r>
      </w:ins>
      <w:r w:rsidR="0039443D" w:rsidRPr="00197164">
        <w:rPr>
          <w:rFonts w:ascii="Arial" w:eastAsiaTheme="minorEastAsia" w:hAnsi="Arial" w:cs="Arial"/>
          <w:bCs/>
          <w:sz w:val="22"/>
          <w:szCs w:val="22"/>
          <w:lang w:eastAsia="zh-CN"/>
        </w:rPr>
        <w:t xml:space="preserve">that </w:t>
      </w:r>
      <w:r w:rsidR="00603044" w:rsidRPr="00197164">
        <w:rPr>
          <w:rFonts w:ascii="Arial" w:eastAsiaTheme="minorEastAsia" w:hAnsi="Arial" w:cs="Arial" w:hint="eastAsia"/>
          <w:bCs/>
          <w:sz w:val="22"/>
          <w:szCs w:val="22"/>
          <w:lang w:eastAsia="zh-CN"/>
        </w:rPr>
        <w:t>the</w:t>
      </w:r>
      <w:r w:rsidRPr="00197164">
        <w:rPr>
          <w:rFonts w:ascii="Arial" w:eastAsiaTheme="minorEastAsia" w:hAnsi="Arial" w:cs="Arial"/>
          <w:bCs/>
          <w:sz w:val="22"/>
          <w:szCs w:val="22"/>
          <w:lang w:eastAsia="zh-CN"/>
        </w:rPr>
        <w:t xml:space="preserve"> costs </w:t>
      </w:r>
      <w:r w:rsidR="0039443D" w:rsidRPr="00197164">
        <w:rPr>
          <w:rFonts w:ascii="Arial" w:eastAsiaTheme="minorEastAsia" w:hAnsi="Arial" w:cs="Arial"/>
          <w:bCs/>
          <w:sz w:val="22"/>
          <w:szCs w:val="22"/>
          <w:lang w:eastAsia="zh-CN"/>
        </w:rPr>
        <w:t xml:space="preserve">are </w:t>
      </w:r>
      <w:r w:rsidRPr="00197164">
        <w:rPr>
          <w:rFonts w:ascii="Arial" w:eastAsiaTheme="minorEastAsia" w:hAnsi="Arial" w:cs="Arial"/>
          <w:bCs/>
          <w:sz w:val="22"/>
          <w:szCs w:val="22"/>
          <w:lang w:eastAsia="zh-CN"/>
        </w:rPr>
        <w:t xml:space="preserve">over 20% lower than conventional </w:t>
      </w:r>
      <w:r w:rsidRPr="00197164">
        <w:rPr>
          <w:rFonts w:ascii="Arial" w:eastAsiaTheme="minorEastAsia" w:hAnsi="Arial" w:cs="Arial"/>
          <w:bCs/>
          <w:iCs/>
          <w:sz w:val="22"/>
          <w:szCs w:val="22"/>
          <w:lang w:eastAsia="zh-CN"/>
        </w:rPr>
        <w:t>CaC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sz w:val="22"/>
          <w:szCs w:val="22"/>
          <w:lang w:eastAsia="zh-CN"/>
        </w:rPr>
        <w:t xml:space="preserve"> routes</w:t>
      </w:r>
      <w:r w:rsidR="0039443D" w:rsidRPr="00197164">
        <w:rPr>
          <w:rFonts w:ascii="Arial" w:eastAsiaTheme="minorEastAsia" w:hAnsi="Arial" w:cs="Arial"/>
          <w:bCs/>
          <w:sz w:val="22"/>
          <w:szCs w:val="22"/>
          <w:lang w:eastAsia="zh-CN"/>
        </w:rPr>
        <w:t>,</w:t>
      </w:r>
      <w:r w:rsidRPr="00197164">
        <w:rPr>
          <w:rFonts w:ascii="Arial" w:eastAsiaTheme="minorEastAsia" w:hAnsi="Arial" w:cs="Arial"/>
          <w:bCs/>
          <w:sz w:val="22"/>
          <w:szCs w:val="22"/>
          <w:lang w:eastAsia="zh-CN"/>
        </w:rPr>
        <w:t xml:space="preserve"> </w:t>
      </w:r>
      <w:r w:rsidR="0039443D" w:rsidRPr="00197164">
        <w:rPr>
          <w:rFonts w:ascii="Arial" w:eastAsiaTheme="minorEastAsia" w:hAnsi="Arial" w:cs="Arial"/>
          <w:bCs/>
          <w:sz w:val="22"/>
          <w:szCs w:val="22"/>
          <w:lang w:eastAsia="zh-CN"/>
        </w:rPr>
        <w:t>with</w:t>
      </w:r>
      <w:r w:rsidRPr="00197164">
        <w:rPr>
          <w:rFonts w:ascii="Arial" w:eastAsiaTheme="minorEastAsia" w:hAnsi="Arial" w:cs="Arial"/>
          <w:bCs/>
          <w:sz w:val="22"/>
          <w:szCs w:val="22"/>
          <w:lang w:eastAsia="zh-CN"/>
        </w:rPr>
        <w:t xml:space="preserve"> a significantly reduced carbon footprint.</w:t>
      </w:r>
      <w:r w:rsidR="00634138" w:rsidRPr="00197164">
        <w:rPr>
          <w:rFonts w:ascii="Arial" w:eastAsiaTheme="minorEastAsia" w:hAnsi="Arial" w:cs="Arial" w:hint="eastAsia"/>
          <w:sz w:val="22"/>
          <w:vertAlign w:val="superscript"/>
          <w:lang w:eastAsia="zh-CN"/>
        </w:rPr>
        <w:t>50,51</w:t>
      </w:r>
      <w:r w:rsidRPr="00197164">
        <w:rPr>
          <w:rFonts w:ascii="Arial" w:eastAsiaTheme="minorEastAsia" w:hAnsi="Arial" w:cs="Arial" w:hint="eastAsia"/>
          <w:bCs/>
          <w:sz w:val="22"/>
          <w:szCs w:val="22"/>
          <w:lang w:eastAsia="zh-CN"/>
        </w:rPr>
        <w:t xml:space="preserve"> </w:t>
      </w:r>
      <w:r w:rsidR="00F95F10" w:rsidRPr="00197164">
        <w:rPr>
          <w:rFonts w:ascii="Arial" w:eastAsiaTheme="minorEastAsia" w:hAnsi="Arial" w:cs="Arial"/>
          <w:sz w:val="22"/>
          <w:szCs w:val="22"/>
          <w:lang w:eastAsia="zh-CN"/>
        </w:rPr>
        <w:t>In contrast to</w:t>
      </w:r>
      <w:r w:rsidR="009E3972" w:rsidRPr="00197164">
        <w:rPr>
          <w:rFonts w:ascii="Arial" w:eastAsiaTheme="minorEastAsia" w:hAnsi="Arial" w:cs="Arial" w:hint="eastAsia"/>
          <w:sz w:val="22"/>
          <w:szCs w:val="22"/>
          <w:lang w:eastAsia="zh-CN"/>
        </w:rPr>
        <w:t xml:space="preserve"> thermal plasma,</w:t>
      </w:r>
      <w:r w:rsidR="009E3972" w:rsidRPr="00197164">
        <w:rPr>
          <w:rFonts w:ascii="Arial" w:eastAsiaTheme="minorEastAsia" w:hAnsi="Arial" w:cs="Arial"/>
          <w:sz w:val="22"/>
          <w:szCs w:val="22"/>
          <w:lang w:eastAsia="zh-CN"/>
        </w:rPr>
        <w:t xml:space="preserve"> </w:t>
      </w:r>
      <w:r w:rsidR="009E3972" w:rsidRPr="00197164">
        <w:rPr>
          <w:rFonts w:ascii="Arial" w:eastAsiaTheme="minorEastAsia" w:hAnsi="Arial" w:cs="Arial" w:hint="eastAsia"/>
          <w:sz w:val="22"/>
          <w:szCs w:val="22"/>
          <w:lang w:eastAsia="zh-CN"/>
        </w:rPr>
        <w:t>n</w:t>
      </w:r>
      <w:r w:rsidR="00F066D5" w:rsidRPr="00197164">
        <w:rPr>
          <w:rFonts w:ascii="Arial" w:eastAsiaTheme="minorEastAsia" w:hAnsi="Arial" w:cs="Arial"/>
          <w:sz w:val="22"/>
          <w:szCs w:val="22"/>
          <w:lang w:eastAsia="zh-CN"/>
        </w:rPr>
        <w:t>on</w:t>
      </w:r>
      <w:r w:rsidR="0050423D" w:rsidRPr="00197164">
        <w:rPr>
          <w:rFonts w:ascii="Arial" w:eastAsiaTheme="minorEastAsia" w:hAnsi="Arial" w:cs="Arial"/>
          <w:sz w:val="22"/>
          <w:szCs w:val="22"/>
          <w:lang w:eastAsia="zh-CN"/>
        </w:rPr>
        <w:noBreakHyphen/>
      </w:r>
      <w:r w:rsidR="00F066D5" w:rsidRPr="00197164">
        <w:rPr>
          <w:rFonts w:ascii="Arial" w:eastAsiaTheme="minorEastAsia" w:hAnsi="Arial" w:cs="Arial"/>
          <w:sz w:val="22"/>
          <w:szCs w:val="22"/>
          <w:lang w:eastAsia="zh-CN"/>
        </w:rPr>
        <w:t xml:space="preserve">thermal </w:t>
      </w:r>
      <w:r w:rsidR="004729D1" w:rsidRPr="00197164">
        <w:rPr>
          <w:rFonts w:ascii="Arial" w:eastAsiaTheme="minorEastAsia" w:hAnsi="Arial" w:cs="Arial"/>
          <w:sz w:val="22"/>
          <w:szCs w:val="22"/>
          <w:lang w:eastAsia="zh-CN"/>
        </w:rPr>
        <w:t>plasma</w:t>
      </w:r>
      <w:r w:rsidR="00F066D5" w:rsidRPr="00197164">
        <w:rPr>
          <w:rFonts w:ascii="Arial" w:eastAsiaTheme="minorEastAsia" w:hAnsi="Arial" w:cs="Arial"/>
          <w:sz w:val="22"/>
          <w:szCs w:val="22"/>
          <w:lang w:eastAsia="zh-CN"/>
        </w:rPr>
        <w:t>s</w:t>
      </w:r>
      <w:r w:rsidR="00005A22" w:rsidRPr="00197164">
        <w:rPr>
          <w:rFonts w:ascii="Arial" w:eastAsiaTheme="minorEastAsia" w:hAnsi="Arial" w:cs="Arial" w:hint="eastAsia"/>
          <w:sz w:val="22"/>
          <w:szCs w:val="22"/>
          <w:lang w:eastAsia="zh-CN"/>
        </w:rPr>
        <w:t xml:space="preserve"> </w:t>
      </w:r>
      <w:r w:rsidR="0039443D" w:rsidRPr="00197164">
        <w:rPr>
          <w:rFonts w:ascii="Arial" w:eastAsiaTheme="minorEastAsia" w:hAnsi="Arial" w:cs="Arial"/>
          <w:sz w:val="22"/>
          <w:szCs w:val="22"/>
          <w:lang w:eastAsia="zh-CN"/>
        </w:rPr>
        <w:t xml:space="preserve">preferentially </w:t>
      </w:r>
      <w:r w:rsidR="00F066D5" w:rsidRPr="00197164">
        <w:rPr>
          <w:rFonts w:ascii="Arial" w:eastAsiaTheme="minorEastAsia" w:hAnsi="Arial" w:cs="Arial"/>
          <w:sz w:val="22"/>
          <w:szCs w:val="22"/>
          <w:lang w:eastAsia="zh-CN"/>
        </w:rPr>
        <w:t xml:space="preserve">channel </w:t>
      </w:r>
      <w:r w:rsidR="00402852" w:rsidRPr="00197164">
        <w:rPr>
          <w:rFonts w:ascii="Arial" w:eastAsiaTheme="minorEastAsia" w:hAnsi="Arial" w:cs="Arial"/>
          <w:sz w:val="22"/>
          <w:szCs w:val="22"/>
          <w:lang w:eastAsia="zh-CN"/>
        </w:rPr>
        <w:t xml:space="preserve">energy to electrons, </w:t>
      </w:r>
      <w:r w:rsidR="00F066D5" w:rsidRPr="00197164">
        <w:rPr>
          <w:rFonts w:ascii="Arial" w:eastAsiaTheme="minorEastAsia" w:hAnsi="Arial" w:cs="Arial"/>
          <w:sz w:val="22"/>
          <w:szCs w:val="22"/>
          <w:lang w:eastAsia="zh-CN"/>
        </w:rPr>
        <w:t xml:space="preserve">creating </w:t>
      </w:r>
      <w:r w:rsidR="00402852" w:rsidRPr="00197164">
        <w:rPr>
          <w:rFonts w:ascii="Arial" w:eastAsiaTheme="minorEastAsia" w:hAnsi="Arial" w:cs="Arial"/>
          <w:sz w:val="22"/>
          <w:szCs w:val="22"/>
          <w:lang w:eastAsia="zh-CN"/>
        </w:rPr>
        <w:t xml:space="preserve">a </w:t>
      </w:r>
      <w:r w:rsidR="005B54A8" w:rsidRPr="00197164">
        <w:rPr>
          <w:rFonts w:ascii="Arial" w:eastAsiaTheme="minorEastAsia" w:hAnsi="Arial" w:cs="Arial"/>
          <w:sz w:val="22"/>
          <w:szCs w:val="22"/>
          <w:lang w:eastAsia="zh-CN"/>
        </w:rPr>
        <w:t>much</w:t>
      </w:r>
      <w:r w:rsidR="00402852" w:rsidRPr="00197164">
        <w:rPr>
          <w:rFonts w:ascii="Arial" w:eastAsiaTheme="minorEastAsia" w:hAnsi="Arial" w:cs="Arial"/>
          <w:sz w:val="22"/>
          <w:szCs w:val="22"/>
          <w:lang w:eastAsia="zh-CN"/>
        </w:rPr>
        <w:t xml:space="preserve"> </w:t>
      </w:r>
      <w:r w:rsidR="00F066D5" w:rsidRPr="00197164">
        <w:rPr>
          <w:rFonts w:ascii="Arial" w:eastAsiaTheme="minorEastAsia" w:hAnsi="Arial" w:cs="Arial"/>
          <w:sz w:val="22"/>
          <w:szCs w:val="22"/>
          <w:lang w:eastAsia="zh-CN"/>
        </w:rPr>
        <w:t>higher</w:t>
      </w:r>
      <w:r w:rsidR="00402852" w:rsidRPr="00197164">
        <w:rPr>
          <w:rFonts w:ascii="Arial" w:eastAsiaTheme="minorEastAsia" w:hAnsi="Arial" w:cs="Arial"/>
          <w:sz w:val="22"/>
          <w:szCs w:val="22"/>
          <w:lang w:eastAsia="zh-CN"/>
        </w:rPr>
        <w:t xml:space="preserve"> electron temperature</w:t>
      </w:r>
      <w:r w:rsidR="00F90D61" w:rsidRPr="00197164">
        <w:rPr>
          <w:rFonts w:ascii="Arial" w:eastAsiaTheme="minorEastAsia" w:hAnsi="Arial" w:cs="Arial"/>
          <w:sz w:val="22"/>
          <w:szCs w:val="22"/>
          <w:lang w:eastAsia="zh-CN"/>
        </w:rPr>
        <w:t xml:space="preserve"> </w:t>
      </w:r>
      <w:r w:rsidR="00DF64BC" w:rsidRPr="00197164">
        <w:rPr>
          <w:rFonts w:ascii="Arial" w:eastAsiaTheme="minorEastAsia" w:hAnsi="Arial" w:cs="Arial"/>
          <w:sz w:val="22"/>
          <w:szCs w:val="22"/>
          <w:lang w:eastAsia="zh-CN"/>
        </w:rPr>
        <w:t>than</w:t>
      </w:r>
      <w:r w:rsidR="005B54A8" w:rsidRPr="00197164">
        <w:rPr>
          <w:rFonts w:ascii="Arial" w:eastAsiaTheme="minorEastAsia" w:hAnsi="Arial" w:cs="Arial"/>
          <w:sz w:val="22"/>
          <w:szCs w:val="22"/>
          <w:lang w:eastAsia="zh-CN"/>
        </w:rPr>
        <w:t xml:space="preserve"> </w:t>
      </w:r>
      <w:r w:rsidR="003D58D1" w:rsidRPr="00197164">
        <w:rPr>
          <w:rFonts w:ascii="Arial" w:eastAsiaTheme="minorEastAsia" w:hAnsi="Arial" w:cs="Arial"/>
          <w:sz w:val="22"/>
          <w:szCs w:val="22"/>
          <w:lang w:eastAsia="zh-CN"/>
        </w:rPr>
        <w:t>that</w:t>
      </w:r>
      <w:r w:rsidR="005B54A8" w:rsidRPr="00197164">
        <w:rPr>
          <w:rFonts w:ascii="Arial" w:eastAsiaTheme="minorEastAsia" w:hAnsi="Arial" w:cs="Arial"/>
          <w:sz w:val="22"/>
          <w:szCs w:val="22"/>
          <w:lang w:eastAsia="zh-CN"/>
        </w:rPr>
        <w:t xml:space="preserve"> of</w:t>
      </w:r>
      <w:r w:rsidR="00DF64BC" w:rsidRPr="00197164">
        <w:rPr>
          <w:rFonts w:ascii="Arial" w:eastAsiaTheme="minorEastAsia" w:hAnsi="Arial" w:cs="Arial"/>
          <w:sz w:val="22"/>
          <w:szCs w:val="22"/>
          <w:lang w:eastAsia="zh-CN"/>
        </w:rPr>
        <w:t xml:space="preserve"> ions and</w:t>
      </w:r>
      <w:r w:rsidR="00F90D61" w:rsidRPr="00197164">
        <w:rPr>
          <w:rFonts w:ascii="Arial" w:eastAsiaTheme="minorEastAsia" w:hAnsi="Arial" w:cs="Arial"/>
          <w:sz w:val="22"/>
          <w:szCs w:val="22"/>
          <w:lang w:eastAsia="zh-CN"/>
        </w:rPr>
        <w:t xml:space="preserve"> neutral</w:t>
      </w:r>
      <w:r w:rsidR="005B54A8" w:rsidRPr="00197164">
        <w:rPr>
          <w:rFonts w:ascii="Arial" w:eastAsiaTheme="minorEastAsia" w:hAnsi="Arial" w:cs="Arial"/>
          <w:sz w:val="22"/>
          <w:szCs w:val="22"/>
          <w:lang w:eastAsia="zh-CN"/>
        </w:rPr>
        <w:t>s</w:t>
      </w:r>
      <w:r w:rsidR="00F90D61" w:rsidRPr="00197164">
        <w:rPr>
          <w:rFonts w:ascii="Arial" w:eastAsiaTheme="minorEastAsia" w:hAnsi="Arial" w:cs="Arial"/>
          <w:sz w:val="22"/>
          <w:szCs w:val="22"/>
          <w:lang w:eastAsia="zh-CN"/>
        </w:rPr>
        <w:t xml:space="preserve">. </w:t>
      </w:r>
      <w:r w:rsidR="005B54A8" w:rsidRPr="00197164">
        <w:rPr>
          <w:rFonts w:ascii="Arial" w:eastAsiaTheme="minorEastAsia" w:hAnsi="Arial" w:cs="Arial"/>
          <w:sz w:val="22"/>
          <w:szCs w:val="22"/>
          <w:lang w:eastAsia="zh-CN"/>
        </w:rPr>
        <w:t xml:space="preserve">When </w:t>
      </w:r>
      <w:r w:rsidR="00F46C51" w:rsidRPr="00197164">
        <w:rPr>
          <w:rFonts w:ascii="Arial" w:eastAsiaTheme="minorEastAsia" w:hAnsi="Arial" w:cs="Arial"/>
          <w:sz w:val="22"/>
          <w:szCs w:val="22"/>
          <w:lang w:eastAsia="zh-CN"/>
        </w:rPr>
        <w:t>the n</w:t>
      </w:r>
      <w:r w:rsidR="00DF64BC" w:rsidRPr="00197164">
        <w:rPr>
          <w:rFonts w:ascii="Arial" w:eastAsiaTheme="minorEastAsia" w:hAnsi="Arial" w:cs="Arial"/>
          <w:sz w:val="22"/>
          <w:szCs w:val="22"/>
          <w:lang w:eastAsia="zh-CN"/>
        </w:rPr>
        <w:t xml:space="preserve">eutral temperature </w:t>
      </w:r>
      <w:r w:rsidR="005B54A8" w:rsidRPr="00197164">
        <w:rPr>
          <w:rFonts w:ascii="Arial" w:eastAsiaTheme="minorEastAsia" w:hAnsi="Arial" w:cs="Arial"/>
          <w:sz w:val="22"/>
          <w:szCs w:val="22"/>
          <w:lang w:eastAsia="zh-CN"/>
        </w:rPr>
        <w:t xml:space="preserve">is </w:t>
      </w:r>
      <w:r w:rsidR="00DF64BC" w:rsidRPr="00197164">
        <w:rPr>
          <w:rFonts w:ascii="Arial" w:eastAsiaTheme="minorEastAsia" w:hAnsi="Arial" w:cs="Arial"/>
          <w:sz w:val="22"/>
          <w:szCs w:val="22"/>
          <w:lang w:eastAsia="zh-CN"/>
        </w:rPr>
        <w:t>close</w:t>
      </w:r>
      <w:r w:rsidR="005B54A8" w:rsidRPr="00197164">
        <w:rPr>
          <w:rFonts w:ascii="Arial" w:eastAsiaTheme="minorEastAsia" w:hAnsi="Arial" w:cs="Arial"/>
          <w:sz w:val="22"/>
          <w:szCs w:val="22"/>
          <w:lang w:eastAsia="zh-CN"/>
        </w:rPr>
        <w:t xml:space="preserve"> </w:t>
      </w:r>
      <w:r w:rsidR="00DF64BC" w:rsidRPr="00197164">
        <w:rPr>
          <w:rFonts w:ascii="Arial" w:eastAsiaTheme="minorEastAsia" w:hAnsi="Arial" w:cs="Arial"/>
          <w:sz w:val="22"/>
          <w:szCs w:val="22"/>
          <w:lang w:eastAsia="zh-CN"/>
        </w:rPr>
        <w:t xml:space="preserve">to room temperature, </w:t>
      </w:r>
      <w:r w:rsidR="005B54A8" w:rsidRPr="00197164">
        <w:rPr>
          <w:rFonts w:ascii="Arial" w:eastAsiaTheme="minorEastAsia" w:hAnsi="Arial" w:cs="Arial"/>
          <w:sz w:val="22"/>
          <w:szCs w:val="22"/>
          <w:lang w:eastAsia="zh-CN"/>
        </w:rPr>
        <w:t>the</w:t>
      </w:r>
      <w:r w:rsidR="00A8461A" w:rsidRPr="00197164">
        <w:rPr>
          <w:rFonts w:ascii="Arial" w:eastAsiaTheme="minorEastAsia" w:hAnsi="Arial" w:cs="Arial"/>
          <w:sz w:val="22"/>
          <w:szCs w:val="22"/>
          <w:lang w:eastAsia="zh-CN"/>
        </w:rPr>
        <w:t xml:space="preserve"> plasma </w:t>
      </w:r>
      <w:r w:rsidR="005B54A8" w:rsidRPr="00197164">
        <w:rPr>
          <w:rFonts w:ascii="Arial" w:eastAsiaTheme="minorEastAsia" w:hAnsi="Arial" w:cs="Arial"/>
          <w:sz w:val="22"/>
          <w:szCs w:val="22"/>
          <w:lang w:eastAsia="zh-CN"/>
        </w:rPr>
        <w:t>is termed</w:t>
      </w:r>
      <w:r w:rsidR="00A8461A" w:rsidRPr="00197164">
        <w:rPr>
          <w:rFonts w:ascii="Arial" w:eastAsiaTheme="minorEastAsia" w:hAnsi="Arial" w:cs="Arial"/>
          <w:sz w:val="22"/>
          <w:szCs w:val="22"/>
          <w:lang w:eastAsia="zh-CN"/>
        </w:rPr>
        <w:t xml:space="preserve"> </w:t>
      </w:r>
      <w:r w:rsidR="009D532A" w:rsidRPr="00197164">
        <w:rPr>
          <w:rFonts w:ascii="Arial" w:eastAsiaTheme="minorEastAsia" w:hAnsi="Arial" w:cs="Arial"/>
          <w:sz w:val="22"/>
          <w:szCs w:val="22"/>
          <w:lang w:eastAsia="zh-CN"/>
        </w:rPr>
        <w:t>“</w:t>
      </w:r>
      <w:r w:rsidR="00A8461A" w:rsidRPr="00197164">
        <w:rPr>
          <w:rFonts w:ascii="Arial" w:eastAsiaTheme="minorEastAsia" w:hAnsi="Arial" w:cs="Arial"/>
          <w:sz w:val="22"/>
          <w:szCs w:val="22"/>
          <w:lang w:eastAsia="zh-CN"/>
        </w:rPr>
        <w:t>cold plasma</w:t>
      </w:r>
      <w:r w:rsidR="005B54A8" w:rsidRPr="00197164">
        <w:rPr>
          <w:rFonts w:ascii="Arial" w:eastAsiaTheme="minorEastAsia" w:hAnsi="Arial" w:cs="Arial"/>
          <w:sz w:val="22"/>
          <w:szCs w:val="22"/>
          <w:lang w:eastAsia="zh-CN"/>
        </w:rPr>
        <w:t>”</w:t>
      </w:r>
      <w:r w:rsidR="004238C4" w:rsidRPr="00197164">
        <w:rPr>
          <w:rFonts w:ascii="Arial" w:eastAsiaTheme="minorEastAsia" w:hAnsi="Arial" w:cs="Arial"/>
          <w:sz w:val="22"/>
          <w:szCs w:val="22"/>
          <w:lang w:eastAsia="zh-CN"/>
        </w:rPr>
        <w:t xml:space="preserve"> (</w:t>
      </w:r>
      <w:r w:rsidR="00BB3ECC">
        <w:rPr>
          <w:rFonts w:ascii="Arial" w:eastAsiaTheme="minorEastAsia" w:hAnsi="Arial" w:cs="Arial"/>
          <w:sz w:val="22"/>
          <w:szCs w:val="22"/>
          <w:lang w:eastAsia="zh-CN"/>
        </w:rPr>
        <w:t>for example</w:t>
      </w:r>
      <w:r w:rsidR="004238C4" w:rsidRPr="00197164">
        <w:rPr>
          <w:rFonts w:ascii="Arial" w:eastAsiaTheme="minorEastAsia" w:hAnsi="Arial" w:cs="Arial"/>
          <w:sz w:val="22"/>
          <w:szCs w:val="22"/>
          <w:lang w:eastAsia="zh-CN"/>
        </w:rPr>
        <w:t xml:space="preserve">, </w:t>
      </w:r>
      <w:r w:rsidR="00005A22" w:rsidRPr="00197164">
        <w:rPr>
          <w:rFonts w:ascii="Arial" w:eastAsiaTheme="minorEastAsia" w:hAnsi="Arial" w:cs="Arial"/>
          <w:sz w:val="22"/>
          <w:szCs w:val="22"/>
          <w:lang w:eastAsia="zh-CN"/>
        </w:rPr>
        <w:t>dielectric barrier discharge (DBD)</w:t>
      </w:r>
      <w:r w:rsidR="001E4BB3" w:rsidRPr="00197164">
        <w:rPr>
          <w:rFonts w:ascii="Arial" w:eastAsiaTheme="minorEastAsia" w:hAnsi="Arial" w:cs="Arial"/>
          <w:sz w:val="22"/>
          <w:szCs w:val="22"/>
          <w:lang w:eastAsia="zh-CN"/>
        </w:rPr>
        <w:t>, corona</w:t>
      </w:r>
      <w:r w:rsidR="008277FC" w:rsidRPr="00197164">
        <w:rPr>
          <w:rFonts w:ascii="Arial" w:eastAsiaTheme="minorEastAsia" w:hAnsi="Arial" w:cs="Arial"/>
          <w:sz w:val="22"/>
          <w:szCs w:val="22"/>
          <w:lang w:eastAsia="zh-CN"/>
        </w:rPr>
        <w:t>,</w:t>
      </w:r>
      <w:r w:rsidR="001E4BB3" w:rsidRPr="00197164">
        <w:rPr>
          <w:rFonts w:ascii="Arial" w:eastAsiaTheme="minorEastAsia" w:hAnsi="Arial" w:cs="Arial"/>
          <w:sz w:val="22"/>
          <w:szCs w:val="22"/>
          <w:lang w:eastAsia="zh-CN"/>
        </w:rPr>
        <w:t xml:space="preserve"> and pulsed plasma</w:t>
      </w:r>
      <w:r w:rsidR="004238C4" w:rsidRPr="00197164">
        <w:rPr>
          <w:rFonts w:ascii="Arial" w:eastAsiaTheme="minorEastAsia" w:hAnsi="Arial" w:cs="Arial"/>
          <w:sz w:val="22"/>
          <w:szCs w:val="22"/>
          <w:lang w:eastAsia="zh-CN"/>
        </w:rPr>
        <w:t>)</w:t>
      </w:r>
      <w:r w:rsidR="007D2033" w:rsidRPr="00197164">
        <w:rPr>
          <w:rFonts w:ascii="Arial" w:eastAsiaTheme="minorEastAsia" w:hAnsi="Arial" w:cs="Arial"/>
          <w:sz w:val="22"/>
          <w:szCs w:val="22"/>
          <w:lang w:eastAsia="zh-CN"/>
        </w:rPr>
        <w:t>.</w:t>
      </w:r>
      <w:r w:rsidR="004238C4"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 xml:space="preserve">In contrast, </w:t>
      </w:r>
      <w:r w:rsidR="00BE06DC" w:rsidRPr="00197164">
        <w:rPr>
          <w:rFonts w:ascii="Arial" w:eastAsiaTheme="minorEastAsia" w:hAnsi="Arial" w:cs="Arial"/>
          <w:sz w:val="22"/>
          <w:szCs w:val="22"/>
          <w:lang w:eastAsia="zh-CN"/>
        </w:rPr>
        <w:t xml:space="preserve">microwave and spark </w:t>
      </w:r>
      <w:r w:rsidR="004238C4" w:rsidRPr="00197164">
        <w:rPr>
          <w:rFonts w:ascii="Arial" w:eastAsiaTheme="minorEastAsia" w:hAnsi="Arial" w:cs="Arial"/>
          <w:sz w:val="22"/>
          <w:szCs w:val="22"/>
          <w:lang w:eastAsia="zh-CN"/>
        </w:rPr>
        <w:t>plasma</w:t>
      </w:r>
      <w:r w:rsidR="007D2033" w:rsidRPr="00197164">
        <w:rPr>
          <w:rFonts w:ascii="Arial" w:eastAsiaTheme="minorEastAsia" w:hAnsi="Arial" w:cs="Arial"/>
          <w:sz w:val="22"/>
          <w:szCs w:val="22"/>
          <w:lang w:eastAsia="zh-CN"/>
        </w:rPr>
        <w:t>s</w:t>
      </w:r>
      <w:r w:rsidR="004238C4" w:rsidRPr="00197164">
        <w:rPr>
          <w:rFonts w:ascii="Arial" w:eastAsiaTheme="minorEastAsia" w:hAnsi="Arial" w:cs="Arial"/>
          <w:sz w:val="22"/>
          <w:szCs w:val="22"/>
          <w:lang w:eastAsia="zh-CN"/>
        </w:rPr>
        <w:t xml:space="preserve"> </w:t>
      </w:r>
      <w:r w:rsidR="005B54A8" w:rsidRPr="00197164">
        <w:rPr>
          <w:rFonts w:ascii="Arial" w:eastAsiaTheme="minorEastAsia" w:hAnsi="Arial" w:cs="Arial"/>
          <w:sz w:val="22"/>
          <w:szCs w:val="22"/>
          <w:lang w:eastAsia="zh-CN"/>
        </w:rPr>
        <w:t xml:space="preserve">can heat neutrals to several thousand </w:t>
      </w:r>
      <w:r w:rsidR="00AB27E2" w:rsidRPr="00197164">
        <w:rPr>
          <w:rFonts w:ascii="Arial" w:eastAsiaTheme="minorEastAsia" w:hAnsi="Arial" w:cs="Arial"/>
          <w:sz w:val="22"/>
          <w:szCs w:val="22"/>
          <w:lang w:eastAsia="zh-CN"/>
        </w:rPr>
        <w:t>degree</w:t>
      </w:r>
      <w:r w:rsidR="007D2033" w:rsidRPr="00197164">
        <w:rPr>
          <w:rFonts w:ascii="Arial" w:eastAsiaTheme="minorEastAsia" w:hAnsi="Arial" w:cs="Arial"/>
          <w:sz w:val="22"/>
          <w:szCs w:val="22"/>
          <w:lang w:eastAsia="zh-CN"/>
        </w:rPr>
        <w:t>s</w:t>
      </w:r>
      <w:r w:rsidR="00AB27E2" w:rsidRPr="00197164">
        <w:rPr>
          <w:rFonts w:ascii="Arial" w:eastAsiaTheme="minorEastAsia" w:hAnsi="Arial" w:cs="Arial"/>
          <w:sz w:val="22"/>
          <w:szCs w:val="22"/>
          <w:lang w:eastAsia="zh-CN"/>
        </w:rPr>
        <w:t xml:space="preserve"> </w:t>
      </w:r>
      <w:r w:rsidR="00057CA1" w:rsidRPr="00197164">
        <w:rPr>
          <w:rFonts w:ascii="Arial" w:eastAsiaTheme="minorEastAsia" w:hAnsi="Arial" w:cs="Arial"/>
          <w:sz w:val="22"/>
          <w:szCs w:val="22"/>
          <w:lang w:eastAsia="zh-CN"/>
        </w:rPr>
        <w:t>Celsius</w:t>
      </w:r>
      <w:r w:rsidR="00F066D5" w:rsidRPr="00197164">
        <w:rPr>
          <w:rFonts w:ascii="Arial" w:eastAsiaTheme="minorEastAsia" w:hAnsi="Arial" w:cs="Arial"/>
          <w:sz w:val="22"/>
          <w:szCs w:val="22"/>
          <w:lang w:eastAsia="zh-CN"/>
        </w:rPr>
        <w:t>, making thermal activation</w:t>
      </w:r>
      <w:r w:rsidR="00481662" w:rsidRPr="00197164">
        <w:rPr>
          <w:rFonts w:ascii="Arial" w:eastAsiaTheme="minorEastAsia" w:hAnsi="Arial" w:cs="Arial"/>
          <w:sz w:val="22"/>
          <w:szCs w:val="22"/>
          <w:lang w:eastAsia="zh-CN"/>
        </w:rPr>
        <w:t xml:space="preserve"> </w:t>
      </w:r>
      <w:r w:rsidR="00A8461A" w:rsidRPr="00197164">
        <w:rPr>
          <w:rFonts w:ascii="Arial" w:eastAsiaTheme="minorEastAsia" w:hAnsi="Arial" w:cs="Arial"/>
          <w:sz w:val="22"/>
          <w:szCs w:val="22"/>
          <w:lang w:eastAsia="zh-CN"/>
        </w:rPr>
        <w:t>significan</w:t>
      </w:r>
      <w:r w:rsidR="007D2033" w:rsidRPr="00197164">
        <w:rPr>
          <w:rFonts w:ascii="Arial" w:eastAsiaTheme="minorEastAsia" w:hAnsi="Arial" w:cs="Arial"/>
          <w:sz w:val="22"/>
          <w:szCs w:val="22"/>
          <w:lang w:eastAsia="zh-CN"/>
        </w:rPr>
        <w:t>t.</w:t>
      </w:r>
      <w:r w:rsidR="005B54A8"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T</w:t>
      </w:r>
      <w:r w:rsidR="005B54A8" w:rsidRPr="00197164">
        <w:rPr>
          <w:rFonts w:ascii="Arial" w:eastAsiaTheme="minorEastAsia" w:hAnsi="Arial" w:cs="Arial"/>
          <w:sz w:val="22"/>
          <w:szCs w:val="22"/>
          <w:lang w:eastAsia="zh-CN"/>
        </w:rPr>
        <w:t>hese are known as “warm plasma</w:t>
      </w:r>
      <w:r w:rsidR="007D2033" w:rsidRPr="00197164">
        <w:rPr>
          <w:rFonts w:ascii="Arial" w:eastAsiaTheme="minorEastAsia" w:hAnsi="Arial" w:cs="Arial"/>
          <w:sz w:val="22"/>
          <w:szCs w:val="22"/>
          <w:lang w:eastAsia="zh-CN"/>
        </w:rPr>
        <w:t>s</w:t>
      </w:r>
      <w:r w:rsidR="005B54A8" w:rsidRPr="00197164">
        <w:rPr>
          <w:rFonts w:ascii="Arial" w:eastAsiaTheme="minorEastAsia" w:hAnsi="Arial" w:cs="Arial"/>
          <w:sz w:val="22"/>
          <w:szCs w:val="22"/>
          <w:lang w:eastAsia="zh-CN"/>
        </w:rPr>
        <w:t>”</w:t>
      </w:r>
      <w:r w:rsidR="00BE06DC"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52</w:t>
      </w:r>
      <w:r w:rsidR="00BE06DC"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The main advantage of c</w:t>
      </w:r>
      <w:r w:rsidR="00DB3419" w:rsidRPr="00197164">
        <w:rPr>
          <w:rFonts w:ascii="Arial" w:eastAsiaTheme="minorEastAsia" w:hAnsi="Arial" w:cs="Arial"/>
          <w:sz w:val="22"/>
          <w:szCs w:val="22"/>
          <w:lang w:eastAsia="zh-CN"/>
        </w:rPr>
        <w:t>old plasma</w:t>
      </w:r>
      <w:r w:rsidR="009821CE" w:rsidRPr="00197164">
        <w:rPr>
          <w:rFonts w:ascii="Arial" w:eastAsiaTheme="minorEastAsia" w:hAnsi="Arial" w:cs="Arial" w:hint="eastAsia"/>
          <w:sz w:val="22"/>
          <w:szCs w:val="22"/>
          <w:lang w:eastAsia="zh-CN"/>
        </w:rPr>
        <w:t xml:space="preserve"> </w:t>
      </w:r>
      <w:r w:rsidR="00DB3419" w:rsidRPr="00197164">
        <w:rPr>
          <w:rFonts w:ascii="Arial" w:eastAsiaTheme="minorEastAsia" w:hAnsi="Arial" w:cs="Arial"/>
          <w:sz w:val="22"/>
          <w:szCs w:val="22"/>
          <w:lang w:eastAsia="zh-CN"/>
        </w:rPr>
        <w:t xml:space="preserve">is </w:t>
      </w:r>
      <w:r w:rsidR="007D2033" w:rsidRPr="00197164">
        <w:rPr>
          <w:rFonts w:ascii="Arial" w:eastAsiaTheme="minorEastAsia" w:hAnsi="Arial" w:cs="Arial"/>
          <w:sz w:val="22"/>
          <w:szCs w:val="22"/>
          <w:lang w:eastAsia="zh-CN"/>
        </w:rPr>
        <w:t xml:space="preserve">that it </w:t>
      </w:r>
      <w:r w:rsidR="00DB3419" w:rsidRPr="00197164">
        <w:rPr>
          <w:rFonts w:ascii="Arial" w:eastAsiaTheme="minorEastAsia" w:hAnsi="Arial" w:cs="Arial"/>
          <w:sz w:val="22"/>
          <w:szCs w:val="22"/>
          <w:lang w:eastAsia="zh-CN"/>
        </w:rPr>
        <w:t>eliminat</w:t>
      </w:r>
      <w:r w:rsidR="007D2033" w:rsidRPr="00197164">
        <w:rPr>
          <w:rFonts w:ascii="Arial" w:eastAsiaTheme="minorEastAsia" w:hAnsi="Arial" w:cs="Arial"/>
          <w:sz w:val="22"/>
          <w:szCs w:val="22"/>
          <w:lang w:eastAsia="zh-CN"/>
        </w:rPr>
        <w:t>es</w:t>
      </w:r>
      <w:r w:rsidR="00DB3419" w:rsidRPr="00197164">
        <w:rPr>
          <w:rFonts w:ascii="Arial" w:eastAsiaTheme="minorEastAsia" w:hAnsi="Arial" w:cs="Arial"/>
          <w:sz w:val="22"/>
          <w:szCs w:val="22"/>
          <w:lang w:eastAsia="zh-CN"/>
        </w:rPr>
        <w:t xml:space="preserve"> the need for quenching</w:t>
      </w:r>
      <w:r w:rsidR="007D2033" w:rsidRPr="00197164">
        <w:rPr>
          <w:rFonts w:ascii="Arial" w:eastAsiaTheme="minorEastAsia" w:hAnsi="Arial" w:cs="Arial"/>
          <w:sz w:val="22"/>
          <w:szCs w:val="22"/>
          <w:lang w:eastAsia="zh-CN"/>
        </w:rPr>
        <w:t>,</w:t>
      </w:r>
      <w:r w:rsidR="00DB3419"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as</w:t>
      </w:r>
      <w:r w:rsidR="00DB3419" w:rsidRPr="00197164">
        <w:rPr>
          <w:rFonts w:ascii="Arial" w:eastAsiaTheme="minorEastAsia" w:hAnsi="Arial" w:cs="Arial"/>
          <w:sz w:val="22"/>
          <w:szCs w:val="22"/>
          <w:lang w:eastAsia="zh-CN"/>
        </w:rPr>
        <w:t xml:space="preserve"> C</w:t>
      </w:r>
      <w:r w:rsidR="00DB3419" w:rsidRPr="00197164">
        <w:rPr>
          <w:rFonts w:ascii="Arial" w:eastAsiaTheme="minorEastAsia" w:hAnsi="Arial" w:cs="Arial"/>
          <w:sz w:val="22"/>
          <w:szCs w:val="22"/>
          <w:vertAlign w:val="subscript"/>
          <w:lang w:eastAsia="zh-CN"/>
        </w:rPr>
        <w:t>2</w:t>
      </w:r>
      <w:r w:rsidR="00DB3419" w:rsidRPr="00197164">
        <w:rPr>
          <w:rFonts w:ascii="Arial" w:eastAsiaTheme="minorEastAsia" w:hAnsi="Arial" w:cs="Arial"/>
          <w:sz w:val="22"/>
          <w:szCs w:val="22"/>
          <w:lang w:eastAsia="zh-CN"/>
        </w:rPr>
        <w:t>H</w:t>
      </w:r>
      <w:r w:rsidR="00DB3419" w:rsidRPr="00197164">
        <w:rPr>
          <w:rFonts w:ascii="Arial" w:eastAsiaTheme="minorEastAsia" w:hAnsi="Arial" w:cs="Arial"/>
          <w:sz w:val="22"/>
          <w:szCs w:val="22"/>
          <w:vertAlign w:val="subscript"/>
          <w:lang w:eastAsia="zh-CN"/>
        </w:rPr>
        <w:t>2</w:t>
      </w:r>
      <w:r w:rsidR="00DB3419" w:rsidRPr="00197164">
        <w:rPr>
          <w:rFonts w:ascii="Arial" w:eastAsiaTheme="minorEastAsia" w:hAnsi="Arial" w:cs="Arial"/>
          <w:sz w:val="22"/>
          <w:szCs w:val="22"/>
          <w:lang w:eastAsia="zh-CN"/>
        </w:rPr>
        <w:t xml:space="preserve"> is produced at low temperatures. In contrast, warm plasma typically achieves higher CH</w:t>
      </w:r>
      <w:r w:rsidR="00DB3419" w:rsidRPr="00197164">
        <w:rPr>
          <w:rFonts w:ascii="Arial" w:eastAsiaTheme="minorEastAsia" w:hAnsi="Arial" w:cs="Arial"/>
          <w:sz w:val="22"/>
          <w:szCs w:val="22"/>
          <w:vertAlign w:val="subscript"/>
          <w:lang w:eastAsia="zh-CN"/>
        </w:rPr>
        <w:t>4</w:t>
      </w:r>
      <w:r w:rsidR="00DB3419" w:rsidRPr="00197164">
        <w:rPr>
          <w:rFonts w:ascii="Arial" w:eastAsiaTheme="minorEastAsia" w:hAnsi="Arial" w:cs="Arial"/>
          <w:sz w:val="22"/>
          <w:szCs w:val="22"/>
          <w:lang w:eastAsia="zh-CN"/>
        </w:rPr>
        <w:t xml:space="preserve"> conversion due to </w:t>
      </w:r>
      <w:r w:rsidR="007D2033" w:rsidRPr="00197164">
        <w:rPr>
          <w:rFonts w:ascii="Arial" w:eastAsiaTheme="minorEastAsia" w:hAnsi="Arial" w:cs="Arial"/>
          <w:sz w:val="22"/>
          <w:szCs w:val="22"/>
          <w:lang w:eastAsia="zh-CN"/>
        </w:rPr>
        <w:t xml:space="preserve">the </w:t>
      </w:r>
      <w:r w:rsidR="00DB3419" w:rsidRPr="00197164">
        <w:rPr>
          <w:rFonts w:ascii="Arial" w:eastAsiaTheme="minorEastAsia" w:hAnsi="Arial" w:cs="Arial"/>
          <w:sz w:val="22"/>
          <w:szCs w:val="22"/>
          <w:lang w:eastAsia="zh-CN"/>
        </w:rPr>
        <w:t>higher neutral temperatures (</w:t>
      </w:r>
      <w:r w:rsidR="00DB3419" w:rsidRPr="00197164">
        <w:rPr>
          <w:rFonts w:ascii="Arial" w:eastAsiaTheme="minorEastAsia" w:hAnsi="Arial" w:cs="Arial"/>
          <w:b/>
          <w:bCs/>
          <w:sz w:val="22"/>
          <w:szCs w:val="22"/>
          <w:lang w:eastAsia="zh-CN"/>
        </w:rPr>
        <w:t>Supplementary Table 1</w:t>
      </w:r>
      <w:r w:rsidR="00DB3419" w:rsidRPr="00197164">
        <w:rPr>
          <w:rFonts w:ascii="Arial" w:eastAsiaTheme="minorEastAsia" w:hAnsi="Arial" w:cs="Arial"/>
          <w:sz w:val="22"/>
          <w:szCs w:val="22"/>
          <w:lang w:eastAsia="zh-CN"/>
        </w:rPr>
        <w:t xml:space="preserve">). </w:t>
      </w:r>
      <w:r w:rsidR="00025A57" w:rsidRPr="00197164">
        <w:rPr>
          <w:rFonts w:ascii="Arial" w:eastAsiaTheme="minorEastAsia" w:hAnsi="Arial" w:cs="Arial"/>
          <w:sz w:val="22"/>
          <w:szCs w:val="22"/>
          <w:lang w:eastAsia="zh-CN"/>
        </w:rPr>
        <w:t>Feedstocks typically include pure CH</w:t>
      </w:r>
      <w:r w:rsidR="00025A57" w:rsidRPr="00197164">
        <w:rPr>
          <w:rFonts w:ascii="Arial" w:eastAsiaTheme="minorEastAsia" w:hAnsi="Arial" w:cs="Arial"/>
          <w:sz w:val="22"/>
          <w:szCs w:val="22"/>
          <w:vertAlign w:val="subscript"/>
          <w:lang w:eastAsia="zh-CN"/>
        </w:rPr>
        <w:t>4</w:t>
      </w:r>
      <w:r w:rsidR="00025A57" w:rsidRPr="00197164">
        <w:rPr>
          <w:rFonts w:ascii="Arial" w:eastAsiaTheme="minorEastAsia" w:hAnsi="Arial" w:cs="Arial"/>
          <w:sz w:val="22"/>
          <w:szCs w:val="22"/>
          <w:lang w:eastAsia="zh-CN"/>
        </w:rPr>
        <w:t xml:space="preserve"> or CH</w:t>
      </w:r>
      <w:r w:rsidR="00025A57" w:rsidRPr="00197164">
        <w:rPr>
          <w:rFonts w:ascii="Arial" w:eastAsiaTheme="minorEastAsia" w:hAnsi="Arial" w:cs="Arial"/>
          <w:sz w:val="22"/>
          <w:szCs w:val="22"/>
          <w:vertAlign w:val="subscript"/>
          <w:lang w:eastAsia="zh-CN"/>
        </w:rPr>
        <w:t>4</w:t>
      </w:r>
      <w:r w:rsidR="00025A57" w:rsidRPr="00197164">
        <w:rPr>
          <w:rFonts w:ascii="Arial" w:eastAsiaTheme="minorEastAsia" w:hAnsi="Arial" w:cs="Arial"/>
          <w:sz w:val="22"/>
          <w:szCs w:val="22"/>
          <w:lang w:eastAsia="zh-CN"/>
        </w:rPr>
        <w:t xml:space="preserve"> diluted in O</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53</w:t>
      </w:r>
      <w:r w:rsidR="00025A57" w:rsidRPr="00197164">
        <w:rPr>
          <w:rFonts w:ascii="Arial" w:hAnsi="Arial" w:cs="Arial"/>
          <w:sz w:val="22"/>
          <w:vertAlign w:val="superscript"/>
        </w:rPr>
        <w:t>,</w:t>
      </w:r>
      <w:r w:rsidR="00EE3DBD" w:rsidRPr="00197164">
        <w:rPr>
          <w:rFonts w:ascii="Arial" w:eastAsiaTheme="minorEastAsia" w:hAnsi="Arial" w:cs="Arial" w:hint="eastAsia"/>
          <w:sz w:val="22"/>
          <w:vertAlign w:val="superscript"/>
          <w:lang w:eastAsia="zh-CN"/>
        </w:rPr>
        <w:t>54</w:t>
      </w:r>
      <w:r w:rsidR="00025A57" w:rsidRPr="00197164">
        <w:rPr>
          <w:rFonts w:ascii="Arial" w:eastAsiaTheme="minorEastAsia" w:hAnsi="Arial" w:cs="Arial"/>
          <w:sz w:val="22"/>
          <w:szCs w:val="22"/>
          <w:lang w:eastAsia="zh-CN"/>
        </w:rPr>
        <w:t xml:space="preserve"> H</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55</w:t>
      </w:r>
      <w:r w:rsidR="00025A57" w:rsidRPr="00197164">
        <w:rPr>
          <w:rFonts w:ascii="Arial" w:eastAsiaTheme="minorEastAsia" w:hAnsi="Arial" w:cs="Arial"/>
          <w:sz w:val="22"/>
          <w:szCs w:val="22"/>
          <w:lang w:eastAsia="zh-CN"/>
        </w:rPr>
        <w:t xml:space="preserve"> and CO</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56</w:t>
      </w:r>
    </w:p>
    <w:p w14:paraId="23FCCC9E" w14:textId="6406F66B" w:rsidR="006D79EB" w:rsidRPr="00197164" w:rsidRDefault="00335BF4" w:rsidP="006D79EB">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R</w:t>
      </w:r>
      <w:r w:rsidR="006A35FB" w:rsidRPr="00197164">
        <w:rPr>
          <w:rFonts w:ascii="Arial" w:eastAsiaTheme="minorEastAsia" w:hAnsi="Arial" w:cs="Arial"/>
          <w:sz w:val="22"/>
          <w:szCs w:val="22"/>
          <w:lang w:eastAsia="zh-CN"/>
        </w:rPr>
        <w:t xml:space="preserve">eactor </w:t>
      </w:r>
      <w:r w:rsidRPr="00197164">
        <w:rPr>
          <w:rFonts w:ascii="Arial" w:eastAsiaTheme="minorEastAsia" w:hAnsi="Arial" w:cs="Arial" w:hint="eastAsia"/>
          <w:sz w:val="22"/>
          <w:szCs w:val="22"/>
          <w:lang w:eastAsia="zh-CN"/>
        </w:rPr>
        <w:t>design</w:t>
      </w:r>
      <w:r w:rsidR="00AB27E2" w:rsidRPr="00197164">
        <w:rPr>
          <w:rFonts w:ascii="Arial" w:eastAsiaTheme="minorEastAsia" w:hAnsi="Arial" w:cs="Arial"/>
          <w:sz w:val="22"/>
          <w:szCs w:val="22"/>
          <w:lang w:eastAsia="zh-CN"/>
        </w:rPr>
        <w:t>s</w:t>
      </w:r>
      <w:r w:rsidRPr="00197164">
        <w:rPr>
          <w:rFonts w:ascii="Arial" w:eastAsiaTheme="minorEastAsia" w:hAnsi="Arial" w:cs="Arial" w:hint="eastAsia"/>
          <w:sz w:val="22"/>
          <w:szCs w:val="22"/>
          <w:lang w:eastAsia="zh-CN"/>
        </w:rPr>
        <w:t xml:space="preserve"> for</w:t>
      </w:r>
      <w:r w:rsidR="006A35FB" w:rsidRPr="00197164">
        <w:rPr>
          <w:rFonts w:ascii="Arial" w:eastAsiaTheme="minorEastAsia" w:hAnsi="Arial" w:cs="Arial"/>
          <w:sz w:val="22"/>
          <w:szCs w:val="22"/>
          <w:lang w:eastAsia="zh-CN"/>
        </w:rPr>
        <w:t xml:space="preserve"> </w:t>
      </w:r>
      <w:r w:rsidR="00EA6261" w:rsidRPr="00197164">
        <w:rPr>
          <w:rFonts w:ascii="Arial" w:eastAsiaTheme="minorEastAsia" w:hAnsi="Arial" w:cs="Arial"/>
          <w:sz w:val="22"/>
          <w:szCs w:val="22"/>
          <w:lang w:eastAsia="zh-CN"/>
        </w:rPr>
        <w:t>non</w:t>
      </w:r>
      <w:r w:rsidR="00EA6261" w:rsidRPr="00197164">
        <w:rPr>
          <w:rFonts w:ascii="Arial" w:eastAsiaTheme="minorEastAsia" w:hAnsi="Arial" w:cs="Arial"/>
          <w:sz w:val="22"/>
          <w:szCs w:val="22"/>
          <w:lang w:eastAsia="zh-CN"/>
        </w:rPr>
        <w:noBreakHyphen/>
        <w:t>thermal plasma</w:t>
      </w:r>
      <w:r w:rsidR="006A35FB" w:rsidRPr="00197164">
        <w:rPr>
          <w:rFonts w:ascii="Arial" w:eastAsiaTheme="minorEastAsia" w:hAnsi="Arial" w:cs="Arial"/>
          <w:sz w:val="22"/>
          <w:szCs w:val="22"/>
          <w:lang w:eastAsia="zh-CN"/>
        </w:rPr>
        <w:t xml:space="preserve"> technologies </w:t>
      </w:r>
      <w:r w:rsidR="003821BC" w:rsidRPr="00197164">
        <w:rPr>
          <w:rFonts w:ascii="Arial" w:eastAsiaTheme="minorEastAsia" w:hAnsi="Arial" w:cs="Arial"/>
          <w:sz w:val="22"/>
          <w:szCs w:val="22"/>
          <w:lang w:eastAsia="zh-CN"/>
        </w:rPr>
        <w:t>var</w:t>
      </w:r>
      <w:r w:rsidRPr="00197164">
        <w:rPr>
          <w:rFonts w:ascii="Arial" w:eastAsiaTheme="minorEastAsia" w:hAnsi="Arial" w:cs="Arial" w:hint="eastAsia"/>
          <w:sz w:val="22"/>
          <w:szCs w:val="22"/>
          <w:lang w:eastAsia="zh-CN"/>
        </w:rPr>
        <w:t>y widely</w:t>
      </w:r>
      <w:r w:rsidR="003821BC" w:rsidRPr="00197164">
        <w:rPr>
          <w:rFonts w:ascii="Arial" w:eastAsiaTheme="minorEastAsia" w:hAnsi="Arial" w:cs="Arial"/>
          <w:sz w:val="22"/>
          <w:szCs w:val="22"/>
          <w:lang w:eastAsia="zh-CN"/>
        </w:rPr>
        <w:t xml:space="preserve"> </w:t>
      </w:r>
      <w:r w:rsidR="006A35FB" w:rsidRPr="00197164">
        <w:rPr>
          <w:rFonts w:ascii="Arial" w:eastAsiaTheme="minorEastAsia" w:hAnsi="Arial" w:cs="Arial"/>
          <w:sz w:val="22"/>
          <w:szCs w:val="22"/>
          <w:lang w:eastAsia="zh-CN"/>
        </w:rPr>
        <w:t>(</w:t>
      </w:r>
      <w:r w:rsidR="006A35FB" w:rsidRPr="00197164">
        <w:rPr>
          <w:rFonts w:ascii="Arial" w:eastAsiaTheme="minorEastAsia" w:hAnsi="Arial" w:cs="Arial"/>
          <w:b/>
          <w:bCs/>
          <w:sz w:val="22"/>
          <w:szCs w:val="22"/>
          <w:lang w:eastAsia="zh-CN"/>
        </w:rPr>
        <w:t>Fig. </w:t>
      </w:r>
      <w:r w:rsidR="007D2033" w:rsidRPr="00197164">
        <w:rPr>
          <w:rFonts w:ascii="Arial" w:eastAsiaTheme="minorEastAsia" w:hAnsi="Arial" w:cs="Arial"/>
          <w:b/>
          <w:bCs/>
          <w:sz w:val="22"/>
          <w:szCs w:val="22"/>
          <w:lang w:eastAsia="zh-CN"/>
        </w:rPr>
        <w:t>4</w:t>
      </w:r>
      <w:r w:rsidR="006A35FB" w:rsidRPr="00197164">
        <w:rPr>
          <w:rFonts w:ascii="Arial" w:eastAsiaTheme="minorEastAsia" w:hAnsi="Arial" w:cs="Arial"/>
          <w:b/>
          <w:bCs/>
          <w:sz w:val="22"/>
          <w:szCs w:val="22"/>
          <w:lang w:eastAsia="zh-CN"/>
        </w:rPr>
        <w:t>a</w:t>
      </w:r>
      <w:r w:rsidR="006A35FB" w:rsidRPr="00197164">
        <w:rPr>
          <w:rFonts w:ascii="Arial" w:eastAsiaTheme="minorEastAsia" w:hAnsi="Arial" w:cs="Arial"/>
          <w:sz w:val="22"/>
          <w:szCs w:val="22"/>
          <w:lang w:eastAsia="zh-CN"/>
        </w:rPr>
        <w:t>)</w:t>
      </w:r>
      <w:r w:rsidR="003821BC" w:rsidRPr="00197164">
        <w:rPr>
          <w:rFonts w:ascii="Arial" w:eastAsiaTheme="minorEastAsia" w:hAnsi="Arial" w:cs="Arial"/>
          <w:sz w:val="22"/>
          <w:szCs w:val="22"/>
          <w:lang w:eastAsia="zh-CN"/>
        </w:rPr>
        <w:t xml:space="preserve">, </w:t>
      </w:r>
      <w:r w:rsidRPr="00197164">
        <w:rPr>
          <w:rFonts w:ascii="Arial" w:eastAsiaTheme="minorEastAsia" w:hAnsi="Arial" w:cs="Arial" w:hint="eastAsia"/>
          <w:sz w:val="22"/>
          <w:szCs w:val="22"/>
          <w:lang w:eastAsia="zh-CN"/>
        </w:rPr>
        <w:t xml:space="preserve">necessitating </w:t>
      </w:r>
      <w:r w:rsidR="003821BC" w:rsidRPr="00197164">
        <w:rPr>
          <w:rFonts w:ascii="Arial" w:eastAsiaTheme="minorEastAsia" w:hAnsi="Arial" w:cs="Arial"/>
          <w:sz w:val="22"/>
          <w:szCs w:val="22"/>
          <w:lang w:eastAsia="zh-CN"/>
        </w:rPr>
        <w:t xml:space="preserve">case-by-case </w:t>
      </w:r>
      <w:r w:rsidRPr="00197164">
        <w:rPr>
          <w:rFonts w:ascii="Arial" w:eastAsiaTheme="minorEastAsia" w:hAnsi="Arial" w:cs="Arial" w:hint="eastAsia"/>
          <w:sz w:val="22"/>
          <w:szCs w:val="22"/>
          <w:lang w:eastAsia="zh-CN"/>
        </w:rPr>
        <w:t>considerations to optimize</w:t>
      </w:r>
      <w:r w:rsidR="003821BC" w:rsidRPr="00197164">
        <w:rPr>
          <w:rFonts w:ascii="Arial" w:eastAsiaTheme="minorEastAsia" w:hAnsi="Arial" w:cs="Arial"/>
          <w:sz w:val="22"/>
          <w:szCs w:val="22"/>
          <w:lang w:eastAsia="zh-CN"/>
        </w:rPr>
        <w:t xml:space="preserve"> energy efficiency</w:t>
      </w:r>
      <w:r w:rsidR="006A35FB" w:rsidRPr="00197164">
        <w:rPr>
          <w:rFonts w:ascii="Arial" w:eastAsiaTheme="minorEastAsia" w:hAnsi="Arial" w:cs="Arial"/>
          <w:sz w:val="22"/>
          <w:szCs w:val="22"/>
          <w:lang w:eastAsia="zh-CN"/>
        </w:rPr>
        <w:t>.</w:t>
      </w:r>
      <w:r w:rsidR="00632AE4" w:rsidRPr="00197164">
        <w:rPr>
          <w:rFonts w:ascii="Arial" w:eastAsiaTheme="minorEastAsia" w:hAnsi="Arial" w:cs="Arial"/>
          <w:sz w:val="22"/>
          <w:szCs w:val="22"/>
          <w:lang w:eastAsia="zh-CN"/>
        </w:rPr>
        <w:t xml:space="preserve"> </w:t>
      </w:r>
      <w:r w:rsidR="00632AE4" w:rsidRPr="00197164">
        <w:rPr>
          <w:rFonts w:ascii="Arial" w:eastAsiaTheme="minorEastAsia" w:hAnsi="Arial" w:cs="Arial" w:hint="eastAsia"/>
          <w:sz w:val="22"/>
          <w:szCs w:val="22"/>
          <w:lang w:eastAsia="zh-CN"/>
        </w:rPr>
        <w:t>Generally, e</w:t>
      </w:r>
      <w:r w:rsidR="00632AE4" w:rsidRPr="00197164">
        <w:rPr>
          <w:rFonts w:ascii="Arial" w:eastAsiaTheme="minorEastAsia" w:hAnsi="Arial" w:cs="Arial"/>
          <w:sz w:val="22"/>
          <w:szCs w:val="22"/>
          <w:lang w:eastAsia="zh-CN"/>
        </w:rPr>
        <w:t>lectrode</w:t>
      </w:r>
      <w:r w:rsidR="007D2033" w:rsidRPr="00197164">
        <w:rPr>
          <w:rFonts w:ascii="Arial" w:eastAsiaTheme="minorEastAsia" w:hAnsi="Arial" w:cs="Arial"/>
          <w:sz w:val="22"/>
          <w:szCs w:val="22"/>
          <w:lang w:eastAsia="zh-CN"/>
        </w:rPr>
        <w:noBreakHyphen/>
      </w:r>
      <w:r w:rsidR="00632AE4" w:rsidRPr="00197164">
        <w:rPr>
          <w:rFonts w:ascii="Arial" w:eastAsiaTheme="minorEastAsia" w:hAnsi="Arial" w:cs="Arial"/>
          <w:sz w:val="22"/>
          <w:szCs w:val="22"/>
          <w:lang w:eastAsia="zh-CN"/>
        </w:rPr>
        <w:t>based plasmas require electrodes for gas ionization to form plasma condition</w:t>
      </w:r>
      <w:r w:rsidR="007D2033" w:rsidRPr="00197164">
        <w:rPr>
          <w:rFonts w:ascii="Arial" w:eastAsiaTheme="minorEastAsia" w:hAnsi="Arial" w:cs="Arial"/>
          <w:sz w:val="22"/>
          <w:szCs w:val="22"/>
          <w:lang w:eastAsia="zh-CN"/>
        </w:rPr>
        <w:t>s</w:t>
      </w:r>
      <w:r w:rsidR="00632AE4" w:rsidRPr="00197164">
        <w:rPr>
          <w:rFonts w:ascii="Arial" w:eastAsiaTheme="minorEastAsia" w:hAnsi="Arial" w:cs="Arial"/>
          <w:sz w:val="22"/>
          <w:szCs w:val="22"/>
          <w:lang w:eastAsia="zh-CN"/>
        </w:rPr>
        <w:t xml:space="preserve">, while microwave plasma induces ionization via microwave irradiation, </w:t>
      </w:r>
      <w:r w:rsidR="000A4567" w:rsidRPr="00197164">
        <w:rPr>
          <w:rFonts w:ascii="Arial" w:eastAsiaTheme="minorEastAsia" w:hAnsi="Arial" w:cs="Arial"/>
          <w:sz w:val="22"/>
          <w:szCs w:val="22"/>
          <w:lang w:eastAsia="zh-CN"/>
        </w:rPr>
        <w:t xml:space="preserve">thus </w:t>
      </w:r>
      <w:r w:rsidR="00632AE4" w:rsidRPr="00197164">
        <w:rPr>
          <w:rFonts w:ascii="Arial" w:eastAsiaTheme="minorEastAsia" w:hAnsi="Arial" w:cs="Arial"/>
          <w:sz w:val="22"/>
          <w:szCs w:val="22"/>
          <w:lang w:eastAsia="zh-CN"/>
        </w:rPr>
        <w:t>avoiding soot deposition on electrodes</w:t>
      </w:r>
      <w:r w:rsidR="000A4567" w:rsidRPr="00197164">
        <w:rPr>
          <w:rFonts w:ascii="Arial" w:eastAsiaTheme="minorEastAsia" w:hAnsi="Arial" w:cs="Arial"/>
          <w:sz w:val="22"/>
          <w:szCs w:val="22"/>
          <w:lang w:eastAsia="zh-CN"/>
        </w:rPr>
        <w:t>, which can</w:t>
      </w:r>
      <w:r w:rsidR="00632AE4" w:rsidRPr="00197164">
        <w:rPr>
          <w:rFonts w:ascii="Arial" w:eastAsiaTheme="minorEastAsia" w:hAnsi="Arial" w:cs="Arial"/>
          <w:sz w:val="22"/>
          <w:szCs w:val="22"/>
          <w:lang w:eastAsia="zh-CN"/>
        </w:rPr>
        <w:t xml:space="preserve"> affect plasma stability.</w:t>
      </w:r>
      <w:r w:rsidR="00632AE4" w:rsidRPr="00197164">
        <w:rPr>
          <w:rFonts w:ascii="Arial" w:hAnsi="Arial" w:cs="Arial"/>
          <w:sz w:val="22"/>
          <w:vertAlign w:val="superscript"/>
        </w:rPr>
        <w:t>5</w:t>
      </w:r>
      <w:r w:rsidR="00EA6261" w:rsidRPr="00197164">
        <w:rPr>
          <w:rFonts w:ascii="Arial" w:eastAsiaTheme="minorEastAsia" w:hAnsi="Arial" w:cs="Arial"/>
          <w:sz w:val="22"/>
          <w:szCs w:val="22"/>
          <w:lang w:eastAsia="zh-CN"/>
        </w:rPr>
        <w:t xml:space="preserve"> </w:t>
      </w:r>
      <w:r w:rsidR="00464D8E" w:rsidRPr="00197164">
        <w:rPr>
          <w:rFonts w:ascii="Arial" w:eastAsiaTheme="minorEastAsia" w:hAnsi="Arial" w:cs="Arial"/>
          <w:sz w:val="22"/>
          <w:szCs w:val="22"/>
          <w:lang w:eastAsia="zh-CN"/>
        </w:rPr>
        <w:t xml:space="preserve">DBD uses a dielectric barrier to prevent arcing and ensure uniform plasma discharge, while corona reactors rely on a </w:t>
      </w:r>
      <w:r w:rsidR="001836EB" w:rsidRPr="00197164">
        <w:rPr>
          <w:rFonts w:ascii="Arial" w:eastAsiaTheme="minorEastAsia" w:hAnsi="Arial" w:cs="Arial"/>
          <w:sz w:val="22"/>
          <w:szCs w:val="22"/>
          <w:lang w:eastAsia="zh-CN"/>
        </w:rPr>
        <w:t>point</w:t>
      </w:r>
      <w:r w:rsidR="000A4567" w:rsidRPr="00197164">
        <w:rPr>
          <w:rFonts w:ascii="Arial" w:eastAsiaTheme="minorEastAsia" w:hAnsi="Arial" w:cs="Arial"/>
          <w:sz w:val="22"/>
          <w:szCs w:val="22"/>
          <w:lang w:eastAsia="zh-CN"/>
        </w:rPr>
        <w:t>ed</w:t>
      </w:r>
      <w:r w:rsidR="00464D8E" w:rsidRPr="00197164">
        <w:rPr>
          <w:rFonts w:ascii="Arial" w:eastAsiaTheme="minorEastAsia" w:hAnsi="Arial" w:cs="Arial"/>
          <w:sz w:val="22"/>
          <w:szCs w:val="22"/>
          <w:lang w:eastAsia="zh-CN"/>
        </w:rPr>
        <w:t xml:space="preserve"> electrode to generate a localized, non-uniform electric field for plasma formation. </w:t>
      </w:r>
      <w:r w:rsidR="00F301DE" w:rsidRPr="00197164">
        <w:rPr>
          <w:rFonts w:ascii="Arial" w:eastAsiaTheme="minorEastAsia" w:hAnsi="Arial" w:cs="Arial" w:hint="eastAsia"/>
          <w:sz w:val="22"/>
          <w:szCs w:val="22"/>
          <w:lang w:eastAsia="zh-CN"/>
        </w:rPr>
        <w:t xml:space="preserve">In addition to reactor </w:t>
      </w:r>
      <w:r w:rsidR="00F301DE" w:rsidRPr="00197164">
        <w:rPr>
          <w:rFonts w:ascii="Arial" w:eastAsiaTheme="minorEastAsia" w:hAnsi="Arial" w:cs="Arial"/>
          <w:sz w:val="22"/>
          <w:szCs w:val="22"/>
          <w:lang w:eastAsia="zh-CN"/>
        </w:rPr>
        <w:t>design</w:t>
      </w:r>
      <w:r w:rsidR="00F301DE" w:rsidRPr="00197164">
        <w:rPr>
          <w:rFonts w:ascii="Arial" w:eastAsiaTheme="minorEastAsia" w:hAnsi="Arial" w:cs="Arial" w:hint="eastAsia"/>
          <w:sz w:val="22"/>
          <w:szCs w:val="22"/>
          <w:lang w:eastAsia="zh-CN"/>
        </w:rPr>
        <w:t xml:space="preserve">, catalysts also play an important role in </w:t>
      </w:r>
      <w:r w:rsidR="00F301DE" w:rsidRPr="00197164">
        <w:rPr>
          <w:rFonts w:ascii="Arial" w:eastAsiaTheme="minorEastAsia" w:hAnsi="Arial" w:cs="Arial"/>
          <w:sz w:val="22"/>
          <w:szCs w:val="22"/>
          <w:lang w:eastAsia="zh-CN"/>
        </w:rPr>
        <w:t xml:space="preserve">non-thermal plasma, with DBD and microwave being the most </w:t>
      </w:r>
      <w:r w:rsidR="000A4567" w:rsidRPr="00197164">
        <w:rPr>
          <w:rFonts w:ascii="Arial" w:eastAsiaTheme="minorEastAsia" w:hAnsi="Arial" w:cs="Arial"/>
          <w:sz w:val="22"/>
          <w:szCs w:val="22"/>
          <w:lang w:eastAsia="zh-CN"/>
        </w:rPr>
        <w:t xml:space="preserve">commonly </w:t>
      </w:r>
      <w:r w:rsidR="00F301DE" w:rsidRPr="00197164">
        <w:rPr>
          <w:rFonts w:ascii="Arial" w:eastAsiaTheme="minorEastAsia" w:hAnsi="Arial" w:cs="Arial"/>
          <w:sz w:val="22"/>
          <w:szCs w:val="22"/>
          <w:lang w:eastAsia="zh-CN"/>
        </w:rPr>
        <w:t>used (</w:t>
      </w:r>
      <w:r w:rsidR="00F301DE" w:rsidRPr="00197164">
        <w:rPr>
          <w:rFonts w:ascii="Arial" w:eastAsiaTheme="minorEastAsia" w:hAnsi="Arial" w:cs="Arial"/>
          <w:b/>
          <w:bCs/>
          <w:sz w:val="22"/>
          <w:szCs w:val="22"/>
          <w:lang w:eastAsia="zh-CN"/>
        </w:rPr>
        <w:t>Supplementary Table 1</w:t>
      </w:r>
      <w:r w:rsidR="00F301DE" w:rsidRPr="00197164">
        <w:rPr>
          <w:rFonts w:ascii="Arial" w:eastAsiaTheme="minorEastAsia" w:hAnsi="Arial" w:cs="Arial"/>
          <w:sz w:val="22"/>
          <w:szCs w:val="22"/>
          <w:lang w:eastAsia="zh-CN"/>
        </w:rPr>
        <w:t>).</w:t>
      </w:r>
      <w:r w:rsidR="00F301DE" w:rsidRPr="00197164">
        <w:rPr>
          <w:rFonts w:ascii="Arial" w:eastAsiaTheme="minorEastAsia" w:hAnsi="Arial" w:cs="Arial" w:hint="eastAsia"/>
          <w:sz w:val="22"/>
          <w:szCs w:val="22"/>
          <w:lang w:eastAsia="zh-CN"/>
        </w:rPr>
        <w:t xml:space="preserve"> </w:t>
      </w:r>
      <w:r w:rsidR="00F301DE" w:rsidRPr="00197164">
        <w:rPr>
          <w:rFonts w:ascii="Arial" w:eastAsiaTheme="minorEastAsia" w:hAnsi="Arial" w:cs="Arial"/>
          <w:sz w:val="22"/>
          <w:szCs w:val="22"/>
          <w:lang w:eastAsia="zh-CN"/>
        </w:rPr>
        <w:t xml:space="preserve">For instance, in </w:t>
      </w:r>
      <w:r w:rsidR="00F301DE" w:rsidRPr="00197164">
        <w:rPr>
          <w:rFonts w:ascii="Arial" w:eastAsiaTheme="minorEastAsia" w:hAnsi="Arial" w:cs="Arial" w:hint="eastAsia"/>
          <w:sz w:val="22"/>
          <w:szCs w:val="22"/>
          <w:lang w:eastAsia="zh-CN"/>
        </w:rPr>
        <w:t>DBD</w:t>
      </w:r>
      <w:r w:rsidR="00F301DE" w:rsidRPr="00197164">
        <w:rPr>
          <w:rFonts w:ascii="Arial" w:eastAsiaTheme="minorEastAsia" w:hAnsi="Arial" w:cs="Arial"/>
          <w:sz w:val="22"/>
          <w:szCs w:val="22"/>
          <w:lang w:eastAsia="zh-CN"/>
        </w:rPr>
        <w:t xml:space="preserve"> plasma, adding the MFM-300(Fe) catalyst increased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 xml:space="preserve"> selectivity from 17% to 38% at </w:t>
      </w:r>
      <w:r w:rsidR="000A4567" w:rsidRPr="00197164">
        <w:rPr>
          <w:rFonts w:ascii="Arial" w:eastAsiaTheme="minorEastAsia" w:hAnsi="Arial" w:cs="Arial"/>
          <w:sz w:val="22"/>
          <w:szCs w:val="22"/>
          <w:lang w:eastAsia="zh-CN"/>
        </w:rPr>
        <w:t xml:space="preserve">a </w:t>
      </w:r>
      <w:r w:rsidR="00F301DE" w:rsidRPr="00197164">
        <w:rPr>
          <w:rFonts w:ascii="Arial" w:eastAsiaTheme="minorEastAsia" w:hAnsi="Arial" w:cs="Arial"/>
          <w:sz w:val="22"/>
          <w:szCs w:val="22"/>
          <w:lang w:eastAsia="zh-CN"/>
        </w:rPr>
        <w:t>CH</w:t>
      </w:r>
      <w:r w:rsidR="00F301DE" w:rsidRPr="00197164">
        <w:rPr>
          <w:rFonts w:ascii="Arial" w:eastAsiaTheme="minorEastAsia" w:hAnsi="Arial" w:cs="Arial"/>
          <w:sz w:val="22"/>
          <w:szCs w:val="22"/>
          <w:vertAlign w:val="subscript"/>
          <w:lang w:eastAsia="zh-CN"/>
        </w:rPr>
        <w:t>4</w:t>
      </w:r>
      <w:r w:rsidR="00F301DE" w:rsidRPr="00197164">
        <w:rPr>
          <w:rFonts w:ascii="Arial" w:eastAsiaTheme="minorEastAsia" w:hAnsi="Arial" w:cs="Arial"/>
          <w:sz w:val="22"/>
          <w:szCs w:val="22"/>
          <w:lang w:eastAsia="zh-CN"/>
        </w:rPr>
        <w:t xml:space="preserve"> conversion of &lt;3%.</w:t>
      </w:r>
      <w:r w:rsidR="00EE3DBD" w:rsidRPr="00197164">
        <w:rPr>
          <w:rFonts w:ascii="Arial" w:eastAsiaTheme="minorEastAsia" w:hAnsi="Arial" w:cs="Arial" w:hint="eastAsia"/>
          <w:sz w:val="22"/>
          <w:vertAlign w:val="superscript"/>
          <w:lang w:eastAsia="zh-CN"/>
        </w:rPr>
        <w:t>57</w:t>
      </w:r>
      <w:r w:rsidR="00F301DE" w:rsidRPr="00197164">
        <w:rPr>
          <w:rFonts w:ascii="Arial" w:eastAsiaTheme="minorEastAsia" w:hAnsi="Arial" w:cs="Arial"/>
          <w:sz w:val="22"/>
          <w:szCs w:val="22"/>
          <w:lang w:eastAsia="zh-CN"/>
        </w:rPr>
        <w:t xml:space="preserve"> In contrast, in microwave plasma, microwave irradiation </w:t>
      </w:r>
      <w:r w:rsidR="00F301DE" w:rsidRPr="00197164">
        <w:rPr>
          <w:rFonts w:ascii="Arial" w:eastAsiaTheme="minorEastAsia" w:hAnsi="Arial" w:cs="Arial" w:hint="eastAsia"/>
          <w:sz w:val="22"/>
          <w:szCs w:val="22"/>
          <w:lang w:eastAsia="zh-CN"/>
        </w:rPr>
        <w:t>seems more</w:t>
      </w:r>
      <w:r w:rsidR="00F301DE" w:rsidRPr="00197164">
        <w:rPr>
          <w:rFonts w:ascii="Arial" w:eastAsiaTheme="minorEastAsia" w:hAnsi="Arial" w:cs="Arial"/>
          <w:sz w:val="22"/>
          <w:szCs w:val="22"/>
          <w:lang w:eastAsia="zh-CN"/>
        </w:rPr>
        <w:t xml:space="preserve"> essential for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 xml:space="preserve"> production</w:t>
      </w:r>
      <w:r w:rsidR="00F301DE" w:rsidRPr="00197164">
        <w:rPr>
          <w:rFonts w:ascii="Arial" w:eastAsiaTheme="minorEastAsia" w:hAnsi="Arial" w:cs="Arial" w:hint="eastAsia"/>
          <w:sz w:val="22"/>
          <w:szCs w:val="22"/>
          <w:lang w:eastAsia="zh-CN"/>
        </w:rPr>
        <w:t xml:space="preserve"> than catalysts</w:t>
      </w:r>
      <w:r w:rsidR="0031693C">
        <w:rPr>
          <w:rFonts w:ascii="Arial" w:eastAsiaTheme="minorEastAsia" w:hAnsi="Arial" w:cs="Arial"/>
          <w:sz w:val="22"/>
          <w:szCs w:val="22"/>
          <w:lang w:eastAsia="zh-CN"/>
        </w:rPr>
        <w:t xml:space="preserve"> in most cases</w:t>
      </w:r>
      <w:r w:rsidR="00F301DE"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58</w:t>
      </w:r>
      <w:r w:rsidR="00F301DE" w:rsidRPr="00197164">
        <w:rPr>
          <w:rFonts w:ascii="Arial" w:eastAsiaTheme="minorEastAsia" w:hAnsi="Arial" w:cs="Arial" w:hint="eastAsia"/>
          <w:sz w:val="22"/>
          <w:vertAlign w:val="superscript"/>
          <w:lang w:eastAsia="zh-CN"/>
        </w:rPr>
        <w:t>,</w:t>
      </w:r>
      <w:r w:rsidR="00EE3DBD" w:rsidRPr="00197164">
        <w:rPr>
          <w:rFonts w:ascii="Arial" w:eastAsiaTheme="minorEastAsia" w:hAnsi="Arial" w:cs="Arial" w:hint="eastAsia"/>
          <w:sz w:val="22"/>
          <w:vertAlign w:val="superscript"/>
          <w:lang w:eastAsia="zh-CN"/>
        </w:rPr>
        <w:t>59</w:t>
      </w:r>
      <w:r w:rsidR="00F301DE" w:rsidRPr="00197164">
        <w:rPr>
          <w:rFonts w:ascii="Arial" w:eastAsiaTheme="minorEastAsia" w:hAnsi="Arial" w:cs="Arial"/>
          <w:sz w:val="22"/>
          <w:szCs w:val="22"/>
          <w:lang w:eastAsia="zh-CN"/>
        </w:rPr>
        <w:t xml:space="preserve"> While extensive literature </w:t>
      </w:r>
      <w:r w:rsidR="000A4567" w:rsidRPr="00197164">
        <w:rPr>
          <w:rFonts w:ascii="Arial" w:eastAsiaTheme="minorEastAsia" w:hAnsi="Arial" w:cs="Arial"/>
          <w:sz w:val="22"/>
          <w:szCs w:val="22"/>
          <w:lang w:eastAsia="zh-CN"/>
        </w:rPr>
        <w:t>emphasizes</w:t>
      </w:r>
      <w:r w:rsidR="00F301DE" w:rsidRPr="00197164">
        <w:rPr>
          <w:rFonts w:ascii="Arial" w:eastAsiaTheme="minorEastAsia" w:hAnsi="Arial" w:cs="Arial"/>
          <w:sz w:val="22"/>
          <w:szCs w:val="22"/>
          <w:lang w:eastAsia="zh-CN"/>
        </w:rPr>
        <w:t xml:space="preserve"> the significance of non</w:t>
      </w:r>
      <w:r w:rsidR="00F301DE" w:rsidRPr="00197164">
        <w:rPr>
          <w:rFonts w:ascii="Arial" w:eastAsiaTheme="minorEastAsia" w:hAnsi="Arial" w:cs="Arial"/>
          <w:sz w:val="22"/>
          <w:szCs w:val="22"/>
          <w:lang w:eastAsia="zh-CN"/>
        </w:rPr>
        <w:noBreakHyphen/>
        <w:t xml:space="preserve">thermal plasma </w:t>
      </w:r>
      <w:r w:rsidR="000A4567" w:rsidRPr="00197164">
        <w:rPr>
          <w:rFonts w:ascii="Arial" w:eastAsiaTheme="minorEastAsia" w:hAnsi="Arial" w:cs="Arial"/>
          <w:sz w:val="22"/>
          <w:szCs w:val="22"/>
          <w:lang w:eastAsia="zh-CN"/>
        </w:rPr>
        <w:t>in</w:t>
      </w:r>
      <w:r w:rsidR="00F301DE" w:rsidRPr="00197164">
        <w:rPr>
          <w:rFonts w:ascii="Arial" w:eastAsiaTheme="minorEastAsia" w:hAnsi="Arial" w:cs="Arial"/>
          <w:sz w:val="22"/>
          <w:szCs w:val="22"/>
          <w:lang w:eastAsia="zh-CN"/>
        </w:rPr>
        <w:t xml:space="preserve">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hint="eastAsia"/>
          <w:sz w:val="22"/>
          <w:szCs w:val="22"/>
          <w:lang w:eastAsia="zh-CN"/>
        </w:rPr>
        <w:t xml:space="preserve"> production</w:t>
      </w:r>
      <w:r w:rsidR="00F301DE" w:rsidRPr="00197164">
        <w:rPr>
          <w:rFonts w:ascii="Arial" w:eastAsiaTheme="minorEastAsia" w:hAnsi="Arial" w:cs="Arial"/>
          <w:sz w:val="22"/>
          <w:szCs w:val="22"/>
          <w:lang w:eastAsia="zh-CN"/>
        </w:rPr>
        <w:t>, detailed energy requirements are sometimes not provided</w:t>
      </w:r>
      <w:r w:rsidR="00F301DE" w:rsidRPr="00197164">
        <w:rPr>
          <w:rFonts w:ascii="Arial" w:eastAsiaTheme="minorEastAsia" w:hAnsi="Arial" w:cs="Arial" w:hint="eastAsia"/>
          <w:sz w:val="22"/>
          <w:szCs w:val="22"/>
          <w:lang w:eastAsia="zh-CN"/>
        </w:rPr>
        <w:t xml:space="preserve">, </w:t>
      </w:r>
      <w:r w:rsidR="00F301DE" w:rsidRPr="00197164">
        <w:rPr>
          <w:rFonts w:ascii="Arial" w:eastAsiaTheme="minorEastAsia" w:hAnsi="Arial" w:cs="Arial"/>
          <w:sz w:val="22"/>
          <w:szCs w:val="22"/>
          <w:lang w:eastAsia="zh-CN"/>
        </w:rPr>
        <w:t>an</w:t>
      </w:r>
      <w:r w:rsidR="00F301DE" w:rsidRPr="00197164">
        <w:rPr>
          <w:rFonts w:ascii="Arial" w:eastAsiaTheme="minorEastAsia" w:hAnsi="Arial" w:cs="Arial" w:hint="eastAsia"/>
          <w:sz w:val="22"/>
          <w:szCs w:val="22"/>
          <w:lang w:eastAsia="zh-CN"/>
        </w:rPr>
        <w:t xml:space="preserve"> essential indicator </w:t>
      </w:r>
      <w:r w:rsidR="000A4567" w:rsidRPr="00197164">
        <w:rPr>
          <w:rFonts w:ascii="Arial" w:eastAsiaTheme="minorEastAsia" w:hAnsi="Arial" w:cs="Arial"/>
          <w:sz w:val="22"/>
          <w:szCs w:val="22"/>
          <w:lang w:eastAsia="zh-CN"/>
        </w:rPr>
        <w:t>for evaluating</w:t>
      </w:r>
      <w:r w:rsidR="00F301DE" w:rsidRPr="00197164">
        <w:rPr>
          <w:rFonts w:ascii="Arial" w:eastAsiaTheme="minorEastAsia" w:hAnsi="Arial" w:cs="Arial" w:hint="eastAsia"/>
          <w:sz w:val="22"/>
          <w:szCs w:val="22"/>
          <w:lang w:eastAsia="zh-CN"/>
        </w:rPr>
        <w:t xml:space="preserve"> relevant technolog</w:t>
      </w:r>
      <w:r w:rsidR="000A4567" w:rsidRPr="00197164">
        <w:rPr>
          <w:rFonts w:ascii="Arial" w:eastAsiaTheme="minorEastAsia" w:hAnsi="Arial" w:cs="Arial"/>
          <w:sz w:val="22"/>
          <w:szCs w:val="22"/>
          <w:lang w:eastAsia="zh-CN"/>
        </w:rPr>
        <w:t>ies</w:t>
      </w:r>
      <w:r w:rsidR="00F301DE" w:rsidRPr="00197164">
        <w:rPr>
          <w:rFonts w:ascii="Arial" w:eastAsiaTheme="minorEastAsia" w:hAnsi="Arial" w:cs="Arial"/>
          <w:sz w:val="22"/>
          <w:szCs w:val="22"/>
          <w:lang w:eastAsia="zh-CN"/>
        </w:rPr>
        <w:t>.</w:t>
      </w:r>
      <w:r w:rsidR="006D79EB"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A</w:t>
      </w:r>
      <w:r w:rsidR="00015892" w:rsidRPr="00197164">
        <w:rPr>
          <w:rFonts w:ascii="Arial" w:eastAsiaTheme="minorEastAsia" w:hAnsi="Arial" w:cs="Arial" w:hint="eastAsia"/>
          <w:sz w:val="22"/>
          <w:szCs w:val="22"/>
          <w:lang w:eastAsia="zh-CN"/>
        </w:rPr>
        <w:t xml:space="preserve"> possible reason is that</w:t>
      </w:r>
      <w:r w:rsidR="009821CE" w:rsidRPr="00197164">
        <w:rPr>
          <w:rFonts w:ascii="Arial" w:eastAsiaTheme="minorEastAsia" w:hAnsi="Arial" w:cs="Arial" w:hint="eastAsia"/>
          <w:sz w:val="22"/>
          <w:szCs w:val="22"/>
          <w:lang w:eastAsia="zh-CN"/>
        </w:rPr>
        <w:t xml:space="preserve"> </w:t>
      </w:r>
      <w:r w:rsidR="00115220" w:rsidRPr="00197164">
        <w:rPr>
          <w:rFonts w:ascii="Arial" w:eastAsiaTheme="minorEastAsia" w:hAnsi="Arial" w:cs="Arial" w:hint="eastAsia"/>
          <w:sz w:val="22"/>
          <w:szCs w:val="22"/>
          <w:lang w:eastAsia="zh-CN"/>
        </w:rPr>
        <w:t>it</w:t>
      </w:r>
      <w:r w:rsidR="006D79EB" w:rsidRPr="00197164">
        <w:rPr>
          <w:rFonts w:ascii="Arial" w:eastAsiaTheme="minorEastAsia" w:hAnsi="Arial" w:cs="Arial"/>
          <w:sz w:val="22"/>
          <w:szCs w:val="22"/>
          <w:lang w:eastAsia="zh-CN"/>
        </w:rPr>
        <w:t xml:space="preserve"> </w:t>
      </w:r>
      <w:r w:rsidR="00115220" w:rsidRPr="00197164">
        <w:rPr>
          <w:rFonts w:ascii="Arial" w:eastAsiaTheme="minorEastAsia" w:hAnsi="Arial" w:cs="Arial"/>
          <w:sz w:val="22"/>
          <w:szCs w:val="22"/>
          <w:lang w:eastAsia="zh-CN"/>
        </w:rPr>
        <w:t>requires</w:t>
      </w:r>
      <w:r w:rsidR="006D79EB" w:rsidRPr="00197164">
        <w:rPr>
          <w:rFonts w:ascii="Arial" w:eastAsiaTheme="minorEastAsia" w:hAnsi="Arial" w:cs="Arial"/>
          <w:sz w:val="22"/>
          <w:szCs w:val="22"/>
          <w:lang w:eastAsia="zh-CN"/>
        </w:rPr>
        <w:t xml:space="preserve"> substantial energy input, </w:t>
      </w:r>
      <w:r w:rsidR="00115220" w:rsidRPr="00197164">
        <w:rPr>
          <w:rFonts w:ascii="Arial" w:eastAsiaTheme="minorEastAsia" w:hAnsi="Arial" w:cs="Arial" w:hint="eastAsia"/>
          <w:sz w:val="22"/>
          <w:szCs w:val="22"/>
          <w:lang w:eastAsia="zh-CN"/>
        </w:rPr>
        <w:t xml:space="preserve">similar </w:t>
      </w:r>
      <w:r w:rsidR="000A4567" w:rsidRPr="00197164">
        <w:rPr>
          <w:rFonts w:ascii="Arial" w:eastAsiaTheme="minorEastAsia" w:hAnsi="Arial" w:cs="Arial"/>
          <w:sz w:val="22"/>
          <w:szCs w:val="22"/>
          <w:lang w:eastAsia="zh-CN"/>
        </w:rPr>
        <w:t xml:space="preserve">to </w:t>
      </w:r>
      <w:r w:rsidR="00115220" w:rsidRPr="00197164">
        <w:rPr>
          <w:rFonts w:ascii="Arial" w:eastAsiaTheme="minorEastAsia" w:hAnsi="Arial" w:cs="Arial" w:hint="eastAsia"/>
          <w:sz w:val="22"/>
          <w:szCs w:val="22"/>
          <w:lang w:eastAsia="zh-CN"/>
        </w:rPr>
        <w:t>or even</w:t>
      </w:r>
      <w:r w:rsidR="006D79EB" w:rsidRPr="00197164">
        <w:rPr>
          <w:rFonts w:ascii="Arial" w:eastAsiaTheme="minorEastAsia" w:hAnsi="Arial" w:cs="Arial"/>
          <w:sz w:val="22"/>
          <w:szCs w:val="22"/>
          <w:lang w:eastAsia="zh-CN"/>
        </w:rPr>
        <w:t xml:space="preserve"> exceeding </w:t>
      </w:r>
      <w:r w:rsidR="00A50FF5" w:rsidRPr="00197164">
        <w:rPr>
          <w:rFonts w:ascii="Arial" w:eastAsiaTheme="minorEastAsia" w:hAnsi="Arial" w:cs="Arial" w:hint="eastAsia"/>
          <w:sz w:val="22"/>
          <w:szCs w:val="22"/>
          <w:lang w:eastAsia="zh-CN"/>
        </w:rPr>
        <w:t>thermal</w:t>
      </w:r>
      <w:r w:rsidR="006D79EB" w:rsidRPr="00197164">
        <w:rPr>
          <w:rFonts w:ascii="Arial" w:eastAsiaTheme="minorEastAsia" w:hAnsi="Arial" w:cs="Arial"/>
          <w:sz w:val="22"/>
          <w:szCs w:val="22"/>
          <w:lang w:eastAsia="zh-CN"/>
        </w:rPr>
        <w:t xml:space="preserve"> plasma processes (</w:t>
      </w:r>
      <w:r w:rsidR="006D79EB" w:rsidRPr="00197164">
        <w:rPr>
          <w:rFonts w:ascii="Arial" w:eastAsiaTheme="minorEastAsia" w:hAnsi="Arial" w:cs="Arial"/>
          <w:b/>
          <w:bCs/>
          <w:sz w:val="22"/>
          <w:szCs w:val="22"/>
          <w:lang w:eastAsia="zh-CN"/>
        </w:rPr>
        <w:t>Fig. </w:t>
      </w:r>
      <w:r w:rsidR="00A50FF5" w:rsidRPr="00197164">
        <w:rPr>
          <w:rFonts w:ascii="Arial" w:eastAsiaTheme="minorEastAsia" w:hAnsi="Arial" w:cs="Arial" w:hint="eastAsia"/>
          <w:b/>
          <w:bCs/>
          <w:sz w:val="22"/>
          <w:szCs w:val="22"/>
          <w:lang w:eastAsia="zh-CN"/>
        </w:rPr>
        <w:t>4</w:t>
      </w:r>
      <w:r w:rsidR="006D79EB" w:rsidRPr="00197164">
        <w:rPr>
          <w:rFonts w:ascii="Arial" w:eastAsiaTheme="minorEastAsia" w:hAnsi="Arial" w:cs="Arial" w:hint="eastAsia"/>
          <w:b/>
          <w:bCs/>
          <w:sz w:val="22"/>
          <w:szCs w:val="22"/>
          <w:lang w:eastAsia="zh-CN"/>
        </w:rPr>
        <w:t>d</w:t>
      </w:r>
      <w:r w:rsidR="006D79EB" w:rsidRPr="00197164">
        <w:rPr>
          <w:rFonts w:ascii="Arial" w:eastAsiaTheme="minorEastAsia" w:hAnsi="Arial" w:cs="Arial"/>
          <w:sz w:val="22"/>
          <w:szCs w:val="22"/>
          <w:lang w:eastAsia="zh-CN"/>
        </w:rPr>
        <w:t>).</w:t>
      </w:r>
    </w:p>
    <w:p w14:paraId="53D54C88" w14:textId="608629AD" w:rsidR="006D79EB" w:rsidRPr="003F3933" w:rsidRDefault="006D79EB" w:rsidP="006D79EB">
      <w:pPr>
        <w:tabs>
          <w:tab w:val="left" w:pos="450"/>
        </w:tabs>
        <w:spacing w:before="240" w:line="360" w:lineRule="auto"/>
        <w:jc w:val="both"/>
        <w:rPr>
          <w:rFonts w:ascii="Arial" w:eastAsiaTheme="minorEastAsia" w:hAnsi="Arial" w:cs="Arial"/>
          <w:bCs/>
          <w:i/>
          <w:iCs/>
          <w:sz w:val="22"/>
          <w:szCs w:val="22"/>
          <w:lang w:eastAsia="zh-CN"/>
        </w:rPr>
      </w:pPr>
      <w:r w:rsidRPr="003F3933">
        <w:rPr>
          <w:rFonts w:ascii="Arial" w:eastAsiaTheme="minorEastAsia" w:hAnsi="Arial" w:cs="Arial"/>
          <w:bCs/>
          <w:i/>
          <w:iCs/>
          <w:sz w:val="22"/>
          <w:szCs w:val="22"/>
          <w:lang w:eastAsia="zh-CN"/>
        </w:rPr>
        <w:t xml:space="preserve">Advancements in catalyst design for the thermal pyrolysis </w:t>
      </w:r>
      <w:r w:rsidR="00A02F96">
        <w:rPr>
          <w:rFonts w:ascii="Arial" w:eastAsiaTheme="minorEastAsia" w:hAnsi="Arial" w:cs="Arial"/>
          <w:bCs/>
          <w:i/>
          <w:iCs/>
          <w:sz w:val="22"/>
          <w:szCs w:val="22"/>
          <w:lang w:eastAsia="zh-CN"/>
        </w:rPr>
        <w:t>route</w:t>
      </w:r>
    </w:p>
    <w:p w14:paraId="1CF71A51" w14:textId="6372BB74" w:rsidR="00883DD6" w:rsidRPr="00197164" w:rsidRDefault="003A063A" w:rsidP="005B76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For </w:t>
      </w:r>
      <w:r w:rsidR="006609E3" w:rsidRPr="00197164">
        <w:rPr>
          <w:rFonts w:ascii="Arial" w:eastAsiaTheme="minorEastAsia" w:hAnsi="Arial" w:cs="Arial" w:hint="eastAsia"/>
          <w:sz w:val="22"/>
          <w:szCs w:val="22"/>
          <w:lang w:eastAsia="zh-CN"/>
        </w:rPr>
        <w:t>thermal pyrolysis (TP)</w:t>
      </w:r>
      <w:r w:rsidRPr="00197164">
        <w:rPr>
          <w:rFonts w:ascii="Arial" w:eastAsiaTheme="minorEastAsia" w:hAnsi="Arial" w:cs="Arial"/>
          <w:sz w:val="22"/>
          <w:szCs w:val="22"/>
          <w:lang w:eastAsia="zh-CN"/>
        </w:rPr>
        <w:t xml:space="preserve">, </w:t>
      </w:r>
      <w:r w:rsidR="00101815" w:rsidRPr="00197164">
        <w:rPr>
          <w:rFonts w:ascii="Arial" w:eastAsiaTheme="minorEastAsia" w:hAnsi="Arial" w:cs="Arial"/>
          <w:sz w:val="22"/>
          <w:szCs w:val="22"/>
          <w:lang w:eastAsia="zh-CN"/>
        </w:rPr>
        <w:t>the oxidative</w:t>
      </w:r>
      <w:r w:rsidR="00A66DCD" w:rsidRPr="00197164">
        <w:rPr>
          <w:rFonts w:ascii="Arial" w:eastAsiaTheme="minorEastAsia" w:hAnsi="Arial" w:cs="Arial"/>
          <w:sz w:val="22"/>
          <w:szCs w:val="22"/>
          <w:lang w:eastAsia="zh-CN"/>
        </w:rPr>
        <w:t xml:space="preserve"> </w:t>
      </w:r>
      <w:r w:rsidR="00652587" w:rsidRPr="00197164">
        <w:rPr>
          <w:rFonts w:ascii="Arial" w:eastAsiaTheme="minorEastAsia" w:hAnsi="Arial" w:cs="Arial"/>
          <w:sz w:val="22"/>
          <w:szCs w:val="22"/>
          <w:lang w:eastAsia="zh-CN"/>
        </w:rPr>
        <w:t xml:space="preserve">coupling of </w:t>
      </w:r>
      <w:r w:rsidR="00B868E4" w:rsidRPr="00197164">
        <w:rPr>
          <w:rFonts w:ascii="Arial" w:eastAsiaTheme="minorEastAsia" w:hAnsi="Arial" w:cs="Arial" w:hint="eastAsia"/>
          <w:sz w:val="22"/>
          <w:szCs w:val="22"/>
          <w:lang w:eastAsia="zh-CN"/>
        </w:rPr>
        <w:t>methane</w:t>
      </w:r>
      <w:r w:rsidR="00652587" w:rsidRPr="00197164">
        <w:rPr>
          <w:rFonts w:ascii="Arial" w:eastAsiaTheme="minorEastAsia" w:hAnsi="Arial" w:cs="Arial"/>
          <w:sz w:val="22"/>
          <w:szCs w:val="22"/>
          <w:lang w:eastAsia="zh-CN"/>
        </w:rPr>
        <w:t xml:space="preserve"> </w:t>
      </w:r>
      <w:r w:rsidR="00A66DCD" w:rsidRPr="00197164">
        <w:rPr>
          <w:rFonts w:ascii="Arial" w:eastAsiaTheme="minorEastAsia" w:hAnsi="Arial" w:cs="Arial"/>
          <w:sz w:val="22"/>
          <w:szCs w:val="22"/>
          <w:lang w:eastAsia="zh-CN"/>
        </w:rPr>
        <w:t>(OCM)</w:t>
      </w:r>
      <w:r w:rsidR="00101815" w:rsidRPr="00197164">
        <w:rPr>
          <w:rFonts w:ascii="Arial" w:eastAsiaTheme="minorEastAsia" w:hAnsi="Arial" w:cs="Arial"/>
          <w:sz w:val="22"/>
          <w:szCs w:val="22"/>
          <w:lang w:eastAsia="zh-CN"/>
        </w:rPr>
        <w:t xml:space="preserve"> and non-oxidative coupling </w:t>
      </w:r>
      <w:r w:rsidR="002C43A4" w:rsidRPr="00197164">
        <w:rPr>
          <w:rFonts w:ascii="Arial" w:eastAsiaTheme="minorEastAsia" w:hAnsi="Arial" w:cs="Arial"/>
          <w:sz w:val="22"/>
          <w:szCs w:val="22"/>
          <w:lang w:eastAsia="zh-CN"/>
        </w:rPr>
        <w:t xml:space="preserve">of </w:t>
      </w:r>
      <w:r w:rsidR="009326B1" w:rsidRPr="00197164">
        <w:rPr>
          <w:rFonts w:ascii="Arial" w:eastAsiaTheme="minorEastAsia" w:hAnsi="Arial" w:cs="Arial" w:hint="eastAsia"/>
          <w:sz w:val="22"/>
          <w:szCs w:val="22"/>
          <w:lang w:eastAsia="zh-CN"/>
        </w:rPr>
        <w:t>methane</w:t>
      </w:r>
      <w:r w:rsidR="00C77108" w:rsidRPr="00197164">
        <w:rPr>
          <w:rFonts w:ascii="Arial" w:eastAsiaTheme="minorEastAsia" w:hAnsi="Arial" w:cs="Arial"/>
          <w:sz w:val="22"/>
          <w:szCs w:val="22"/>
          <w:lang w:eastAsia="zh-CN"/>
        </w:rPr>
        <w:t xml:space="preserve"> </w:t>
      </w:r>
      <w:r w:rsidR="00206A6E" w:rsidRPr="00197164">
        <w:rPr>
          <w:rFonts w:ascii="Arial" w:eastAsiaTheme="minorEastAsia" w:hAnsi="Arial" w:cs="Arial"/>
          <w:sz w:val="22"/>
          <w:szCs w:val="22"/>
          <w:lang w:eastAsia="zh-CN"/>
        </w:rPr>
        <w:t xml:space="preserve">(NCM) </w:t>
      </w:r>
      <w:r w:rsidR="00144171" w:rsidRPr="00197164">
        <w:rPr>
          <w:rFonts w:ascii="Arial" w:eastAsiaTheme="minorEastAsia" w:hAnsi="Arial" w:cs="Arial"/>
          <w:sz w:val="22"/>
          <w:szCs w:val="22"/>
          <w:lang w:eastAsia="zh-CN"/>
        </w:rPr>
        <w:t xml:space="preserve">can </w:t>
      </w:r>
      <w:r w:rsidR="002C43A4" w:rsidRPr="00197164">
        <w:rPr>
          <w:rFonts w:ascii="Arial" w:eastAsiaTheme="minorEastAsia" w:hAnsi="Arial" w:cs="Arial"/>
          <w:sz w:val="22"/>
          <w:szCs w:val="22"/>
          <w:lang w:eastAsia="zh-CN"/>
        </w:rPr>
        <w:t>produce C</w:t>
      </w:r>
      <w:r w:rsidR="002C43A4" w:rsidRPr="00197164">
        <w:rPr>
          <w:rFonts w:ascii="Arial" w:eastAsiaTheme="minorEastAsia" w:hAnsi="Arial" w:cs="Arial"/>
          <w:sz w:val="22"/>
          <w:szCs w:val="22"/>
          <w:vertAlign w:val="subscript"/>
          <w:lang w:eastAsia="zh-CN"/>
        </w:rPr>
        <w:t>2</w:t>
      </w:r>
      <w:r w:rsidR="002C43A4" w:rsidRPr="00197164">
        <w:rPr>
          <w:rFonts w:ascii="Arial" w:eastAsiaTheme="minorEastAsia" w:hAnsi="Arial" w:cs="Arial"/>
          <w:sz w:val="22"/>
          <w:szCs w:val="22"/>
          <w:lang w:eastAsia="zh-CN"/>
        </w:rPr>
        <w:t xml:space="preserve"> species</w:t>
      </w:r>
      <w:r w:rsidRPr="00197164">
        <w:rPr>
          <w:rFonts w:ascii="Arial" w:eastAsiaTheme="minorEastAsia" w:hAnsi="Arial" w:cs="Arial"/>
          <w:sz w:val="22"/>
          <w:szCs w:val="22"/>
          <w:lang w:eastAsia="zh-CN"/>
        </w:rPr>
        <w:t>.</w:t>
      </w:r>
      <w:r w:rsidR="002C43A4"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However, t</w:t>
      </w:r>
      <w:r w:rsidR="005861B2" w:rsidRPr="00197164">
        <w:rPr>
          <w:rFonts w:ascii="Arial" w:eastAsiaTheme="minorEastAsia" w:hAnsi="Arial" w:cs="Arial"/>
          <w:sz w:val="22"/>
          <w:szCs w:val="22"/>
          <w:lang w:eastAsia="zh-CN"/>
        </w:rPr>
        <w:t>he slower heat transfer in</w:t>
      </w:r>
      <w:r w:rsidR="002C43A4" w:rsidRPr="00197164">
        <w:rPr>
          <w:rFonts w:ascii="Arial" w:eastAsiaTheme="minorEastAsia" w:hAnsi="Arial" w:cs="Arial"/>
          <w:sz w:val="22"/>
          <w:szCs w:val="22"/>
          <w:lang w:eastAsia="zh-CN"/>
        </w:rPr>
        <w:t xml:space="preserve"> </w:t>
      </w:r>
      <w:r w:rsidR="00763B49" w:rsidRPr="00197164">
        <w:rPr>
          <w:rFonts w:ascii="Arial" w:eastAsiaTheme="minorEastAsia" w:hAnsi="Arial" w:cs="Arial" w:hint="eastAsia"/>
          <w:sz w:val="22"/>
          <w:szCs w:val="22"/>
          <w:lang w:eastAsia="zh-CN"/>
        </w:rPr>
        <w:t>TP</w:t>
      </w:r>
      <w:r w:rsidR="000A4567" w:rsidRPr="00197164">
        <w:rPr>
          <w:rFonts w:ascii="Arial" w:eastAsiaTheme="minorEastAsia" w:hAnsi="Arial" w:cs="Arial"/>
          <w:sz w:val="22"/>
          <w:szCs w:val="22"/>
          <w:lang w:eastAsia="zh-CN"/>
        </w:rPr>
        <w:t>,</w:t>
      </w:r>
      <w:r w:rsidR="00763B49" w:rsidRPr="00197164">
        <w:rPr>
          <w:rFonts w:ascii="Arial" w:eastAsiaTheme="minorEastAsia" w:hAnsi="Arial" w:cs="Arial" w:hint="eastAsia"/>
          <w:sz w:val="22"/>
          <w:szCs w:val="22"/>
          <w:lang w:eastAsia="zh-CN"/>
        </w:rPr>
        <w:t xml:space="preserve"> </w:t>
      </w:r>
      <w:r w:rsidR="005861B2" w:rsidRPr="00197164">
        <w:rPr>
          <w:rFonts w:ascii="Arial" w:eastAsiaTheme="minorEastAsia" w:hAnsi="Arial" w:cs="Arial"/>
          <w:sz w:val="22"/>
          <w:szCs w:val="22"/>
          <w:lang w:eastAsia="zh-CN"/>
        </w:rPr>
        <w:t xml:space="preserve">compared to </w:t>
      </w:r>
      <w:r w:rsidR="00763B49" w:rsidRPr="00197164">
        <w:rPr>
          <w:rFonts w:ascii="Arial" w:eastAsiaTheme="minorEastAsia" w:hAnsi="Arial" w:cs="Arial"/>
          <w:sz w:val="22"/>
          <w:szCs w:val="22"/>
          <w:lang w:eastAsia="zh-CN"/>
        </w:rPr>
        <w:t>PC</w:t>
      </w:r>
      <w:r w:rsidR="005861B2" w:rsidRPr="00197164">
        <w:rPr>
          <w:rFonts w:ascii="Arial" w:eastAsiaTheme="minorEastAsia" w:hAnsi="Arial" w:cs="Arial"/>
          <w:sz w:val="22"/>
          <w:szCs w:val="22"/>
          <w:lang w:eastAsia="zh-CN"/>
        </w:rPr>
        <w:t xml:space="preserve"> </w:t>
      </w:r>
      <w:ins w:id="26" w:author="Thomas Dursch" w:date="2025-01-10T10:14:00Z" w16du:dateUtc="2025-01-10T15:14:00Z">
        <w:r w:rsidR="00663AB1">
          <w:rPr>
            <w:rFonts w:ascii="Arial" w:eastAsiaTheme="minorEastAsia" w:hAnsi="Arial" w:cs="Arial"/>
            <w:sz w:val="22"/>
            <w:szCs w:val="22"/>
            <w:lang w:eastAsia="zh-CN"/>
          </w:rPr>
          <w:t xml:space="preserve">potentially </w:t>
        </w:r>
      </w:ins>
      <w:r w:rsidR="00C77108" w:rsidRPr="00197164">
        <w:rPr>
          <w:rFonts w:ascii="Arial" w:eastAsiaTheme="minorEastAsia" w:hAnsi="Arial" w:cs="Arial"/>
          <w:sz w:val="22"/>
          <w:szCs w:val="22"/>
          <w:lang w:eastAsia="zh-CN"/>
        </w:rPr>
        <w:t>limit</w:t>
      </w:r>
      <w:r w:rsidR="005861B2" w:rsidRPr="00197164">
        <w:rPr>
          <w:rFonts w:ascii="Arial" w:eastAsiaTheme="minorEastAsia" w:hAnsi="Arial" w:cs="Arial"/>
          <w:sz w:val="22"/>
          <w:szCs w:val="22"/>
          <w:lang w:eastAsia="zh-CN"/>
        </w:rPr>
        <w:t>s</w:t>
      </w:r>
      <w:r w:rsidR="00C77108" w:rsidRPr="00197164">
        <w:rPr>
          <w:rFonts w:ascii="Arial" w:eastAsiaTheme="minorEastAsia" w:hAnsi="Arial" w:cs="Arial"/>
          <w:sz w:val="22"/>
          <w:szCs w:val="22"/>
          <w:lang w:eastAsia="zh-CN"/>
        </w:rPr>
        <w:t xml:space="preserve"> </w:t>
      </w:r>
      <w:r w:rsidR="00F47012" w:rsidRPr="00197164">
        <w:rPr>
          <w:rFonts w:ascii="Arial" w:eastAsiaTheme="minorEastAsia" w:hAnsi="Arial" w:cs="Arial"/>
          <w:sz w:val="22"/>
          <w:szCs w:val="22"/>
          <w:lang w:eastAsia="zh-CN"/>
        </w:rPr>
        <w:t xml:space="preserve">its </w:t>
      </w:r>
      <w:r w:rsidR="00C77108" w:rsidRPr="00197164">
        <w:rPr>
          <w:rFonts w:ascii="Arial" w:eastAsiaTheme="minorEastAsia" w:hAnsi="Arial" w:cs="Arial"/>
          <w:sz w:val="22"/>
          <w:szCs w:val="22"/>
          <w:lang w:eastAsia="zh-CN"/>
        </w:rPr>
        <w:t>commercial</w:t>
      </w:r>
      <w:r w:rsidR="00F47012" w:rsidRPr="00197164">
        <w:rPr>
          <w:rFonts w:ascii="Arial" w:eastAsiaTheme="minorEastAsia" w:hAnsi="Arial" w:cs="Arial"/>
          <w:sz w:val="22"/>
          <w:szCs w:val="22"/>
          <w:lang w:eastAsia="zh-CN"/>
        </w:rPr>
        <w:t xml:space="preserve"> viability</w:t>
      </w:r>
      <w:r w:rsidR="00E36565"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27</w:t>
      </w:r>
      <w:r w:rsidR="00C77108" w:rsidRPr="00197164">
        <w:rPr>
          <w:rFonts w:ascii="Arial" w:eastAsiaTheme="minorEastAsia" w:hAnsi="Arial" w:cs="Arial"/>
          <w:sz w:val="22"/>
          <w:szCs w:val="22"/>
          <w:lang w:eastAsia="zh-CN"/>
        </w:rPr>
        <w:t xml:space="preserve"> </w:t>
      </w:r>
      <w:r w:rsidR="00C93494" w:rsidRPr="00197164">
        <w:rPr>
          <w:rFonts w:ascii="Arial" w:eastAsiaTheme="minorEastAsia" w:hAnsi="Arial" w:cs="Arial"/>
          <w:sz w:val="22"/>
          <w:szCs w:val="22"/>
          <w:lang w:eastAsia="zh-CN"/>
        </w:rPr>
        <w:t>Therefore</w:t>
      </w:r>
      <w:r w:rsidR="00EC5A5C" w:rsidRPr="00197164">
        <w:rPr>
          <w:rFonts w:ascii="Arial" w:eastAsiaTheme="minorEastAsia" w:hAnsi="Arial" w:cs="Arial"/>
          <w:sz w:val="22"/>
          <w:szCs w:val="22"/>
          <w:lang w:eastAsia="zh-CN"/>
        </w:rPr>
        <w:t xml:space="preserve">, </w:t>
      </w:r>
      <w:r w:rsidR="00763B49" w:rsidRPr="00197164">
        <w:rPr>
          <w:rFonts w:ascii="Arial" w:eastAsiaTheme="minorEastAsia" w:hAnsi="Arial" w:cs="Arial"/>
          <w:sz w:val="22"/>
          <w:szCs w:val="22"/>
          <w:lang w:eastAsia="zh-CN"/>
        </w:rPr>
        <w:t>TP</w:t>
      </w:r>
      <w:r w:rsidR="00EC5A5C" w:rsidRPr="00197164">
        <w:rPr>
          <w:rFonts w:ascii="Arial" w:eastAsiaTheme="minorEastAsia" w:hAnsi="Arial" w:cs="Arial"/>
          <w:sz w:val="22"/>
          <w:szCs w:val="22"/>
          <w:lang w:eastAsia="zh-CN"/>
        </w:rPr>
        <w:t xml:space="preserve"> could </w:t>
      </w:r>
      <w:r w:rsidR="000A4567" w:rsidRPr="00197164">
        <w:rPr>
          <w:rFonts w:ascii="Arial" w:eastAsiaTheme="minorEastAsia" w:hAnsi="Arial" w:cs="Arial"/>
          <w:sz w:val="22"/>
          <w:szCs w:val="22"/>
          <w:lang w:eastAsia="zh-CN"/>
        </w:rPr>
        <w:t xml:space="preserve">only </w:t>
      </w:r>
      <w:r w:rsidR="00EC5A5C" w:rsidRPr="00197164">
        <w:rPr>
          <w:rFonts w:ascii="Arial" w:eastAsiaTheme="minorEastAsia" w:hAnsi="Arial" w:cs="Arial"/>
          <w:sz w:val="22"/>
          <w:szCs w:val="22"/>
          <w:lang w:eastAsia="zh-CN"/>
        </w:rPr>
        <w:t xml:space="preserve">be competitive </w:t>
      </w:r>
      <w:r w:rsidR="00D1666B" w:rsidRPr="00197164">
        <w:rPr>
          <w:rFonts w:ascii="Arial" w:eastAsiaTheme="minorEastAsia" w:hAnsi="Arial" w:cs="Arial"/>
          <w:sz w:val="22"/>
          <w:szCs w:val="22"/>
          <w:lang w:eastAsia="zh-CN"/>
        </w:rPr>
        <w:t>if</w:t>
      </w:r>
      <w:r w:rsidR="00EC5A5C" w:rsidRPr="00197164">
        <w:rPr>
          <w:rFonts w:ascii="Arial" w:eastAsiaTheme="minorEastAsia" w:hAnsi="Arial" w:cs="Arial"/>
          <w:sz w:val="22"/>
          <w:szCs w:val="22"/>
          <w:lang w:eastAsia="zh-CN"/>
        </w:rPr>
        <w:t xml:space="preserve"> reaction temperature</w:t>
      </w:r>
      <w:r w:rsidR="00D1666B" w:rsidRPr="00197164">
        <w:rPr>
          <w:rFonts w:ascii="Arial" w:eastAsiaTheme="minorEastAsia" w:hAnsi="Arial" w:cs="Arial"/>
          <w:sz w:val="22"/>
          <w:szCs w:val="22"/>
          <w:lang w:eastAsia="zh-CN"/>
        </w:rPr>
        <w:t>s</w:t>
      </w:r>
      <w:r w:rsidR="00EC5A5C" w:rsidRPr="00197164">
        <w:rPr>
          <w:rFonts w:ascii="Arial" w:eastAsiaTheme="minorEastAsia" w:hAnsi="Arial" w:cs="Arial"/>
          <w:sz w:val="22"/>
          <w:szCs w:val="22"/>
          <w:lang w:eastAsia="zh-CN"/>
        </w:rPr>
        <w:t xml:space="preserve"> </w:t>
      </w:r>
      <w:r w:rsidR="00D1666B" w:rsidRPr="00197164">
        <w:rPr>
          <w:rFonts w:ascii="Arial" w:eastAsiaTheme="minorEastAsia" w:hAnsi="Arial" w:cs="Arial"/>
          <w:sz w:val="22"/>
          <w:szCs w:val="22"/>
          <w:lang w:eastAsia="zh-CN"/>
        </w:rPr>
        <w:t>are</w:t>
      </w:r>
      <w:r w:rsidR="00EC5A5C"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 xml:space="preserve">reduced </w:t>
      </w:r>
      <w:r w:rsidR="00D1666B" w:rsidRPr="00197164">
        <w:rPr>
          <w:rFonts w:ascii="Arial" w:eastAsiaTheme="minorEastAsia" w:hAnsi="Arial" w:cs="Arial"/>
          <w:sz w:val="22"/>
          <w:szCs w:val="22"/>
          <w:lang w:eastAsia="zh-CN"/>
        </w:rPr>
        <w:t>using</w:t>
      </w:r>
      <w:r w:rsidR="00EC5A5C" w:rsidRPr="00197164">
        <w:rPr>
          <w:rFonts w:ascii="Arial" w:eastAsiaTheme="minorEastAsia" w:hAnsi="Arial" w:cs="Arial"/>
          <w:sz w:val="22"/>
          <w:szCs w:val="22"/>
          <w:lang w:eastAsia="zh-CN"/>
        </w:rPr>
        <w:t xml:space="preserve"> catalysts. </w:t>
      </w:r>
      <w:r w:rsidR="004F5EC0" w:rsidRPr="00197164">
        <w:rPr>
          <w:rFonts w:ascii="Arial" w:eastAsiaTheme="minorEastAsia" w:hAnsi="Arial" w:cs="Arial"/>
          <w:sz w:val="22"/>
          <w:szCs w:val="22"/>
          <w:lang w:eastAsia="zh-CN"/>
        </w:rPr>
        <w:t>OCM is thermodynamically more favorable than NCM</w:t>
      </w:r>
      <w:r w:rsidR="00D32853"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 xml:space="preserve">as it requires </w:t>
      </w:r>
      <w:r w:rsidR="00D32853" w:rsidRPr="00197164">
        <w:rPr>
          <w:rFonts w:ascii="Arial" w:eastAsiaTheme="minorEastAsia" w:hAnsi="Arial" w:cs="Arial"/>
          <w:sz w:val="22"/>
          <w:szCs w:val="22"/>
          <w:lang w:eastAsia="zh-CN"/>
        </w:rPr>
        <w:t>lower reaction temperatures (450–1000 °C)</w:t>
      </w:r>
      <w:r w:rsidR="00D32853" w:rsidRPr="00197164">
        <w:rPr>
          <w:rFonts w:ascii="Arial" w:eastAsiaTheme="minorEastAsia" w:hAnsi="Arial" w:cs="Arial" w:hint="eastAsia"/>
          <w:sz w:val="22"/>
          <w:szCs w:val="22"/>
          <w:lang w:eastAsia="zh-CN"/>
        </w:rPr>
        <w:t>,</w:t>
      </w:r>
      <w:r w:rsidR="004F5EC0"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but </w:t>
      </w:r>
      <w:r w:rsidR="001E2EC4" w:rsidRPr="00197164">
        <w:rPr>
          <w:rFonts w:ascii="Arial" w:eastAsiaTheme="minorEastAsia" w:hAnsi="Arial" w:cs="Arial"/>
          <w:sz w:val="22"/>
          <w:szCs w:val="22"/>
          <w:lang w:eastAsia="zh-CN"/>
        </w:rPr>
        <w:t>faces</w:t>
      </w:r>
      <w:r w:rsidR="00C93494" w:rsidRPr="00197164">
        <w:rPr>
          <w:rFonts w:ascii="Arial" w:eastAsiaTheme="minorEastAsia" w:hAnsi="Arial" w:cs="Arial"/>
          <w:sz w:val="22"/>
          <w:szCs w:val="22"/>
          <w:lang w:eastAsia="zh-CN"/>
        </w:rPr>
        <w:t xml:space="preserve"> </w:t>
      </w:r>
      <w:r w:rsidR="001E2EC4" w:rsidRPr="00197164">
        <w:rPr>
          <w:rFonts w:ascii="Arial" w:eastAsiaTheme="minorEastAsia" w:hAnsi="Arial" w:cs="Arial"/>
          <w:sz w:val="22"/>
          <w:szCs w:val="22"/>
          <w:lang w:eastAsia="zh-CN"/>
        </w:rPr>
        <w:t>challenges in preventing</w:t>
      </w:r>
      <w:r w:rsidR="00C55A8A" w:rsidRPr="00197164">
        <w:rPr>
          <w:rFonts w:ascii="Arial" w:eastAsiaTheme="minorEastAsia" w:hAnsi="Arial" w:cs="Arial"/>
          <w:sz w:val="22"/>
          <w:szCs w:val="22"/>
          <w:lang w:eastAsia="zh-CN"/>
        </w:rPr>
        <w:t xml:space="preserve"> C</w:t>
      </w:r>
      <w:r w:rsidR="00C55A8A" w:rsidRPr="00197164">
        <w:rPr>
          <w:rFonts w:ascii="Arial" w:eastAsiaTheme="minorEastAsia" w:hAnsi="Arial" w:cs="Arial"/>
          <w:sz w:val="22"/>
          <w:szCs w:val="22"/>
          <w:vertAlign w:val="subscript"/>
          <w:lang w:eastAsia="zh-CN"/>
        </w:rPr>
        <w:t>2</w:t>
      </w:r>
      <w:r w:rsidR="00C55A8A" w:rsidRPr="00197164">
        <w:rPr>
          <w:rFonts w:ascii="Arial" w:eastAsiaTheme="minorEastAsia" w:hAnsi="Arial" w:cs="Arial"/>
          <w:sz w:val="22"/>
          <w:szCs w:val="22"/>
          <w:lang w:eastAsia="zh-CN"/>
        </w:rPr>
        <w:t>H</w:t>
      </w:r>
      <w:r w:rsidR="00C55A8A" w:rsidRPr="00197164">
        <w:rPr>
          <w:rFonts w:ascii="Arial" w:eastAsiaTheme="minorEastAsia" w:hAnsi="Arial" w:cs="Arial"/>
          <w:sz w:val="22"/>
          <w:szCs w:val="22"/>
          <w:vertAlign w:val="subscript"/>
          <w:lang w:eastAsia="zh-CN"/>
        </w:rPr>
        <w:t>2</w:t>
      </w:r>
      <w:r w:rsidR="00C55A8A" w:rsidRPr="00197164">
        <w:rPr>
          <w:rFonts w:ascii="Arial" w:eastAsiaTheme="minorEastAsia" w:hAnsi="Arial" w:cs="Arial"/>
          <w:sz w:val="22"/>
          <w:szCs w:val="22"/>
          <w:lang w:eastAsia="zh-CN"/>
        </w:rPr>
        <w:t xml:space="preserve"> conversion or</w:t>
      </w:r>
      <w:r w:rsidR="004F5EC0" w:rsidRPr="00197164">
        <w:rPr>
          <w:rFonts w:ascii="Arial" w:eastAsiaTheme="minorEastAsia" w:hAnsi="Arial" w:cs="Arial"/>
          <w:sz w:val="22"/>
          <w:szCs w:val="22"/>
          <w:lang w:eastAsia="zh-CN"/>
        </w:rPr>
        <w:t xml:space="preserve"> overoxidation to CO</w:t>
      </w:r>
      <w:r w:rsidR="004F5EC0" w:rsidRPr="00197164">
        <w:rPr>
          <w:rFonts w:ascii="Arial" w:eastAsiaTheme="minorEastAsia" w:hAnsi="Arial" w:cs="Arial"/>
          <w:sz w:val="22"/>
          <w:szCs w:val="22"/>
          <w:vertAlign w:val="subscript"/>
          <w:lang w:eastAsia="zh-CN"/>
        </w:rPr>
        <w:t>x</w:t>
      </w:r>
      <w:r w:rsidR="002B311E" w:rsidRPr="00197164">
        <w:rPr>
          <w:rFonts w:ascii="Arial" w:eastAsiaTheme="minorEastAsia" w:hAnsi="Arial" w:cs="Arial" w:hint="eastAsia"/>
          <w:sz w:val="22"/>
          <w:szCs w:val="22"/>
          <w:lang w:eastAsia="zh-CN"/>
        </w:rPr>
        <w:t xml:space="preserve"> in the </w:t>
      </w:r>
      <w:r w:rsidR="000A4567" w:rsidRPr="00197164">
        <w:rPr>
          <w:rFonts w:ascii="Arial" w:eastAsiaTheme="minorEastAsia" w:hAnsi="Arial" w:cs="Arial"/>
          <w:sz w:val="22"/>
          <w:szCs w:val="22"/>
          <w:lang w:eastAsia="zh-CN"/>
        </w:rPr>
        <w:t>presence</w:t>
      </w:r>
      <w:r w:rsidR="000A4567" w:rsidRPr="00197164">
        <w:rPr>
          <w:rFonts w:ascii="Arial" w:eastAsiaTheme="minorEastAsia" w:hAnsi="Arial" w:cs="Arial" w:hint="eastAsia"/>
          <w:sz w:val="22"/>
          <w:szCs w:val="22"/>
          <w:lang w:eastAsia="zh-CN"/>
        </w:rPr>
        <w:t xml:space="preserve"> </w:t>
      </w:r>
      <w:r w:rsidR="002B311E" w:rsidRPr="00197164">
        <w:rPr>
          <w:rFonts w:ascii="Arial" w:eastAsiaTheme="minorEastAsia" w:hAnsi="Arial" w:cs="Arial" w:hint="eastAsia"/>
          <w:sz w:val="22"/>
          <w:szCs w:val="22"/>
          <w:lang w:eastAsia="zh-CN"/>
        </w:rPr>
        <w:t>of O</w:t>
      </w:r>
      <w:r w:rsidR="002B311E" w:rsidRPr="00197164">
        <w:rPr>
          <w:rFonts w:ascii="Arial" w:eastAsiaTheme="minorEastAsia" w:hAnsi="Arial" w:cs="Arial" w:hint="eastAsia"/>
          <w:sz w:val="22"/>
          <w:szCs w:val="22"/>
          <w:vertAlign w:val="subscript"/>
          <w:lang w:eastAsia="zh-CN"/>
        </w:rPr>
        <w:t>2</w:t>
      </w:r>
      <w:r w:rsidR="004F5EC0"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60</w:t>
      </w:r>
      <w:r w:rsidR="004F5EC0" w:rsidRPr="00197164">
        <w:rPr>
          <w:rFonts w:ascii="Arial" w:eastAsiaTheme="minorEastAsia" w:hAnsi="Arial" w:cs="Arial"/>
          <w:sz w:val="22"/>
          <w:szCs w:val="22"/>
          <w:lang w:eastAsia="zh-CN"/>
        </w:rPr>
        <w:t xml:space="preserve"> </w:t>
      </w:r>
      <w:r w:rsidR="00B91EA4" w:rsidRPr="00197164">
        <w:rPr>
          <w:rFonts w:ascii="Arial" w:eastAsiaTheme="minorEastAsia" w:hAnsi="Arial" w:cs="Arial" w:hint="eastAsia"/>
          <w:sz w:val="22"/>
          <w:szCs w:val="22"/>
          <w:lang w:eastAsia="zh-CN"/>
        </w:rPr>
        <w:t>Additionally, a</w:t>
      </w:r>
      <w:r w:rsidR="00AD30EF" w:rsidRPr="00197164">
        <w:rPr>
          <w:rFonts w:ascii="Arial" w:eastAsiaTheme="minorEastAsia" w:hAnsi="Arial" w:cs="Arial"/>
          <w:sz w:val="22"/>
          <w:szCs w:val="22"/>
          <w:lang w:eastAsia="zh-CN"/>
        </w:rPr>
        <w:t xml:space="preserve">t low temperatures, the reaction of </w:t>
      </w:r>
      <w:r w:rsidR="00AB7010" w:rsidRPr="00197164">
        <w:rPr>
          <w:rFonts w:ascii="Arial" w:eastAsiaTheme="minorEastAsia" w:hAnsi="Arial" w:cs="Arial"/>
          <w:sz w:val="22"/>
          <w:szCs w:val="22"/>
          <w:lang w:eastAsia="zh-CN"/>
        </w:rPr>
        <w:t>CH</w:t>
      </w:r>
      <w:r w:rsidR="00AB7010" w:rsidRPr="00197164">
        <w:rPr>
          <w:rFonts w:ascii="Arial" w:eastAsiaTheme="minorEastAsia" w:hAnsi="Arial" w:cs="Arial"/>
          <w:sz w:val="22"/>
          <w:szCs w:val="22"/>
          <w:vertAlign w:val="subscript"/>
          <w:lang w:eastAsia="zh-CN"/>
        </w:rPr>
        <w:t>4</w:t>
      </w:r>
      <w:r w:rsidR="00AB7010" w:rsidRPr="00197164">
        <w:rPr>
          <w:rFonts w:ascii="Arial" w:eastAsiaTheme="minorEastAsia" w:hAnsi="Arial" w:cs="Arial"/>
          <w:sz w:val="22"/>
          <w:szCs w:val="22"/>
          <w:lang w:eastAsia="zh-CN"/>
        </w:rPr>
        <w:t xml:space="preserve"> to C</w:t>
      </w:r>
      <w:r w:rsidR="00AB7010" w:rsidRPr="00197164">
        <w:rPr>
          <w:rFonts w:ascii="Arial" w:eastAsiaTheme="minorEastAsia" w:hAnsi="Arial" w:cs="Arial"/>
          <w:sz w:val="22"/>
          <w:szCs w:val="22"/>
          <w:vertAlign w:val="subscript"/>
          <w:lang w:eastAsia="zh-CN"/>
        </w:rPr>
        <w:t>2</w:t>
      </w:r>
      <w:r w:rsidR="00AB7010" w:rsidRPr="00197164">
        <w:rPr>
          <w:rFonts w:ascii="Arial" w:eastAsiaTheme="minorEastAsia" w:hAnsi="Arial" w:cs="Arial"/>
          <w:sz w:val="22"/>
          <w:szCs w:val="22"/>
          <w:lang w:eastAsia="zh-CN"/>
        </w:rPr>
        <w:t>H</w:t>
      </w:r>
      <w:r w:rsidR="00AB7010" w:rsidRPr="00197164">
        <w:rPr>
          <w:rFonts w:ascii="Arial" w:eastAsiaTheme="minorEastAsia" w:hAnsi="Arial" w:cs="Arial"/>
          <w:sz w:val="22"/>
          <w:szCs w:val="22"/>
          <w:vertAlign w:val="subscript"/>
          <w:lang w:eastAsia="zh-CN"/>
        </w:rPr>
        <w:t>2</w:t>
      </w:r>
      <w:r w:rsidR="00AB7010" w:rsidRPr="00197164">
        <w:rPr>
          <w:rFonts w:ascii="Arial" w:eastAsiaTheme="minorEastAsia" w:hAnsi="Arial" w:cs="Arial"/>
          <w:sz w:val="22"/>
          <w:szCs w:val="22"/>
          <w:lang w:eastAsia="zh-CN"/>
        </w:rPr>
        <w:t xml:space="preserve"> </w:t>
      </w:r>
      <w:r w:rsidR="00CD0341" w:rsidRPr="00197164">
        <w:rPr>
          <w:rFonts w:ascii="Arial" w:eastAsiaTheme="minorEastAsia" w:hAnsi="Arial" w:cs="Arial"/>
          <w:sz w:val="22"/>
          <w:szCs w:val="22"/>
          <w:lang w:eastAsia="zh-CN"/>
        </w:rPr>
        <w:t>becomes less</w:t>
      </w:r>
      <w:r w:rsidR="00D147C8" w:rsidRPr="00197164">
        <w:rPr>
          <w:rFonts w:ascii="Arial" w:eastAsiaTheme="minorEastAsia" w:hAnsi="Arial" w:cs="Arial"/>
          <w:sz w:val="22"/>
          <w:szCs w:val="22"/>
          <w:lang w:eastAsia="zh-CN"/>
        </w:rPr>
        <w:t xml:space="preserve"> thermodynamically favorable</w:t>
      </w:r>
      <w:r w:rsidR="00AB7010"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compared to the formation of other</w:t>
      </w:r>
      <w:r w:rsidR="004F5EC0" w:rsidRPr="00197164">
        <w:rPr>
          <w:rFonts w:ascii="Arial" w:eastAsiaTheme="minorEastAsia" w:hAnsi="Arial" w:cs="Arial"/>
          <w:sz w:val="22"/>
          <w:szCs w:val="22"/>
          <w:lang w:eastAsia="zh-CN"/>
        </w:rPr>
        <w:t xml:space="preserve"> hydrocarbons</w:t>
      </w:r>
      <w:r w:rsidR="006A19DD" w:rsidRPr="00197164">
        <w:rPr>
          <w:rFonts w:ascii="Arial" w:eastAsiaTheme="minorEastAsia" w:hAnsi="Arial" w:cs="Arial"/>
          <w:sz w:val="22"/>
          <w:szCs w:val="22"/>
          <w:lang w:eastAsia="zh-CN"/>
        </w:rPr>
        <w:t xml:space="preserve"> </w:t>
      </w:r>
      <w:r w:rsidR="00AB7010" w:rsidRPr="00197164">
        <w:rPr>
          <w:rFonts w:ascii="Arial" w:eastAsiaTheme="minorEastAsia" w:hAnsi="Arial" w:cs="Arial"/>
          <w:sz w:val="22"/>
          <w:szCs w:val="22"/>
          <w:lang w:eastAsia="zh-CN"/>
        </w:rPr>
        <w:t>(</w:t>
      </w:r>
      <w:r w:rsidR="00AB7010" w:rsidRPr="00197164">
        <w:rPr>
          <w:rFonts w:ascii="Arial" w:eastAsiaTheme="minorEastAsia" w:hAnsi="Arial" w:cs="Arial"/>
          <w:b/>
          <w:bCs/>
          <w:sz w:val="22"/>
          <w:szCs w:val="22"/>
          <w:lang w:eastAsia="zh-CN"/>
        </w:rPr>
        <w:t>Fig</w:t>
      </w:r>
      <w:r w:rsidR="00B866F6" w:rsidRPr="00197164">
        <w:rPr>
          <w:rFonts w:ascii="Arial" w:eastAsiaTheme="minorEastAsia" w:hAnsi="Arial" w:cs="Arial"/>
          <w:b/>
          <w:bCs/>
          <w:sz w:val="22"/>
          <w:szCs w:val="22"/>
          <w:lang w:eastAsia="zh-CN"/>
        </w:rPr>
        <w:t>. </w:t>
      </w:r>
      <w:r w:rsidR="00882205" w:rsidRPr="00197164">
        <w:rPr>
          <w:rFonts w:ascii="Arial" w:eastAsiaTheme="minorEastAsia" w:hAnsi="Arial" w:cs="Arial" w:hint="eastAsia"/>
          <w:b/>
          <w:bCs/>
          <w:sz w:val="22"/>
          <w:szCs w:val="22"/>
          <w:lang w:eastAsia="zh-CN"/>
        </w:rPr>
        <w:t>3</w:t>
      </w:r>
      <w:r w:rsidR="00AB7010" w:rsidRPr="00197164">
        <w:rPr>
          <w:rFonts w:ascii="Arial" w:eastAsiaTheme="minorEastAsia" w:hAnsi="Arial" w:cs="Arial"/>
          <w:b/>
          <w:bCs/>
          <w:sz w:val="22"/>
          <w:szCs w:val="22"/>
          <w:lang w:eastAsia="zh-CN"/>
        </w:rPr>
        <w:t>b</w:t>
      </w:r>
      <w:r w:rsidR="00AB7010" w:rsidRPr="00197164">
        <w:rPr>
          <w:rFonts w:ascii="Arial" w:eastAsiaTheme="minorEastAsia" w:hAnsi="Arial" w:cs="Arial"/>
          <w:sz w:val="22"/>
          <w:szCs w:val="22"/>
          <w:lang w:eastAsia="zh-CN"/>
        </w:rPr>
        <w:t>)</w:t>
      </w:r>
      <w:r w:rsidR="00AD30EF"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 xml:space="preserve">As a result, </w:t>
      </w:r>
      <w:r w:rsidR="00C63608" w:rsidRPr="00197164">
        <w:rPr>
          <w:rFonts w:ascii="Arial" w:eastAsiaTheme="minorEastAsia" w:hAnsi="Arial" w:cs="Arial"/>
          <w:sz w:val="22"/>
          <w:szCs w:val="22"/>
          <w:lang w:eastAsia="zh-CN"/>
        </w:rPr>
        <w:t>C</w:t>
      </w:r>
      <w:r w:rsidR="00C63608" w:rsidRPr="00197164">
        <w:rPr>
          <w:rFonts w:ascii="Arial" w:eastAsiaTheme="minorEastAsia" w:hAnsi="Arial" w:cs="Arial"/>
          <w:sz w:val="22"/>
          <w:szCs w:val="22"/>
          <w:vertAlign w:val="subscript"/>
          <w:lang w:eastAsia="zh-CN"/>
        </w:rPr>
        <w:t>2</w:t>
      </w:r>
      <w:r w:rsidR="00C63608" w:rsidRPr="00197164">
        <w:rPr>
          <w:rFonts w:ascii="Arial" w:eastAsiaTheme="minorEastAsia" w:hAnsi="Arial" w:cs="Arial"/>
          <w:sz w:val="22"/>
          <w:szCs w:val="22"/>
          <w:lang w:eastAsia="zh-CN"/>
        </w:rPr>
        <w:t>H</w:t>
      </w:r>
      <w:r w:rsidR="00C63608" w:rsidRPr="00197164">
        <w:rPr>
          <w:rFonts w:ascii="Arial" w:eastAsiaTheme="minorEastAsia" w:hAnsi="Arial" w:cs="Arial"/>
          <w:sz w:val="22"/>
          <w:szCs w:val="22"/>
          <w:vertAlign w:val="subscript"/>
          <w:lang w:eastAsia="zh-CN"/>
        </w:rPr>
        <w:t>2</w:t>
      </w:r>
      <w:r w:rsidR="00C63608"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 xml:space="preserve">production from </w:t>
      </w:r>
      <w:r w:rsidR="0032362B" w:rsidRPr="00197164">
        <w:rPr>
          <w:rFonts w:ascii="Arial" w:eastAsiaTheme="minorEastAsia" w:hAnsi="Arial" w:cs="Arial" w:hint="eastAsia"/>
          <w:sz w:val="22"/>
          <w:szCs w:val="22"/>
          <w:lang w:eastAsia="zh-CN"/>
        </w:rPr>
        <w:t xml:space="preserve">catalytic </w:t>
      </w:r>
      <w:r w:rsidR="00763B49" w:rsidRPr="00197164">
        <w:rPr>
          <w:rFonts w:ascii="Arial" w:eastAsiaTheme="minorEastAsia" w:hAnsi="Arial" w:cs="Arial"/>
          <w:sz w:val="22"/>
          <w:szCs w:val="22"/>
          <w:lang w:eastAsia="zh-CN"/>
        </w:rPr>
        <w:t>TP</w:t>
      </w:r>
      <w:r w:rsidR="00980808"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primarily </w:t>
      </w:r>
      <w:r w:rsidR="00980808" w:rsidRPr="00197164">
        <w:rPr>
          <w:rFonts w:ascii="Arial" w:eastAsiaTheme="minorEastAsia" w:hAnsi="Arial" w:cs="Arial"/>
          <w:sz w:val="22"/>
          <w:szCs w:val="22"/>
          <w:lang w:eastAsia="zh-CN"/>
        </w:rPr>
        <w:t>comes</w:t>
      </w:r>
      <w:r w:rsidR="00AD30EF" w:rsidRPr="00197164">
        <w:rPr>
          <w:rFonts w:ascii="Arial" w:eastAsiaTheme="minorEastAsia" w:hAnsi="Arial" w:cs="Arial"/>
          <w:sz w:val="22"/>
          <w:szCs w:val="22"/>
          <w:lang w:eastAsia="zh-CN"/>
        </w:rPr>
        <w:t xml:space="preserve"> </w:t>
      </w:r>
      <w:r w:rsidR="004F5EC0" w:rsidRPr="00197164">
        <w:rPr>
          <w:rFonts w:ascii="Arial" w:eastAsiaTheme="minorEastAsia" w:hAnsi="Arial" w:cs="Arial"/>
          <w:sz w:val="22"/>
          <w:szCs w:val="22"/>
          <w:lang w:eastAsia="zh-CN"/>
        </w:rPr>
        <w:t>from NCM</w:t>
      </w:r>
      <w:r w:rsidR="006A19DD" w:rsidRPr="00197164">
        <w:rPr>
          <w:rFonts w:ascii="Arial" w:eastAsiaTheme="minorEastAsia" w:hAnsi="Arial" w:cs="Arial"/>
          <w:sz w:val="22"/>
          <w:szCs w:val="22"/>
          <w:lang w:eastAsia="zh-CN"/>
        </w:rPr>
        <w:t xml:space="preserve"> </w:t>
      </w:r>
      <w:r w:rsidR="00C63608" w:rsidRPr="00197164">
        <w:rPr>
          <w:rFonts w:ascii="Arial" w:eastAsiaTheme="minorEastAsia" w:hAnsi="Arial" w:cs="Arial"/>
          <w:sz w:val="22"/>
          <w:szCs w:val="22"/>
          <w:lang w:eastAsia="zh-CN"/>
        </w:rPr>
        <w:t>rather than OCM (</w:t>
      </w:r>
      <w:r w:rsidR="00980808" w:rsidRPr="00197164">
        <w:rPr>
          <w:rFonts w:ascii="Arial" w:eastAsiaTheme="minorEastAsia" w:hAnsi="Arial" w:cs="Arial"/>
          <w:b/>
          <w:bCs/>
          <w:sz w:val="22"/>
          <w:szCs w:val="22"/>
          <w:lang w:eastAsia="zh-CN"/>
        </w:rPr>
        <w:t>Supplementary</w:t>
      </w:r>
      <w:r w:rsidR="00D54066" w:rsidRPr="00197164">
        <w:rPr>
          <w:rFonts w:ascii="Arial" w:eastAsiaTheme="minorEastAsia" w:hAnsi="Arial" w:cs="Arial"/>
          <w:b/>
          <w:bCs/>
          <w:sz w:val="22"/>
          <w:szCs w:val="22"/>
          <w:lang w:eastAsia="zh-CN"/>
        </w:rPr>
        <w:t> </w:t>
      </w:r>
      <w:r w:rsidR="00980808" w:rsidRPr="00197164">
        <w:rPr>
          <w:rFonts w:ascii="Arial" w:eastAsiaTheme="minorEastAsia" w:hAnsi="Arial" w:cs="Arial"/>
          <w:b/>
          <w:bCs/>
          <w:sz w:val="22"/>
          <w:szCs w:val="22"/>
          <w:lang w:eastAsia="zh-CN"/>
        </w:rPr>
        <w:t>Table</w:t>
      </w:r>
      <w:r w:rsidR="00D54066" w:rsidRPr="00197164">
        <w:rPr>
          <w:rFonts w:ascii="Arial" w:eastAsiaTheme="minorEastAsia" w:hAnsi="Arial" w:cs="Arial"/>
          <w:b/>
          <w:bCs/>
          <w:sz w:val="22"/>
          <w:szCs w:val="22"/>
          <w:lang w:eastAsia="zh-CN"/>
        </w:rPr>
        <w:t> </w:t>
      </w:r>
      <w:r w:rsidR="00980808" w:rsidRPr="00197164">
        <w:rPr>
          <w:rFonts w:ascii="Arial" w:eastAsiaTheme="minorEastAsia" w:hAnsi="Arial" w:cs="Arial"/>
          <w:b/>
          <w:bCs/>
          <w:sz w:val="22"/>
          <w:szCs w:val="22"/>
          <w:lang w:eastAsia="zh-CN"/>
        </w:rPr>
        <w:t>2</w:t>
      </w:r>
      <w:r w:rsidR="00C63608" w:rsidRPr="00197164">
        <w:rPr>
          <w:rFonts w:ascii="Arial" w:eastAsiaTheme="minorEastAsia" w:hAnsi="Arial" w:cs="Arial"/>
          <w:sz w:val="22"/>
          <w:szCs w:val="22"/>
          <w:lang w:eastAsia="zh-CN"/>
        </w:rPr>
        <w:t>).</w:t>
      </w:r>
      <w:r w:rsidR="006A19DD" w:rsidRPr="00197164">
        <w:rPr>
          <w:rFonts w:ascii="Arial" w:eastAsiaTheme="minorEastAsia" w:hAnsi="Arial" w:cs="Arial"/>
          <w:sz w:val="22"/>
          <w:szCs w:val="22"/>
          <w:lang w:eastAsia="zh-CN"/>
        </w:rPr>
        <w:t xml:space="preserve"> </w:t>
      </w:r>
      <w:r w:rsidR="00883DD6" w:rsidRPr="00197164">
        <w:rPr>
          <w:rFonts w:ascii="Arial" w:eastAsiaTheme="minorEastAsia" w:hAnsi="Arial" w:cs="Arial"/>
          <w:sz w:val="22"/>
          <w:szCs w:val="22"/>
          <w:lang w:eastAsia="zh-CN"/>
        </w:rPr>
        <w:t>Advanced reactor designs, including membrane</w:t>
      </w:r>
      <w:r w:rsidR="00883DD6" w:rsidRPr="00197164">
        <w:rPr>
          <w:rFonts w:ascii="Arial" w:eastAsiaTheme="minorEastAsia" w:hAnsi="Arial" w:cs="Arial" w:hint="eastAsia"/>
          <w:sz w:val="22"/>
          <w:szCs w:val="22"/>
          <w:lang w:eastAsia="zh-CN"/>
        </w:rPr>
        <w:t xml:space="preserve"> (</w:t>
      </w:r>
      <w:r w:rsidR="00883DD6"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4b</w:t>
      </w:r>
      <w:r w:rsidR="00883DD6" w:rsidRPr="00197164">
        <w:rPr>
          <w:rFonts w:ascii="Arial" w:eastAsiaTheme="minorEastAsia" w:hAnsi="Arial" w:cs="Arial" w:hint="eastAsia"/>
          <w:sz w:val="22"/>
          <w:szCs w:val="22"/>
          <w:lang w:eastAsia="zh-CN"/>
        </w:rPr>
        <w:t>)</w:t>
      </w:r>
      <w:r w:rsidR="00883DD6" w:rsidRPr="00197164">
        <w:rPr>
          <w:rFonts w:ascii="Arial" w:eastAsiaTheme="minorEastAsia" w:hAnsi="Arial" w:cs="Arial"/>
          <w:sz w:val="22"/>
          <w:szCs w:val="22"/>
          <w:lang w:eastAsia="zh-CN"/>
        </w:rPr>
        <w:t xml:space="preserve"> or millisecond reactors, have been explored </w:t>
      </w:r>
      <w:r w:rsidR="00A70B59" w:rsidRPr="00197164">
        <w:rPr>
          <w:rFonts w:ascii="Arial" w:eastAsiaTheme="minorEastAsia" w:hAnsi="Arial" w:cs="Arial" w:hint="eastAsia"/>
          <w:sz w:val="22"/>
          <w:szCs w:val="22"/>
          <w:lang w:eastAsia="zh-CN"/>
        </w:rPr>
        <w:t xml:space="preserve">for NCM </w:t>
      </w:r>
      <w:r w:rsidR="00883DD6" w:rsidRPr="00197164">
        <w:rPr>
          <w:rFonts w:ascii="Arial" w:eastAsiaTheme="minorEastAsia" w:hAnsi="Arial" w:cs="Arial" w:hint="eastAsia"/>
          <w:sz w:val="22"/>
          <w:szCs w:val="22"/>
          <w:lang w:eastAsia="zh-CN"/>
        </w:rPr>
        <w:t>to en</w:t>
      </w:r>
      <w:r w:rsidR="00883DD6" w:rsidRPr="00197164">
        <w:rPr>
          <w:rFonts w:ascii="Arial" w:eastAsiaTheme="minorEastAsia" w:hAnsi="Arial" w:cs="Arial"/>
          <w:sz w:val="22"/>
          <w:szCs w:val="22"/>
          <w:lang w:eastAsia="zh-CN"/>
        </w:rPr>
        <w:t>hance</w:t>
      </w:r>
      <w:r w:rsidR="00883DD6" w:rsidRPr="00197164">
        <w:rPr>
          <w:rFonts w:ascii="Arial" w:eastAsiaTheme="minorEastAsia" w:hAnsi="Arial" w:cs="Arial" w:hint="eastAsia"/>
          <w:sz w:val="22"/>
          <w:szCs w:val="22"/>
          <w:lang w:eastAsia="zh-CN"/>
        </w:rPr>
        <w:t xml:space="preserve"> CH</w:t>
      </w:r>
      <w:r w:rsidR="00883DD6" w:rsidRPr="00197164">
        <w:rPr>
          <w:rFonts w:ascii="Arial" w:eastAsiaTheme="minorEastAsia" w:hAnsi="Arial" w:cs="Arial" w:hint="eastAsia"/>
          <w:sz w:val="22"/>
          <w:szCs w:val="22"/>
          <w:vertAlign w:val="subscript"/>
          <w:lang w:eastAsia="zh-CN"/>
        </w:rPr>
        <w:t>4</w:t>
      </w:r>
      <w:r w:rsidR="00883DD6" w:rsidRPr="00197164">
        <w:rPr>
          <w:rFonts w:ascii="Arial" w:eastAsiaTheme="minorEastAsia" w:hAnsi="Arial" w:cs="Arial"/>
          <w:sz w:val="22"/>
          <w:szCs w:val="22"/>
          <w:lang w:eastAsia="zh-CN"/>
        </w:rPr>
        <w:t xml:space="preserve"> conversion </w:t>
      </w:r>
      <w:r w:rsidR="00883DD6" w:rsidRPr="00197164">
        <w:rPr>
          <w:rFonts w:ascii="Arial" w:eastAsiaTheme="minorEastAsia" w:hAnsi="Arial" w:cs="Arial" w:hint="eastAsia"/>
          <w:sz w:val="22"/>
          <w:szCs w:val="22"/>
          <w:lang w:eastAsia="zh-CN"/>
        </w:rPr>
        <w:t xml:space="preserve">by shifting the </w:t>
      </w:r>
      <w:r w:rsidR="00883DD6" w:rsidRPr="00197164">
        <w:rPr>
          <w:rFonts w:ascii="Arial" w:eastAsiaTheme="minorEastAsia" w:hAnsi="Arial" w:cs="Arial"/>
          <w:sz w:val="22"/>
          <w:szCs w:val="22"/>
          <w:lang w:eastAsia="zh-CN"/>
        </w:rPr>
        <w:t>reaction equilibrium to</w:t>
      </w:r>
      <w:r w:rsidR="00883DD6" w:rsidRPr="00197164">
        <w:rPr>
          <w:rFonts w:ascii="Arial" w:eastAsiaTheme="minorEastAsia" w:hAnsi="Arial" w:cs="Arial" w:hint="eastAsia"/>
          <w:sz w:val="22"/>
          <w:szCs w:val="22"/>
          <w:lang w:eastAsia="zh-CN"/>
        </w:rPr>
        <w:t>ward</w:t>
      </w:r>
      <w:r w:rsidR="00883DD6" w:rsidRPr="00197164">
        <w:rPr>
          <w:rFonts w:ascii="Arial" w:eastAsiaTheme="minorEastAsia" w:hAnsi="Arial" w:cs="Arial"/>
          <w:sz w:val="22"/>
          <w:szCs w:val="22"/>
          <w:lang w:eastAsia="zh-CN"/>
        </w:rPr>
        <w:t xml:space="preserve"> the product side </w:t>
      </w:r>
      <w:r w:rsidR="00883DD6" w:rsidRPr="00197164">
        <w:rPr>
          <w:rFonts w:ascii="Arial" w:eastAsiaTheme="minorEastAsia" w:hAnsi="Arial" w:cs="Arial" w:hint="eastAsia"/>
          <w:sz w:val="22"/>
          <w:szCs w:val="22"/>
          <w:lang w:eastAsia="zh-CN"/>
        </w:rPr>
        <w:t>or</w:t>
      </w:r>
      <w:r w:rsidR="00883DD6"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reducing soot formation</w:t>
      </w:r>
      <w:r w:rsidR="00883DD6" w:rsidRPr="00197164">
        <w:rPr>
          <w:rFonts w:ascii="Arial" w:eastAsiaTheme="minorEastAsia" w:hAnsi="Arial" w:cs="Arial"/>
          <w:sz w:val="22"/>
          <w:szCs w:val="22"/>
          <w:lang w:eastAsia="zh-CN"/>
        </w:rPr>
        <w:t xml:space="preserve"> due to shortened contact time.</w:t>
      </w:r>
      <w:r w:rsidR="00883DD6"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1</w:t>
      </w:r>
      <w:r w:rsidR="00883DD6"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2</w:t>
      </w:r>
    </w:p>
    <w:p w14:paraId="203ECEA2" w14:textId="7C2D7849" w:rsidR="0094261A" w:rsidRPr="00197164" w:rsidRDefault="006A19DD" w:rsidP="005113CE">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The highest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selectivity reported </w:t>
      </w:r>
      <w:r w:rsidRPr="00197164">
        <w:rPr>
          <w:rFonts w:ascii="Arial" w:eastAsiaTheme="minorEastAsia" w:hAnsi="Arial" w:cs="Arial"/>
          <w:sz w:val="22"/>
          <w:szCs w:val="22"/>
          <w:lang w:eastAsia="zh-CN"/>
        </w:rPr>
        <w:t xml:space="preserve">is </w:t>
      </w:r>
      <w:r w:rsidR="009C4292" w:rsidRPr="00197164">
        <w:rPr>
          <w:rFonts w:ascii="Arial" w:eastAsiaTheme="minorEastAsia" w:hAnsi="Arial" w:cs="Arial"/>
          <w:sz w:val="22"/>
          <w:szCs w:val="22"/>
          <w:lang w:eastAsia="zh-CN"/>
        </w:rPr>
        <w:t>3</w:t>
      </w:r>
      <w:r w:rsidR="00980808" w:rsidRPr="00197164">
        <w:rPr>
          <w:rFonts w:ascii="Arial" w:eastAsiaTheme="minorEastAsia" w:hAnsi="Arial" w:cs="Arial"/>
          <w:sz w:val="22"/>
          <w:szCs w:val="22"/>
          <w:lang w:eastAsia="zh-CN"/>
        </w:rPr>
        <w:t>5</w:t>
      </w:r>
      <w:r w:rsidRPr="00197164">
        <w:rPr>
          <w:rFonts w:ascii="Arial" w:eastAsiaTheme="minorEastAsia" w:hAnsi="Arial" w:cs="Arial"/>
          <w:sz w:val="22"/>
          <w:szCs w:val="22"/>
          <w:lang w:eastAsia="zh-CN"/>
        </w:rPr>
        <w:t xml:space="preserve">% </w:t>
      </w:r>
      <w:r w:rsidR="00426B1F" w:rsidRPr="00197164">
        <w:rPr>
          <w:rFonts w:ascii="Arial" w:eastAsiaTheme="minorEastAsia" w:hAnsi="Arial" w:cs="Arial"/>
          <w:sz w:val="22"/>
          <w:szCs w:val="22"/>
          <w:lang w:eastAsia="zh-CN"/>
        </w:rPr>
        <w:t xml:space="preserve">with </w:t>
      </w:r>
      <w:r w:rsidR="00426B1F" w:rsidRPr="00197164">
        <w:rPr>
          <w:rFonts w:ascii="Arial" w:eastAsiaTheme="minorEastAsia" w:hAnsi="Arial" w:cs="Arial"/>
          <w:iCs/>
          <w:sz w:val="22"/>
          <w:szCs w:val="22"/>
          <w:lang w:eastAsia="zh-CN"/>
        </w:rPr>
        <w:t xml:space="preserve">approximately </w:t>
      </w:r>
      <w:r w:rsidR="00AD30EF" w:rsidRPr="00197164">
        <w:rPr>
          <w:rFonts w:ascii="Arial" w:eastAsiaTheme="minorEastAsia" w:hAnsi="Arial" w:cs="Arial"/>
          <w:sz w:val="22"/>
          <w:szCs w:val="22"/>
          <w:lang w:eastAsia="zh-CN"/>
        </w:rPr>
        <w:t xml:space="preserve">14% </w:t>
      </w:r>
      <w:r w:rsidR="009C4292" w:rsidRPr="00197164">
        <w:rPr>
          <w:rFonts w:ascii="Arial" w:eastAsiaTheme="minorEastAsia" w:hAnsi="Arial" w:cs="Arial"/>
          <w:sz w:val="22"/>
          <w:szCs w:val="22"/>
          <w:lang w:eastAsia="zh-CN"/>
        </w:rPr>
        <w:t>CH</w:t>
      </w:r>
      <w:r w:rsidR="009C4292" w:rsidRPr="00197164">
        <w:rPr>
          <w:rFonts w:ascii="Arial" w:eastAsiaTheme="minorEastAsia" w:hAnsi="Arial" w:cs="Arial"/>
          <w:sz w:val="22"/>
          <w:szCs w:val="22"/>
          <w:vertAlign w:val="subscript"/>
          <w:lang w:eastAsia="zh-CN"/>
        </w:rPr>
        <w:t>4</w:t>
      </w:r>
      <w:r w:rsidR="009C4292" w:rsidRPr="00197164">
        <w:rPr>
          <w:rFonts w:ascii="Arial" w:eastAsiaTheme="minorEastAsia" w:hAnsi="Arial" w:cs="Arial"/>
          <w:sz w:val="22"/>
          <w:szCs w:val="22"/>
          <w:lang w:eastAsia="zh-CN"/>
        </w:rPr>
        <w:t xml:space="preserve"> conversion</w:t>
      </w:r>
      <w:r w:rsidR="003B442C" w:rsidRPr="00197164">
        <w:rPr>
          <w:rFonts w:ascii="Arial" w:eastAsiaTheme="minorEastAsia" w:hAnsi="Arial" w:cs="Arial"/>
          <w:sz w:val="22"/>
          <w:szCs w:val="22"/>
          <w:lang w:eastAsia="zh-CN"/>
        </w:rPr>
        <w:t xml:space="preserve"> </w:t>
      </w:r>
      <w:r w:rsidR="009C4292" w:rsidRPr="00197164">
        <w:rPr>
          <w:rFonts w:ascii="Arial" w:eastAsiaTheme="minorEastAsia" w:hAnsi="Arial" w:cs="Arial"/>
          <w:sz w:val="22"/>
          <w:szCs w:val="22"/>
          <w:lang w:eastAsia="zh-CN"/>
        </w:rPr>
        <w:t>at 975</w:t>
      </w:r>
      <w:r w:rsidR="006D7EE7" w:rsidRPr="00197164">
        <w:rPr>
          <w:rFonts w:ascii="Arial" w:eastAsiaTheme="minorEastAsia" w:hAnsi="Arial" w:cs="Arial"/>
          <w:sz w:val="22"/>
          <w:szCs w:val="22"/>
          <w:lang w:eastAsia="zh-CN"/>
        </w:rPr>
        <w:t> </w:t>
      </w:r>
      <w:r w:rsidR="009C4292" w:rsidRPr="00197164">
        <w:rPr>
          <w:rFonts w:ascii="Arial" w:eastAsiaTheme="minorEastAsia" w:hAnsi="Arial" w:cs="Arial"/>
          <w:sz w:val="22"/>
          <w:szCs w:val="22"/>
          <w:lang w:eastAsia="zh-CN"/>
        </w:rPr>
        <w:t xml:space="preserve">°C </w:t>
      </w:r>
      <w:r w:rsidR="00980808" w:rsidRPr="00197164">
        <w:rPr>
          <w:rFonts w:ascii="Arial" w:eastAsiaTheme="minorEastAsia" w:hAnsi="Arial" w:cs="Arial"/>
          <w:sz w:val="22"/>
          <w:szCs w:val="22"/>
          <w:lang w:eastAsia="zh-CN"/>
        </w:rPr>
        <w:t>on</w:t>
      </w:r>
      <w:r w:rsidR="00BC70E6" w:rsidRPr="00197164">
        <w:rPr>
          <w:rFonts w:ascii="Arial" w:eastAsiaTheme="minorEastAsia" w:hAnsi="Arial" w:cs="Arial"/>
          <w:sz w:val="22"/>
          <w:szCs w:val="22"/>
          <w:lang w:eastAsia="zh-CN"/>
        </w:rPr>
        <w:t xml:space="preserve"> a</w:t>
      </w:r>
      <w:r w:rsidR="009C4292" w:rsidRPr="00197164">
        <w:rPr>
          <w:rFonts w:ascii="Arial" w:eastAsiaTheme="minorEastAsia" w:hAnsi="Arial" w:cs="Arial"/>
          <w:sz w:val="22"/>
          <w:szCs w:val="22"/>
          <w:lang w:eastAsia="zh-CN"/>
        </w:rPr>
        <w:t xml:space="preserve"> Pt</w:t>
      </w:r>
      <w:r w:rsidR="00980808" w:rsidRPr="00197164">
        <w:rPr>
          <w:rFonts w:ascii="Arial" w:eastAsiaTheme="minorEastAsia" w:hAnsi="Arial" w:cs="Arial"/>
          <w:sz w:val="22"/>
          <w:szCs w:val="22"/>
          <w:vertAlign w:val="subscript"/>
          <w:lang w:eastAsia="zh-CN"/>
        </w:rPr>
        <w:t>1</w:t>
      </w:r>
      <w:r w:rsidR="009C4292" w:rsidRPr="00197164">
        <w:rPr>
          <w:rFonts w:ascii="Arial" w:eastAsiaTheme="minorEastAsia" w:hAnsi="Arial" w:cs="Arial"/>
          <w:sz w:val="22"/>
          <w:szCs w:val="22"/>
          <w:lang w:eastAsia="zh-CN"/>
        </w:rPr>
        <w:t>/CeO</w:t>
      </w:r>
      <w:r w:rsidR="009C4292" w:rsidRPr="00197164">
        <w:rPr>
          <w:rFonts w:ascii="Arial" w:eastAsiaTheme="minorEastAsia" w:hAnsi="Arial" w:cs="Arial"/>
          <w:sz w:val="22"/>
          <w:szCs w:val="22"/>
          <w:vertAlign w:val="subscript"/>
          <w:lang w:eastAsia="zh-CN"/>
        </w:rPr>
        <w:t>2</w:t>
      </w:r>
      <w:r w:rsidR="009C4292" w:rsidRPr="00197164">
        <w:rPr>
          <w:rFonts w:ascii="Arial" w:eastAsiaTheme="minorEastAsia" w:hAnsi="Arial" w:cs="Arial"/>
          <w:sz w:val="22"/>
          <w:szCs w:val="22"/>
          <w:lang w:eastAsia="zh-CN"/>
        </w:rPr>
        <w:t xml:space="preserve"> </w:t>
      </w:r>
      <w:r w:rsidR="001A7D2A" w:rsidRPr="00197164">
        <w:rPr>
          <w:rFonts w:ascii="Arial" w:eastAsiaTheme="minorEastAsia" w:hAnsi="Arial" w:cs="Arial" w:hint="eastAsia"/>
          <w:sz w:val="22"/>
          <w:szCs w:val="22"/>
          <w:lang w:eastAsia="zh-CN"/>
        </w:rPr>
        <w:t>(Pt</w:t>
      </w:r>
      <w:r w:rsidR="001A7D2A" w:rsidRPr="00197164">
        <w:rPr>
          <w:rFonts w:ascii="Arial" w:eastAsiaTheme="minorEastAsia" w:hAnsi="Arial" w:cs="Arial" w:hint="eastAsia"/>
          <w:sz w:val="22"/>
          <w:szCs w:val="22"/>
          <w:vertAlign w:val="subscript"/>
          <w:lang w:eastAsia="zh-CN"/>
        </w:rPr>
        <w:t>1</w:t>
      </w:r>
      <w:r w:rsidR="001A7D2A" w:rsidRPr="00197164">
        <w:rPr>
          <w:rFonts w:ascii="Arial" w:eastAsiaTheme="minorEastAsia" w:hAnsi="Arial" w:cs="Arial" w:hint="eastAsia"/>
          <w:sz w:val="22"/>
          <w:szCs w:val="22"/>
          <w:lang w:eastAsia="zh-CN"/>
        </w:rPr>
        <w:t xml:space="preserve">: Pt single atom) </w:t>
      </w:r>
      <w:r w:rsidR="009C4292" w:rsidRPr="00197164">
        <w:rPr>
          <w:rFonts w:ascii="Arial" w:eastAsiaTheme="minorEastAsia" w:hAnsi="Arial" w:cs="Arial"/>
          <w:sz w:val="22"/>
          <w:szCs w:val="22"/>
          <w:lang w:eastAsia="zh-CN"/>
        </w:rPr>
        <w:t>catalyst</w:t>
      </w:r>
      <w:r w:rsidR="002B589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63</w:t>
      </w:r>
      <w:r w:rsidR="00B24CAD"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out</w:t>
      </w:r>
      <w:r w:rsidR="00B24CAD" w:rsidRPr="00197164">
        <w:rPr>
          <w:rFonts w:ascii="Arial" w:eastAsiaTheme="minorEastAsia" w:hAnsi="Arial" w:cs="Arial"/>
          <w:sz w:val="22"/>
          <w:szCs w:val="22"/>
          <w:lang w:eastAsia="zh-CN"/>
        </w:rPr>
        <w:t>perform</w:t>
      </w:r>
      <w:r w:rsidR="00AD30EF" w:rsidRPr="00197164">
        <w:rPr>
          <w:rFonts w:ascii="Arial" w:eastAsiaTheme="minorEastAsia" w:hAnsi="Arial" w:cs="Arial"/>
          <w:sz w:val="22"/>
          <w:szCs w:val="22"/>
          <w:lang w:eastAsia="zh-CN"/>
        </w:rPr>
        <w:t xml:space="preserve">ing </w:t>
      </w:r>
      <w:r w:rsidR="00B24CAD" w:rsidRPr="00197164">
        <w:rPr>
          <w:rFonts w:ascii="Arial" w:eastAsiaTheme="minorEastAsia" w:hAnsi="Arial" w:cs="Arial"/>
          <w:sz w:val="22"/>
          <w:szCs w:val="22"/>
          <w:lang w:eastAsia="zh-CN"/>
        </w:rPr>
        <w:t>pristine CeO</w:t>
      </w:r>
      <w:r w:rsidR="00B24CAD" w:rsidRPr="00197164">
        <w:rPr>
          <w:rFonts w:ascii="Arial" w:eastAsiaTheme="minorEastAsia" w:hAnsi="Arial" w:cs="Arial"/>
          <w:sz w:val="22"/>
          <w:szCs w:val="22"/>
          <w:vertAlign w:val="subscript"/>
          <w:lang w:eastAsia="zh-CN"/>
        </w:rPr>
        <w:t>2</w:t>
      </w:r>
      <w:r w:rsidR="00B24CAD"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Pt</w:t>
      </w:r>
      <w:r w:rsidR="00980808" w:rsidRPr="00197164">
        <w:rPr>
          <w:rFonts w:ascii="Arial" w:eastAsiaTheme="minorEastAsia" w:hAnsi="Arial" w:cs="Arial"/>
          <w:sz w:val="22"/>
          <w:szCs w:val="22"/>
          <w:vertAlign w:val="subscript"/>
          <w:lang w:eastAsia="zh-CN"/>
        </w:rPr>
        <w:t>n</w:t>
      </w:r>
      <w:r w:rsidR="00980808" w:rsidRPr="00197164">
        <w:rPr>
          <w:rFonts w:ascii="Arial" w:eastAsiaTheme="minorEastAsia" w:hAnsi="Arial" w:cs="Arial"/>
          <w:sz w:val="22"/>
          <w:szCs w:val="22"/>
          <w:lang w:eastAsia="zh-CN"/>
        </w:rPr>
        <w:t>/CeO</w:t>
      </w:r>
      <w:r w:rsidR="00980808" w:rsidRPr="00197164">
        <w:rPr>
          <w:rFonts w:ascii="Arial" w:eastAsiaTheme="minorEastAsia" w:hAnsi="Arial" w:cs="Arial"/>
          <w:sz w:val="22"/>
          <w:szCs w:val="22"/>
          <w:vertAlign w:val="subscript"/>
          <w:lang w:eastAsia="zh-CN"/>
        </w:rPr>
        <w:t>2</w:t>
      </w:r>
      <w:r w:rsidR="00945943" w:rsidRPr="00197164">
        <w:rPr>
          <w:rFonts w:ascii="Arial" w:eastAsiaTheme="minorEastAsia" w:hAnsi="Arial" w:cs="Arial" w:hint="eastAsia"/>
          <w:sz w:val="22"/>
          <w:szCs w:val="22"/>
          <w:lang w:eastAsia="zh-CN"/>
        </w:rPr>
        <w:t xml:space="preserve"> (Pt</w:t>
      </w:r>
      <w:r w:rsidR="00945943" w:rsidRPr="00197164">
        <w:rPr>
          <w:rFonts w:ascii="Arial" w:eastAsiaTheme="minorEastAsia" w:hAnsi="Arial" w:cs="Arial" w:hint="eastAsia"/>
          <w:sz w:val="22"/>
          <w:szCs w:val="22"/>
          <w:vertAlign w:val="subscript"/>
          <w:lang w:eastAsia="zh-CN"/>
        </w:rPr>
        <w:t>n</w:t>
      </w:r>
      <w:r w:rsidR="00945943" w:rsidRPr="00197164">
        <w:rPr>
          <w:rFonts w:ascii="Arial" w:eastAsiaTheme="minorEastAsia" w:hAnsi="Arial" w:cs="Arial" w:hint="eastAsia"/>
          <w:sz w:val="22"/>
          <w:szCs w:val="22"/>
          <w:lang w:eastAsia="zh-CN"/>
        </w:rPr>
        <w:t>: Pt nanoparticles</w:t>
      </w:r>
      <w:r w:rsidR="008D49D4" w:rsidRPr="00197164">
        <w:rPr>
          <w:rFonts w:ascii="Arial" w:eastAsiaTheme="minorEastAsia" w:hAnsi="Arial" w:cs="Arial" w:hint="eastAsia"/>
          <w:sz w:val="22"/>
          <w:szCs w:val="22"/>
          <w:lang w:eastAsia="zh-CN"/>
        </w:rPr>
        <w:t>).</w:t>
      </w:r>
      <w:r w:rsidR="008D49D4" w:rsidRPr="00197164">
        <w:rPr>
          <w:rFonts w:ascii="Arial" w:eastAsiaTheme="minorEastAsia" w:hAnsi="Arial" w:cs="Arial"/>
          <w:sz w:val="22"/>
          <w:szCs w:val="22"/>
          <w:lang w:eastAsia="zh-CN"/>
        </w:rPr>
        <w:t xml:space="preserve"> </w:t>
      </w:r>
      <w:r w:rsidR="009674B1" w:rsidRPr="00197164">
        <w:rPr>
          <w:rFonts w:ascii="Arial" w:eastAsiaTheme="minorEastAsia" w:hAnsi="Arial" w:cs="Arial" w:hint="eastAsia"/>
          <w:sz w:val="22"/>
          <w:szCs w:val="22"/>
          <w:lang w:eastAsia="zh-CN"/>
        </w:rPr>
        <w:t>However</w:t>
      </w:r>
      <w:r w:rsidR="00945943" w:rsidRPr="00197164">
        <w:rPr>
          <w:rFonts w:ascii="Arial" w:eastAsiaTheme="minorEastAsia" w:hAnsi="Arial" w:cs="Arial" w:hint="eastAsia"/>
          <w:sz w:val="22"/>
          <w:szCs w:val="22"/>
          <w:lang w:eastAsia="zh-CN"/>
        </w:rPr>
        <w:t xml:space="preserve">, recent studies </w:t>
      </w:r>
      <w:r w:rsidR="009870FD" w:rsidRPr="00197164">
        <w:rPr>
          <w:rFonts w:ascii="Arial" w:eastAsiaTheme="minorEastAsia" w:hAnsi="Arial" w:cs="Arial" w:hint="eastAsia"/>
          <w:sz w:val="22"/>
          <w:szCs w:val="22"/>
          <w:lang w:eastAsia="zh-CN"/>
        </w:rPr>
        <w:t xml:space="preserve">have </w:t>
      </w:r>
      <w:r w:rsidR="00945943" w:rsidRPr="00197164">
        <w:rPr>
          <w:rFonts w:ascii="Arial" w:eastAsiaTheme="minorEastAsia" w:hAnsi="Arial" w:cs="Arial"/>
          <w:sz w:val="22"/>
          <w:szCs w:val="22"/>
          <w:lang w:eastAsia="zh-CN"/>
        </w:rPr>
        <w:t>revealed</w:t>
      </w:r>
      <w:r w:rsidR="00945943" w:rsidRPr="00197164">
        <w:rPr>
          <w:rFonts w:ascii="Arial" w:eastAsiaTheme="minorEastAsia" w:hAnsi="Arial" w:cs="Arial" w:hint="eastAsia"/>
          <w:sz w:val="22"/>
          <w:szCs w:val="22"/>
          <w:lang w:eastAsia="zh-CN"/>
        </w:rPr>
        <w:t xml:space="preserve"> that </w:t>
      </w:r>
      <w:r w:rsidR="00B33FFB" w:rsidRPr="00197164">
        <w:rPr>
          <w:rFonts w:ascii="Arial" w:eastAsiaTheme="minorEastAsia" w:hAnsi="Arial" w:cs="Arial" w:hint="eastAsia"/>
          <w:sz w:val="22"/>
          <w:szCs w:val="22"/>
          <w:lang w:eastAsia="zh-CN"/>
        </w:rPr>
        <w:t>Pt</w:t>
      </w:r>
      <w:r w:rsidR="00B33FFB" w:rsidRPr="00197164">
        <w:rPr>
          <w:rFonts w:ascii="Arial" w:eastAsiaTheme="minorEastAsia" w:hAnsi="Arial" w:cs="Arial" w:hint="eastAsia"/>
          <w:sz w:val="22"/>
          <w:szCs w:val="22"/>
          <w:vertAlign w:val="subscript"/>
          <w:lang w:eastAsia="zh-CN"/>
        </w:rPr>
        <w:t>1</w:t>
      </w:r>
      <w:r w:rsidR="00B33FFB" w:rsidRPr="00197164">
        <w:rPr>
          <w:rFonts w:ascii="Arial" w:eastAsiaTheme="minorEastAsia" w:hAnsi="Arial" w:cs="Arial" w:hint="eastAsia"/>
          <w:sz w:val="22"/>
          <w:szCs w:val="22"/>
          <w:lang w:eastAsia="zh-CN"/>
        </w:rPr>
        <w:t xml:space="preserve"> in</w:t>
      </w:r>
      <w:r w:rsidR="00B33FFB" w:rsidRPr="00197164">
        <w:rPr>
          <w:rFonts w:ascii="Arial" w:eastAsiaTheme="minorEastAsia" w:hAnsi="Arial" w:cs="Arial"/>
          <w:sz w:val="22"/>
          <w:szCs w:val="22"/>
          <w:lang w:eastAsia="zh-CN"/>
        </w:rPr>
        <w:t xml:space="preserve"> Pt</w:t>
      </w:r>
      <w:r w:rsidR="00B33FFB" w:rsidRPr="00197164">
        <w:rPr>
          <w:rFonts w:ascii="Arial" w:eastAsiaTheme="minorEastAsia" w:hAnsi="Arial" w:cs="Arial"/>
          <w:sz w:val="22"/>
          <w:szCs w:val="22"/>
          <w:vertAlign w:val="subscript"/>
          <w:lang w:eastAsia="zh-CN"/>
        </w:rPr>
        <w:t>1</w:t>
      </w:r>
      <w:r w:rsidR="00B33FFB" w:rsidRPr="00197164">
        <w:rPr>
          <w:rFonts w:ascii="Arial" w:eastAsiaTheme="minorEastAsia" w:hAnsi="Arial" w:cs="Arial"/>
          <w:sz w:val="22"/>
          <w:szCs w:val="22"/>
          <w:lang w:eastAsia="zh-CN"/>
        </w:rPr>
        <w:t>/CeO</w:t>
      </w:r>
      <w:r w:rsidR="00B33FFB" w:rsidRPr="00197164">
        <w:rPr>
          <w:rFonts w:ascii="Arial" w:eastAsiaTheme="minorEastAsia" w:hAnsi="Arial" w:cs="Arial"/>
          <w:sz w:val="22"/>
          <w:szCs w:val="22"/>
          <w:vertAlign w:val="subscript"/>
          <w:lang w:eastAsia="zh-CN"/>
        </w:rPr>
        <w:t>2</w:t>
      </w:r>
      <w:r w:rsidR="00B33FFB" w:rsidRPr="00197164">
        <w:rPr>
          <w:rFonts w:ascii="Arial" w:eastAsiaTheme="minorEastAsia" w:hAnsi="Arial" w:cs="Arial" w:hint="eastAsia"/>
          <w:sz w:val="22"/>
          <w:szCs w:val="22"/>
          <w:lang w:eastAsia="zh-CN"/>
        </w:rPr>
        <w:t xml:space="preserve"> </w:t>
      </w:r>
      <w:r w:rsidR="009870FD" w:rsidRPr="00197164">
        <w:rPr>
          <w:rFonts w:ascii="Arial" w:eastAsiaTheme="minorEastAsia" w:hAnsi="Arial" w:cs="Arial" w:hint="eastAsia"/>
          <w:sz w:val="22"/>
          <w:szCs w:val="22"/>
          <w:lang w:eastAsia="zh-CN"/>
        </w:rPr>
        <w:t>tends to</w:t>
      </w:r>
      <w:r w:rsidR="00B33FFB" w:rsidRPr="00197164">
        <w:rPr>
          <w:rFonts w:ascii="Arial" w:eastAsiaTheme="minorEastAsia" w:hAnsi="Arial" w:cs="Arial" w:hint="eastAsia"/>
          <w:sz w:val="22"/>
          <w:szCs w:val="22"/>
          <w:lang w:eastAsia="zh-CN"/>
        </w:rPr>
        <w:t xml:space="preserve"> sinter </w:t>
      </w:r>
      <w:r w:rsidR="00D92E18" w:rsidRPr="00197164">
        <w:rPr>
          <w:rFonts w:ascii="Arial" w:eastAsiaTheme="minorEastAsia" w:hAnsi="Arial" w:cs="Arial" w:hint="eastAsia"/>
          <w:sz w:val="22"/>
          <w:szCs w:val="22"/>
          <w:lang w:eastAsia="zh-CN"/>
        </w:rPr>
        <w:t>under reaction condition</w:t>
      </w:r>
      <w:r w:rsidR="00BC70E6" w:rsidRPr="00197164">
        <w:rPr>
          <w:rFonts w:ascii="Arial" w:eastAsiaTheme="minorEastAsia" w:hAnsi="Arial" w:cs="Arial"/>
          <w:sz w:val="22"/>
          <w:szCs w:val="22"/>
          <w:lang w:eastAsia="zh-CN"/>
        </w:rPr>
        <w:t>s</w:t>
      </w:r>
      <w:r w:rsidR="00D92E18" w:rsidRPr="00197164">
        <w:rPr>
          <w:rFonts w:ascii="Arial" w:eastAsiaTheme="minorEastAsia" w:hAnsi="Arial" w:cs="Arial" w:hint="eastAsia"/>
          <w:sz w:val="22"/>
          <w:szCs w:val="22"/>
          <w:lang w:eastAsia="zh-CN"/>
        </w:rPr>
        <w:t xml:space="preserve">, </w:t>
      </w:r>
      <w:bookmarkStart w:id="27" w:name="_Hlk184746262"/>
      <w:r w:rsidR="00C96F35" w:rsidRPr="00197164">
        <w:rPr>
          <w:rFonts w:ascii="Arial" w:eastAsiaTheme="minorEastAsia" w:hAnsi="Arial" w:cs="Arial" w:hint="eastAsia"/>
          <w:sz w:val="22"/>
          <w:szCs w:val="22"/>
          <w:lang w:eastAsia="zh-CN"/>
        </w:rPr>
        <w:t>and the obtained</w:t>
      </w:r>
      <w:r w:rsidR="00923D3A" w:rsidRPr="00197164">
        <w:rPr>
          <w:rFonts w:ascii="Arial" w:eastAsiaTheme="minorEastAsia" w:hAnsi="Arial" w:cs="Arial" w:hint="eastAsia"/>
          <w:sz w:val="22"/>
          <w:szCs w:val="22"/>
          <w:lang w:eastAsia="zh-CN"/>
        </w:rPr>
        <w:t xml:space="preserve"> acetylene selectivity</w:t>
      </w:r>
      <w:r w:rsidR="00C96F35" w:rsidRPr="00197164">
        <w:rPr>
          <w:rFonts w:ascii="Arial" w:eastAsiaTheme="minorEastAsia" w:hAnsi="Arial" w:cs="Arial" w:hint="eastAsia"/>
          <w:sz w:val="22"/>
          <w:szCs w:val="22"/>
          <w:lang w:eastAsia="zh-CN"/>
        </w:rPr>
        <w:t xml:space="preserve"> is relatively low</w:t>
      </w:r>
      <w:bookmarkEnd w:id="27"/>
      <w:r w:rsidR="00945943" w:rsidRPr="00197164">
        <w:rPr>
          <w:rFonts w:ascii="Arial" w:eastAsiaTheme="minorEastAsia" w:hAnsi="Arial" w:cs="Arial" w:hint="eastAsia"/>
          <w:sz w:val="22"/>
          <w:szCs w:val="22"/>
          <w:lang w:eastAsia="zh-CN"/>
        </w:rPr>
        <w:t>.</w:t>
      </w:r>
      <w:r w:rsidR="00E609DC" w:rsidRPr="00197164">
        <w:rPr>
          <w:rFonts w:ascii="Arial" w:eastAsiaTheme="minorEastAsia" w:hAnsi="Arial" w:cs="Arial" w:hint="eastAsia"/>
          <w:sz w:val="22"/>
          <w:vertAlign w:val="superscript"/>
          <w:lang w:eastAsia="zh-CN"/>
        </w:rPr>
        <w:t>64</w:t>
      </w:r>
      <w:r w:rsidR="001A4196" w:rsidRPr="00197164">
        <w:rPr>
          <w:rFonts w:ascii="Arial" w:hAnsi="Arial" w:cs="Arial"/>
          <w:sz w:val="22"/>
          <w:vertAlign w:val="superscript"/>
        </w:rPr>
        <w:t>–</w:t>
      </w:r>
      <w:r w:rsidR="00E609DC" w:rsidRPr="00197164">
        <w:rPr>
          <w:rFonts w:ascii="Arial" w:eastAsiaTheme="minorEastAsia" w:hAnsi="Arial" w:cs="Arial" w:hint="eastAsia"/>
          <w:sz w:val="22"/>
          <w:vertAlign w:val="superscript"/>
          <w:lang w:eastAsia="zh-CN"/>
        </w:rPr>
        <w:t>66</w:t>
      </w:r>
      <w:r w:rsidR="00945943" w:rsidRPr="00197164">
        <w:rPr>
          <w:rFonts w:ascii="Arial" w:eastAsiaTheme="minorEastAsia" w:hAnsi="Arial" w:cs="Arial" w:hint="eastAsia"/>
          <w:sz w:val="22"/>
          <w:szCs w:val="22"/>
          <w:lang w:eastAsia="zh-CN"/>
        </w:rPr>
        <w:t xml:space="preserve"> </w:t>
      </w:r>
      <w:r w:rsidR="009E595D" w:rsidRPr="00197164">
        <w:rPr>
          <w:rFonts w:ascii="Arial" w:eastAsiaTheme="minorEastAsia" w:hAnsi="Arial" w:cs="Arial"/>
          <w:sz w:val="22"/>
          <w:szCs w:val="22"/>
          <w:lang w:eastAsia="zh-CN"/>
        </w:rPr>
        <w:t xml:space="preserve">A </w:t>
      </w:r>
      <w:r w:rsidR="00980808" w:rsidRPr="00197164">
        <w:rPr>
          <w:rFonts w:ascii="Arial" w:eastAsiaTheme="minorEastAsia" w:hAnsi="Arial" w:cs="Arial"/>
          <w:sz w:val="22"/>
          <w:szCs w:val="22"/>
          <w:lang w:eastAsia="zh-CN"/>
        </w:rPr>
        <w:t>CH</w:t>
      </w:r>
      <w:r w:rsidR="00980808" w:rsidRPr="00197164">
        <w:rPr>
          <w:rFonts w:ascii="Arial" w:eastAsiaTheme="minorEastAsia" w:hAnsi="Arial" w:cs="Arial"/>
          <w:sz w:val="22"/>
          <w:szCs w:val="22"/>
          <w:vertAlign w:val="subscript"/>
          <w:lang w:eastAsia="zh-CN"/>
        </w:rPr>
        <w:t>4</w:t>
      </w:r>
      <w:r w:rsidR="00980808" w:rsidRPr="00197164">
        <w:rPr>
          <w:rFonts w:ascii="Arial" w:eastAsiaTheme="minorEastAsia" w:hAnsi="Arial" w:cs="Arial"/>
          <w:sz w:val="22"/>
          <w:szCs w:val="22"/>
          <w:lang w:eastAsia="zh-CN"/>
        </w:rPr>
        <w:t xml:space="preserve"> conversion of 63% is </w:t>
      </w:r>
      <w:r w:rsidR="000A4567" w:rsidRPr="00197164">
        <w:rPr>
          <w:rFonts w:ascii="Arial" w:eastAsiaTheme="minorEastAsia" w:hAnsi="Arial" w:cs="Arial"/>
          <w:sz w:val="22"/>
          <w:szCs w:val="22"/>
          <w:lang w:eastAsia="zh-CN"/>
        </w:rPr>
        <w:t xml:space="preserve">achieved </w:t>
      </w:r>
      <w:r w:rsidR="00134695" w:rsidRPr="00197164">
        <w:rPr>
          <w:rFonts w:ascii="Arial" w:eastAsiaTheme="minorEastAsia" w:hAnsi="Arial" w:cs="Arial"/>
          <w:sz w:val="22"/>
          <w:szCs w:val="22"/>
          <w:lang w:eastAsia="zh-CN"/>
        </w:rPr>
        <w:t>with</w:t>
      </w:r>
      <w:r w:rsidR="00134695" w:rsidRPr="00197164">
        <w:rPr>
          <w:rFonts w:ascii="Times New Roman" w:eastAsia="SimSun" w:hAnsi="Times New Roman" w:cs="Times New Roman"/>
          <w:sz w:val="20"/>
          <w:szCs w:val="20"/>
          <w:lang w:eastAsia="zh-CN"/>
        </w:rPr>
        <w:t xml:space="preserve"> </w:t>
      </w:r>
      <w:r w:rsidR="0043527A" w:rsidRPr="00197164">
        <w:rPr>
          <w:rFonts w:ascii="Arial" w:eastAsiaTheme="minorEastAsia" w:hAnsi="Arial" w:cs="Arial"/>
          <w:sz w:val="22"/>
          <w:szCs w:val="22"/>
          <w:lang w:eastAsia="zh-CN"/>
        </w:rPr>
        <w:t xml:space="preserve">Pt on </w:t>
      </w:r>
      <w:r w:rsidR="001367D9" w:rsidRPr="00197164">
        <w:rPr>
          <w:rFonts w:ascii="Symbol" w:eastAsiaTheme="minorEastAsia" w:hAnsi="Symbol" w:cs="Arial"/>
          <w:i/>
          <w:iCs/>
          <w:sz w:val="22"/>
          <w:szCs w:val="22"/>
          <w:lang w:eastAsia="zh-CN"/>
        </w:rPr>
        <w:t></w:t>
      </w:r>
      <w:r w:rsidR="001367D9" w:rsidRPr="00197164">
        <w:rPr>
          <w:rFonts w:ascii="Arial" w:eastAsiaTheme="minorEastAsia" w:hAnsi="Arial" w:cs="Arial"/>
          <w:sz w:val="22"/>
          <w:szCs w:val="22"/>
          <w:lang w:eastAsia="zh-CN"/>
        </w:rPr>
        <w:t>-</w:t>
      </w:r>
      <w:r w:rsidR="0043527A" w:rsidRPr="00197164">
        <w:rPr>
          <w:rFonts w:ascii="Arial" w:eastAsiaTheme="minorEastAsia" w:hAnsi="Arial" w:cs="Arial"/>
          <w:sz w:val="22"/>
          <w:szCs w:val="22"/>
          <w:lang w:eastAsia="zh-CN"/>
        </w:rPr>
        <w:t>Al</w:t>
      </w:r>
      <w:r w:rsidR="0043527A" w:rsidRPr="00197164">
        <w:rPr>
          <w:rFonts w:ascii="Arial" w:eastAsiaTheme="minorEastAsia" w:hAnsi="Arial" w:cs="Arial"/>
          <w:sz w:val="22"/>
          <w:szCs w:val="22"/>
          <w:vertAlign w:val="subscript"/>
          <w:lang w:eastAsia="zh-CN"/>
        </w:rPr>
        <w:t>2</w:t>
      </w:r>
      <w:r w:rsidR="0043527A" w:rsidRPr="00197164">
        <w:rPr>
          <w:rFonts w:ascii="Arial" w:eastAsiaTheme="minorEastAsia" w:hAnsi="Arial" w:cs="Arial"/>
          <w:sz w:val="22"/>
          <w:szCs w:val="22"/>
          <w:lang w:eastAsia="zh-CN"/>
        </w:rPr>
        <w:t>O</w:t>
      </w:r>
      <w:r w:rsidR="0043527A" w:rsidRPr="00197164">
        <w:rPr>
          <w:rFonts w:ascii="Arial" w:eastAsiaTheme="minorEastAsia" w:hAnsi="Arial" w:cs="Arial"/>
          <w:sz w:val="22"/>
          <w:szCs w:val="22"/>
          <w:vertAlign w:val="subscript"/>
          <w:lang w:eastAsia="zh-CN"/>
        </w:rPr>
        <w:t>3</w:t>
      </w:r>
      <w:r w:rsidR="0043527A" w:rsidRPr="00197164">
        <w:rPr>
          <w:rFonts w:ascii="Arial" w:eastAsiaTheme="minorEastAsia" w:hAnsi="Arial" w:cs="Arial"/>
          <w:sz w:val="22"/>
          <w:szCs w:val="22"/>
          <w:lang w:eastAsia="zh-CN"/>
        </w:rPr>
        <w:t xml:space="preserve"> monolith</w:t>
      </w:r>
      <w:r w:rsidR="00F14C2C" w:rsidRPr="00197164">
        <w:rPr>
          <w:rFonts w:ascii="Arial" w:eastAsiaTheme="minorEastAsia" w:hAnsi="Arial" w:cs="Arial" w:hint="eastAsia"/>
          <w:sz w:val="22"/>
          <w:szCs w:val="22"/>
          <w:lang w:eastAsia="zh-CN"/>
        </w:rPr>
        <w:t xml:space="preserve"> </w:t>
      </w:r>
      <w:r w:rsidR="00F14C2C" w:rsidRPr="00197164">
        <w:rPr>
          <w:rFonts w:ascii="Arial" w:eastAsiaTheme="minorEastAsia" w:hAnsi="Arial" w:cs="Arial"/>
          <w:sz w:val="22"/>
          <w:szCs w:val="22"/>
          <w:lang w:eastAsia="zh-CN"/>
        </w:rPr>
        <w:t>(</w:t>
      </w:r>
      <w:r w:rsidR="00F14C2C"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4c</w:t>
      </w:r>
      <w:r w:rsidR="00F14C2C" w:rsidRPr="00197164">
        <w:rPr>
          <w:rFonts w:ascii="Arial" w:eastAsiaTheme="minorEastAsia" w:hAnsi="Arial" w:cs="Arial"/>
          <w:sz w:val="22"/>
          <w:szCs w:val="22"/>
          <w:lang w:eastAsia="zh-CN"/>
        </w:rPr>
        <w:t>)</w:t>
      </w:r>
      <w:r w:rsidR="0043527A" w:rsidRPr="00197164">
        <w:rPr>
          <w:rFonts w:ascii="Arial" w:eastAsiaTheme="minorEastAsia" w:hAnsi="Arial" w:cs="Arial"/>
          <w:sz w:val="22"/>
          <w:szCs w:val="22"/>
          <w:lang w:eastAsia="zh-CN"/>
        </w:rPr>
        <w:t xml:space="preserve">, but a </w:t>
      </w:r>
      <w:r w:rsidR="003A65EB" w:rsidRPr="00197164">
        <w:rPr>
          <w:rFonts w:ascii="Arial" w:eastAsiaTheme="minorEastAsia" w:hAnsi="Arial" w:cs="Arial"/>
          <w:sz w:val="22"/>
          <w:szCs w:val="22"/>
          <w:lang w:eastAsia="zh-CN"/>
        </w:rPr>
        <w:t xml:space="preserve">significant </w:t>
      </w:r>
      <w:r w:rsidR="0043527A" w:rsidRPr="00197164">
        <w:rPr>
          <w:rFonts w:ascii="Arial" w:eastAsiaTheme="minorEastAsia" w:hAnsi="Arial" w:cs="Arial"/>
          <w:sz w:val="22"/>
          <w:szCs w:val="22"/>
          <w:lang w:eastAsia="zh-CN"/>
        </w:rPr>
        <w:t xml:space="preserve">temperature gradient in </w:t>
      </w:r>
      <w:r w:rsidR="00EB2F86" w:rsidRPr="00197164">
        <w:rPr>
          <w:rFonts w:ascii="Arial" w:eastAsiaTheme="minorEastAsia" w:hAnsi="Arial" w:cs="Arial"/>
          <w:sz w:val="22"/>
          <w:szCs w:val="22"/>
          <w:lang w:eastAsia="zh-CN"/>
        </w:rPr>
        <w:t xml:space="preserve">the </w:t>
      </w:r>
      <w:r w:rsidR="0043527A" w:rsidRPr="00197164">
        <w:rPr>
          <w:rFonts w:ascii="Arial" w:eastAsiaTheme="minorEastAsia" w:hAnsi="Arial" w:cs="Arial"/>
          <w:sz w:val="22"/>
          <w:szCs w:val="22"/>
          <w:lang w:eastAsia="zh-CN"/>
        </w:rPr>
        <w:t>monolith from 200</w:t>
      </w:r>
      <w:r w:rsidR="00980808" w:rsidRPr="00197164">
        <w:rPr>
          <w:rFonts w:ascii="Arial" w:eastAsiaTheme="minorEastAsia" w:hAnsi="Arial" w:cs="Arial"/>
          <w:sz w:val="22"/>
          <w:szCs w:val="22"/>
          <w:lang w:eastAsia="zh-CN"/>
        </w:rPr>
        <w:t xml:space="preserve"> </w:t>
      </w:r>
      <w:r w:rsidR="0043527A" w:rsidRPr="00197164">
        <w:rPr>
          <w:rFonts w:ascii="Arial" w:eastAsiaTheme="minorEastAsia" w:hAnsi="Arial" w:cs="Arial"/>
          <w:sz w:val="22"/>
          <w:szCs w:val="22"/>
          <w:lang w:eastAsia="zh-CN"/>
        </w:rPr>
        <w:t>to 1500</w:t>
      </w:r>
      <w:r w:rsidR="006F02CB" w:rsidRPr="00197164">
        <w:rPr>
          <w:rFonts w:ascii="Arial" w:eastAsiaTheme="minorEastAsia" w:hAnsi="Arial" w:cs="Arial"/>
          <w:sz w:val="22"/>
          <w:szCs w:val="22"/>
          <w:lang w:eastAsia="zh-CN"/>
        </w:rPr>
        <w:t> </w:t>
      </w:r>
      <w:r w:rsidR="00C03091" w:rsidRPr="00197164">
        <w:rPr>
          <w:rFonts w:ascii="Arial" w:eastAsiaTheme="minorEastAsia" w:hAnsi="Arial" w:cs="Arial"/>
          <w:sz w:val="22"/>
          <w:szCs w:val="22"/>
          <w:lang w:eastAsia="zh-CN"/>
        </w:rPr>
        <w:t xml:space="preserve">°C </w:t>
      </w:r>
      <w:r w:rsidR="0043527A" w:rsidRPr="00197164">
        <w:rPr>
          <w:rFonts w:ascii="Arial" w:eastAsiaTheme="minorEastAsia" w:hAnsi="Arial" w:cs="Arial"/>
          <w:sz w:val="22"/>
          <w:szCs w:val="22"/>
          <w:lang w:eastAsia="zh-CN"/>
        </w:rPr>
        <w:t xml:space="preserve">is observed, </w:t>
      </w:r>
      <w:r w:rsidR="00690162" w:rsidRPr="00197164">
        <w:rPr>
          <w:rFonts w:ascii="Arial" w:eastAsiaTheme="minorEastAsia" w:hAnsi="Arial" w:cs="Arial"/>
          <w:sz w:val="22"/>
          <w:szCs w:val="22"/>
          <w:lang w:eastAsia="zh-CN"/>
        </w:rPr>
        <w:t xml:space="preserve">which is </w:t>
      </w:r>
      <w:r w:rsidR="0043527A" w:rsidRPr="00197164">
        <w:rPr>
          <w:rFonts w:ascii="Arial" w:eastAsiaTheme="minorEastAsia" w:hAnsi="Arial" w:cs="Arial"/>
          <w:sz w:val="22"/>
          <w:szCs w:val="22"/>
          <w:lang w:eastAsia="zh-CN"/>
        </w:rPr>
        <w:t xml:space="preserve">already close to the temperature in </w:t>
      </w:r>
      <w:r w:rsidR="00763B49" w:rsidRPr="00197164">
        <w:rPr>
          <w:rFonts w:ascii="Arial" w:eastAsiaTheme="minorEastAsia" w:hAnsi="Arial" w:cs="Arial"/>
          <w:sz w:val="22"/>
          <w:szCs w:val="22"/>
          <w:lang w:eastAsia="zh-CN"/>
        </w:rPr>
        <w:t>PC</w:t>
      </w:r>
      <w:r w:rsidR="00C03091" w:rsidRPr="00197164">
        <w:rPr>
          <w:rFonts w:ascii="Arial" w:eastAsiaTheme="minorEastAsia" w:hAnsi="Arial" w:cs="Arial"/>
          <w:sz w:val="22"/>
          <w:szCs w:val="22"/>
          <w:lang w:eastAsia="zh-CN"/>
        </w:rPr>
        <w:t>.</w:t>
      </w:r>
      <w:r w:rsidR="00662CD2" w:rsidRPr="00197164">
        <w:rPr>
          <w:rFonts w:ascii="Arial" w:eastAsiaTheme="minorEastAsia" w:hAnsi="Arial" w:cs="Arial" w:hint="eastAsia"/>
          <w:sz w:val="22"/>
          <w:vertAlign w:val="superscript"/>
          <w:lang w:eastAsia="zh-CN"/>
        </w:rPr>
        <w:t>67</w:t>
      </w:r>
      <w:r w:rsidR="00E643D0"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M</w:t>
      </w:r>
      <w:r w:rsidR="00883DD6" w:rsidRPr="00197164">
        <w:rPr>
          <w:rFonts w:ascii="Arial" w:eastAsiaTheme="minorEastAsia" w:hAnsi="Arial" w:cs="Arial"/>
          <w:sz w:val="22"/>
          <w:szCs w:val="22"/>
          <w:lang w:eastAsia="zh-CN"/>
        </w:rPr>
        <w:t>etal carbides</w:t>
      </w:r>
      <w:r w:rsidR="00CB1C4F" w:rsidRPr="00197164">
        <w:rPr>
          <w:rFonts w:ascii="Arial" w:eastAsiaTheme="minorEastAsia" w:hAnsi="Arial" w:cs="Arial" w:hint="eastAsia"/>
          <w:sz w:val="22"/>
          <w:szCs w:val="22"/>
          <w:lang w:eastAsia="zh-CN"/>
        </w:rPr>
        <w:t xml:space="preserve"> and</w:t>
      </w:r>
      <w:r w:rsidR="00883DD6"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Fe</w:t>
      </w:r>
      <w:r w:rsidR="00883DD6" w:rsidRPr="00197164">
        <w:rPr>
          <w:rFonts w:ascii="Arial" w:eastAsiaTheme="minorEastAsia" w:hAnsi="Arial" w:cs="Arial"/>
          <w:sz w:val="22"/>
          <w:szCs w:val="22"/>
          <w:vertAlign w:val="subscript"/>
          <w:lang w:eastAsia="zh-CN"/>
        </w:rPr>
        <w:t>1</w:t>
      </w:r>
      <w:r w:rsidR="00883DD6" w:rsidRPr="00197164">
        <w:rPr>
          <w:rFonts w:ascii="Arial" w:eastAsiaTheme="minorEastAsia" w:hAnsi="Arial" w:cs="Arial" w:hint="eastAsia"/>
          <w:sz w:val="22"/>
          <w:szCs w:val="22"/>
          <w:lang w:eastAsia="zh-CN"/>
        </w:rPr>
        <w:t xml:space="preserve"> </w:t>
      </w:r>
      <w:r w:rsidR="00883DD6" w:rsidRPr="00197164">
        <w:rPr>
          <w:rFonts w:ascii="Arial" w:eastAsiaTheme="minorEastAsia" w:hAnsi="Arial" w:cs="Arial"/>
          <w:sz w:val="22"/>
          <w:szCs w:val="22"/>
          <w:lang w:eastAsia="zh-CN"/>
        </w:rPr>
        <w:t>catalysts (</w:t>
      </w:r>
      <w:r w:rsidR="00883DD6"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4e</w:t>
      </w:r>
      <w:r w:rsidR="00883DD6" w:rsidRPr="00197164">
        <w:rPr>
          <w:rFonts w:ascii="Arial" w:eastAsiaTheme="minorEastAsia" w:hAnsi="Arial" w:cs="Arial"/>
          <w:sz w:val="22"/>
          <w:szCs w:val="22"/>
          <w:lang w:eastAsia="zh-CN"/>
        </w:rPr>
        <w:t>)</w:t>
      </w:r>
      <w:r w:rsidR="00883DD6" w:rsidRPr="00197164">
        <w:rPr>
          <w:rFonts w:ascii="Arial" w:eastAsiaTheme="minorEastAsia" w:hAnsi="Arial" w:cs="Arial" w:hint="eastAsia"/>
          <w:sz w:val="22"/>
          <w:szCs w:val="22"/>
          <w:lang w:eastAsia="zh-CN"/>
        </w:rPr>
        <w:t xml:space="preserve"> also show good promise</w:t>
      </w:r>
      <w:r w:rsidR="00883DD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8</w:t>
      </w:r>
      <w:r w:rsidR="00CB1C4F"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9</w:t>
      </w:r>
      <w:r w:rsidR="00883DD6" w:rsidRPr="00197164">
        <w:rPr>
          <w:rFonts w:ascii="Arial" w:eastAsiaTheme="minorEastAsia" w:hAnsi="Arial" w:cs="Arial"/>
          <w:sz w:val="22"/>
          <w:szCs w:val="22"/>
          <w:lang w:eastAsia="zh-CN"/>
        </w:rPr>
        <w:t xml:space="preserve"> though CH</w:t>
      </w:r>
      <w:r w:rsidR="00883DD6" w:rsidRPr="00197164">
        <w:rPr>
          <w:rFonts w:ascii="Arial" w:eastAsiaTheme="minorEastAsia" w:hAnsi="Arial" w:cs="Arial"/>
          <w:sz w:val="22"/>
          <w:szCs w:val="22"/>
          <w:vertAlign w:val="subscript"/>
          <w:lang w:eastAsia="zh-CN"/>
        </w:rPr>
        <w:t>4</w:t>
      </w:r>
      <w:r w:rsidR="00883DD6" w:rsidRPr="00197164">
        <w:rPr>
          <w:rFonts w:ascii="Arial" w:eastAsiaTheme="minorEastAsia" w:hAnsi="Arial" w:cs="Arial"/>
          <w:sz w:val="22"/>
          <w:szCs w:val="22"/>
          <w:lang w:eastAsia="zh-CN"/>
        </w:rPr>
        <w:t xml:space="preserve"> conversion is typically below 30% at temperatures </w:t>
      </w:r>
      <w:r w:rsidR="000A4567" w:rsidRPr="00197164">
        <w:rPr>
          <w:rFonts w:ascii="Arial" w:eastAsiaTheme="minorEastAsia" w:hAnsi="Arial" w:cs="Arial"/>
          <w:sz w:val="22"/>
          <w:szCs w:val="22"/>
          <w:lang w:eastAsia="zh-CN"/>
        </w:rPr>
        <w:t xml:space="preserve">under </w:t>
      </w:r>
      <w:r w:rsidR="00883DD6" w:rsidRPr="00197164">
        <w:rPr>
          <w:rFonts w:ascii="Arial" w:eastAsiaTheme="minorEastAsia" w:hAnsi="Arial" w:cs="Arial"/>
          <w:sz w:val="22"/>
          <w:szCs w:val="22"/>
          <w:lang w:eastAsia="zh-CN"/>
        </w:rPr>
        <w:t xml:space="preserve">1100 °C. </w:t>
      </w:r>
      <w:r w:rsidR="00E643D0" w:rsidRPr="00197164">
        <w:rPr>
          <w:rFonts w:ascii="Arial" w:eastAsiaTheme="minorEastAsia" w:hAnsi="Arial" w:cs="Arial"/>
          <w:sz w:val="22"/>
          <w:szCs w:val="22"/>
          <w:lang w:eastAsia="zh-CN"/>
        </w:rPr>
        <w:t>Additionally, coke</w:t>
      </w:r>
      <w:r w:rsidR="001648A4" w:rsidRPr="00197164">
        <w:rPr>
          <w:rFonts w:ascii="Arial" w:eastAsiaTheme="minorEastAsia" w:hAnsi="Arial" w:cs="Arial" w:hint="eastAsia"/>
          <w:sz w:val="22"/>
          <w:szCs w:val="22"/>
          <w:lang w:eastAsia="zh-CN"/>
        </w:rPr>
        <w:t xml:space="preserve"> deposition</w:t>
      </w:r>
      <w:r w:rsidR="00E655BA" w:rsidRPr="00197164">
        <w:rPr>
          <w:rFonts w:ascii="Arial" w:eastAsiaTheme="minorEastAsia" w:hAnsi="Arial" w:cs="Arial" w:hint="eastAsia"/>
          <w:sz w:val="22"/>
          <w:szCs w:val="22"/>
          <w:lang w:eastAsia="zh-CN"/>
        </w:rPr>
        <w:t xml:space="preserve"> and soot</w:t>
      </w:r>
      <w:r w:rsidR="00E643D0" w:rsidRPr="00197164">
        <w:rPr>
          <w:rFonts w:ascii="Arial" w:eastAsiaTheme="minorEastAsia" w:hAnsi="Arial" w:cs="Arial"/>
          <w:sz w:val="22"/>
          <w:szCs w:val="22"/>
          <w:lang w:eastAsia="zh-CN"/>
        </w:rPr>
        <w:t xml:space="preserve"> </w:t>
      </w:r>
      <w:r w:rsidR="00E655BA" w:rsidRPr="00197164">
        <w:rPr>
          <w:rFonts w:ascii="Arial" w:eastAsiaTheme="minorEastAsia" w:hAnsi="Arial" w:cs="Arial" w:hint="eastAsia"/>
          <w:sz w:val="22"/>
          <w:szCs w:val="22"/>
          <w:lang w:eastAsia="zh-CN"/>
        </w:rPr>
        <w:t>formation</w:t>
      </w:r>
      <w:r w:rsidR="00E655BA" w:rsidRPr="00197164">
        <w:rPr>
          <w:rFonts w:ascii="Arial" w:eastAsiaTheme="minorEastAsia" w:hAnsi="Arial" w:cs="Arial"/>
          <w:sz w:val="22"/>
          <w:szCs w:val="22"/>
          <w:lang w:eastAsia="zh-CN"/>
        </w:rPr>
        <w:t xml:space="preserve"> are </w:t>
      </w:r>
      <w:r w:rsidR="003C0F1D" w:rsidRPr="00197164">
        <w:rPr>
          <w:rFonts w:ascii="Arial" w:eastAsiaTheme="minorEastAsia" w:hAnsi="Arial" w:cs="Arial"/>
          <w:sz w:val="22"/>
          <w:szCs w:val="22"/>
          <w:lang w:eastAsia="zh-CN"/>
        </w:rPr>
        <w:t>significant</w:t>
      </w:r>
      <w:r w:rsidR="00E643D0" w:rsidRPr="00197164">
        <w:rPr>
          <w:rFonts w:ascii="Arial" w:eastAsiaTheme="minorEastAsia" w:hAnsi="Arial" w:cs="Arial"/>
          <w:sz w:val="22"/>
          <w:szCs w:val="22"/>
          <w:lang w:eastAsia="zh-CN"/>
        </w:rPr>
        <w:t xml:space="preserve"> </w:t>
      </w:r>
      <w:r w:rsidR="00754C18" w:rsidRPr="00197164">
        <w:rPr>
          <w:rFonts w:ascii="Arial" w:eastAsiaTheme="minorEastAsia" w:hAnsi="Arial" w:cs="Arial"/>
          <w:sz w:val="22"/>
          <w:szCs w:val="22"/>
          <w:lang w:eastAsia="zh-CN"/>
        </w:rPr>
        <w:t xml:space="preserve">in catalytic </w:t>
      </w:r>
      <w:r w:rsidR="00B103E5" w:rsidRPr="00197164">
        <w:rPr>
          <w:rFonts w:ascii="Arial" w:eastAsiaTheme="minorEastAsia" w:hAnsi="Arial" w:cs="Arial"/>
          <w:sz w:val="22"/>
          <w:szCs w:val="22"/>
          <w:lang w:eastAsia="zh-CN"/>
        </w:rPr>
        <w:t>TP</w:t>
      </w:r>
      <w:r w:rsidR="00754C18"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al</w:t>
      </w:r>
      <w:r w:rsidR="009870FD" w:rsidRPr="00197164">
        <w:rPr>
          <w:rFonts w:ascii="Arial" w:eastAsiaTheme="minorEastAsia" w:hAnsi="Arial" w:cs="Arial"/>
          <w:sz w:val="22"/>
          <w:szCs w:val="22"/>
          <w:lang w:eastAsia="zh-CN"/>
        </w:rPr>
        <w:t>though</w:t>
      </w:r>
      <w:r w:rsidR="00754C18" w:rsidRPr="00197164">
        <w:rPr>
          <w:rFonts w:ascii="Arial" w:eastAsiaTheme="minorEastAsia" w:hAnsi="Arial" w:cs="Arial"/>
          <w:sz w:val="22"/>
          <w:szCs w:val="22"/>
          <w:lang w:eastAsia="zh-CN"/>
        </w:rPr>
        <w:t xml:space="preserve"> millisecond reactor</w:t>
      </w:r>
      <w:r w:rsidR="004E2091" w:rsidRPr="00197164">
        <w:rPr>
          <w:rFonts w:ascii="Arial" w:eastAsiaTheme="minorEastAsia" w:hAnsi="Arial" w:cs="Arial"/>
          <w:sz w:val="22"/>
          <w:szCs w:val="22"/>
          <w:lang w:eastAsia="zh-CN"/>
        </w:rPr>
        <w:t xml:space="preserve"> designs</w:t>
      </w:r>
      <w:r w:rsidR="00754C18" w:rsidRPr="00197164">
        <w:rPr>
          <w:rFonts w:ascii="Arial" w:eastAsiaTheme="minorEastAsia" w:hAnsi="Arial" w:cs="Arial"/>
          <w:sz w:val="22"/>
          <w:szCs w:val="22"/>
          <w:lang w:eastAsia="zh-CN"/>
        </w:rPr>
        <w:t xml:space="preserve"> can partially </w:t>
      </w:r>
      <w:r w:rsidR="009870FD" w:rsidRPr="00197164">
        <w:rPr>
          <w:rFonts w:ascii="Arial" w:eastAsiaTheme="minorEastAsia" w:hAnsi="Arial" w:cs="Arial"/>
          <w:sz w:val="22"/>
          <w:szCs w:val="22"/>
          <w:lang w:eastAsia="zh-CN"/>
        </w:rPr>
        <w:t>address</w:t>
      </w:r>
      <w:r w:rsidR="00754C18" w:rsidRPr="00197164">
        <w:rPr>
          <w:rFonts w:ascii="Arial" w:eastAsiaTheme="minorEastAsia" w:hAnsi="Arial" w:cs="Arial"/>
          <w:sz w:val="22"/>
          <w:szCs w:val="22"/>
          <w:lang w:eastAsia="zh-CN"/>
        </w:rPr>
        <w:t xml:space="preserve"> this issue.</w:t>
      </w:r>
      <w:r w:rsidR="00754C18"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2</w:t>
      </w:r>
      <w:r w:rsidR="00E643D0"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To</w:t>
      </w:r>
      <w:r w:rsidR="00C62010" w:rsidRPr="00197164">
        <w:rPr>
          <w:rFonts w:ascii="Arial" w:eastAsiaTheme="minorEastAsia" w:hAnsi="Arial" w:cs="Arial"/>
          <w:sz w:val="22"/>
          <w:szCs w:val="22"/>
          <w:lang w:eastAsia="zh-CN"/>
        </w:rPr>
        <w:t xml:space="preserve"> date</w:t>
      </w:r>
      <w:r w:rsidR="00E643D0" w:rsidRPr="00197164">
        <w:rPr>
          <w:rFonts w:ascii="Arial" w:eastAsiaTheme="minorEastAsia" w:hAnsi="Arial" w:cs="Arial"/>
          <w:sz w:val="22"/>
          <w:szCs w:val="22"/>
          <w:lang w:eastAsia="zh-CN"/>
        </w:rPr>
        <w:t xml:space="preserve">, </w:t>
      </w:r>
      <w:r w:rsidR="003C0F1D" w:rsidRPr="00197164">
        <w:rPr>
          <w:rFonts w:ascii="Arial" w:eastAsiaTheme="minorEastAsia" w:hAnsi="Arial" w:cs="Arial"/>
          <w:sz w:val="22"/>
          <w:szCs w:val="22"/>
          <w:lang w:eastAsia="zh-CN"/>
        </w:rPr>
        <w:t xml:space="preserve">achieving </w:t>
      </w:r>
      <w:r w:rsidR="000A4567" w:rsidRPr="00197164">
        <w:rPr>
          <w:rFonts w:ascii="Arial" w:eastAsiaTheme="minorEastAsia" w:hAnsi="Arial" w:cs="Arial"/>
          <w:sz w:val="22"/>
          <w:szCs w:val="22"/>
          <w:lang w:eastAsia="zh-CN"/>
        </w:rPr>
        <w:t xml:space="preserve">both </w:t>
      </w:r>
      <w:r w:rsidR="00E643D0" w:rsidRPr="00197164">
        <w:rPr>
          <w:rFonts w:ascii="Arial" w:eastAsiaTheme="minorEastAsia" w:hAnsi="Arial" w:cs="Arial"/>
          <w:sz w:val="22"/>
          <w:szCs w:val="22"/>
          <w:lang w:eastAsia="zh-CN"/>
        </w:rPr>
        <w:t>high CH</w:t>
      </w:r>
      <w:r w:rsidR="00E643D0" w:rsidRPr="00197164">
        <w:rPr>
          <w:rFonts w:ascii="Arial" w:eastAsiaTheme="minorEastAsia" w:hAnsi="Arial" w:cs="Arial"/>
          <w:sz w:val="22"/>
          <w:szCs w:val="22"/>
          <w:vertAlign w:val="subscript"/>
          <w:lang w:eastAsia="zh-CN"/>
        </w:rPr>
        <w:t>4</w:t>
      </w:r>
      <w:r w:rsidR="00E643D0" w:rsidRPr="00197164">
        <w:rPr>
          <w:rFonts w:ascii="Arial" w:eastAsiaTheme="minorEastAsia" w:hAnsi="Arial" w:cs="Arial"/>
          <w:sz w:val="22"/>
          <w:szCs w:val="22"/>
          <w:lang w:eastAsia="zh-CN"/>
        </w:rPr>
        <w:t xml:space="preserve"> conversion and high C</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H</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 xml:space="preserve"> selectivity </w:t>
      </w:r>
      <w:r w:rsidR="003C0F1D" w:rsidRPr="00197164">
        <w:rPr>
          <w:rFonts w:ascii="Arial" w:eastAsiaTheme="minorEastAsia" w:hAnsi="Arial" w:cs="Arial"/>
          <w:sz w:val="22"/>
          <w:szCs w:val="22"/>
          <w:lang w:eastAsia="zh-CN"/>
        </w:rPr>
        <w:t xml:space="preserve">simultaneously </w:t>
      </w:r>
      <w:r w:rsidR="003E1B5B" w:rsidRPr="00197164">
        <w:rPr>
          <w:rFonts w:ascii="Arial" w:eastAsiaTheme="minorEastAsia" w:hAnsi="Arial" w:cs="Arial"/>
          <w:sz w:val="22"/>
          <w:szCs w:val="22"/>
          <w:lang w:eastAsia="zh-CN"/>
        </w:rPr>
        <w:t xml:space="preserve">via </w:t>
      </w:r>
      <w:r w:rsidR="00360598" w:rsidRPr="00197164">
        <w:rPr>
          <w:rFonts w:ascii="Arial" w:eastAsiaTheme="minorEastAsia" w:hAnsi="Arial" w:cs="Arial" w:hint="eastAsia"/>
          <w:sz w:val="22"/>
          <w:szCs w:val="22"/>
          <w:lang w:eastAsia="zh-CN"/>
        </w:rPr>
        <w:t xml:space="preserve">catalytic </w:t>
      </w:r>
      <w:r w:rsidR="00763B49" w:rsidRPr="00197164">
        <w:rPr>
          <w:rFonts w:ascii="Arial" w:eastAsiaTheme="minorEastAsia" w:hAnsi="Arial" w:cs="Arial"/>
          <w:sz w:val="22"/>
          <w:szCs w:val="22"/>
          <w:lang w:eastAsia="zh-CN"/>
        </w:rPr>
        <w:t>TP</w:t>
      </w:r>
      <w:r w:rsidR="003E1B5B" w:rsidRPr="00197164">
        <w:rPr>
          <w:rFonts w:ascii="Arial" w:eastAsiaTheme="minorEastAsia" w:hAnsi="Arial" w:cs="Arial"/>
          <w:sz w:val="22"/>
          <w:szCs w:val="22"/>
          <w:lang w:eastAsia="zh-CN"/>
        </w:rPr>
        <w:t xml:space="preserve"> </w:t>
      </w:r>
      <w:r w:rsidR="003C0F1D" w:rsidRPr="00197164">
        <w:rPr>
          <w:rFonts w:ascii="Arial" w:eastAsiaTheme="minorEastAsia" w:hAnsi="Arial" w:cs="Arial"/>
          <w:sz w:val="22"/>
          <w:szCs w:val="22"/>
          <w:lang w:eastAsia="zh-CN"/>
        </w:rPr>
        <w:t>remains challenging</w:t>
      </w:r>
      <w:r w:rsidR="005113CE"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with performance</w:t>
      </w:r>
      <w:r w:rsidR="005113CE" w:rsidRPr="00197164">
        <w:rPr>
          <w:rFonts w:ascii="Arial" w:eastAsiaTheme="minorEastAsia" w:hAnsi="Arial" w:cs="Arial" w:hint="eastAsia"/>
          <w:sz w:val="22"/>
          <w:szCs w:val="22"/>
          <w:lang w:eastAsia="zh-CN"/>
        </w:rPr>
        <w:t xml:space="preserve"> significantly worse than </w:t>
      </w:r>
      <w:r w:rsidR="005113CE" w:rsidRPr="00197164">
        <w:rPr>
          <w:rFonts w:ascii="Arial" w:eastAsiaTheme="minorEastAsia" w:hAnsi="Arial" w:cs="Arial"/>
          <w:sz w:val="22"/>
          <w:szCs w:val="22"/>
          <w:lang w:eastAsia="zh-CN"/>
        </w:rPr>
        <w:t>plasma</w:t>
      </w:r>
      <w:r w:rsidR="005113CE" w:rsidRPr="00197164">
        <w:rPr>
          <w:rFonts w:ascii="Arial" w:eastAsiaTheme="minorEastAsia" w:hAnsi="Arial" w:cs="Arial" w:hint="eastAsia"/>
          <w:sz w:val="22"/>
          <w:szCs w:val="22"/>
          <w:lang w:eastAsia="zh-CN"/>
        </w:rPr>
        <w:t xml:space="preserve"> processes (</w:t>
      </w:r>
      <w:r w:rsidR="005113CE" w:rsidRPr="00197164">
        <w:rPr>
          <w:rFonts w:ascii="Arial" w:eastAsiaTheme="minorEastAsia" w:hAnsi="Arial" w:cs="Arial"/>
          <w:b/>
          <w:bCs/>
          <w:sz w:val="22"/>
          <w:szCs w:val="22"/>
          <w:lang w:eastAsia="zh-CN"/>
        </w:rPr>
        <w:t>Fig. </w:t>
      </w:r>
      <w:r w:rsidR="005113CE" w:rsidRPr="00197164">
        <w:rPr>
          <w:rFonts w:ascii="Arial" w:eastAsiaTheme="minorEastAsia" w:hAnsi="Arial" w:cs="Arial" w:hint="eastAsia"/>
          <w:b/>
          <w:bCs/>
          <w:sz w:val="22"/>
          <w:szCs w:val="22"/>
          <w:lang w:eastAsia="zh-CN"/>
        </w:rPr>
        <w:t xml:space="preserve">4c, </w:t>
      </w:r>
      <w:r w:rsidR="005113CE" w:rsidRPr="00197164">
        <w:rPr>
          <w:rFonts w:ascii="Arial" w:eastAsiaTheme="minorEastAsia" w:hAnsi="Arial" w:cs="Arial"/>
          <w:b/>
          <w:bCs/>
          <w:sz w:val="22"/>
          <w:szCs w:val="22"/>
          <w:lang w:eastAsia="zh-CN"/>
        </w:rPr>
        <w:t>Supplementary Table 1 and 2</w:t>
      </w:r>
      <w:r w:rsidR="005113CE" w:rsidRPr="00197164">
        <w:rPr>
          <w:rFonts w:ascii="Arial" w:eastAsiaTheme="minorEastAsia" w:hAnsi="Arial" w:cs="Arial" w:hint="eastAsia"/>
          <w:sz w:val="22"/>
          <w:szCs w:val="22"/>
          <w:lang w:eastAsia="zh-CN"/>
        </w:rPr>
        <w:t>)</w:t>
      </w:r>
      <w:r w:rsidR="00E643D0" w:rsidRPr="00197164">
        <w:rPr>
          <w:rFonts w:ascii="Arial" w:eastAsiaTheme="minorEastAsia" w:hAnsi="Arial" w:cs="Arial"/>
          <w:sz w:val="22"/>
          <w:szCs w:val="22"/>
          <w:lang w:eastAsia="zh-CN"/>
        </w:rPr>
        <w:t xml:space="preserve">. </w:t>
      </w:r>
      <w:r w:rsidR="00CD6A86" w:rsidRPr="00197164">
        <w:rPr>
          <w:rFonts w:ascii="Arial" w:eastAsiaTheme="minorEastAsia" w:hAnsi="Arial" w:cs="Arial" w:hint="eastAsia"/>
          <w:sz w:val="22"/>
          <w:szCs w:val="22"/>
          <w:lang w:eastAsia="zh-CN"/>
        </w:rPr>
        <w:t>T</w:t>
      </w:r>
      <w:r w:rsidR="00FA78EF" w:rsidRPr="00197164">
        <w:rPr>
          <w:rFonts w:ascii="Arial" w:eastAsiaTheme="minorEastAsia" w:hAnsi="Arial" w:cs="Arial"/>
          <w:sz w:val="22"/>
          <w:szCs w:val="22"/>
          <w:lang w:eastAsia="zh-CN"/>
        </w:rPr>
        <w:t xml:space="preserve">he presence of </w:t>
      </w:r>
      <w:r w:rsidR="00E643D0" w:rsidRPr="00197164">
        <w:rPr>
          <w:rFonts w:ascii="Arial" w:eastAsiaTheme="minorEastAsia" w:hAnsi="Arial" w:cs="Arial"/>
          <w:sz w:val="22"/>
          <w:szCs w:val="22"/>
          <w:lang w:eastAsia="zh-CN"/>
        </w:rPr>
        <w:t>byproducts</w:t>
      </w:r>
      <w:r w:rsidR="000A4567" w:rsidRPr="00197164">
        <w:rPr>
          <w:rFonts w:ascii="Arial" w:eastAsiaTheme="minorEastAsia" w:hAnsi="Arial" w:cs="Arial"/>
          <w:sz w:val="22"/>
          <w:szCs w:val="22"/>
          <w:lang w:eastAsia="zh-CN"/>
        </w:rPr>
        <w:t>,</w:t>
      </w:r>
      <w:r w:rsidR="00E643D0" w:rsidRPr="00197164">
        <w:rPr>
          <w:rFonts w:ascii="Arial" w:eastAsiaTheme="minorEastAsia" w:hAnsi="Arial" w:cs="Arial"/>
          <w:sz w:val="22"/>
          <w:szCs w:val="22"/>
          <w:lang w:eastAsia="zh-CN"/>
        </w:rPr>
        <w:t xml:space="preserve"> </w:t>
      </w:r>
      <w:r w:rsidR="00E66CD5" w:rsidRPr="00197164">
        <w:rPr>
          <w:rFonts w:ascii="Arial" w:eastAsiaTheme="minorEastAsia" w:hAnsi="Arial" w:cs="Arial"/>
          <w:sz w:val="22"/>
          <w:szCs w:val="22"/>
          <w:lang w:eastAsia="zh-CN"/>
        </w:rPr>
        <w:t>such as</w:t>
      </w:r>
      <w:r w:rsidR="00E643D0" w:rsidRPr="00197164">
        <w:rPr>
          <w:rFonts w:ascii="Arial" w:eastAsiaTheme="minorEastAsia" w:hAnsi="Arial" w:cs="Arial"/>
          <w:sz w:val="22"/>
          <w:szCs w:val="22"/>
          <w:lang w:eastAsia="zh-CN"/>
        </w:rPr>
        <w:t xml:space="preserve"> </w:t>
      </w:r>
      <w:r w:rsidR="00BB3C79" w:rsidRPr="00197164">
        <w:rPr>
          <w:rFonts w:ascii="Arial" w:eastAsiaTheme="minorEastAsia" w:hAnsi="Arial" w:cs="Arial" w:hint="eastAsia"/>
          <w:sz w:val="22"/>
          <w:szCs w:val="22"/>
          <w:lang w:eastAsia="zh-CN"/>
        </w:rPr>
        <w:t xml:space="preserve">other </w:t>
      </w:r>
      <w:r w:rsidR="00BB3C79" w:rsidRPr="00197164">
        <w:rPr>
          <w:rFonts w:ascii="Arial" w:eastAsiaTheme="minorEastAsia" w:hAnsi="Arial" w:cs="Arial"/>
          <w:sz w:val="22"/>
          <w:szCs w:val="22"/>
          <w:lang w:eastAsia="zh-CN"/>
        </w:rPr>
        <w:t>C</w:t>
      </w:r>
      <w:r w:rsidR="00BB3C79" w:rsidRPr="00197164">
        <w:rPr>
          <w:rFonts w:ascii="Arial" w:eastAsiaTheme="minorEastAsia" w:hAnsi="Arial" w:cs="Arial"/>
          <w:sz w:val="22"/>
          <w:szCs w:val="22"/>
          <w:vertAlign w:val="subscript"/>
          <w:lang w:eastAsia="zh-CN"/>
        </w:rPr>
        <w:t>2</w:t>
      </w:r>
      <w:r w:rsidR="00BB3C79" w:rsidRPr="00197164">
        <w:rPr>
          <w:rFonts w:ascii="Arial" w:eastAsiaTheme="minorEastAsia" w:hAnsi="Arial" w:cs="Arial" w:hint="eastAsia"/>
          <w:sz w:val="22"/>
          <w:szCs w:val="22"/>
          <w:lang w:eastAsia="zh-CN"/>
        </w:rPr>
        <w:t xml:space="preserve">, </w:t>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3</w:t>
      </w:r>
      <w:r w:rsidR="00A02F6F" w:rsidRPr="00197164">
        <w:rPr>
          <w:rFonts w:ascii="Arial" w:eastAsiaTheme="minorEastAsia" w:hAnsi="Arial" w:cs="Arial"/>
          <w:sz w:val="22"/>
          <w:szCs w:val="22"/>
          <w:lang w:eastAsia="zh-CN"/>
        </w:rPr>
        <w:noBreakHyphen/>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5</w:t>
      </w:r>
      <w:r w:rsidR="00E643D0" w:rsidRPr="00197164">
        <w:rPr>
          <w:rFonts w:ascii="Arial" w:eastAsiaTheme="minorEastAsia" w:hAnsi="Arial" w:cs="Arial"/>
          <w:sz w:val="22"/>
          <w:szCs w:val="22"/>
          <w:lang w:eastAsia="zh-CN"/>
        </w:rPr>
        <w:t xml:space="preserve"> hydrocarbons, aromatics</w:t>
      </w:r>
      <w:r w:rsidR="00671922" w:rsidRPr="00197164">
        <w:rPr>
          <w:rFonts w:ascii="Arial" w:eastAsiaTheme="minorEastAsia" w:hAnsi="Arial" w:cs="Arial"/>
          <w:sz w:val="22"/>
          <w:szCs w:val="22"/>
          <w:lang w:eastAsia="zh-CN"/>
        </w:rPr>
        <w:t>, and</w:t>
      </w:r>
      <w:r w:rsidR="003C0F1D" w:rsidRPr="00197164">
        <w:rPr>
          <w:rFonts w:ascii="Arial" w:eastAsiaTheme="minorEastAsia" w:hAnsi="Arial" w:cs="Arial"/>
          <w:sz w:val="22"/>
          <w:szCs w:val="22"/>
          <w:lang w:eastAsia="zh-CN"/>
        </w:rPr>
        <w:t xml:space="preserve"> coke</w:t>
      </w:r>
      <w:r w:rsidR="00754C18" w:rsidRPr="00197164">
        <w:rPr>
          <w:rFonts w:ascii="Arial" w:eastAsiaTheme="minorEastAsia" w:hAnsi="Arial" w:cs="Arial" w:hint="eastAsia"/>
          <w:sz w:val="22"/>
          <w:szCs w:val="22"/>
          <w:lang w:eastAsia="zh-CN"/>
        </w:rPr>
        <w:t>/soot</w:t>
      </w:r>
      <w:r w:rsidR="000A4567" w:rsidRPr="00197164">
        <w:rPr>
          <w:rFonts w:ascii="Arial" w:eastAsiaTheme="minorEastAsia" w:hAnsi="Arial" w:cs="Arial"/>
          <w:sz w:val="22"/>
          <w:szCs w:val="22"/>
          <w:lang w:eastAsia="zh-CN"/>
        </w:rPr>
        <w:t>,</w:t>
      </w:r>
      <w:r w:rsidR="00FA78EF" w:rsidRPr="00197164">
        <w:rPr>
          <w:rFonts w:ascii="Arial" w:eastAsiaTheme="minorEastAsia" w:hAnsi="Arial" w:cs="Arial"/>
          <w:sz w:val="22"/>
          <w:szCs w:val="22"/>
          <w:lang w:eastAsia="zh-CN"/>
        </w:rPr>
        <w:t xml:space="preserve"> limits C</w:t>
      </w:r>
      <w:r w:rsidR="00FA78EF" w:rsidRPr="00197164">
        <w:rPr>
          <w:rFonts w:ascii="Arial" w:eastAsiaTheme="minorEastAsia" w:hAnsi="Arial" w:cs="Arial"/>
          <w:sz w:val="22"/>
          <w:szCs w:val="22"/>
          <w:vertAlign w:val="subscript"/>
          <w:lang w:eastAsia="zh-CN"/>
        </w:rPr>
        <w:t>2</w:t>
      </w:r>
      <w:r w:rsidR="00FA78EF" w:rsidRPr="00197164">
        <w:rPr>
          <w:rFonts w:ascii="Arial" w:eastAsiaTheme="minorEastAsia" w:hAnsi="Arial" w:cs="Arial"/>
          <w:sz w:val="22"/>
          <w:szCs w:val="22"/>
          <w:lang w:eastAsia="zh-CN"/>
        </w:rPr>
        <w:t>H</w:t>
      </w:r>
      <w:r w:rsidR="00FA78EF" w:rsidRPr="00197164">
        <w:rPr>
          <w:rFonts w:ascii="Arial" w:eastAsiaTheme="minorEastAsia" w:hAnsi="Arial" w:cs="Arial"/>
          <w:sz w:val="22"/>
          <w:szCs w:val="22"/>
          <w:vertAlign w:val="subscript"/>
          <w:lang w:eastAsia="zh-CN"/>
        </w:rPr>
        <w:t>2</w:t>
      </w:r>
      <w:r w:rsidR="00FA78EF" w:rsidRPr="00197164">
        <w:rPr>
          <w:rFonts w:ascii="Arial" w:eastAsiaTheme="minorEastAsia" w:hAnsi="Arial" w:cs="Arial"/>
          <w:sz w:val="22"/>
          <w:szCs w:val="22"/>
          <w:lang w:eastAsia="zh-CN"/>
        </w:rPr>
        <w:t xml:space="preserve"> formation</w:t>
      </w:r>
      <w:r w:rsidR="00E643D0"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9</w:t>
      </w:r>
      <w:r w:rsidR="001A4196" w:rsidRPr="00197164">
        <w:rPr>
          <w:rFonts w:ascii="Arial" w:hAnsi="Arial" w:cs="Arial"/>
          <w:sz w:val="22"/>
          <w:vertAlign w:val="superscript"/>
        </w:rPr>
        <w:t>,</w:t>
      </w:r>
      <w:r w:rsidR="00E609DC" w:rsidRPr="00197164">
        <w:rPr>
          <w:rFonts w:ascii="Arial" w:eastAsiaTheme="minorEastAsia" w:hAnsi="Arial" w:cs="Arial" w:hint="eastAsia"/>
          <w:sz w:val="22"/>
          <w:vertAlign w:val="superscript"/>
          <w:lang w:eastAsia="zh-CN"/>
        </w:rPr>
        <w:t>70</w:t>
      </w:r>
      <w:r w:rsidR="00E643D0" w:rsidRPr="00197164">
        <w:rPr>
          <w:rFonts w:ascii="Arial" w:eastAsiaTheme="minorEastAsia" w:hAnsi="Arial" w:cs="Arial"/>
          <w:sz w:val="22"/>
          <w:szCs w:val="22"/>
          <w:lang w:eastAsia="zh-CN"/>
        </w:rPr>
        <w:t xml:space="preserve"> </w:t>
      </w:r>
      <w:r w:rsidR="0019697B" w:rsidRPr="00197164">
        <w:rPr>
          <w:rFonts w:ascii="Arial" w:eastAsiaTheme="minorEastAsia" w:hAnsi="Arial" w:cs="Arial"/>
          <w:sz w:val="22"/>
          <w:szCs w:val="22"/>
          <w:lang w:eastAsia="zh-CN"/>
        </w:rPr>
        <w:t xml:space="preserve">Therefore, </w:t>
      </w:r>
      <w:r w:rsidR="00FD64D8" w:rsidRPr="00197164">
        <w:rPr>
          <w:rFonts w:ascii="Arial" w:eastAsiaTheme="minorEastAsia" w:hAnsi="Arial" w:cs="Arial"/>
          <w:sz w:val="22"/>
          <w:szCs w:val="22"/>
          <w:lang w:eastAsia="zh-CN"/>
        </w:rPr>
        <w:t xml:space="preserve">converting </w:t>
      </w:r>
      <w:r w:rsidR="00E643D0" w:rsidRPr="00197164">
        <w:rPr>
          <w:rFonts w:ascii="Arial" w:eastAsiaTheme="minorEastAsia" w:hAnsi="Arial" w:cs="Arial"/>
          <w:sz w:val="22"/>
          <w:szCs w:val="22"/>
          <w:lang w:eastAsia="zh-CN"/>
        </w:rPr>
        <w:t>CH</w:t>
      </w:r>
      <w:r w:rsidR="00E643D0" w:rsidRPr="00197164">
        <w:rPr>
          <w:rFonts w:ascii="Arial" w:eastAsiaTheme="minorEastAsia" w:hAnsi="Arial" w:cs="Arial"/>
          <w:sz w:val="22"/>
          <w:szCs w:val="22"/>
          <w:vertAlign w:val="subscript"/>
          <w:lang w:eastAsia="zh-CN"/>
        </w:rPr>
        <w:t>4</w:t>
      </w:r>
      <w:r w:rsidR="00E643D0"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in</w:t>
      </w:r>
      <w:r w:rsidR="00E643D0" w:rsidRPr="00197164">
        <w:rPr>
          <w:rFonts w:ascii="Arial" w:eastAsiaTheme="minorEastAsia" w:hAnsi="Arial" w:cs="Arial"/>
          <w:sz w:val="22"/>
          <w:szCs w:val="22"/>
          <w:lang w:eastAsia="zh-CN"/>
        </w:rPr>
        <w:t xml:space="preserve">to </w:t>
      </w:r>
      <w:r w:rsidR="00E66CD5" w:rsidRPr="00197164">
        <w:rPr>
          <w:rFonts w:ascii="Arial" w:eastAsiaTheme="minorEastAsia" w:hAnsi="Arial" w:cs="Arial"/>
          <w:sz w:val="22"/>
          <w:szCs w:val="22"/>
          <w:lang w:eastAsia="zh-CN"/>
        </w:rPr>
        <w:t xml:space="preserve">a broader </w:t>
      </w:r>
      <w:r w:rsidR="00B14D70" w:rsidRPr="00197164">
        <w:rPr>
          <w:rFonts w:ascii="Arial" w:eastAsiaTheme="minorEastAsia" w:hAnsi="Arial" w:cs="Arial" w:hint="eastAsia"/>
          <w:sz w:val="22"/>
          <w:szCs w:val="22"/>
          <w:lang w:eastAsia="zh-CN"/>
        </w:rPr>
        <w:t xml:space="preserve">range of </w:t>
      </w:r>
      <w:r w:rsidR="00E66CD5" w:rsidRPr="00197164">
        <w:rPr>
          <w:rFonts w:ascii="Arial" w:eastAsiaTheme="minorEastAsia" w:hAnsi="Arial" w:cs="Arial"/>
          <w:sz w:val="22"/>
          <w:szCs w:val="22"/>
          <w:lang w:eastAsia="zh-CN"/>
        </w:rPr>
        <w:t>product</w:t>
      </w:r>
      <w:r w:rsidR="00B14D70" w:rsidRPr="00197164">
        <w:rPr>
          <w:rFonts w:ascii="Arial" w:eastAsiaTheme="minorEastAsia" w:hAnsi="Arial" w:cs="Arial"/>
          <w:sz w:val="22"/>
          <w:szCs w:val="22"/>
          <w:lang w:eastAsia="zh-CN"/>
        </w:rPr>
        <w:t>s</w:t>
      </w:r>
      <w:r w:rsidR="00E66CD5" w:rsidRPr="00197164">
        <w:rPr>
          <w:rFonts w:ascii="Arial" w:eastAsiaTheme="minorEastAsia" w:hAnsi="Arial" w:cs="Arial"/>
          <w:sz w:val="22"/>
          <w:szCs w:val="22"/>
          <w:lang w:eastAsia="zh-CN"/>
        </w:rPr>
        <w:t xml:space="preserve">, such as </w:t>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2</w:t>
      </w:r>
      <w:r w:rsidR="00671922" w:rsidRPr="00197164">
        <w:rPr>
          <w:rFonts w:ascii="Arial" w:eastAsiaTheme="minorEastAsia" w:hAnsi="Arial" w:cs="Arial"/>
          <w:sz w:val="22"/>
          <w:szCs w:val="22"/>
          <w:lang w:eastAsia="zh-CN"/>
        </w:rPr>
        <w:t xml:space="preserve"> </w:t>
      </w:r>
      <w:r w:rsidR="00E643D0" w:rsidRPr="00197164">
        <w:rPr>
          <w:rFonts w:ascii="Arial" w:eastAsiaTheme="minorEastAsia" w:hAnsi="Arial" w:cs="Arial"/>
          <w:sz w:val="22"/>
          <w:szCs w:val="22"/>
          <w:lang w:eastAsia="zh-CN"/>
        </w:rPr>
        <w:t>or</w:t>
      </w:r>
      <w:r w:rsidR="00671922" w:rsidRPr="00197164">
        <w:rPr>
          <w:rFonts w:ascii="Arial" w:eastAsiaTheme="minorEastAsia" w:hAnsi="Arial" w:cs="Arial"/>
          <w:sz w:val="22"/>
          <w:szCs w:val="22"/>
          <w:lang w:eastAsia="zh-CN"/>
        </w:rPr>
        <w:t xml:space="preserve"> even</w:t>
      </w:r>
      <w:r w:rsidR="00E643D0" w:rsidRPr="00197164">
        <w:rPr>
          <w:rFonts w:ascii="Arial" w:eastAsiaTheme="minorEastAsia" w:hAnsi="Arial" w:cs="Arial"/>
          <w:sz w:val="22"/>
          <w:szCs w:val="22"/>
          <w:lang w:eastAsia="zh-CN"/>
        </w:rPr>
        <w:t xml:space="preserve"> C</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 xml:space="preserve"> hydrocarbons</w:t>
      </w:r>
      <w:r w:rsidR="00B14D70" w:rsidRPr="00197164">
        <w:rPr>
          <w:rFonts w:ascii="Arial" w:eastAsiaTheme="minorEastAsia" w:hAnsi="Arial" w:cs="Arial"/>
          <w:sz w:val="22"/>
          <w:szCs w:val="22"/>
          <w:lang w:eastAsia="zh-CN"/>
        </w:rPr>
        <w:t>,</w:t>
      </w:r>
      <w:r w:rsidR="00671922"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 xml:space="preserve">may </w:t>
      </w:r>
      <w:r w:rsidR="00FD64D8" w:rsidRPr="00197164">
        <w:rPr>
          <w:rFonts w:ascii="Arial" w:eastAsiaTheme="minorEastAsia" w:hAnsi="Arial" w:cs="Arial"/>
          <w:sz w:val="22"/>
          <w:szCs w:val="22"/>
          <w:lang w:eastAsia="zh-CN"/>
        </w:rPr>
        <w:t xml:space="preserve">be </w:t>
      </w:r>
      <w:r w:rsidR="0057211B" w:rsidRPr="00197164">
        <w:rPr>
          <w:rFonts w:ascii="Arial" w:eastAsiaTheme="minorEastAsia" w:hAnsi="Arial" w:cs="Arial"/>
          <w:sz w:val="22"/>
          <w:szCs w:val="22"/>
          <w:lang w:eastAsia="zh-CN"/>
        </w:rPr>
        <w:t xml:space="preserve">a </w:t>
      </w:r>
      <w:r w:rsidR="00E643D0" w:rsidRPr="00197164">
        <w:rPr>
          <w:rFonts w:ascii="Arial" w:eastAsiaTheme="minorEastAsia" w:hAnsi="Arial" w:cs="Arial"/>
          <w:sz w:val="22"/>
          <w:szCs w:val="22"/>
          <w:lang w:eastAsia="zh-CN"/>
        </w:rPr>
        <w:t>more practical</w:t>
      </w:r>
      <w:r w:rsidR="00E66CD5" w:rsidRPr="00197164">
        <w:rPr>
          <w:rFonts w:ascii="Arial" w:eastAsiaTheme="minorEastAsia" w:hAnsi="Arial" w:cs="Arial"/>
          <w:sz w:val="22"/>
          <w:szCs w:val="22"/>
          <w:lang w:eastAsia="zh-CN"/>
        </w:rPr>
        <w:t xml:space="preserve"> route</w:t>
      </w:r>
      <w:r w:rsidR="00E643D0" w:rsidRPr="00197164">
        <w:rPr>
          <w:rFonts w:ascii="Arial" w:eastAsiaTheme="minorEastAsia" w:hAnsi="Arial" w:cs="Arial"/>
          <w:sz w:val="22"/>
          <w:szCs w:val="22"/>
          <w:lang w:eastAsia="zh-CN"/>
        </w:rPr>
        <w:t xml:space="preserve"> </w:t>
      </w:r>
      <w:r w:rsidR="00FD64D8" w:rsidRPr="00197164">
        <w:rPr>
          <w:rFonts w:ascii="Arial" w:eastAsiaTheme="minorEastAsia" w:hAnsi="Arial" w:cs="Arial"/>
          <w:sz w:val="22"/>
          <w:szCs w:val="22"/>
          <w:lang w:eastAsia="zh-CN"/>
        </w:rPr>
        <w:t>for</w:t>
      </w:r>
      <w:r w:rsidR="00671922" w:rsidRPr="00197164">
        <w:rPr>
          <w:rFonts w:ascii="Arial" w:eastAsiaTheme="minorEastAsia" w:hAnsi="Arial" w:cs="Arial"/>
          <w:sz w:val="22"/>
          <w:szCs w:val="22"/>
          <w:lang w:eastAsia="zh-CN"/>
        </w:rPr>
        <w:t xml:space="preserve"> future</w:t>
      </w:r>
      <w:r w:rsidR="00FD64D8" w:rsidRPr="00197164">
        <w:rPr>
          <w:rFonts w:ascii="Arial" w:eastAsiaTheme="minorEastAsia" w:hAnsi="Arial" w:cs="Arial"/>
          <w:sz w:val="22"/>
          <w:szCs w:val="22"/>
          <w:lang w:eastAsia="zh-CN"/>
        </w:rPr>
        <w:t xml:space="preserve"> </w:t>
      </w:r>
      <w:r w:rsidR="00E66CD5" w:rsidRPr="00197164">
        <w:rPr>
          <w:rFonts w:ascii="Arial" w:eastAsiaTheme="minorEastAsia" w:hAnsi="Arial" w:cs="Arial"/>
          <w:sz w:val="22"/>
          <w:szCs w:val="22"/>
          <w:lang w:eastAsia="zh-CN"/>
        </w:rPr>
        <w:t>CH</w:t>
      </w:r>
      <w:r w:rsidR="00E66CD5" w:rsidRPr="00197164">
        <w:rPr>
          <w:rFonts w:ascii="Arial" w:eastAsiaTheme="minorEastAsia" w:hAnsi="Arial" w:cs="Arial"/>
          <w:sz w:val="22"/>
          <w:szCs w:val="22"/>
          <w:vertAlign w:val="subscript"/>
          <w:lang w:eastAsia="zh-CN"/>
        </w:rPr>
        <w:t>4</w:t>
      </w:r>
      <w:r w:rsidR="00E66CD5" w:rsidRPr="00197164">
        <w:rPr>
          <w:rFonts w:ascii="Arial" w:eastAsiaTheme="minorEastAsia" w:hAnsi="Arial" w:cs="Arial"/>
          <w:sz w:val="22"/>
          <w:szCs w:val="22"/>
          <w:lang w:eastAsia="zh-CN"/>
        </w:rPr>
        <w:t xml:space="preserve"> utilization </w:t>
      </w:r>
      <w:r w:rsidR="0040481F" w:rsidRPr="00197164">
        <w:rPr>
          <w:rFonts w:ascii="Arial" w:eastAsiaTheme="minorEastAsia" w:hAnsi="Arial" w:cs="Arial"/>
          <w:sz w:val="22"/>
          <w:szCs w:val="22"/>
          <w:lang w:eastAsia="zh-CN"/>
        </w:rPr>
        <w:t xml:space="preserve">via </w:t>
      </w:r>
      <w:r w:rsidR="00FD64D8" w:rsidRPr="00197164">
        <w:rPr>
          <w:rFonts w:ascii="Arial" w:eastAsiaTheme="minorEastAsia" w:hAnsi="Arial" w:cs="Arial"/>
          <w:sz w:val="22"/>
          <w:szCs w:val="22"/>
          <w:lang w:eastAsia="zh-CN"/>
        </w:rPr>
        <w:t xml:space="preserve">catalytic </w:t>
      </w:r>
      <w:r w:rsidR="00763B49" w:rsidRPr="00197164">
        <w:rPr>
          <w:rFonts w:ascii="Arial" w:eastAsiaTheme="minorEastAsia" w:hAnsi="Arial" w:cs="Arial"/>
          <w:sz w:val="22"/>
          <w:szCs w:val="22"/>
          <w:lang w:eastAsia="zh-CN"/>
        </w:rPr>
        <w:t>TP</w:t>
      </w:r>
      <w:r w:rsidR="00E643D0" w:rsidRPr="00197164">
        <w:rPr>
          <w:rFonts w:ascii="Arial" w:eastAsiaTheme="minorEastAsia" w:hAnsi="Arial" w:cs="Arial"/>
          <w:sz w:val="22"/>
          <w:szCs w:val="22"/>
          <w:lang w:eastAsia="zh-CN"/>
        </w:rPr>
        <w:t>.</w:t>
      </w:r>
    </w:p>
    <w:p w14:paraId="02F38116" w14:textId="36FCE217" w:rsidR="005B36E0" w:rsidRPr="003F3933" w:rsidRDefault="00E437AE" w:rsidP="003F3933">
      <w:pPr>
        <w:snapToGrid w:val="0"/>
        <w:spacing w:before="240" w:line="360" w:lineRule="auto"/>
        <w:jc w:val="both"/>
        <w:rPr>
          <w:rFonts w:ascii="Arial" w:hAnsi="Arial" w:cs="Arial"/>
          <w:b/>
          <w:sz w:val="22"/>
          <w:szCs w:val="22"/>
        </w:rPr>
      </w:pPr>
      <w:r w:rsidRPr="003F3933">
        <w:rPr>
          <w:rFonts w:ascii="Arial" w:eastAsiaTheme="minorEastAsia" w:hAnsi="Arial" w:cs="Arial"/>
          <w:b/>
          <w:sz w:val="22"/>
          <w:szCs w:val="22"/>
          <w:lang w:eastAsia="zh-CN"/>
        </w:rPr>
        <w:t xml:space="preserve">The </w:t>
      </w:r>
      <w:r w:rsidR="00955AC6" w:rsidRPr="003F3933">
        <w:rPr>
          <w:rFonts w:ascii="Arial" w:eastAsiaTheme="minorEastAsia" w:hAnsi="Arial" w:cs="Arial"/>
          <w:b/>
          <w:sz w:val="22"/>
          <w:szCs w:val="22"/>
          <w:lang w:eastAsia="zh-CN"/>
        </w:rPr>
        <w:t>d</w:t>
      </w:r>
      <w:r w:rsidRPr="003F3933">
        <w:rPr>
          <w:rFonts w:ascii="Arial" w:eastAsiaTheme="minorEastAsia" w:hAnsi="Arial" w:cs="Arial"/>
          <w:b/>
          <w:sz w:val="22"/>
          <w:szCs w:val="22"/>
          <w:lang w:eastAsia="zh-CN"/>
        </w:rPr>
        <w:t xml:space="preserve">rive for </w:t>
      </w:r>
      <w:r w:rsidR="00955AC6" w:rsidRPr="003F3933">
        <w:rPr>
          <w:rFonts w:ascii="Arial" w:eastAsiaTheme="minorEastAsia" w:hAnsi="Arial" w:cs="Arial"/>
          <w:b/>
          <w:sz w:val="22"/>
          <w:szCs w:val="22"/>
          <w:lang w:eastAsia="zh-CN"/>
        </w:rPr>
        <w:t>a</w:t>
      </w:r>
      <w:r w:rsidRPr="003F3933">
        <w:rPr>
          <w:rFonts w:ascii="Arial" w:eastAsiaTheme="minorEastAsia" w:hAnsi="Arial" w:cs="Arial"/>
          <w:b/>
          <w:sz w:val="22"/>
          <w:szCs w:val="22"/>
          <w:lang w:eastAsia="zh-CN"/>
        </w:rPr>
        <w:t xml:space="preserve">cetylene’s </w:t>
      </w:r>
      <w:r w:rsidR="00955AC6" w:rsidRPr="003F3933">
        <w:rPr>
          <w:rFonts w:ascii="Arial" w:eastAsiaTheme="minorEastAsia" w:hAnsi="Arial" w:cs="Arial"/>
          <w:b/>
          <w:sz w:val="22"/>
          <w:szCs w:val="22"/>
          <w:lang w:eastAsia="zh-CN"/>
        </w:rPr>
        <w:t>r</w:t>
      </w:r>
      <w:r w:rsidRPr="003F3933">
        <w:rPr>
          <w:rFonts w:ascii="Arial" w:eastAsiaTheme="minorEastAsia" w:hAnsi="Arial" w:cs="Arial"/>
          <w:b/>
          <w:sz w:val="22"/>
          <w:szCs w:val="22"/>
          <w:lang w:eastAsia="zh-CN"/>
        </w:rPr>
        <w:t>evival</w:t>
      </w:r>
    </w:p>
    <w:p w14:paraId="49D11208" w14:textId="4923DA9A" w:rsidR="007354D1" w:rsidRPr="00197164" w:rsidRDefault="00B519EA" w:rsidP="005B767A">
      <w:pPr>
        <w:snapToGrid w:val="0"/>
        <w:spacing w:line="360" w:lineRule="auto"/>
        <w:jc w:val="both"/>
        <w:rPr>
          <w:rFonts w:ascii="Arial" w:eastAsiaTheme="minorEastAsia" w:hAnsi="Arial" w:cs="Arial"/>
          <w:b/>
          <w:sz w:val="22"/>
          <w:szCs w:val="22"/>
          <w:lang w:eastAsia="zh-CN"/>
        </w:rPr>
      </w:pPr>
      <w:r w:rsidRPr="00197164">
        <w:rPr>
          <w:rFonts w:ascii="Arial" w:eastAsiaTheme="minorEastAsia" w:hAnsi="Arial" w:cs="Arial" w:hint="eastAsia"/>
          <w:sz w:val="22"/>
          <w:szCs w:val="22"/>
          <w:lang w:eastAsia="zh-CN"/>
        </w:rPr>
        <w:t xml:space="preserve">The </w:t>
      </w:r>
      <w:r w:rsidR="003A1281" w:rsidRPr="00197164">
        <w:rPr>
          <w:rFonts w:ascii="Arial" w:eastAsiaTheme="minorEastAsia" w:hAnsi="Arial" w:cs="Arial" w:hint="eastAsia"/>
          <w:sz w:val="22"/>
          <w:szCs w:val="22"/>
          <w:lang w:eastAsia="zh-CN"/>
        </w:rPr>
        <w:t>primary</w:t>
      </w:r>
      <w:r w:rsidRPr="00197164">
        <w:rPr>
          <w:rFonts w:ascii="Arial" w:eastAsiaTheme="minorEastAsia" w:hAnsi="Arial" w:cs="Arial" w:hint="eastAsia"/>
          <w:sz w:val="22"/>
          <w:szCs w:val="22"/>
          <w:lang w:eastAsia="zh-CN"/>
        </w:rPr>
        <w:t xml:space="preserve"> application of acetylene is </w:t>
      </w:r>
      <w:r w:rsidR="003A1281" w:rsidRPr="00197164">
        <w:rPr>
          <w:rFonts w:ascii="Arial" w:eastAsiaTheme="minorEastAsia" w:hAnsi="Arial" w:cs="Arial" w:hint="eastAsia"/>
          <w:sz w:val="22"/>
          <w:szCs w:val="22"/>
          <w:lang w:eastAsia="zh-CN"/>
        </w:rPr>
        <w:t xml:space="preserve">in the </w:t>
      </w:r>
      <w:r w:rsidR="003A1281" w:rsidRPr="00197164">
        <w:rPr>
          <w:rFonts w:ascii="Arial" w:eastAsiaTheme="minorEastAsia" w:hAnsi="Arial" w:cs="Arial"/>
          <w:sz w:val="22"/>
          <w:szCs w:val="22"/>
          <w:lang w:eastAsia="zh-CN"/>
        </w:rPr>
        <w:t>production</w:t>
      </w:r>
      <w:r w:rsidR="003A1281" w:rsidRPr="00197164">
        <w:rPr>
          <w:rFonts w:ascii="Arial" w:eastAsiaTheme="minorEastAsia" w:hAnsi="Arial" w:cs="Arial" w:hint="eastAsia"/>
          <w:sz w:val="22"/>
          <w:szCs w:val="22"/>
          <w:lang w:eastAsia="zh-CN"/>
        </w:rPr>
        <w:t xml:space="preserve"> of </w:t>
      </w:r>
      <w:r w:rsidRPr="00197164">
        <w:rPr>
          <w:rFonts w:ascii="Arial" w:eastAsiaTheme="minorEastAsia" w:hAnsi="Arial" w:cs="Arial" w:hint="eastAsia"/>
          <w:sz w:val="22"/>
          <w:szCs w:val="22"/>
          <w:lang w:eastAsia="zh-CN"/>
        </w:rPr>
        <w:t>v</w:t>
      </w:r>
      <w:r w:rsidRPr="00197164">
        <w:rPr>
          <w:rFonts w:ascii="Arial" w:eastAsiaTheme="minorEastAsia" w:hAnsi="Arial" w:cs="Arial"/>
          <w:sz w:val="22"/>
          <w:szCs w:val="22"/>
          <w:lang w:eastAsia="zh-CN"/>
        </w:rPr>
        <w:t>inyl chloride</w:t>
      </w:r>
      <w:r w:rsidRPr="00197164">
        <w:rPr>
          <w:rFonts w:ascii="Arial" w:eastAsiaTheme="minorEastAsia" w:hAnsi="Arial" w:cs="Arial" w:hint="eastAsia"/>
          <w:sz w:val="22"/>
          <w:szCs w:val="22"/>
          <w:lang w:eastAsia="zh-CN"/>
        </w:rPr>
        <w:t xml:space="preserve"> monomer (VCM) and subsequent</w:t>
      </w:r>
      <w:r w:rsidR="00194D2E" w:rsidRPr="00197164">
        <w:rPr>
          <w:rFonts w:ascii="Arial" w:eastAsiaTheme="minorEastAsia" w:hAnsi="Arial" w:cs="Arial"/>
          <w:sz w:val="22"/>
          <w:szCs w:val="22"/>
          <w:lang w:eastAsia="zh-CN"/>
        </w:rPr>
        <w:t>ly</w:t>
      </w:r>
      <w:r w:rsidRPr="00197164">
        <w:rPr>
          <w:rFonts w:ascii="Arial" w:eastAsiaTheme="minorEastAsia" w:hAnsi="Arial" w:cs="Arial" w:hint="eastAsia"/>
          <w:sz w:val="22"/>
          <w:szCs w:val="22"/>
          <w:lang w:eastAsia="zh-CN"/>
        </w:rPr>
        <w:t xml:space="preserve"> PVC, </w:t>
      </w:r>
      <w:r w:rsidR="003A1281" w:rsidRPr="00197164">
        <w:rPr>
          <w:rFonts w:ascii="Arial" w:eastAsiaTheme="minorEastAsia" w:hAnsi="Arial" w:cs="Arial" w:hint="eastAsia"/>
          <w:sz w:val="22"/>
          <w:szCs w:val="22"/>
          <w:lang w:eastAsia="zh-CN"/>
        </w:rPr>
        <w:t>a process that accounts for app</w:t>
      </w:r>
      <w:r w:rsidRPr="00197164">
        <w:rPr>
          <w:rFonts w:ascii="Arial" w:eastAsiaTheme="minorEastAsia" w:hAnsi="Arial" w:cs="Arial" w:hint="eastAsia"/>
          <w:sz w:val="22"/>
          <w:szCs w:val="22"/>
          <w:lang w:eastAsia="zh-CN"/>
        </w:rPr>
        <w:t>roximate</w:t>
      </w:r>
      <w:r w:rsidR="003A1281" w:rsidRPr="00197164">
        <w:rPr>
          <w:rFonts w:ascii="Arial" w:eastAsiaTheme="minorEastAsia" w:hAnsi="Arial" w:cs="Arial" w:hint="eastAsia"/>
          <w:sz w:val="22"/>
          <w:szCs w:val="22"/>
          <w:lang w:eastAsia="zh-CN"/>
        </w:rPr>
        <w:t>ly</w:t>
      </w:r>
      <w:r w:rsidRPr="00197164">
        <w:rPr>
          <w:rFonts w:ascii="Arial" w:eastAsiaTheme="minorEastAsia" w:hAnsi="Arial" w:cs="Arial" w:hint="eastAsia"/>
          <w:sz w:val="22"/>
          <w:szCs w:val="22"/>
          <w:lang w:eastAsia="zh-CN"/>
        </w:rPr>
        <w:t xml:space="preserve"> 35% </w:t>
      </w:r>
      <w:r w:rsidR="003A1281" w:rsidRPr="00197164">
        <w:rPr>
          <w:rFonts w:ascii="Arial" w:eastAsiaTheme="minorEastAsia" w:hAnsi="Arial" w:cs="Arial" w:hint="eastAsia"/>
          <w:sz w:val="22"/>
          <w:szCs w:val="22"/>
          <w:lang w:eastAsia="zh-CN"/>
        </w:rPr>
        <w:t xml:space="preserve">of </w:t>
      </w:r>
      <w:r w:rsidR="00086B6B" w:rsidRPr="00197164">
        <w:rPr>
          <w:rFonts w:ascii="Arial" w:eastAsiaTheme="minorEastAsia" w:hAnsi="Arial" w:cs="Arial"/>
          <w:sz w:val="22"/>
          <w:szCs w:val="22"/>
          <w:lang w:eastAsia="zh-CN"/>
        </w:rPr>
        <w:t xml:space="preserve">the </w:t>
      </w:r>
      <w:r w:rsidR="003A1281" w:rsidRPr="00197164">
        <w:rPr>
          <w:rFonts w:ascii="Arial" w:eastAsiaTheme="minorEastAsia" w:hAnsi="Arial" w:cs="Arial" w:hint="eastAsia"/>
          <w:sz w:val="22"/>
          <w:szCs w:val="22"/>
          <w:lang w:eastAsia="zh-CN"/>
        </w:rPr>
        <w:t xml:space="preserve">global </w:t>
      </w:r>
      <w:r w:rsidRPr="00197164">
        <w:rPr>
          <w:rFonts w:ascii="Arial" w:eastAsiaTheme="minorEastAsia" w:hAnsi="Arial" w:cs="Arial" w:hint="eastAsia"/>
          <w:sz w:val="22"/>
          <w:szCs w:val="22"/>
          <w:lang w:eastAsia="zh-CN"/>
        </w:rPr>
        <w:t>PVC production (</w:t>
      </w:r>
      <w:r w:rsidRPr="00197164">
        <w:rPr>
          <w:rFonts w:ascii="Arial" w:eastAsiaTheme="minorEastAsia" w:hAnsi="Arial" w:cs="Arial"/>
          <w:b/>
          <w:bCs/>
          <w:sz w:val="22"/>
          <w:szCs w:val="22"/>
          <w:lang w:eastAsia="zh-CN"/>
        </w:rPr>
        <w:t>Fig. </w:t>
      </w:r>
      <w:r w:rsidRPr="00197164">
        <w:rPr>
          <w:rFonts w:ascii="Arial" w:eastAsiaTheme="minorEastAsia" w:hAnsi="Arial" w:cs="Arial" w:hint="eastAsia"/>
          <w:b/>
          <w:bCs/>
          <w:sz w:val="22"/>
          <w:szCs w:val="22"/>
          <w:lang w:eastAsia="zh-CN"/>
        </w:rPr>
        <w:t>2</w:t>
      </w:r>
      <w:r w:rsidRPr="00197164">
        <w:rPr>
          <w:rFonts w:ascii="Arial" w:eastAsiaTheme="minorEastAsia" w:hAnsi="Arial" w:cs="Arial" w:hint="eastAsia"/>
          <w:sz w:val="22"/>
          <w:szCs w:val="22"/>
          <w:lang w:eastAsia="zh-CN"/>
        </w:rPr>
        <w:t xml:space="preserve">). </w:t>
      </w:r>
      <w:r w:rsidR="003A1281" w:rsidRPr="00197164">
        <w:rPr>
          <w:rFonts w:ascii="Arial" w:eastAsiaTheme="minorEastAsia" w:hAnsi="Arial" w:cs="Arial" w:hint="eastAsia"/>
          <w:sz w:val="22"/>
          <w:szCs w:val="22"/>
          <w:lang w:eastAsia="zh-CN"/>
        </w:rPr>
        <w:t>A p</w:t>
      </w:r>
      <w:r w:rsidRPr="00197164">
        <w:rPr>
          <w:rFonts w:ascii="Arial" w:eastAsiaTheme="minorEastAsia" w:hAnsi="Arial" w:cs="Arial"/>
          <w:sz w:val="22"/>
          <w:szCs w:val="22"/>
          <w:lang w:eastAsia="zh-CN"/>
        </w:rPr>
        <w:t>roduction cost analysis</w:t>
      </w:r>
      <w:r w:rsidR="00E24727" w:rsidRPr="00197164">
        <w:rPr>
          <w:rFonts w:ascii="Arial" w:eastAsiaTheme="minorEastAsia" w:hAnsi="Arial" w:cs="Arial"/>
          <w:sz w:val="22"/>
          <w:szCs w:val="22"/>
          <w:lang w:eastAsia="zh-CN"/>
        </w:rPr>
        <w:t xml:space="preserve"> (</w:t>
      </w:r>
      <w:r w:rsidR="00E24727" w:rsidRPr="00197164">
        <w:rPr>
          <w:rFonts w:ascii="Arial" w:eastAsiaTheme="minorEastAsia" w:hAnsi="Arial" w:cs="Arial"/>
          <w:b/>
          <w:sz w:val="22"/>
          <w:szCs w:val="22"/>
          <w:lang w:eastAsia="zh-CN"/>
        </w:rPr>
        <w:t>Fig. </w:t>
      </w:r>
      <w:r w:rsidR="00745E38" w:rsidRPr="00197164">
        <w:rPr>
          <w:rFonts w:ascii="Arial" w:eastAsiaTheme="minorEastAsia" w:hAnsi="Arial" w:cs="Arial" w:hint="eastAsia"/>
          <w:b/>
          <w:sz w:val="22"/>
          <w:szCs w:val="22"/>
          <w:lang w:eastAsia="zh-CN"/>
        </w:rPr>
        <w:t>5</w:t>
      </w:r>
      <w:r w:rsidR="00745E38" w:rsidRPr="00197164">
        <w:rPr>
          <w:rFonts w:ascii="Arial" w:eastAsiaTheme="minorEastAsia" w:hAnsi="Arial" w:cs="Arial"/>
          <w:b/>
          <w:sz w:val="22"/>
          <w:szCs w:val="22"/>
          <w:lang w:eastAsia="zh-CN"/>
        </w:rPr>
        <w:t>a</w:t>
      </w:r>
      <w:r w:rsidR="00E24727" w:rsidRPr="00197164">
        <w:rPr>
          <w:rFonts w:ascii="Arial" w:eastAsiaTheme="minorEastAsia" w:hAnsi="Arial" w:cs="Arial"/>
          <w:sz w:val="22"/>
          <w:szCs w:val="22"/>
          <w:lang w:eastAsia="zh-CN"/>
        </w:rPr>
        <w:t>)</w:t>
      </w:r>
      <w:r w:rsidR="00BB1203" w:rsidRPr="00197164">
        <w:rPr>
          <w:rFonts w:ascii="Arial" w:eastAsiaTheme="minorEastAsia" w:hAnsi="Arial" w:cs="Arial"/>
          <w:sz w:val="22"/>
          <w:szCs w:val="22"/>
          <w:lang w:eastAsia="zh-CN"/>
        </w:rPr>
        <w:t>,</w:t>
      </w:r>
      <w:r w:rsidR="00E24727" w:rsidRPr="00197164">
        <w:rPr>
          <w:rFonts w:ascii="Arial" w:eastAsiaTheme="minorEastAsia" w:hAnsi="Arial" w:cs="Arial"/>
          <w:sz w:val="22"/>
          <w:szCs w:val="22"/>
          <w:lang w:eastAsia="zh-CN"/>
        </w:rPr>
        <w:t xml:space="preserve"> </w:t>
      </w:r>
      <w:r w:rsidR="00107EDF" w:rsidRPr="00197164">
        <w:rPr>
          <w:rFonts w:ascii="Arial" w:eastAsiaTheme="minorEastAsia" w:hAnsi="Arial" w:cs="Arial"/>
          <w:sz w:val="22"/>
          <w:szCs w:val="22"/>
          <w:lang w:eastAsia="zh-CN"/>
        </w:rPr>
        <w:t>based on current data</w:t>
      </w:r>
      <w:r w:rsidR="00E64B13" w:rsidRPr="00197164">
        <w:rPr>
          <w:rFonts w:ascii="Arial" w:eastAsiaTheme="minorEastAsia" w:hAnsi="Arial" w:cs="Arial"/>
          <w:sz w:val="22"/>
          <w:szCs w:val="22"/>
          <w:lang w:eastAsia="zh-CN"/>
        </w:rPr>
        <w:t xml:space="preserve"> (</w:t>
      </w:r>
      <w:r w:rsidR="009E5F87" w:rsidRPr="00197164">
        <w:rPr>
          <w:rFonts w:ascii="Arial" w:eastAsiaTheme="minorEastAsia" w:hAnsi="Arial" w:cs="Arial"/>
          <w:sz w:val="22"/>
          <w:szCs w:val="22"/>
          <w:lang w:eastAsia="zh-CN"/>
        </w:rPr>
        <w:t>refer to the</w:t>
      </w:r>
      <w:r w:rsidR="00E64B13" w:rsidRPr="00197164">
        <w:rPr>
          <w:rFonts w:ascii="Arial" w:eastAsiaTheme="minorEastAsia" w:hAnsi="Arial" w:cs="Arial"/>
          <w:sz w:val="22"/>
          <w:szCs w:val="22"/>
          <w:lang w:eastAsia="zh-CN"/>
        </w:rPr>
        <w:t xml:space="preserve"> </w:t>
      </w:r>
      <w:r w:rsidR="00E64B13" w:rsidRPr="00197164">
        <w:rPr>
          <w:rFonts w:ascii="Arial" w:eastAsiaTheme="minorEastAsia" w:hAnsi="Arial" w:cs="Arial"/>
          <w:b/>
          <w:sz w:val="22"/>
          <w:szCs w:val="22"/>
          <w:lang w:eastAsia="zh-CN"/>
        </w:rPr>
        <w:t>Supplementary Notes</w:t>
      </w:r>
      <w:r w:rsidR="00E64B13" w:rsidRPr="00197164">
        <w:rPr>
          <w:rFonts w:ascii="Arial" w:eastAsiaTheme="minorEastAsia" w:hAnsi="Arial" w:cs="Arial"/>
          <w:sz w:val="22"/>
          <w:szCs w:val="22"/>
          <w:lang w:eastAsia="zh-CN"/>
        </w:rPr>
        <w:t xml:space="preserve"> for </w:t>
      </w:r>
      <w:r w:rsidR="009E5F87" w:rsidRPr="00197164">
        <w:rPr>
          <w:rFonts w:ascii="Arial" w:eastAsiaTheme="minorEastAsia" w:hAnsi="Arial" w:cs="Arial"/>
          <w:sz w:val="22"/>
          <w:szCs w:val="22"/>
          <w:lang w:eastAsia="zh-CN"/>
        </w:rPr>
        <w:t xml:space="preserve">a </w:t>
      </w:r>
      <w:r w:rsidR="00E64B13" w:rsidRPr="00197164">
        <w:rPr>
          <w:rFonts w:ascii="Arial" w:eastAsiaTheme="minorEastAsia" w:hAnsi="Arial" w:cs="Arial"/>
          <w:sz w:val="22"/>
          <w:szCs w:val="22"/>
          <w:lang w:eastAsia="zh-CN"/>
        </w:rPr>
        <w:t>detailed methodology)</w:t>
      </w:r>
      <w:r w:rsidR="00BB1203"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w:t>
      </w:r>
      <w:r w:rsidR="003A1281" w:rsidRPr="00197164">
        <w:rPr>
          <w:rFonts w:ascii="Arial" w:eastAsiaTheme="minorEastAsia" w:hAnsi="Arial" w:cs="Arial" w:hint="eastAsia"/>
          <w:sz w:val="22"/>
          <w:szCs w:val="22"/>
          <w:lang w:eastAsia="zh-CN"/>
        </w:rPr>
        <w:t>shows</w:t>
      </w:r>
      <w:r w:rsidRPr="00197164">
        <w:rPr>
          <w:rFonts w:ascii="Arial" w:eastAsiaTheme="minorEastAsia" w:hAnsi="Arial" w:cs="Arial"/>
          <w:sz w:val="22"/>
          <w:szCs w:val="22"/>
          <w:lang w:eastAsia="zh-CN"/>
        </w:rPr>
        <w:t xml:space="preserve"> that the coal</w:t>
      </w:r>
      <w:r w:rsidRPr="00197164">
        <w:rPr>
          <w:rFonts w:ascii="Arial" w:eastAsiaTheme="minorEastAsia" w:hAnsi="Arial" w:cs="Arial"/>
          <w:sz w:val="22"/>
          <w:szCs w:val="22"/>
          <w:lang w:eastAsia="zh-CN"/>
        </w:rPr>
        <w:noBreakHyphen/>
        <w:t>based acetylene to VCM (ATV) scenario has a total cost of 0.6 USD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xml:space="preserve"> of VCM, making it </w:t>
      </w:r>
      <w:r w:rsidR="007D7494">
        <w:rPr>
          <w:rFonts w:ascii="Arial" w:eastAsiaTheme="minorEastAsia" w:hAnsi="Arial" w:cs="Arial"/>
          <w:sz w:val="22"/>
          <w:szCs w:val="22"/>
          <w:lang w:eastAsia="zh-CN"/>
        </w:rPr>
        <w:t xml:space="preserve">potentially </w:t>
      </w:r>
      <w:r w:rsidRPr="00197164">
        <w:rPr>
          <w:rFonts w:ascii="Arial" w:eastAsiaTheme="minorEastAsia" w:hAnsi="Arial" w:cs="Arial"/>
          <w:sz w:val="22"/>
          <w:szCs w:val="22"/>
          <w:lang w:eastAsia="zh-CN"/>
        </w:rPr>
        <w:t>more economical than the fossil</w:t>
      </w:r>
      <w:r w:rsidR="00107EDF" w:rsidRPr="00197164">
        <w:rPr>
          <w:rFonts w:ascii="Arial" w:eastAsiaTheme="minorEastAsia" w:hAnsi="Arial" w:cs="Arial"/>
          <w:sz w:val="22"/>
          <w:szCs w:val="22"/>
          <w:lang w:eastAsia="zh-CN"/>
        </w:rPr>
        <w:t>-based (naphtha)</w:t>
      </w:r>
      <w:r w:rsidRPr="00197164">
        <w:rPr>
          <w:rFonts w:ascii="Arial" w:eastAsiaTheme="minorEastAsia" w:hAnsi="Arial" w:cs="Arial"/>
          <w:sz w:val="22"/>
          <w:szCs w:val="22"/>
          <w:lang w:eastAsia="zh-CN"/>
        </w:rPr>
        <w:t xml:space="preserve"> ethylene balanced process (EBP) </w:t>
      </w:r>
      <w:r w:rsidR="00107EDF" w:rsidRPr="00197164">
        <w:rPr>
          <w:rFonts w:ascii="Arial" w:eastAsiaTheme="minorEastAsia" w:hAnsi="Arial" w:cs="Arial"/>
          <w:sz w:val="22"/>
          <w:szCs w:val="22"/>
          <w:lang w:eastAsia="zh-CN"/>
        </w:rPr>
        <w:t xml:space="preserve">showing </w:t>
      </w:r>
      <w:r w:rsidRPr="00197164">
        <w:rPr>
          <w:rFonts w:ascii="Arial" w:eastAsiaTheme="minorEastAsia" w:hAnsi="Arial" w:cs="Arial"/>
          <w:sz w:val="22"/>
          <w:szCs w:val="22"/>
          <w:lang w:eastAsia="zh-CN"/>
        </w:rPr>
        <w:t>a total cost of 1.1 USD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w:t>
      </w:r>
      <w:r w:rsidRPr="00197164">
        <w:rPr>
          <w:rFonts w:ascii="Arial" w:eastAsiaTheme="minorEastAsia" w:hAnsi="Arial" w:cs="Arial" w:hint="eastAsia"/>
          <w:sz w:val="22"/>
          <w:szCs w:val="22"/>
          <w:lang w:eastAsia="zh-CN"/>
        </w:rPr>
        <w:t xml:space="preserve"> However, </w:t>
      </w:r>
      <w:r w:rsidRPr="00197164">
        <w:rPr>
          <w:rFonts w:ascii="Arial" w:eastAsiaTheme="minorEastAsia" w:hAnsi="Arial" w:cs="Arial"/>
          <w:sz w:val="22"/>
          <w:szCs w:val="22"/>
          <w:lang w:eastAsia="zh-CN"/>
        </w:rPr>
        <w:t>the climate change impacts</w:t>
      </w:r>
      <w:r w:rsidR="00E24727" w:rsidRPr="00197164">
        <w:rPr>
          <w:rFonts w:ascii="Arial" w:eastAsiaTheme="minorEastAsia" w:hAnsi="Arial" w:cs="Arial"/>
          <w:sz w:val="22"/>
          <w:szCs w:val="22"/>
          <w:lang w:eastAsia="zh-CN"/>
        </w:rPr>
        <w:t xml:space="preserve"> (</w:t>
      </w:r>
      <w:r w:rsidR="00E24727" w:rsidRPr="00197164">
        <w:rPr>
          <w:rFonts w:ascii="Arial" w:eastAsiaTheme="minorEastAsia" w:hAnsi="Arial" w:cs="Arial"/>
          <w:b/>
          <w:sz w:val="22"/>
          <w:szCs w:val="22"/>
          <w:lang w:eastAsia="zh-CN"/>
        </w:rPr>
        <w:t>Fig. </w:t>
      </w:r>
      <w:r w:rsidR="00745E38" w:rsidRPr="00197164">
        <w:rPr>
          <w:rFonts w:ascii="Arial" w:eastAsiaTheme="minorEastAsia" w:hAnsi="Arial" w:cs="Arial"/>
          <w:b/>
          <w:sz w:val="22"/>
          <w:szCs w:val="22"/>
          <w:lang w:eastAsia="zh-CN"/>
        </w:rPr>
        <w:t>5b</w:t>
      </w:r>
      <w:r w:rsidR="00E24727"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 xml:space="preserve">associated with ATV are notably higher </w:t>
      </w:r>
      <w:r w:rsidR="000724A7" w:rsidRPr="00197164">
        <w:rPr>
          <w:rFonts w:ascii="Arial" w:eastAsiaTheme="minorEastAsia" w:hAnsi="Arial" w:cs="Arial"/>
          <w:sz w:val="22"/>
          <w:szCs w:val="22"/>
          <w:lang w:eastAsia="zh-CN"/>
        </w:rPr>
        <w:t xml:space="preserve">than those of </w:t>
      </w:r>
      <w:r w:rsidRPr="00197164">
        <w:rPr>
          <w:rFonts w:ascii="Arial" w:eastAsiaTheme="minorEastAsia" w:hAnsi="Arial" w:cs="Arial"/>
          <w:sz w:val="22"/>
          <w:szCs w:val="22"/>
          <w:lang w:eastAsia="zh-CN"/>
        </w:rPr>
        <w:t>the EBP route (5.7 vs. 2.4 kg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noBreakHyphen/>
        <w:t>eq kg</w:t>
      </w:r>
      <w:r w:rsidRPr="00197164">
        <w:rPr>
          <w:rFonts w:ascii="Arial" w:eastAsiaTheme="minorEastAsia" w:hAnsi="Arial" w:cs="Arial"/>
          <w:sz w:val="22"/>
          <w:szCs w:val="22"/>
          <w:vertAlign w:val="superscript"/>
          <w:lang w:eastAsia="zh-CN"/>
        </w:rPr>
        <w:t>–1</w:t>
      </w:r>
      <w:r w:rsidR="00107EDF" w:rsidRPr="00197164">
        <w:rPr>
          <w:rFonts w:ascii="Arial" w:eastAsiaTheme="minorEastAsia" w:hAnsi="Arial" w:cs="Arial"/>
          <w:sz w:val="22"/>
          <w:szCs w:val="22"/>
          <w:lang w:eastAsia="zh-CN"/>
        </w:rPr>
        <w:t>, assuming the same feedstock alternatives, respectively)</w:t>
      </w:r>
      <w:r w:rsidRPr="00197164">
        <w:rPr>
          <w:rFonts w:ascii="Arial" w:eastAsiaTheme="minorEastAsia" w:hAnsi="Arial" w:cs="Arial"/>
          <w:sz w:val="22"/>
          <w:szCs w:val="22"/>
          <w:lang w:eastAsia="zh-CN"/>
        </w:rPr>
        <w:t>, primarily due to</w:t>
      </w:r>
      <w:r w:rsidR="003A1281" w:rsidRPr="00197164">
        <w:rPr>
          <w:rFonts w:ascii="Arial" w:eastAsiaTheme="minorEastAsia" w:hAnsi="Arial" w:cs="Arial"/>
          <w:sz w:val="22"/>
          <w:szCs w:val="22"/>
          <w:lang w:eastAsia="zh-CN"/>
        </w:rPr>
        <w:t xml:space="preserve"> the </w:t>
      </w:r>
      <w:r w:rsidRPr="00197164">
        <w:rPr>
          <w:rFonts w:ascii="Arial" w:eastAsiaTheme="minorEastAsia" w:hAnsi="Arial" w:cs="Arial"/>
          <w:sz w:val="22"/>
          <w:szCs w:val="22"/>
          <w:lang w:eastAsia="zh-CN"/>
        </w:rPr>
        <w:t>more energy</w:t>
      </w:r>
      <w:r w:rsidRPr="00197164">
        <w:rPr>
          <w:rFonts w:ascii="Arial" w:eastAsiaTheme="minorEastAsia" w:hAnsi="Arial" w:cs="Arial"/>
          <w:sz w:val="22"/>
          <w:szCs w:val="22"/>
          <w:lang w:eastAsia="zh-CN"/>
        </w:rPr>
        <w:noBreakHyphen/>
        <w:t>intensive production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w:t>
      </w:r>
      <w:r w:rsidR="00167459" w:rsidRPr="00197164">
        <w:rPr>
          <w:rFonts w:ascii="Arial" w:eastAsiaTheme="minorEastAsia" w:hAnsi="Arial" w:cs="Arial"/>
          <w:sz w:val="22"/>
          <w:szCs w:val="22"/>
          <w:lang w:eastAsia="zh-CN"/>
        </w:rPr>
        <w:t xml:space="preserve"> </w:t>
      </w:r>
      <w:r w:rsidR="001E1B2C" w:rsidRPr="00197164">
        <w:rPr>
          <w:rFonts w:ascii="Arial" w:eastAsiaTheme="minorEastAsia" w:hAnsi="Arial" w:cs="Arial"/>
          <w:sz w:val="22"/>
          <w:szCs w:val="22"/>
          <w:lang w:eastAsia="zh-CN"/>
        </w:rPr>
        <w:t xml:space="preserve">This economic and environmental </w:t>
      </w:r>
      <w:r w:rsidR="003A1281" w:rsidRPr="00197164">
        <w:rPr>
          <w:rFonts w:ascii="Arial" w:eastAsiaTheme="minorEastAsia" w:hAnsi="Arial" w:cs="Arial"/>
          <w:sz w:val="22"/>
          <w:szCs w:val="22"/>
          <w:lang w:eastAsia="zh-CN"/>
        </w:rPr>
        <w:t>trade</w:t>
      </w:r>
      <w:r w:rsidR="003A1281" w:rsidRPr="00197164">
        <w:rPr>
          <w:rFonts w:ascii="Arial" w:eastAsiaTheme="minorEastAsia" w:hAnsi="Arial" w:cs="Arial"/>
          <w:sz w:val="22"/>
          <w:szCs w:val="22"/>
          <w:lang w:eastAsia="zh-CN"/>
        </w:rPr>
        <w:noBreakHyphen/>
        <w:t>off</w:t>
      </w:r>
      <w:r w:rsidR="001E1B2C" w:rsidRPr="00197164">
        <w:rPr>
          <w:rFonts w:ascii="Arial" w:eastAsiaTheme="minorEastAsia" w:hAnsi="Arial" w:cs="Arial"/>
          <w:sz w:val="22"/>
          <w:szCs w:val="22"/>
          <w:lang w:eastAsia="zh-CN"/>
        </w:rPr>
        <w:t xml:space="preserve"> has led to the </w:t>
      </w:r>
      <w:r w:rsidR="001E1B2C" w:rsidRPr="00197164">
        <w:rPr>
          <w:rFonts w:ascii="Arial" w:eastAsiaTheme="minorEastAsia" w:hAnsi="Arial" w:cs="Arial" w:hint="eastAsia"/>
          <w:sz w:val="22"/>
          <w:szCs w:val="22"/>
          <w:lang w:eastAsia="zh-CN"/>
        </w:rPr>
        <w:t>co</w:t>
      </w:r>
      <w:r w:rsidR="001E1B2C" w:rsidRPr="00197164">
        <w:rPr>
          <w:rFonts w:ascii="Arial" w:eastAsiaTheme="minorEastAsia" w:hAnsi="Arial" w:cs="Arial"/>
          <w:sz w:val="22"/>
          <w:szCs w:val="22"/>
          <w:lang w:eastAsia="zh-CN"/>
        </w:rPr>
        <w:t xml:space="preserve">existence of </w:t>
      </w:r>
      <w:r w:rsidR="007D2B59" w:rsidRPr="00197164">
        <w:rPr>
          <w:rFonts w:ascii="Arial" w:eastAsiaTheme="minorEastAsia" w:hAnsi="Arial" w:cs="Arial" w:hint="eastAsia"/>
          <w:sz w:val="22"/>
          <w:szCs w:val="22"/>
          <w:lang w:eastAsia="zh-CN"/>
        </w:rPr>
        <w:t xml:space="preserve">both </w:t>
      </w:r>
      <w:r w:rsidR="003B4525" w:rsidRPr="00197164">
        <w:rPr>
          <w:rFonts w:ascii="Arial" w:eastAsiaTheme="minorEastAsia" w:hAnsi="Arial" w:cs="Arial" w:hint="eastAsia"/>
          <w:sz w:val="22"/>
          <w:szCs w:val="22"/>
          <w:lang w:eastAsia="zh-CN"/>
        </w:rPr>
        <w:t>ATV</w:t>
      </w:r>
      <w:r w:rsidR="001E1B2C" w:rsidRPr="00197164">
        <w:rPr>
          <w:rFonts w:ascii="Arial" w:eastAsiaTheme="minorEastAsia" w:hAnsi="Arial" w:cs="Arial"/>
          <w:sz w:val="22"/>
          <w:szCs w:val="22"/>
          <w:lang w:eastAsia="zh-CN"/>
        </w:rPr>
        <w:t xml:space="preserve"> and </w:t>
      </w:r>
      <w:r w:rsidR="003B4525" w:rsidRPr="00197164">
        <w:rPr>
          <w:rFonts w:ascii="Arial" w:eastAsiaTheme="minorEastAsia" w:hAnsi="Arial" w:cs="Arial" w:hint="eastAsia"/>
          <w:sz w:val="22"/>
          <w:szCs w:val="22"/>
          <w:lang w:eastAsia="zh-CN"/>
        </w:rPr>
        <w:t>EBP</w:t>
      </w:r>
      <w:r w:rsidR="001E1B2C" w:rsidRPr="00197164">
        <w:rPr>
          <w:rFonts w:ascii="Arial" w:eastAsiaTheme="minorEastAsia" w:hAnsi="Arial" w:cs="Arial"/>
          <w:sz w:val="22"/>
          <w:szCs w:val="22"/>
          <w:lang w:eastAsia="zh-CN"/>
        </w:rPr>
        <w:t xml:space="preserve"> </w:t>
      </w:r>
      <w:r w:rsidR="001E1B2C" w:rsidRPr="00197164">
        <w:rPr>
          <w:rFonts w:ascii="Arial" w:eastAsiaTheme="minorEastAsia" w:hAnsi="Arial" w:cs="Arial" w:hint="eastAsia"/>
          <w:sz w:val="22"/>
          <w:szCs w:val="22"/>
          <w:lang w:eastAsia="zh-CN"/>
        </w:rPr>
        <w:t>routes</w:t>
      </w:r>
      <w:r w:rsidR="0083535E" w:rsidRPr="00197164">
        <w:rPr>
          <w:rFonts w:ascii="Arial" w:eastAsiaTheme="minorEastAsia" w:hAnsi="Arial" w:cs="Arial" w:hint="eastAsia"/>
          <w:sz w:val="22"/>
          <w:szCs w:val="22"/>
          <w:lang w:eastAsia="zh-CN"/>
        </w:rPr>
        <w:t xml:space="preserve"> in the market</w:t>
      </w:r>
      <w:r w:rsidR="001E1B2C" w:rsidRPr="00197164">
        <w:rPr>
          <w:rFonts w:ascii="Arial" w:eastAsiaTheme="minorEastAsia" w:hAnsi="Arial" w:cs="Arial"/>
          <w:sz w:val="22"/>
          <w:szCs w:val="22"/>
          <w:lang w:eastAsia="zh-CN"/>
        </w:rPr>
        <w:t>.</w:t>
      </w:r>
      <w:r w:rsidR="001E1B2C" w:rsidRPr="00197164">
        <w:rPr>
          <w:rFonts w:ascii="Arial" w:eastAsiaTheme="minorEastAsia" w:hAnsi="Arial" w:cs="Arial" w:hint="eastAsia"/>
          <w:sz w:val="22"/>
          <w:szCs w:val="22"/>
          <w:lang w:eastAsia="zh-CN"/>
        </w:rPr>
        <w:t xml:space="preserve"> </w:t>
      </w:r>
      <w:r w:rsidR="00E911D0" w:rsidRPr="00197164">
        <w:rPr>
          <w:rFonts w:ascii="Arial" w:eastAsiaTheme="minorEastAsia" w:hAnsi="Arial" w:cs="Arial"/>
          <w:b/>
          <w:sz w:val="22"/>
          <w:szCs w:val="22"/>
          <w:lang w:eastAsia="zh-CN"/>
        </w:rPr>
        <w:t>Supplementary Table</w:t>
      </w:r>
      <w:r w:rsidR="00CF0697" w:rsidRPr="00197164">
        <w:rPr>
          <w:rFonts w:ascii="Arial" w:eastAsiaTheme="minorEastAsia" w:hAnsi="Arial" w:cs="Arial"/>
          <w:b/>
          <w:sz w:val="22"/>
          <w:szCs w:val="22"/>
          <w:lang w:eastAsia="zh-CN"/>
        </w:rPr>
        <w:t>s</w:t>
      </w:r>
      <w:r w:rsidR="00E911D0" w:rsidRPr="00197164">
        <w:rPr>
          <w:rFonts w:ascii="Arial" w:eastAsiaTheme="minorEastAsia" w:hAnsi="Arial" w:cs="Arial"/>
          <w:b/>
          <w:sz w:val="22"/>
          <w:szCs w:val="22"/>
          <w:lang w:eastAsia="zh-CN"/>
        </w:rPr>
        <w:t> 3</w:t>
      </w:r>
      <w:r w:rsidR="00CF0697" w:rsidRPr="00197164">
        <w:rPr>
          <w:rFonts w:ascii="Arial" w:eastAsiaTheme="minorEastAsia" w:hAnsi="Arial" w:cs="Arial"/>
          <w:b/>
          <w:sz w:val="22"/>
          <w:szCs w:val="22"/>
          <w:lang w:eastAsia="zh-CN"/>
        </w:rPr>
        <w:t>–5</w:t>
      </w:r>
      <w:r w:rsidR="00E911D0" w:rsidRPr="00197164">
        <w:rPr>
          <w:rFonts w:ascii="Arial" w:eastAsiaTheme="minorEastAsia" w:hAnsi="Arial" w:cs="Arial"/>
          <w:sz w:val="22"/>
          <w:szCs w:val="22"/>
          <w:lang w:eastAsia="zh-CN"/>
        </w:rPr>
        <w:t xml:space="preserve"> pr</w:t>
      </w:r>
      <w:r w:rsidR="00CF0697" w:rsidRPr="00197164">
        <w:rPr>
          <w:rFonts w:ascii="Arial" w:eastAsiaTheme="minorEastAsia" w:hAnsi="Arial" w:cs="Arial"/>
          <w:sz w:val="22"/>
          <w:szCs w:val="22"/>
          <w:lang w:eastAsia="zh-CN"/>
        </w:rPr>
        <w:t>ovide</w:t>
      </w:r>
      <w:r w:rsidR="00E911D0" w:rsidRPr="00197164">
        <w:rPr>
          <w:rFonts w:ascii="Arial" w:eastAsiaTheme="minorEastAsia" w:hAnsi="Arial" w:cs="Arial"/>
          <w:sz w:val="22"/>
          <w:szCs w:val="22"/>
          <w:lang w:eastAsia="zh-CN"/>
        </w:rPr>
        <w:t xml:space="preserve"> the mass and energy balance, life cycle inventories, and feedstock and utilit</w:t>
      </w:r>
      <w:r w:rsidR="00CF0697" w:rsidRPr="00197164">
        <w:rPr>
          <w:rFonts w:ascii="Arial" w:eastAsiaTheme="minorEastAsia" w:hAnsi="Arial" w:cs="Arial"/>
          <w:sz w:val="22"/>
          <w:szCs w:val="22"/>
          <w:lang w:eastAsia="zh-CN"/>
        </w:rPr>
        <w:t>y prices, respectively, which were</w:t>
      </w:r>
      <w:r w:rsidR="00E911D0" w:rsidRPr="00197164">
        <w:rPr>
          <w:rFonts w:ascii="Arial" w:eastAsiaTheme="minorEastAsia" w:hAnsi="Arial" w:cs="Arial"/>
          <w:sz w:val="22"/>
          <w:szCs w:val="22"/>
          <w:lang w:eastAsia="zh-CN"/>
        </w:rPr>
        <w:t xml:space="preserve"> used to estimate </w:t>
      </w:r>
      <w:r w:rsidR="00CF0697" w:rsidRPr="00197164">
        <w:rPr>
          <w:rFonts w:ascii="Arial" w:eastAsiaTheme="minorEastAsia" w:hAnsi="Arial" w:cs="Arial"/>
          <w:sz w:val="22"/>
          <w:szCs w:val="22"/>
          <w:lang w:eastAsia="zh-CN"/>
        </w:rPr>
        <w:t xml:space="preserve">the </w:t>
      </w:r>
      <w:r w:rsidR="00E911D0" w:rsidRPr="00197164">
        <w:rPr>
          <w:rFonts w:ascii="Arial" w:eastAsiaTheme="minorEastAsia" w:hAnsi="Arial" w:cs="Arial"/>
          <w:sz w:val="22"/>
          <w:szCs w:val="22"/>
          <w:lang w:eastAsia="zh-CN"/>
        </w:rPr>
        <w:t xml:space="preserve">production costs </w:t>
      </w:r>
      <w:r w:rsidR="009D4E87" w:rsidRPr="00197164">
        <w:rPr>
          <w:rFonts w:ascii="Arial" w:eastAsiaTheme="minorEastAsia" w:hAnsi="Arial" w:cs="Arial"/>
          <w:sz w:val="22"/>
          <w:szCs w:val="22"/>
          <w:lang w:eastAsia="zh-CN"/>
        </w:rPr>
        <w:t xml:space="preserve">and climate change impacts </w:t>
      </w:r>
      <w:r w:rsidR="00CF0697" w:rsidRPr="00197164">
        <w:rPr>
          <w:rFonts w:ascii="Arial" w:eastAsiaTheme="minorEastAsia" w:hAnsi="Arial" w:cs="Arial"/>
          <w:sz w:val="22"/>
          <w:szCs w:val="22"/>
          <w:lang w:eastAsia="zh-CN"/>
        </w:rPr>
        <w:t>of</w:t>
      </w:r>
      <w:r w:rsidR="00E911D0" w:rsidRPr="00197164">
        <w:rPr>
          <w:rFonts w:ascii="Arial" w:eastAsiaTheme="minorEastAsia" w:hAnsi="Arial" w:cs="Arial"/>
          <w:sz w:val="22"/>
          <w:szCs w:val="22"/>
          <w:lang w:eastAsia="zh-CN"/>
        </w:rPr>
        <w:t xml:space="preserve"> VCM</w:t>
      </w:r>
      <w:r w:rsidR="00B10B13" w:rsidRPr="00197164">
        <w:rPr>
          <w:rFonts w:ascii="Arial" w:eastAsiaTheme="minorEastAsia" w:hAnsi="Arial" w:cs="Arial" w:hint="eastAsia"/>
          <w:sz w:val="22"/>
          <w:szCs w:val="22"/>
          <w:lang w:eastAsia="zh-CN"/>
        </w:rPr>
        <w:t>.</w:t>
      </w:r>
    </w:p>
    <w:p w14:paraId="06463A88" w14:textId="0AB94D40" w:rsidR="00EC262C" w:rsidRPr="00197164" w:rsidRDefault="00515817" w:rsidP="007D2B59">
      <w:pPr>
        <w:snapToGrid w:val="0"/>
        <w:spacing w:line="360" w:lineRule="auto"/>
        <w:ind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 xml:space="preserve">As </w:t>
      </w:r>
      <w:r w:rsidR="007D2B59" w:rsidRPr="00197164">
        <w:rPr>
          <w:rFonts w:ascii="Arial" w:eastAsiaTheme="minorEastAsia" w:hAnsi="Arial" w:cs="Arial" w:hint="eastAsia"/>
          <w:sz w:val="22"/>
          <w:szCs w:val="22"/>
          <w:lang w:eastAsia="zh-CN"/>
        </w:rPr>
        <w:t xml:space="preserve">the </w:t>
      </w:r>
      <w:r w:rsidRPr="00197164">
        <w:rPr>
          <w:rFonts w:ascii="Arial" w:eastAsiaTheme="minorEastAsia" w:hAnsi="Arial" w:cs="Arial" w:hint="eastAsia"/>
          <w:sz w:val="22"/>
          <w:szCs w:val="22"/>
          <w:lang w:eastAsia="zh-CN"/>
        </w:rPr>
        <w:t xml:space="preserve">chemical </w:t>
      </w:r>
      <w:r w:rsidRPr="00197164">
        <w:rPr>
          <w:rFonts w:ascii="Arial" w:eastAsiaTheme="minorEastAsia" w:hAnsi="Arial" w:cs="Arial"/>
          <w:sz w:val="22"/>
          <w:szCs w:val="22"/>
          <w:lang w:eastAsia="zh-CN"/>
        </w:rPr>
        <w:t>industry</w:t>
      </w:r>
      <w:r w:rsidR="007D2B59" w:rsidRPr="00197164">
        <w:rPr>
          <w:rFonts w:ascii="Arial" w:eastAsiaTheme="minorEastAsia" w:hAnsi="Arial" w:cs="Arial" w:hint="eastAsia"/>
          <w:sz w:val="22"/>
          <w:szCs w:val="22"/>
          <w:lang w:eastAsia="zh-CN"/>
        </w:rPr>
        <w:t xml:space="preserve"> moves towards sustainability</w:t>
      </w:r>
      <w:r w:rsidR="00EA7292" w:rsidRPr="00197164">
        <w:rPr>
          <w:rFonts w:ascii="Arial" w:eastAsiaTheme="minorEastAsia" w:hAnsi="Arial" w:cs="Arial" w:hint="eastAsia"/>
          <w:sz w:val="22"/>
          <w:szCs w:val="22"/>
          <w:lang w:eastAsia="zh-CN"/>
        </w:rPr>
        <w:t>, both</w:t>
      </w:r>
      <w:r w:rsidR="00EA7292" w:rsidRPr="00197164">
        <w:rPr>
          <w:rFonts w:ascii="Arial" w:eastAsiaTheme="minorEastAsia" w:hAnsi="Arial" w:cs="Arial"/>
          <w:sz w:val="22"/>
          <w:szCs w:val="22"/>
          <w:lang w:eastAsia="zh-CN"/>
        </w:rPr>
        <w:t xml:space="preserve"> </w:t>
      </w:r>
      <w:r w:rsidR="00167459" w:rsidRPr="00197164">
        <w:rPr>
          <w:rFonts w:ascii="Arial" w:eastAsiaTheme="minorEastAsia" w:hAnsi="Arial" w:cs="Arial" w:hint="eastAsia"/>
          <w:sz w:val="22"/>
          <w:szCs w:val="22"/>
          <w:lang w:eastAsia="zh-CN"/>
        </w:rPr>
        <w:t>ATV and EBP routes</w:t>
      </w:r>
      <w:r w:rsidR="001E1B2C" w:rsidRPr="00197164">
        <w:rPr>
          <w:rFonts w:ascii="Arial" w:eastAsiaTheme="minorEastAsia" w:hAnsi="Arial" w:cs="Arial" w:hint="eastAsia"/>
          <w:sz w:val="22"/>
          <w:szCs w:val="22"/>
          <w:lang w:eastAsia="zh-CN"/>
        </w:rPr>
        <w:t xml:space="preserve"> </w:t>
      </w:r>
      <w:r w:rsidR="005A3F0E" w:rsidRPr="00197164">
        <w:rPr>
          <w:rFonts w:ascii="Arial" w:eastAsiaTheme="minorEastAsia" w:hAnsi="Arial" w:cs="Arial" w:hint="eastAsia"/>
          <w:sz w:val="22"/>
          <w:szCs w:val="22"/>
          <w:lang w:eastAsia="zh-CN"/>
        </w:rPr>
        <w:t>must</w:t>
      </w:r>
      <w:r w:rsidR="001E1B2C" w:rsidRPr="00197164">
        <w:rPr>
          <w:rFonts w:ascii="Arial" w:eastAsiaTheme="minorEastAsia" w:hAnsi="Arial" w:cs="Arial" w:hint="eastAsia"/>
          <w:sz w:val="22"/>
          <w:szCs w:val="22"/>
          <w:lang w:eastAsia="zh-CN"/>
        </w:rPr>
        <w:t xml:space="preserve"> </w:t>
      </w:r>
      <w:r w:rsidR="005A3F0E" w:rsidRPr="00197164">
        <w:rPr>
          <w:rFonts w:ascii="Arial" w:eastAsiaTheme="minorEastAsia" w:hAnsi="Arial" w:cs="Arial" w:hint="eastAsia"/>
          <w:sz w:val="22"/>
          <w:szCs w:val="22"/>
          <w:lang w:eastAsia="zh-CN"/>
        </w:rPr>
        <w:t xml:space="preserve">explore </w:t>
      </w:r>
      <w:r w:rsidR="001E1B2C" w:rsidRPr="00197164">
        <w:rPr>
          <w:rFonts w:ascii="Arial" w:eastAsiaTheme="minorEastAsia" w:hAnsi="Arial" w:cs="Arial" w:hint="eastAsia"/>
          <w:sz w:val="22"/>
          <w:szCs w:val="22"/>
          <w:lang w:eastAsia="zh-CN"/>
        </w:rPr>
        <w:t xml:space="preserve">more environmentally friendly </w:t>
      </w:r>
      <w:r w:rsidR="005A3F0E" w:rsidRPr="00197164">
        <w:rPr>
          <w:rFonts w:ascii="Arial" w:eastAsiaTheme="minorEastAsia" w:hAnsi="Arial" w:cs="Arial" w:hint="eastAsia"/>
          <w:sz w:val="22"/>
          <w:szCs w:val="22"/>
          <w:lang w:eastAsia="zh-CN"/>
        </w:rPr>
        <w:t xml:space="preserve">alternatives, </w:t>
      </w:r>
      <w:r w:rsidR="008F7C11" w:rsidRPr="00197164">
        <w:rPr>
          <w:rFonts w:ascii="Arial" w:eastAsiaTheme="minorEastAsia" w:hAnsi="Arial" w:cs="Arial" w:hint="eastAsia"/>
          <w:sz w:val="22"/>
          <w:szCs w:val="22"/>
          <w:lang w:eastAsia="zh-CN"/>
        </w:rPr>
        <w:t xml:space="preserve">particularly </w:t>
      </w:r>
      <w:r w:rsidR="001533D3" w:rsidRPr="00197164">
        <w:rPr>
          <w:rFonts w:ascii="Arial" w:eastAsiaTheme="minorEastAsia" w:hAnsi="Arial" w:cs="Arial"/>
          <w:sz w:val="22"/>
          <w:szCs w:val="22"/>
          <w:lang w:eastAsia="zh-CN"/>
        </w:rPr>
        <w:t xml:space="preserve">for </w:t>
      </w:r>
      <w:r w:rsidR="008F7C11" w:rsidRPr="00197164">
        <w:rPr>
          <w:rFonts w:ascii="Arial" w:eastAsiaTheme="minorEastAsia" w:hAnsi="Arial" w:cs="Arial" w:hint="eastAsia"/>
          <w:sz w:val="22"/>
          <w:szCs w:val="22"/>
          <w:lang w:eastAsia="zh-CN"/>
        </w:rPr>
        <w:t xml:space="preserve">the </w:t>
      </w:r>
      <w:r w:rsidR="00167459" w:rsidRPr="00197164">
        <w:rPr>
          <w:rFonts w:ascii="Arial" w:eastAsiaTheme="minorEastAsia" w:hAnsi="Arial" w:cs="Arial" w:hint="eastAsia"/>
          <w:sz w:val="22"/>
          <w:szCs w:val="22"/>
          <w:lang w:eastAsia="zh-CN"/>
        </w:rPr>
        <w:t>ATV route</w:t>
      </w:r>
      <w:r w:rsidR="001E1B2C" w:rsidRPr="00197164">
        <w:rPr>
          <w:rFonts w:ascii="Arial" w:eastAsiaTheme="minorEastAsia" w:hAnsi="Arial" w:cs="Arial" w:hint="eastAsia"/>
          <w:sz w:val="22"/>
          <w:szCs w:val="22"/>
          <w:lang w:eastAsia="zh-CN"/>
        </w:rPr>
        <w:t xml:space="preserve">. </w:t>
      </w:r>
      <w:r w:rsidR="00202DC6">
        <w:rPr>
          <w:rFonts w:ascii="Arial" w:eastAsiaTheme="minorEastAsia" w:hAnsi="Arial" w:cs="Arial"/>
          <w:sz w:val="22"/>
          <w:szCs w:val="22"/>
          <w:lang w:eastAsia="zh-CN"/>
        </w:rPr>
        <w:t>For example, b</w:t>
      </w:r>
      <w:r w:rsidR="00202DC6" w:rsidRPr="00197164">
        <w:rPr>
          <w:rFonts w:ascii="Arial" w:eastAsiaTheme="minorEastAsia" w:hAnsi="Arial" w:cs="Arial"/>
          <w:sz w:val="22"/>
          <w:szCs w:val="22"/>
          <w:lang w:eastAsia="zh-CN"/>
        </w:rPr>
        <w:t xml:space="preserve">y </w:t>
      </w:r>
      <w:r w:rsidR="002A4325" w:rsidRPr="00197164">
        <w:rPr>
          <w:rFonts w:ascii="Arial" w:eastAsiaTheme="minorEastAsia" w:hAnsi="Arial" w:cs="Arial"/>
          <w:sz w:val="22"/>
          <w:szCs w:val="22"/>
          <w:lang w:eastAsia="zh-CN"/>
        </w:rPr>
        <w:t>utilizing biochar</w:t>
      </w:r>
      <w:r w:rsidR="002A4325" w:rsidRPr="00197164">
        <w:rPr>
          <w:rFonts w:ascii="Arial" w:eastAsiaTheme="minorEastAsia" w:hAnsi="Arial" w:cs="Arial"/>
          <w:sz w:val="22"/>
          <w:szCs w:val="22"/>
          <w:lang w:eastAsia="zh-CN"/>
        </w:rPr>
        <w:noBreakHyphen/>
        <w:t>based C</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H</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 xml:space="preserve"> and C</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H</w:t>
      </w:r>
      <w:r w:rsidR="002A4325" w:rsidRPr="00197164">
        <w:rPr>
          <w:rFonts w:ascii="Arial" w:eastAsiaTheme="minorEastAsia" w:hAnsi="Arial" w:cs="Arial"/>
          <w:sz w:val="22"/>
          <w:szCs w:val="22"/>
          <w:vertAlign w:val="subscript"/>
          <w:lang w:eastAsia="zh-CN"/>
        </w:rPr>
        <w:t>4</w:t>
      </w:r>
      <w:r w:rsidR="002A4325" w:rsidRPr="00197164">
        <w:rPr>
          <w:rFonts w:ascii="Arial" w:eastAsiaTheme="minorEastAsia" w:hAnsi="Arial" w:cs="Arial"/>
          <w:sz w:val="22"/>
          <w:szCs w:val="22"/>
          <w:lang w:eastAsia="zh-CN"/>
        </w:rPr>
        <w:t xml:space="preserve"> derived from the dehydration of bioethanol, a green scenario could emerge. The latter is already being deployed in countries like Brazil, using sugarcane as a sustainable feedstock. </w:t>
      </w:r>
      <w:r w:rsidR="00603185" w:rsidRPr="00197164">
        <w:rPr>
          <w:rFonts w:ascii="Arial" w:eastAsiaTheme="minorEastAsia" w:hAnsi="Arial" w:cs="Arial" w:hint="eastAsia"/>
          <w:sz w:val="22"/>
          <w:szCs w:val="22"/>
          <w:lang w:eastAsia="zh-CN"/>
        </w:rPr>
        <w:t>Interestingly</w:t>
      </w:r>
      <w:r w:rsidR="00AD5F11" w:rsidRPr="00197164">
        <w:rPr>
          <w:rFonts w:ascii="Arial" w:eastAsiaTheme="minorEastAsia" w:hAnsi="Arial" w:cs="Arial" w:hint="eastAsia"/>
          <w:sz w:val="22"/>
          <w:szCs w:val="22"/>
          <w:lang w:eastAsia="zh-CN"/>
        </w:rPr>
        <w:t xml:space="preserve">, </w:t>
      </w:r>
      <w:r w:rsidR="00AD5F11" w:rsidRPr="00197164">
        <w:rPr>
          <w:rFonts w:ascii="Arial" w:eastAsiaTheme="minorEastAsia" w:hAnsi="Arial" w:cs="Arial"/>
          <w:sz w:val="22"/>
          <w:szCs w:val="22"/>
          <w:lang w:eastAsia="zh-CN"/>
        </w:rPr>
        <w:t xml:space="preserve">the </w:t>
      </w:r>
      <w:r w:rsidR="00AD5F11" w:rsidRPr="00197164">
        <w:rPr>
          <w:rFonts w:ascii="Arial" w:eastAsiaTheme="minorEastAsia" w:hAnsi="Arial" w:cs="Arial" w:hint="eastAsia"/>
          <w:sz w:val="22"/>
          <w:szCs w:val="22"/>
          <w:lang w:eastAsia="zh-CN"/>
        </w:rPr>
        <w:t xml:space="preserve">cost of </w:t>
      </w:r>
      <w:r w:rsidR="000724A7" w:rsidRPr="00197164">
        <w:rPr>
          <w:rFonts w:ascii="Arial" w:eastAsiaTheme="minorEastAsia" w:hAnsi="Arial" w:cs="Arial"/>
          <w:sz w:val="22"/>
          <w:szCs w:val="22"/>
          <w:lang w:eastAsia="zh-CN"/>
        </w:rPr>
        <w:t>the</w:t>
      </w:r>
      <w:r w:rsidR="000724A7" w:rsidRPr="00197164">
        <w:rPr>
          <w:rFonts w:ascii="Arial" w:eastAsiaTheme="minorEastAsia" w:hAnsi="Arial" w:cs="Arial" w:hint="eastAsia"/>
          <w:sz w:val="22"/>
          <w:szCs w:val="22"/>
          <w:lang w:eastAsia="zh-CN"/>
        </w:rPr>
        <w:t xml:space="preserve"> </w:t>
      </w:r>
      <w:r w:rsidR="00AD5F11" w:rsidRPr="00197164">
        <w:rPr>
          <w:rFonts w:ascii="Arial" w:eastAsiaTheme="minorEastAsia" w:hAnsi="Arial" w:cs="Arial"/>
          <w:sz w:val="22"/>
          <w:szCs w:val="22"/>
          <w:lang w:eastAsia="zh-CN"/>
        </w:rPr>
        <w:t>biochar</w:t>
      </w:r>
      <w:r w:rsidR="00AD5F11" w:rsidRPr="00197164">
        <w:rPr>
          <w:rFonts w:ascii="Arial" w:eastAsiaTheme="minorEastAsia" w:hAnsi="Arial" w:cs="Arial"/>
          <w:sz w:val="22"/>
          <w:szCs w:val="22"/>
          <w:lang w:eastAsia="zh-CN"/>
        </w:rPr>
        <w:noBreakHyphen/>
        <w:t xml:space="preserve">based ATV route </w:t>
      </w:r>
      <w:r w:rsidR="00AD5F11" w:rsidRPr="00197164">
        <w:rPr>
          <w:rFonts w:ascii="Arial" w:eastAsiaTheme="minorEastAsia" w:hAnsi="Arial" w:cs="Arial" w:hint="eastAsia"/>
          <w:sz w:val="22"/>
          <w:szCs w:val="22"/>
          <w:lang w:eastAsia="zh-CN"/>
        </w:rPr>
        <w:t xml:space="preserve">only slightly increases to </w:t>
      </w:r>
      <w:r w:rsidR="00AD5F11" w:rsidRPr="00197164">
        <w:rPr>
          <w:rFonts w:ascii="Arial" w:eastAsiaTheme="minorEastAsia" w:hAnsi="Arial" w:cs="Arial"/>
          <w:sz w:val="22"/>
          <w:szCs w:val="22"/>
          <w:lang w:eastAsia="zh-CN"/>
        </w:rPr>
        <w:t>0.8 USD kg</w:t>
      </w:r>
      <w:r w:rsidR="00AD5F11" w:rsidRPr="00197164">
        <w:rPr>
          <w:rFonts w:ascii="Arial" w:eastAsiaTheme="minorEastAsia" w:hAnsi="Arial" w:cs="Arial"/>
          <w:sz w:val="22"/>
          <w:szCs w:val="22"/>
          <w:vertAlign w:val="superscript"/>
          <w:lang w:eastAsia="zh-CN"/>
        </w:rPr>
        <w:t>–1</w:t>
      </w:r>
      <w:r w:rsidR="009B1FED" w:rsidRPr="00197164">
        <w:rPr>
          <w:rFonts w:ascii="Arial" w:eastAsiaTheme="minorEastAsia" w:hAnsi="Arial" w:cs="Arial"/>
          <w:sz w:val="22"/>
          <w:szCs w:val="22"/>
          <w:lang w:eastAsia="zh-CN"/>
        </w:rPr>
        <w:t xml:space="preserve"> when considering </w:t>
      </w:r>
      <w:r w:rsidR="00615E50" w:rsidRPr="00197164">
        <w:rPr>
          <w:rFonts w:ascii="Arial" w:eastAsiaTheme="minorEastAsia" w:hAnsi="Arial" w:cs="Arial"/>
          <w:sz w:val="22"/>
          <w:szCs w:val="22"/>
          <w:lang w:eastAsia="zh-CN"/>
        </w:rPr>
        <w:t>poplar</w:t>
      </w:r>
      <w:r w:rsidR="009B1FED" w:rsidRPr="00197164">
        <w:rPr>
          <w:rFonts w:ascii="Arial" w:eastAsiaTheme="minorEastAsia" w:hAnsi="Arial" w:cs="Arial"/>
          <w:sz w:val="22"/>
          <w:szCs w:val="22"/>
          <w:lang w:eastAsia="zh-CN"/>
        </w:rPr>
        <w:t xml:space="preserve"> as biomass source,</w:t>
      </w:r>
      <w:r w:rsidR="00AD5F11" w:rsidRPr="00197164">
        <w:rPr>
          <w:rFonts w:ascii="Arial" w:eastAsiaTheme="minorEastAsia" w:hAnsi="Arial" w:cs="Arial"/>
          <w:sz w:val="22"/>
          <w:szCs w:val="22"/>
          <w:lang w:eastAsia="zh-CN"/>
        </w:rPr>
        <w:t xml:space="preserve"> </w:t>
      </w:r>
      <w:r w:rsidR="00D47A7C" w:rsidRPr="00197164">
        <w:rPr>
          <w:rFonts w:ascii="Arial" w:eastAsiaTheme="minorEastAsia" w:hAnsi="Arial" w:cs="Arial" w:hint="eastAsia"/>
          <w:sz w:val="22"/>
          <w:szCs w:val="22"/>
          <w:lang w:eastAsia="zh-CN"/>
        </w:rPr>
        <w:t xml:space="preserve">while the cost of </w:t>
      </w:r>
      <w:r w:rsidR="00D47A7C" w:rsidRPr="00197164">
        <w:rPr>
          <w:rFonts w:ascii="Arial" w:eastAsiaTheme="minorEastAsia" w:hAnsi="Arial" w:cs="Arial"/>
          <w:sz w:val="22"/>
          <w:szCs w:val="22"/>
          <w:lang w:eastAsia="zh-CN"/>
        </w:rPr>
        <w:t>bioethanol</w:t>
      </w:r>
      <w:r w:rsidR="00D47A7C" w:rsidRPr="00197164">
        <w:rPr>
          <w:rFonts w:ascii="Arial" w:eastAsiaTheme="minorEastAsia" w:hAnsi="Arial" w:cs="Arial"/>
          <w:sz w:val="22"/>
          <w:szCs w:val="22"/>
          <w:lang w:eastAsia="zh-CN"/>
        </w:rPr>
        <w:noBreakHyphen/>
        <w:t xml:space="preserve">based EBP process </w:t>
      </w:r>
      <w:r w:rsidR="000724A7" w:rsidRPr="00197164">
        <w:rPr>
          <w:rFonts w:ascii="Arial" w:eastAsiaTheme="minorEastAsia" w:hAnsi="Arial" w:cs="Arial" w:hint="eastAsia"/>
          <w:sz w:val="22"/>
          <w:szCs w:val="22"/>
          <w:lang w:eastAsia="zh-CN"/>
        </w:rPr>
        <w:t xml:space="preserve">rises </w:t>
      </w:r>
      <w:r w:rsidR="00D47A7C" w:rsidRPr="00197164">
        <w:rPr>
          <w:rFonts w:ascii="Arial" w:eastAsiaTheme="minorEastAsia" w:hAnsi="Arial" w:cs="Arial" w:hint="eastAsia"/>
          <w:sz w:val="22"/>
          <w:szCs w:val="22"/>
          <w:lang w:eastAsia="zh-CN"/>
        </w:rPr>
        <w:t>significantly</w:t>
      </w:r>
      <w:r w:rsidR="000724A7" w:rsidRPr="00197164">
        <w:rPr>
          <w:rFonts w:ascii="Arial" w:eastAsiaTheme="minorEastAsia" w:hAnsi="Arial" w:cs="Arial" w:hint="eastAsia"/>
          <w:sz w:val="22"/>
          <w:szCs w:val="22"/>
          <w:lang w:eastAsia="zh-CN"/>
        </w:rPr>
        <w:t xml:space="preserve"> </w:t>
      </w:r>
      <w:r w:rsidR="00D47A7C" w:rsidRPr="00197164">
        <w:rPr>
          <w:rFonts w:ascii="Arial" w:eastAsiaTheme="minorEastAsia" w:hAnsi="Arial" w:cs="Arial" w:hint="eastAsia"/>
          <w:sz w:val="22"/>
          <w:szCs w:val="22"/>
          <w:lang w:eastAsia="zh-CN"/>
        </w:rPr>
        <w:t>t</w:t>
      </w:r>
      <w:r w:rsidR="00AD5F11" w:rsidRPr="00197164">
        <w:rPr>
          <w:rFonts w:ascii="Arial" w:eastAsiaTheme="minorEastAsia" w:hAnsi="Arial" w:cs="Arial"/>
          <w:sz w:val="22"/>
          <w:szCs w:val="22"/>
          <w:lang w:eastAsia="zh-CN"/>
        </w:rPr>
        <w:t>o 2.3 USD kg</w:t>
      </w:r>
      <w:r w:rsidR="00AD5F11" w:rsidRPr="00197164">
        <w:rPr>
          <w:rFonts w:ascii="Arial" w:eastAsiaTheme="minorEastAsia" w:hAnsi="Arial" w:cs="Arial"/>
          <w:sz w:val="22"/>
          <w:szCs w:val="22"/>
          <w:vertAlign w:val="superscript"/>
          <w:lang w:eastAsia="zh-CN"/>
        </w:rPr>
        <w:t>–1</w:t>
      </w:r>
      <w:r w:rsidR="00504286" w:rsidRPr="00197164">
        <w:rPr>
          <w:rFonts w:ascii="Arial" w:eastAsiaTheme="minorEastAsia" w:hAnsi="Arial" w:cs="Arial" w:hint="eastAsia"/>
          <w:sz w:val="22"/>
          <w:szCs w:val="22"/>
          <w:lang w:eastAsia="zh-CN"/>
        </w:rPr>
        <w:t xml:space="preserve"> (</w:t>
      </w:r>
      <w:r w:rsidR="00504286" w:rsidRPr="00197164">
        <w:rPr>
          <w:rFonts w:ascii="Arial" w:eastAsiaTheme="minorEastAsia" w:hAnsi="Arial" w:cs="Arial"/>
          <w:b/>
          <w:sz w:val="22"/>
          <w:szCs w:val="22"/>
          <w:lang w:eastAsia="zh-CN"/>
        </w:rPr>
        <w:t>Fig. </w:t>
      </w:r>
      <w:r w:rsidR="00745E38" w:rsidRPr="00197164">
        <w:rPr>
          <w:rFonts w:ascii="Arial" w:eastAsiaTheme="minorEastAsia" w:hAnsi="Arial" w:cs="Arial" w:hint="eastAsia"/>
          <w:b/>
          <w:sz w:val="22"/>
          <w:szCs w:val="22"/>
          <w:lang w:eastAsia="zh-CN"/>
        </w:rPr>
        <w:t>5</w:t>
      </w:r>
      <w:r w:rsidR="00745E38" w:rsidRPr="00197164">
        <w:rPr>
          <w:rFonts w:ascii="Arial" w:eastAsiaTheme="minorEastAsia" w:hAnsi="Arial" w:cs="Arial"/>
          <w:b/>
          <w:sz w:val="22"/>
          <w:szCs w:val="22"/>
          <w:lang w:eastAsia="zh-CN"/>
        </w:rPr>
        <w:t>a</w:t>
      </w:r>
      <w:r w:rsidR="00504286" w:rsidRPr="00197164">
        <w:rPr>
          <w:rFonts w:ascii="Arial" w:eastAsiaTheme="minorEastAsia" w:hAnsi="Arial" w:cs="Arial" w:hint="eastAsia"/>
          <w:sz w:val="22"/>
          <w:szCs w:val="22"/>
          <w:lang w:eastAsia="zh-CN"/>
        </w:rPr>
        <w:t>)</w:t>
      </w:r>
      <w:r w:rsidR="009B1FED" w:rsidRPr="00197164">
        <w:rPr>
          <w:rFonts w:ascii="Arial" w:eastAsiaTheme="minorEastAsia" w:hAnsi="Arial" w:cs="Arial"/>
          <w:sz w:val="22"/>
          <w:szCs w:val="22"/>
          <w:lang w:eastAsia="zh-CN"/>
        </w:rPr>
        <w:t xml:space="preserve">, considering </w:t>
      </w:r>
      <w:r w:rsidR="00615E50" w:rsidRPr="00197164">
        <w:rPr>
          <w:rFonts w:ascii="Arial" w:eastAsiaTheme="minorEastAsia" w:hAnsi="Arial" w:cs="Arial"/>
          <w:sz w:val="22"/>
          <w:szCs w:val="22"/>
          <w:lang w:eastAsia="zh-CN"/>
        </w:rPr>
        <w:t>corn stover</w:t>
      </w:r>
      <w:r w:rsidR="009B1FED" w:rsidRPr="00197164">
        <w:rPr>
          <w:rFonts w:ascii="Arial" w:eastAsiaTheme="minorEastAsia" w:hAnsi="Arial" w:cs="Arial"/>
          <w:sz w:val="22"/>
          <w:szCs w:val="22"/>
          <w:lang w:eastAsia="zh-CN"/>
        </w:rPr>
        <w:t xml:space="preserve"> as </w:t>
      </w:r>
      <w:r w:rsidR="002208C1">
        <w:rPr>
          <w:rFonts w:ascii="Arial" w:eastAsiaTheme="minorEastAsia" w:hAnsi="Arial" w:cs="Arial"/>
          <w:sz w:val="22"/>
          <w:szCs w:val="22"/>
          <w:lang w:eastAsia="zh-CN"/>
        </w:rPr>
        <w:t xml:space="preserve">a </w:t>
      </w:r>
      <w:r w:rsidR="009B1FED" w:rsidRPr="00197164">
        <w:rPr>
          <w:rFonts w:ascii="Arial" w:eastAsiaTheme="minorEastAsia" w:hAnsi="Arial" w:cs="Arial"/>
          <w:sz w:val="22"/>
          <w:szCs w:val="22"/>
          <w:lang w:eastAsia="zh-CN"/>
        </w:rPr>
        <w:t>feedstock</w:t>
      </w:r>
      <w:r w:rsidR="00F74A97">
        <w:rPr>
          <w:rFonts w:ascii="Arial" w:eastAsiaTheme="minorEastAsia" w:hAnsi="Arial" w:cs="Arial"/>
          <w:sz w:val="22"/>
          <w:szCs w:val="22"/>
          <w:lang w:eastAsia="zh-CN"/>
        </w:rPr>
        <w:t xml:space="preserve">, </w:t>
      </w:r>
      <w:r w:rsidR="00173451">
        <w:rPr>
          <w:rFonts w:ascii="Arial" w:eastAsiaTheme="minorEastAsia" w:hAnsi="Arial" w:cs="Arial"/>
          <w:sz w:val="22"/>
          <w:szCs w:val="22"/>
          <w:lang w:eastAsia="zh-CN"/>
        </w:rPr>
        <w:t>all else being equal</w:t>
      </w:r>
      <w:r w:rsidR="00504286" w:rsidRPr="00197164">
        <w:rPr>
          <w:rFonts w:ascii="Arial" w:eastAsiaTheme="minorEastAsia" w:hAnsi="Arial" w:cs="Arial" w:hint="eastAsia"/>
          <w:sz w:val="22"/>
          <w:szCs w:val="22"/>
          <w:lang w:eastAsia="zh-CN"/>
        </w:rPr>
        <w:t>.</w:t>
      </w:r>
      <w:r w:rsidR="00D47A7C" w:rsidRPr="00197164">
        <w:rPr>
          <w:rFonts w:ascii="Arial" w:eastAsiaTheme="minorEastAsia" w:hAnsi="Arial" w:cs="Arial" w:hint="eastAsia"/>
          <w:sz w:val="22"/>
          <w:szCs w:val="22"/>
          <w:lang w:eastAsia="zh-CN"/>
        </w:rPr>
        <w:t xml:space="preserve"> </w:t>
      </w:r>
      <w:r w:rsidR="00504286" w:rsidRPr="00197164">
        <w:rPr>
          <w:rFonts w:ascii="Arial" w:eastAsiaTheme="minorEastAsia" w:hAnsi="Arial" w:cs="Arial" w:hint="eastAsia"/>
          <w:sz w:val="22"/>
          <w:szCs w:val="22"/>
          <w:lang w:eastAsia="zh-CN"/>
        </w:rPr>
        <w:t>Although the</w:t>
      </w:r>
      <w:r w:rsidR="00504286" w:rsidRPr="00197164">
        <w:rPr>
          <w:rFonts w:ascii="Arial" w:eastAsiaTheme="minorEastAsia" w:hAnsi="Arial" w:cs="Arial"/>
          <w:sz w:val="22"/>
          <w:szCs w:val="22"/>
          <w:lang w:eastAsia="zh-CN"/>
        </w:rPr>
        <w:t xml:space="preserve"> climate change impacts in the </w:t>
      </w:r>
      <w:r w:rsidR="00504286" w:rsidRPr="00197164">
        <w:rPr>
          <w:rFonts w:ascii="Arial" w:eastAsiaTheme="minorEastAsia" w:hAnsi="Arial" w:cs="Arial" w:hint="eastAsia"/>
          <w:sz w:val="22"/>
          <w:szCs w:val="22"/>
          <w:lang w:eastAsia="zh-CN"/>
        </w:rPr>
        <w:t xml:space="preserve">green </w:t>
      </w:r>
      <w:r w:rsidR="00504286" w:rsidRPr="00197164">
        <w:rPr>
          <w:rFonts w:ascii="Arial" w:eastAsiaTheme="minorEastAsia" w:hAnsi="Arial" w:cs="Arial"/>
          <w:sz w:val="22"/>
          <w:szCs w:val="22"/>
          <w:lang w:eastAsia="zh-CN"/>
        </w:rPr>
        <w:t>scenario</w:t>
      </w:r>
      <w:r w:rsidR="00504286" w:rsidRPr="00197164">
        <w:rPr>
          <w:rFonts w:ascii="Arial" w:eastAsiaTheme="minorEastAsia" w:hAnsi="Arial" w:cs="Arial" w:hint="eastAsia"/>
          <w:sz w:val="22"/>
          <w:szCs w:val="22"/>
          <w:lang w:eastAsia="zh-CN"/>
        </w:rPr>
        <w:t xml:space="preserve"> </w:t>
      </w:r>
      <w:r w:rsidR="000724A7" w:rsidRPr="00197164">
        <w:rPr>
          <w:rFonts w:ascii="Arial" w:eastAsiaTheme="minorEastAsia" w:hAnsi="Arial" w:cs="Arial" w:hint="eastAsia"/>
          <w:sz w:val="22"/>
          <w:szCs w:val="22"/>
          <w:lang w:eastAsia="zh-CN"/>
        </w:rPr>
        <w:t xml:space="preserve">remain higher for the </w:t>
      </w:r>
      <w:r w:rsidR="00504286" w:rsidRPr="00197164">
        <w:rPr>
          <w:rFonts w:ascii="Arial" w:eastAsiaTheme="minorEastAsia" w:hAnsi="Arial" w:cs="Arial" w:hint="eastAsia"/>
          <w:sz w:val="22"/>
          <w:szCs w:val="22"/>
          <w:lang w:eastAsia="zh-CN"/>
        </w:rPr>
        <w:t xml:space="preserve">ATV </w:t>
      </w:r>
      <w:r w:rsidR="000724A7" w:rsidRPr="00197164">
        <w:rPr>
          <w:rFonts w:ascii="Arial" w:eastAsiaTheme="minorEastAsia" w:hAnsi="Arial" w:cs="Arial" w:hint="eastAsia"/>
          <w:sz w:val="22"/>
          <w:szCs w:val="22"/>
          <w:lang w:eastAsia="zh-CN"/>
        </w:rPr>
        <w:t xml:space="preserve">compared to the </w:t>
      </w:r>
      <w:r w:rsidR="00504286" w:rsidRPr="00197164">
        <w:rPr>
          <w:rFonts w:ascii="Arial" w:eastAsiaTheme="minorEastAsia" w:hAnsi="Arial" w:cs="Arial" w:hint="eastAsia"/>
          <w:sz w:val="22"/>
          <w:szCs w:val="22"/>
          <w:lang w:eastAsia="zh-CN"/>
        </w:rPr>
        <w:t>EBP route (</w:t>
      </w:r>
      <w:r w:rsidR="00504286" w:rsidRPr="00197164">
        <w:rPr>
          <w:rFonts w:ascii="Arial" w:eastAsiaTheme="minorEastAsia" w:hAnsi="Arial" w:cs="Arial"/>
          <w:sz w:val="22"/>
          <w:szCs w:val="22"/>
          <w:lang w:eastAsia="zh-CN"/>
        </w:rPr>
        <w:t>1.7 vs. 0.8 kg CO</w:t>
      </w:r>
      <w:r w:rsidR="00504286" w:rsidRPr="00197164">
        <w:rPr>
          <w:rFonts w:ascii="Arial" w:eastAsiaTheme="minorEastAsia" w:hAnsi="Arial" w:cs="Arial"/>
          <w:sz w:val="22"/>
          <w:szCs w:val="22"/>
          <w:vertAlign w:val="subscript"/>
          <w:lang w:eastAsia="zh-CN"/>
        </w:rPr>
        <w:t>2</w:t>
      </w:r>
      <w:r w:rsidR="00504286" w:rsidRPr="00197164">
        <w:rPr>
          <w:rFonts w:ascii="Arial" w:eastAsiaTheme="minorEastAsia" w:hAnsi="Arial" w:cs="Arial"/>
          <w:sz w:val="22"/>
          <w:szCs w:val="22"/>
          <w:lang w:eastAsia="zh-CN"/>
        </w:rPr>
        <w:noBreakHyphen/>
        <w:t>eq kg</w:t>
      </w:r>
      <w:r w:rsidR="00504286" w:rsidRPr="00197164">
        <w:rPr>
          <w:rFonts w:ascii="Arial" w:eastAsiaTheme="minorEastAsia" w:hAnsi="Arial" w:cs="Arial"/>
          <w:sz w:val="22"/>
          <w:szCs w:val="22"/>
          <w:vertAlign w:val="superscript"/>
          <w:lang w:eastAsia="zh-CN"/>
        </w:rPr>
        <w:t>–1</w:t>
      </w:r>
      <w:r w:rsidR="00504286" w:rsidRPr="00197164">
        <w:rPr>
          <w:rFonts w:ascii="Arial" w:eastAsiaTheme="minorEastAsia" w:hAnsi="Arial" w:cs="Arial" w:hint="eastAsia"/>
          <w:sz w:val="22"/>
          <w:szCs w:val="22"/>
          <w:lang w:eastAsia="zh-CN"/>
        </w:rPr>
        <w:t>), both routes show a significant</w:t>
      </w:r>
      <w:r w:rsidR="000562EE" w:rsidRPr="00197164">
        <w:rPr>
          <w:rFonts w:ascii="Arial" w:eastAsiaTheme="minorEastAsia" w:hAnsi="Arial" w:cs="Arial" w:hint="eastAsia"/>
          <w:sz w:val="22"/>
          <w:szCs w:val="22"/>
          <w:lang w:eastAsia="zh-CN"/>
        </w:rPr>
        <w:t xml:space="preserve"> reduction </w:t>
      </w:r>
      <w:r w:rsidR="00504286" w:rsidRPr="00197164">
        <w:rPr>
          <w:rFonts w:ascii="Arial" w:eastAsiaTheme="minorEastAsia" w:hAnsi="Arial" w:cs="Arial" w:hint="eastAsia"/>
          <w:sz w:val="22"/>
          <w:szCs w:val="22"/>
          <w:lang w:eastAsia="zh-CN"/>
        </w:rPr>
        <w:t xml:space="preserve">in carbon footprint </w:t>
      </w:r>
      <w:r w:rsidR="000562EE" w:rsidRPr="00197164">
        <w:rPr>
          <w:rFonts w:ascii="Arial" w:eastAsiaTheme="minorEastAsia" w:hAnsi="Arial" w:cs="Arial" w:hint="eastAsia"/>
          <w:sz w:val="22"/>
          <w:szCs w:val="22"/>
          <w:lang w:eastAsia="zh-CN"/>
        </w:rPr>
        <w:t xml:space="preserve">simply by </w:t>
      </w:r>
      <w:r w:rsidR="00504286" w:rsidRPr="00197164">
        <w:rPr>
          <w:rFonts w:ascii="Arial" w:eastAsiaTheme="minorEastAsia" w:hAnsi="Arial" w:cs="Arial" w:hint="eastAsia"/>
          <w:sz w:val="22"/>
          <w:szCs w:val="22"/>
          <w:lang w:eastAsia="zh-CN"/>
        </w:rPr>
        <w:t xml:space="preserve">replacing the feedstocks. </w:t>
      </w:r>
      <w:r w:rsidR="003D270E" w:rsidRPr="00197164">
        <w:rPr>
          <w:rFonts w:ascii="Arial" w:eastAsiaTheme="minorEastAsia" w:hAnsi="Arial" w:cs="Arial" w:hint="eastAsia"/>
          <w:sz w:val="22"/>
          <w:szCs w:val="22"/>
          <w:lang w:eastAsia="zh-CN"/>
        </w:rPr>
        <w:t>Notably</w:t>
      </w:r>
      <w:r w:rsidR="00504286" w:rsidRPr="00197164">
        <w:rPr>
          <w:rFonts w:ascii="Arial" w:eastAsiaTheme="minorEastAsia" w:hAnsi="Arial" w:cs="Arial" w:hint="eastAsia"/>
          <w:sz w:val="22"/>
          <w:szCs w:val="22"/>
          <w:lang w:eastAsia="zh-CN"/>
        </w:rPr>
        <w:t xml:space="preserve">, compared to </w:t>
      </w:r>
      <w:r w:rsidR="00746795" w:rsidRPr="00197164">
        <w:rPr>
          <w:rFonts w:ascii="Arial" w:eastAsiaTheme="minorEastAsia" w:hAnsi="Arial" w:cs="Arial" w:hint="eastAsia"/>
          <w:sz w:val="22"/>
          <w:szCs w:val="22"/>
          <w:lang w:eastAsia="zh-CN"/>
        </w:rPr>
        <w:t xml:space="preserve">the </w:t>
      </w:r>
      <w:r w:rsidR="00504286" w:rsidRPr="00197164">
        <w:rPr>
          <w:rFonts w:ascii="Arial" w:eastAsiaTheme="minorEastAsia" w:hAnsi="Arial" w:cs="Arial" w:hint="eastAsia"/>
          <w:sz w:val="22"/>
          <w:szCs w:val="22"/>
          <w:lang w:eastAsia="zh-CN"/>
        </w:rPr>
        <w:t>fossil</w:t>
      </w:r>
      <w:r w:rsidR="00504286" w:rsidRPr="00197164">
        <w:rPr>
          <w:rFonts w:ascii="Arial" w:eastAsiaTheme="minorEastAsia" w:hAnsi="Arial" w:cs="Arial"/>
          <w:sz w:val="22"/>
          <w:szCs w:val="22"/>
          <w:lang w:eastAsia="zh-CN"/>
        </w:rPr>
        <w:noBreakHyphen/>
        <w:t xml:space="preserve">based </w:t>
      </w:r>
      <w:r w:rsidR="003D270E" w:rsidRPr="00197164">
        <w:rPr>
          <w:rFonts w:ascii="Arial" w:eastAsiaTheme="minorEastAsia" w:hAnsi="Arial" w:cs="Arial" w:hint="eastAsia"/>
          <w:sz w:val="22"/>
          <w:szCs w:val="22"/>
          <w:lang w:eastAsia="zh-CN"/>
        </w:rPr>
        <w:t>EBP</w:t>
      </w:r>
      <w:r w:rsidR="00504286" w:rsidRPr="00197164">
        <w:rPr>
          <w:rFonts w:ascii="Arial" w:eastAsiaTheme="minorEastAsia" w:hAnsi="Arial" w:cs="Arial" w:hint="eastAsia"/>
          <w:sz w:val="22"/>
          <w:szCs w:val="22"/>
          <w:lang w:eastAsia="zh-CN"/>
        </w:rPr>
        <w:t xml:space="preserve"> route,</w:t>
      </w:r>
      <w:r w:rsidR="003D270E" w:rsidRPr="00197164">
        <w:rPr>
          <w:rFonts w:ascii="Arial" w:eastAsiaTheme="minorEastAsia" w:hAnsi="Arial" w:cs="Arial"/>
          <w:sz w:val="22"/>
          <w:szCs w:val="22"/>
          <w:lang w:eastAsia="zh-CN"/>
        </w:rPr>
        <w:t xml:space="preserve"> </w:t>
      </w:r>
      <w:r w:rsidR="00746795" w:rsidRPr="00197164">
        <w:rPr>
          <w:rFonts w:ascii="Arial" w:eastAsiaTheme="minorEastAsia" w:hAnsi="Arial" w:cs="Arial" w:hint="eastAsia"/>
          <w:sz w:val="22"/>
          <w:szCs w:val="22"/>
          <w:lang w:eastAsia="zh-CN"/>
        </w:rPr>
        <w:t xml:space="preserve">the </w:t>
      </w:r>
      <w:r w:rsidR="003D270E" w:rsidRPr="00197164">
        <w:rPr>
          <w:rFonts w:ascii="Arial" w:eastAsiaTheme="minorEastAsia" w:hAnsi="Arial" w:cs="Arial"/>
          <w:sz w:val="22"/>
          <w:szCs w:val="22"/>
          <w:lang w:eastAsia="zh-CN"/>
        </w:rPr>
        <w:t>biochar</w:t>
      </w:r>
      <w:r w:rsidR="003D270E" w:rsidRPr="00197164">
        <w:rPr>
          <w:rFonts w:ascii="Arial" w:eastAsiaTheme="minorEastAsia" w:hAnsi="Arial" w:cs="Arial"/>
          <w:sz w:val="22"/>
          <w:szCs w:val="22"/>
          <w:lang w:eastAsia="zh-CN"/>
        </w:rPr>
        <w:noBreakHyphen/>
        <w:t xml:space="preserve">based </w:t>
      </w:r>
      <w:r w:rsidR="003D270E" w:rsidRPr="00197164">
        <w:rPr>
          <w:rFonts w:ascii="Arial" w:eastAsiaTheme="minorEastAsia" w:hAnsi="Arial" w:cs="Arial" w:hint="eastAsia"/>
          <w:sz w:val="22"/>
          <w:szCs w:val="22"/>
          <w:lang w:eastAsia="zh-CN"/>
        </w:rPr>
        <w:t xml:space="preserve">ATV route </w:t>
      </w:r>
      <w:r w:rsidR="00746795" w:rsidRPr="00197164">
        <w:rPr>
          <w:rFonts w:ascii="Arial" w:eastAsiaTheme="minorEastAsia" w:hAnsi="Arial" w:cs="Arial" w:hint="eastAsia"/>
          <w:sz w:val="22"/>
          <w:szCs w:val="22"/>
          <w:lang w:eastAsia="zh-CN"/>
        </w:rPr>
        <w:t xml:space="preserve">exhibits </w:t>
      </w:r>
      <w:r w:rsidR="003D270E" w:rsidRPr="00197164">
        <w:rPr>
          <w:rFonts w:ascii="Arial" w:eastAsiaTheme="minorEastAsia" w:hAnsi="Arial" w:cs="Arial" w:hint="eastAsia"/>
          <w:sz w:val="22"/>
          <w:szCs w:val="22"/>
          <w:lang w:eastAsia="zh-CN"/>
        </w:rPr>
        <w:t>lower cost</w:t>
      </w:r>
      <w:r w:rsidR="00746795" w:rsidRPr="00197164">
        <w:rPr>
          <w:rFonts w:ascii="Arial" w:eastAsiaTheme="minorEastAsia" w:hAnsi="Arial" w:cs="Arial" w:hint="eastAsia"/>
          <w:sz w:val="22"/>
          <w:szCs w:val="22"/>
          <w:lang w:eastAsia="zh-CN"/>
        </w:rPr>
        <w:t>s</w:t>
      </w:r>
      <w:r w:rsidR="003D270E" w:rsidRPr="00197164">
        <w:rPr>
          <w:rFonts w:ascii="Arial" w:eastAsiaTheme="minorEastAsia" w:hAnsi="Arial" w:cs="Arial" w:hint="eastAsia"/>
          <w:sz w:val="22"/>
          <w:szCs w:val="22"/>
          <w:lang w:eastAsia="zh-CN"/>
        </w:rPr>
        <w:t xml:space="preserve"> and </w:t>
      </w:r>
      <w:r w:rsidR="00746795" w:rsidRPr="00197164">
        <w:rPr>
          <w:rFonts w:ascii="Arial" w:eastAsiaTheme="minorEastAsia" w:hAnsi="Arial" w:cs="Arial"/>
          <w:sz w:val="22"/>
          <w:szCs w:val="22"/>
          <w:lang w:eastAsia="zh-CN"/>
        </w:rPr>
        <w:t>reduced</w:t>
      </w:r>
      <w:r w:rsidR="003D270E" w:rsidRPr="00197164">
        <w:rPr>
          <w:rFonts w:ascii="Arial" w:eastAsiaTheme="minorEastAsia" w:hAnsi="Arial" w:cs="Arial" w:hint="eastAsia"/>
          <w:sz w:val="22"/>
          <w:szCs w:val="22"/>
          <w:lang w:eastAsia="zh-CN"/>
        </w:rPr>
        <w:t xml:space="preserve"> </w:t>
      </w:r>
      <w:r w:rsidR="003D270E" w:rsidRPr="00197164">
        <w:rPr>
          <w:rFonts w:ascii="Arial" w:eastAsiaTheme="minorEastAsia" w:hAnsi="Arial" w:cs="Arial"/>
          <w:sz w:val="22"/>
          <w:szCs w:val="22"/>
          <w:lang w:eastAsia="zh-CN"/>
        </w:rPr>
        <w:t>climate change impacts</w:t>
      </w:r>
      <w:r w:rsidR="00504286" w:rsidRPr="00197164">
        <w:rPr>
          <w:rFonts w:ascii="Arial" w:eastAsiaTheme="minorEastAsia" w:hAnsi="Arial" w:cs="Arial" w:hint="eastAsia"/>
          <w:sz w:val="22"/>
          <w:szCs w:val="22"/>
          <w:lang w:eastAsia="zh-CN"/>
        </w:rPr>
        <w:t>.</w:t>
      </w:r>
      <w:r w:rsidR="003D270E" w:rsidRPr="00197164">
        <w:rPr>
          <w:rFonts w:ascii="Arial" w:eastAsiaTheme="minorEastAsia" w:hAnsi="Arial" w:cs="Arial" w:hint="eastAsia"/>
          <w:sz w:val="22"/>
          <w:szCs w:val="22"/>
          <w:lang w:eastAsia="zh-CN"/>
        </w:rPr>
        <w:t xml:space="preserve"> </w:t>
      </w:r>
      <w:r w:rsidR="009E38E9" w:rsidRPr="00197164">
        <w:rPr>
          <w:rFonts w:ascii="Arial" w:eastAsiaTheme="minorEastAsia" w:hAnsi="Arial" w:cs="Arial"/>
          <w:sz w:val="22"/>
          <w:szCs w:val="22"/>
          <w:lang w:eastAsia="zh-CN"/>
        </w:rPr>
        <w:t>Therefore, d</w:t>
      </w:r>
      <w:r w:rsidR="003334EE" w:rsidRPr="00197164">
        <w:rPr>
          <w:rFonts w:ascii="Arial" w:eastAsiaTheme="minorEastAsia" w:hAnsi="Arial" w:cs="Arial"/>
          <w:sz w:val="22"/>
          <w:szCs w:val="22"/>
          <w:lang w:eastAsia="zh-CN"/>
        </w:rPr>
        <w:t>eveloping</w:t>
      </w:r>
      <w:r w:rsidR="003D270E" w:rsidRPr="00197164">
        <w:rPr>
          <w:rFonts w:ascii="Arial" w:eastAsiaTheme="minorEastAsia" w:hAnsi="Arial" w:cs="Arial" w:hint="eastAsia"/>
          <w:sz w:val="22"/>
          <w:szCs w:val="22"/>
          <w:lang w:eastAsia="zh-CN"/>
        </w:rPr>
        <w:t xml:space="preserve"> green acetylene production </w:t>
      </w:r>
      <w:r w:rsidR="003334EE" w:rsidRPr="00197164">
        <w:rPr>
          <w:rFonts w:ascii="Arial" w:eastAsiaTheme="minorEastAsia" w:hAnsi="Arial" w:cs="Arial"/>
          <w:sz w:val="22"/>
          <w:szCs w:val="22"/>
          <w:lang w:eastAsia="zh-CN"/>
        </w:rPr>
        <w:t>methods</w:t>
      </w:r>
      <w:r w:rsidR="003D270E" w:rsidRPr="00197164">
        <w:rPr>
          <w:rFonts w:ascii="Arial" w:eastAsiaTheme="minorEastAsia" w:hAnsi="Arial" w:cs="Arial" w:hint="eastAsia"/>
          <w:sz w:val="22"/>
          <w:szCs w:val="22"/>
          <w:lang w:eastAsia="zh-CN"/>
        </w:rPr>
        <w:t xml:space="preserve"> </w:t>
      </w:r>
      <w:r w:rsidR="00746795" w:rsidRPr="00197164">
        <w:rPr>
          <w:rFonts w:ascii="Arial" w:eastAsiaTheme="minorEastAsia" w:hAnsi="Arial" w:cs="Arial" w:hint="eastAsia"/>
          <w:sz w:val="22"/>
          <w:szCs w:val="22"/>
          <w:lang w:eastAsia="zh-CN"/>
        </w:rPr>
        <w:t>could</w:t>
      </w:r>
      <w:r w:rsidR="00EB6377" w:rsidRPr="00197164">
        <w:rPr>
          <w:rFonts w:ascii="Arial" w:eastAsiaTheme="minorEastAsia" w:hAnsi="Arial" w:cs="Arial" w:hint="eastAsia"/>
          <w:sz w:val="22"/>
          <w:szCs w:val="22"/>
          <w:lang w:eastAsia="zh-CN"/>
        </w:rPr>
        <w:t xml:space="preserve"> </w:t>
      </w:r>
      <w:r w:rsidR="003D270E" w:rsidRPr="00197164">
        <w:rPr>
          <w:rFonts w:ascii="Arial" w:eastAsiaTheme="minorEastAsia" w:hAnsi="Arial" w:cs="Arial" w:hint="eastAsia"/>
          <w:sz w:val="22"/>
          <w:szCs w:val="22"/>
          <w:lang w:eastAsia="zh-CN"/>
        </w:rPr>
        <w:t xml:space="preserve">drive </w:t>
      </w:r>
      <w:r w:rsidR="00746795" w:rsidRPr="00197164">
        <w:rPr>
          <w:rFonts w:ascii="Arial" w:eastAsiaTheme="minorEastAsia" w:hAnsi="Arial" w:cs="Arial" w:hint="eastAsia"/>
          <w:sz w:val="22"/>
          <w:szCs w:val="22"/>
          <w:lang w:eastAsia="zh-CN"/>
        </w:rPr>
        <w:t>a</w:t>
      </w:r>
      <w:r w:rsidR="003D270E" w:rsidRPr="00197164">
        <w:rPr>
          <w:rFonts w:ascii="Arial" w:eastAsiaTheme="minorEastAsia" w:hAnsi="Arial" w:cs="Arial" w:hint="eastAsia"/>
          <w:sz w:val="22"/>
          <w:szCs w:val="22"/>
          <w:lang w:eastAsia="zh-CN"/>
        </w:rPr>
        <w:t xml:space="preserve"> transition </w:t>
      </w:r>
      <w:r w:rsidR="00746795" w:rsidRPr="00197164">
        <w:rPr>
          <w:rFonts w:ascii="Arial" w:eastAsiaTheme="minorEastAsia" w:hAnsi="Arial" w:cs="Arial" w:hint="eastAsia"/>
          <w:sz w:val="22"/>
          <w:szCs w:val="22"/>
          <w:lang w:eastAsia="zh-CN"/>
        </w:rPr>
        <w:t>in</w:t>
      </w:r>
      <w:r w:rsidR="003D270E" w:rsidRPr="00197164">
        <w:rPr>
          <w:rFonts w:ascii="Arial" w:eastAsiaTheme="minorEastAsia" w:hAnsi="Arial" w:cs="Arial" w:hint="eastAsia"/>
          <w:sz w:val="22"/>
          <w:szCs w:val="22"/>
          <w:lang w:eastAsia="zh-CN"/>
        </w:rPr>
        <w:t xml:space="preserve"> PVC production from EBP to ATV</w:t>
      </w:r>
      <w:r w:rsidR="00D16519" w:rsidRPr="00197164">
        <w:rPr>
          <w:rFonts w:ascii="Arial" w:eastAsiaTheme="minorEastAsia" w:hAnsi="Arial" w:cs="Arial" w:hint="eastAsia"/>
          <w:sz w:val="22"/>
          <w:szCs w:val="22"/>
          <w:lang w:eastAsia="zh-CN"/>
        </w:rPr>
        <w:t xml:space="preserve"> routes</w:t>
      </w:r>
      <w:r w:rsidR="004D12AD" w:rsidRPr="00197164">
        <w:rPr>
          <w:rFonts w:ascii="Arial" w:eastAsiaTheme="minorEastAsia" w:hAnsi="Arial" w:cs="Arial" w:hint="eastAsia"/>
          <w:sz w:val="22"/>
          <w:szCs w:val="22"/>
          <w:lang w:eastAsia="zh-CN"/>
        </w:rPr>
        <w:t xml:space="preserve">, </w:t>
      </w:r>
      <w:r w:rsidR="00D16519" w:rsidRPr="00197164">
        <w:rPr>
          <w:rFonts w:ascii="Arial" w:eastAsiaTheme="minorEastAsia" w:hAnsi="Arial" w:cs="Arial" w:hint="eastAsia"/>
          <w:sz w:val="22"/>
          <w:szCs w:val="22"/>
          <w:lang w:eastAsia="zh-CN"/>
        </w:rPr>
        <w:t xml:space="preserve">potentially </w:t>
      </w:r>
      <w:r w:rsidR="003334EE" w:rsidRPr="00197164">
        <w:rPr>
          <w:rFonts w:ascii="Arial" w:eastAsiaTheme="minorEastAsia" w:hAnsi="Arial" w:cs="Arial"/>
          <w:sz w:val="22"/>
          <w:szCs w:val="22"/>
          <w:lang w:eastAsia="zh-CN"/>
        </w:rPr>
        <w:t>revitalizing</w:t>
      </w:r>
      <w:r w:rsidR="00D16519" w:rsidRPr="00197164">
        <w:rPr>
          <w:rFonts w:ascii="Arial" w:eastAsiaTheme="minorEastAsia" w:hAnsi="Arial" w:cs="Arial" w:hint="eastAsia"/>
          <w:sz w:val="22"/>
          <w:szCs w:val="22"/>
          <w:lang w:eastAsia="zh-CN"/>
        </w:rPr>
        <w:t xml:space="preserve"> </w:t>
      </w:r>
      <w:r w:rsidR="003334EE" w:rsidRPr="00197164">
        <w:rPr>
          <w:rFonts w:ascii="Arial" w:eastAsiaTheme="minorEastAsia" w:hAnsi="Arial" w:cs="Arial"/>
          <w:sz w:val="22"/>
          <w:szCs w:val="22"/>
          <w:lang w:eastAsia="zh-CN"/>
        </w:rPr>
        <w:t>the acetylene industry</w:t>
      </w:r>
      <w:r w:rsidR="003D270E" w:rsidRPr="00197164">
        <w:rPr>
          <w:rFonts w:ascii="Arial" w:eastAsiaTheme="minorEastAsia" w:hAnsi="Arial" w:cs="Arial" w:hint="eastAsia"/>
          <w:sz w:val="22"/>
          <w:szCs w:val="22"/>
          <w:lang w:eastAsia="zh-CN"/>
        </w:rPr>
        <w:t>.</w:t>
      </w:r>
      <w:r w:rsidR="00332AFD" w:rsidRPr="00197164">
        <w:rPr>
          <w:rFonts w:ascii="Arial" w:eastAsiaTheme="minorEastAsia" w:hAnsi="Arial" w:cs="Arial" w:hint="eastAsia"/>
          <w:sz w:val="22"/>
          <w:szCs w:val="22"/>
          <w:lang w:eastAsia="zh-CN"/>
        </w:rPr>
        <w:t xml:space="preserve"> </w:t>
      </w:r>
      <w:r w:rsidR="004A349C" w:rsidRPr="00197164">
        <w:rPr>
          <w:rFonts w:ascii="Arial" w:eastAsiaTheme="minorEastAsia" w:hAnsi="Arial" w:cs="Arial"/>
          <w:sz w:val="22"/>
          <w:szCs w:val="22"/>
          <w:lang w:eastAsia="zh-CN"/>
        </w:rPr>
        <w:t>Furthermore</w:t>
      </w:r>
      <w:r w:rsidR="00332AFD" w:rsidRPr="00197164">
        <w:rPr>
          <w:rFonts w:ascii="Arial" w:eastAsiaTheme="minorEastAsia" w:hAnsi="Arial" w:cs="Arial" w:hint="eastAsia"/>
          <w:sz w:val="22"/>
          <w:szCs w:val="22"/>
          <w:lang w:eastAsia="zh-CN"/>
        </w:rPr>
        <w:t xml:space="preserve">, </w:t>
      </w:r>
      <w:r w:rsidR="004A349C" w:rsidRPr="00197164">
        <w:rPr>
          <w:rFonts w:ascii="Arial" w:eastAsiaTheme="minorEastAsia" w:hAnsi="Arial" w:cs="Arial"/>
          <w:sz w:val="22"/>
          <w:szCs w:val="22"/>
          <w:lang w:eastAsia="zh-CN"/>
        </w:rPr>
        <w:t xml:space="preserve">with PVC demand projected to grow at an annual rate of 3.8% </w:t>
      </w:r>
      <w:r w:rsidR="009E38E9" w:rsidRPr="00197164">
        <w:rPr>
          <w:rFonts w:ascii="Arial" w:eastAsiaTheme="minorEastAsia" w:hAnsi="Arial" w:cs="Arial"/>
          <w:sz w:val="22"/>
          <w:szCs w:val="22"/>
          <w:lang w:eastAsia="zh-CN"/>
        </w:rPr>
        <w:t>until</w:t>
      </w:r>
      <w:r w:rsidR="004A349C" w:rsidRPr="00197164">
        <w:rPr>
          <w:rFonts w:ascii="Arial" w:eastAsiaTheme="minorEastAsia" w:hAnsi="Arial" w:cs="Arial"/>
          <w:sz w:val="22"/>
          <w:szCs w:val="22"/>
          <w:lang w:eastAsia="zh-CN"/>
        </w:rPr>
        <w:t xml:space="preserve"> 2031</w:t>
      </w:r>
      <w:r w:rsidR="00095187" w:rsidRPr="00197164">
        <w:rPr>
          <w:rFonts w:ascii="Arial" w:eastAsiaTheme="minorEastAsia" w:hAnsi="Arial" w:cs="Arial" w:hint="eastAsia"/>
          <w:sz w:val="22"/>
          <w:szCs w:val="22"/>
          <w:lang w:eastAsia="zh-CN"/>
        </w:rPr>
        <w:t xml:space="preserve"> (data from </w:t>
      </w:r>
      <w:r w:rsidR="00095187" w:rsidRPr="00197164">
        <w:rPr>
          <w:rFonts w:ascii="Arial" w:eastAsiaTheme="minorEastAsia" w:hAnsi="Arial" w:cs="Arial"/>
          <w:sz w:val="22"/>
          <w:szCs w:val="22"/>
          <w:lang w:eastAsia="zh-CN"/>
        </w:rPr>
        <w:t>Statista</w:t>
      </w:r>
      <w:r w:rsidR="00095187" w:rsidRPr="00197164">
        <w:rPr>
          <w:rFonts w:ascii="Arial" w:eastAsiaTheme="minorEastAsia" w:hAnsi="Arial" w:cs="Arial" w:hint="eastAsia"/>
          <w:sz w:val="22"/>
          <w:szCs w:val="22"/>
          <w:lang w:eastAsia="zh-CN"/>
        </w:rPr>
        <w:t>)</w:t>
      </w:r>
      <w:r w:rsidR="004A349C" w:rsidRPr="00197164">
        <w:rPr>
          <w:rFonts w:ascii="Arial" w:eastAsiaTheme="minorEastAsia" w:hAnsi="Arial" w:cs="Arial"/>
          <w:sz w:val="22"/>
          <w:szCs w:val="22"/>
          <w:lang w:eastAsia="zh-CN"/>
        </w:rPr>
        <w:t xml:space="preserve">, </w:t>
      </w:r>
      <w:r w:rsidR="004A349C" w:rsidRPr="00197164">
        <w:rPr>
          <w:rFonts w:ascii="Arial" w:eastAsiaTheme="minorEastAsia" w:hAnsi="Arial" w:cs="Arial" w:hint="eastAsia"/>
          <w:sz w:val="22"/>
          <w:szCs w:val="22"/>
          <w:lang w:eastAsia="zh-CN"/>
        </w:rPr>
        <w:t>the</w:t>
      </w:r>
      <w:r w:rsidR="00332AFD" w:rsidRPr="00197164">
        <w:rPr>
          <w:rFonts w:ascii="Arial" w:eastAsiaTheme="minorEastAsia" w:hAnsi="Arial" w:cs="Arial" w:hint="eastAsia"/>
          <w:sz w:val="22"/>
          <w:szCs w:val="22"/>
          <w:lang w:eastAsia="zh-CN"/>
        </w:rPr>
        <w:t xml:space="preserve"> sustainable ATV route </w:t>
      </w:r>
      <w:r w:rsidR="004A349C" w:rsidRPr="00197164">
        <w:rPr>
          <w:rFonts w:ascii="Arial" w:eastAsiaTheme="minorEastAsia" w:hAnsi="Arial" w:cs="Arial"/>
          <w:sz w:val="22"/>
          <w:szCs w:val="22"/>
          <w:lang w:eastAsia="zh-CN"/>
        </w:rPr>
        <w:t>could gain momentum, particularly if the conventional EBP route does not achieve significant breakthroughs</w:t>
      </w:r>
      <w:r w:rsidR="00332AFD" w:rsidRPr="00197164">
        <w:rPr>
          <w:rFonts w:ascii="Arial" w:eastAsiaTheme="minorEastAsia" w:hAnsi="Arial" w:cs="Arial" w:hint="eastAsia"/>
          <w:sz w:val="22"/>
          <w:szCs w:val="22"/>
          <w:lang w:eastAsia="zh-CN"/>
        </w:rPr>
        <w:t xml:space="preserve">. </w:t>
      </w:r>
      <w:r w:rsidR="009C1324" w:rsidRPr="00197164">
        <w:rPr>
          <w:rFonts w:ascii="Arial" w:eastAsiaTheme="minorEastAsia" w:hAnsi="Arial" w:cs="Arial" w:hint="eastAsia"/>
          <w:sz w:val="22"/>
          <w:szCs w:val="22"/>
          <w:lang w:eastAsia="zh-CN"/>
        </w:rPr>
        <w:t>A</w:t>
      </w:r>
      <w:r w:rsidR="004C42B7" w:rsidRPr="00197164">
        <w:rPr>
          <w:rFonts w:ascii="Arial" w:eastAsiaTheme="minorEastAsia" w:hAnsi="Arial" w:cs="Arial" w:hint="eastAsia"/>
          <w:sz w:val="22"/>
          <w:szCs w:val="22"/>
          <w:lang w:eastAsia="zh-CN"/>
        </w:rPr>
        <w:t>cetylene</w:t>
      </w:r>
      <w:r w:rsidR="004C42B7" w:rsidRPr="00197164">
        <w:rPr>
          <w:rFonts w:ascii="Arial" w:eastAsiaTheme="minorEastAsia" w:hAnsi="Arial" w:cs="Arial"/>
          <w:sz w:val="22"/>
          <w:szCs w:val="22"/>
          <w:lang w:eastAsia="zh-CN"/>
        </w:rPr>
        <w:t>’s</w:t>
      </w:r>
      <w:r w:rsidR="004C42B7" w:rsidRPr="00197164">
        <w:rPr>
          <w:rFonts w:ascii="Arial" w:eastAsiaTheme="minorEastAsia" w:hAnsi="Arial" w:cs="Arial" w:hint="eastAsia"/>
          <w:sz w:val="22"/>
          <w:szCs w:val="22"/>
          <w:lang w:eastAsia="zh-CN"/>
        </w:rPr>
        <w:t xml:space="preserve"> market</w:t>
      </w:r>
      <w:r w:rsidR="00695EE7" w:rsidRPr="00197164">
        <w:rPr>
          <w:rFonts w:ascii="Arial" w:eastAsiaTheme="minorEastAsia" w:hAnsi="Arial" w:cs="Arial"/>
          <w:sz w:val="22"/>
          <w:szCs w:val="22"/>
          <w:lang w:eastAsia="zh-CN"/>
        </w:rPr>
        <w:t xml:space="preserve"> </w:t>
      </w:r>
      <w:r w:rsidR="004C42B7" w:rsidRPr="00197164">
        <w:rPr>
          <w:rFonts w:ascii="Arial" w:eastAsiaTheme="minorEastAsia" w:hAnsi="Arial" w:cs="Arial"/>
          <w:sz w:val="22"/>
          <w:szCs w:val="22"/>
          <w:lang w:eastAsia="zh-CN"/>
        </w:rPr>
        <w:t xml:space="preserve">share </w:t>
      </w:r>
      <w:r w:rsidR="00695EE7" w:rsidRPr="00197164">
        <w:rPr>
          <w:rFonts w:ascii="Arial" w:eastAsiaTheme="minorEastAsia" w:hAnsi="Arial" w:cs="Arial"/>
          <w:sz w:val="22"/>
          <w:szCs w:val="22"/>
          <w:lang w:eastAsia="zh-CN"/>
        </w:rPr>
        <w:t>could</w:t>
      </w:r>
      <w:r w:rsidR="00EB73AC" w:rsidRPr="00197164">
        <w:rPr>
          <w:rFonts w:ascii="Arial" w:eastAsiaTheme="minorEastAsia" w:hAnsi="Arial" w:cs="Arial" w:hint="eastAsia"/>
          <w:sz w:val="22"/>
          <w:szCs w:val="22"/>
          <w:lang w:eastAsia="zh-CN"/>
        </w:rPr>
        <w:t xml:space="preserve"> also</w:t>
      </w:r>
      <w:r w:rsidR="003334EE" w:rsidRPr="00197164">
        <w:rPr>
          <w:rFonts w:ascii="Arial" w:eastAsiaTheme="minorEastAsia" w:hAnsi="Arial" w:cs="Arial"/>
          <w:sz w:val="22"/>
          <w:szCs w:val="22"/>
          <w:lang w:eastAsia="zh-CN"/>
        </w:rPr>
        <w:t xml:space="preserve"> </w:t>
      </w:r>
      <w:r w:rsidR="00EB73AC" w:rsidRPr="00197164">
        <w:rPr>
          <w:rFonts w:ascii="Arial" w:eastAsiaTheme="minorEastAsia" w:hAnsi="Arial" w:cs="Arial" w:hint="eastAsia"/>
          <w:sz w:val="22"/>
          <w:szCs w:val="22"/>
          <w:lang w:eastAsia="zh-CN"/>
        </w:rPr>
        <w:t>expand</w:t>
      </w:r>
      <w:r w:rsidR="00C413C7" w:rsidRPr="00197164">
        <w:rPr>
          <w:rFonts w:ascii="Arial" w:eastAsiaTheme="minorEastAsia" w:hAnsi="Arial" w:cs="Arial" w:hint="eastAsia"/>
          <w:sz w:val="22"/>
          <w:szCs w:val="22"/>
          <w:lang w:eastAsia="zh-CN"/>
        </w:rPr>
        <w:t xml:space="preserve"> </w:t>
      </w:r>
      <w:r w:rsidR="00F302C7" w:rsidRPr="00197164">
        <w:rPr>
          <w:rFonts w:ascii="Arial" w:eastAsiaTheme="minorEastAsia" w:hAnsi="Arial" w:cs="Arial" w:hint="eastAsia"/>
          <w:sz w:val="22"/>
          <w:szCs w:val="22"/>
          <w:lang w:eastAsia="zh-CN"/>
        </w:rPr>
        <w:t>through increased utilization</w:t>
      </w:r>
      <w:r w:rsidR="002369AB" w:rsidRPr="00197164">
        <w:rPr>
          <w:rFonts w:ascii="Arial" w:eastAsiaTheme="minorEastAsia" w:hAnsi="Arial" w:cs="Arial"/>
          <w:sz w:val="22"/>
          <w:szCs w:val="22"/>
          <w:lang w:eastAsia="zh-CN"/>
        </w:rPr>
        <w:t xml:space="preserve"> </w:t>
      </w:r>
      <w:r w:rsidR="003334EE" w:rsidRPr="00197164">
        <w:rPr>
          <w:rFonts w:ascii="Arial" w:eastAsiaTheme="minorEastAsia" w:hAnsi="Arial" w:cs="Arial"/>
          <w:sz w:val="22"/>
          <w:szCs w:val="22"/>
          <w:lang w:eastAsia="zh-CN"/>
        </w:rPr>
        <w:t>in producing 1,4</w:t>
      </w:r>
      <w:r w:rsidR="009E38E9" w:rsidRPr="00197164">
        <w:rPr>
          <w:rFonts w:ascii="Arial" w:eastAsiaTheme="minorEastAsia" w:hAnsi="Arial" w:cs="Arial"/>
          <w:sz w:val="22"/>
          <w:szCs w:val="22"/>
          <w:lang w:eastAsia="zh-CN"/>
        </w:rPr>
        <w:noBreakHyphen/>
      </w:r>
      <w:r w:rsidR="003334EE" w:rsidRPr="00197164">
        <w:rPr>
          <w:rFonts w:ascii="Arial" w:eastAsiaTheme="minorEastAsia" w:hAnsi="Arial" w:cs="Arial"/>
          <w:sz w:val="22"/>
          <w:szCs w:val="22"/>
          <w:lang w:eastAsia="zh-CN"/>
        </w:rPr>
        <w:t xml:space="preserve">butanediol, acetylene black, polyacetylene, and vinyl </w:t>
      </w:r>
      <w:r w:rsidR="007709F4" w:rsidRPr="00197164">
        <w:rPr>
          <w:rFonts w:ascii="Arial" w:eastAsiaTheme="minorEastAsia" w:hAnsi="Arial" w:cs="Arial"/>
          <w:sz w:val="22"/>
          <w:szCs w:val="22"/>
          <w:lang w:eastAsia="zh-CN"/>
        </w:rPr>
        <w:t>acetate</w:t>
      </w:r>
      <w:r w:rsidR="009A3DD8" w:rsidRPr="00197164">
        <w:rPr>
          <w:rFonts w:ascii="Arial" w:eastAsiaTheme="minorEastAsia" w:hAnsi="Arial" w:cs="Arial" w:hint="eastAsia"/>
          <w:sz w:val="22"/>
          <w:szCs w:val="22"/>
          <w:lang w:eastAsia="zh-CN"/>
        </w:rPr>
        <w:t>,</w:t>
      </w:r>
      <w:r w:rsidR="009A3DD8" w:rsidRPr="00197164">
        <w:t xml:space="preserve"> </w:t>
      </w:r>
      <w:r w:rsidR="009A3DD8" w:rsidRPr="00197164">
        <w:rPr>
          <w:rFonts w:ascii="Arial" w:eastAsiaTheme="minorEastAsia" w:hAnsi="Arial" w:cs="Arial"/>
          <w:sz w:val="22"/>
          <w:szCs w:val="22"/>
          <w:lang w:eastAsia="zh-CN"/>
        </w:rPr>
        <w:t>as well as by reclaiming its role in manufacturing products like</w:t>
      </w:r>
      <w:r w:rsidR="009A3DD8" w:rsidRPr="00197164">
        <w:rPr>
          <w:rFonts w:ascii="Arial" w:eastAsiaTheme="minorEastAsia" w:hAnsi="Arial" w:cs="Arial" w:hint="eastAsia"/>
          <w:sz w:val="22"/>
          <w:szCs w:val="22"/>
          <w:lang w:eastAsia="zh-CN"/>
        </w:rPr>
        <w:t xml:space="preserve"> </w:t>
      </w:r>
      <w:r w:rsidR="003334EE" w:rsidRPr="00197164">
        <w:rPr>
          <w:rFonts w:ascii="Arial" w:eastAsiaTheme="minorEastAsia" w:hAnsi="Arial" w:cs="Arial"/>
          <w:sz w:val="22"/>
          <w:szCs w:val="22"/>
          <w:lang w:eastAsia="zh-CN"/>
        </w:rPr>
        <w:t xml:space="preserve">acetaldehyde, acetic acid, acrylic acid, </w:t>
      </w:r>
      <w:r w:rsidR="00695EE7" w:rsidRPr="00197164">
        <w:rPr>
          <w:rFonts w:ascii="Arial" w:eastAsiaTheme="minorEastAsia" w:hAnsi="Arial" w:cs="Arial"/>
          <w:sz w:val="22"/>
          <w:szCs w:val="22"/>
          <w:lang w:eastAsia="zh-CN"/>
        </w:rPr>
        <w:t xml:space="preserve">and </w:t>
      </w:r>
      <w:r w:rsidR="003334EE" w:rsidRPr="00197164">
        <w:rPr>
          <w:rFonts w:ascii="Arial" w:eastAsiaTheme="minorEastAsia" w:hAnsi="Arial" w:cs="Arial"/>
          <w:sz w:val="22"/>
          <w:szCs w:val="22"/>
          <w:lang w:eastAsia="zh-CN"/>
        </w:rPr>
        <w:t>acrylonitrile</w:t>
      </w:r>
      <w:r w:rsidR="00AC040F" w:rsidRPr="00197164">
        <w:rPr>
          <w:rFonts w:ascii="Arial" w:eastAsiaTheme="minorEastAsia" w:hAnsi="Arial" w:cs="Arial"/>
          <w:sz w:val="22"/>
          <w:szCs w:val="22"/>
          <w:lang w:eastAsia="zh-CN"/>
        </w:rPr>
        <w:t xml:space="preserve"> </w:t>
      </w:r>
      <w:r w:rsidR="00695EE7" w:rsidRPr="00197164">
        <w:rPr>
          <w:rFonts w:ascii="Arial" w:eastAsiaTheme="minorEastAsia" w:hAnsi="Arial" w:cs="Arial"/>
          <w:sz w:val="22"/>
          <w:szCs w:val="22"/>
          <w:lang w:eastAsia="zh-CN"/>
        </w:rPr>
        <w:t>(</w:t>
      </w:r>
      <w:r w:rsidR="00695EE7" w:rsidRPr="00197164">
        <w:rPr>
          <w:rFonts w:ascii="Arial" w:eastAsiaTheme="minorEastAsia" w:hAnsi="Arial" w:cs="Arial"/>
          <w:b/>
          <w:sz w:val="22"/>
          <w:szCs w:val="22"/>
          <w:lang w:eastAsia="zh-CN"/>
        </w:rPr>
        <w:t>Fig. 2</w:t>
      </w:r>
      <w:r w:rsidR="00695EE7" w:rsidRPr="00197164">
        <w:rPr>
          <w:rFonts w:ascii="Arial" w:eastAsiaTheme="minorEastAsia" w:hAnsi="Arial" w:cs="Arial"/>
          <w:sz w:val="22"/>
          <w:szCs w:val="22"/>
          <w:lang w:eastAsia="zh-CN"/>
        </w:rPr>
        <w:t>)</w:t>
      </w:r>
      <w:r w:rsidR="00B10B13" w:rsidRPr="00197164">
        <w:rPr>
          <w:rFonts w:ascii="Arial" w:eastAsiaTheme="minorEastAsia" w:hAnsi="Arial" w:cs="Arial" w:hint="eastAsia"/>
          <w:sz w:val="22"/>
          <w:szCs w:val="22"/>
          <w:lang w:eastAsia="zh-CN"/>
        </w:rPr>
        <w:t>.</w:t>
      </w:r>
      <w:r w:rsidR="00C413C7" w:rsidRPr="00197164">
        <w:rPr>
          <w:rFonts w:ascii="Arial" w:eastAsiaTheme="minorEastAsia" w:hAnsi="Arial" w:cs="Arial" w:hint="eastAsia"/>
          <w:sz w:val="22"/>
          <w:szCs w:val="22"/>
          <w:lang w:eastAsia="zh-CN"/>
        </w:rPr>
        <w:t xml:space="preserve"> </w:t>
      </w:r>
      <w:r w:rsidR="00D53C92" w:rsidRPr="00197164">
        <w:rPr>
          <w:rFonts w:ascii="Arial" w:eastAsiaTheme="minorEastAsia" w:hAnsi="Arial" w:cs="Arial" w:hint="eastAsia"/>
          <w:color w:val="000000" w:themeColor="text1"/>
          <w:sz w:val="22"/>
          <w:szCs w:val="22"/>
          <w:lang w:eastAsia="zh-CN"/>
        </w:rPr>
        <w:t>R</w:t>
      </w:r>
      <w:r w:rsidR="002369AB" w:rsidRPr="00197164">
        <w:rPr>
          <w:rFonts w:ascii="Arial" w:eastAsiaTheme="minorEastAsia" w:hAnsi="Arial" w:cs="Arial"/>
          <w:color w:val="000000" w:themeColor="text1"/>
          <w:sz w:val="22"/>
          <w:szCs w:val="22"/>
          <w:lang w:eastAsia="zh-CN"/>
        </w:rPr>
        <w:t xml:space="preserve">ecent advancements in </w:t>
      </w:r>
      <w:r w:rsidR="004C42B7" w:rsidRPr="00197164">
        <w:rPr>
          <w:rFonts w:ascii="Arial" w:eastAsiaTheme="minorEastAsia" w:hAnsi="Arial" w:cs="Arial" w:hint="eastAsia"/>
          <w:color w:val="000000" w:themeColor="text1"/>
          <w:sz w:val="22"/>
          <w:szCs w:val="22"/>
          <w:lang w:eastAsia="zh-CN"/>
        </w:rPr>
        <w:t>acetylene</w:t>
      </w:r>
      <w:r w:rsidR="006E1B3D" w:rsidRPr="00197164">
        <w:rPr>
          <w:rFonts w:ascii="Arial" w:eastAsiaTheme="minorEastAsia" w:hAnsi="Arial" w:cs="Arial"/>
          <w:color w:val="000000" w:themeColor="text1"/>
          <w:sz w:val="22"/>
          <w:szCs w:val="22"/>
          <w:lang w:eastAsia="zh-CN"/>
        </w:rPr>
        <w:noBreakHyphen/>
      </w:r>
      <w:r w:rsidR="006E1B3D" w:rsidRPr="00197164">
        <w:rPr>
          <w:rFonts w:ascii="Arial" w:eastAsiaTheme="minorEastAsia" w:hAnsi="Arial" w:cs="Arial" w:hint="eastAsia"/>
          <w:color w:val="000000" w:themeColor="text1"/>
          <w:sz w:val="22"/>
          <w:szCs w:val="22"/>
          <w:lang w:eastAsia="zh-CN"/>
        </w:rPr>
        <w:t>based</w:t>
      </w:r>
      <w:r w:rsidR="004C42B7" w:rsidRPr="00197164">
        <w:rPr>
          <w:rFonts w:ascii="Arial" w:eastAsiaTheme="minorEastAsia" w:hAnsi="Arial" w:cs="Arial" w:hint="eastAsia"/>
          <w:color w:val="000000" w:themeColor="text1"/>
          <w:sz w:val="22"/>
          <w:szCs w:val="22"/>
          <w:lang w:eastAsia="zh-CN"/>
        </w:rPr>
        <w:t xml:space="preserve"> technologies </w:t>
      </w:r>
      <w:r w:rsidR="00F15130" w:rsidRPr="00197164">
        <w:rPr>
          <w:rFonts w:ascii="Arial" w:eastAsiaTheme="minorEastAsia" w:hAnsi="Arial" w:cs="Arial" w:hint="eastAsia"/>
          <w:color w:val="000000" w:themeColor="text1"/>
          <w:sz w:val="22"/>
          <w:szCs w:val="22"/>
          <w:lang w:eastAsia="zh-CN"/>
        </w:rPr>
        <w:t xml:space="preserve">further highlight </w:t>
      </w:r>
      <w:r w:rsidR="002369AB" w:rsidRPr="00197164">
        <w:rPr>
          <w:rFonts w:ascii="Arial" w:eastAsiaTheme="minorEastAsia" w:hAnsi="Arial" w:cs="Arial" w:hint="eastAsia"/>
          <w:color w:val="000000" w:themeColor="text1"/>
          <w:sz w:val="22"/>
          <w:szCs w:val="22"/>
          <w:lang w:eastAsia="zh-CN"/>
        </w:rPr>
        <w:t>its industrial</w:t>
      </w:r>
      <w:r w:rsidR="004C42B7" w:rsidRPr="00197164">
        <w:rPr>
          <w:rFonts w:ascii="Arial" w:eastAsiaTheme="minorEastAsia" w:hAnsi="Arial" w:cs="Arial"/>
          <w:color w:val="000000" w:themeColor="text1"/>
          <w:sz w:val="22"/>
          <w:szCs w:val="22"/>
          <w:lang w:eastAsia="zh-CN"/>
        </w:rPr>
        <w:t xml:space="preserve"> relevance</w:t>
      </w:r>
      <w:r w:rsidR="00F15130" w:rsidRPr="00197164">
        <w:rPr>
          <w:rFonts w:ascii="Arial" w:eastAsiaTheme="minorEastAsia" w:hAnsi="Arial" w:cs="Arial" w:hint="eastAsia"/>
          <w:color w:val="000000" w:themeColor="text1"/>
          <w:sz w:val="22"/>
          <w:szCs w:val="22"/>
          <w:lang w:eastAsia="zh-CN"/>
        </w:rPr>
        <w:t>, such as</w:t>
      </w:r>
      <w:r w:rsidR="00603F90" w:rsidRPr="00197164">
        <w:rPr>
          <w:rFonts w:ascii="Arial" w:eastAsiaTheme="minorEastAsia" w:hAnsi="Arial" w:cs="Arial"/>
          <w:color w:val="000000" w:themeColor="text1"/>
          <w:sz w:val="22"/>
          <w:szCs w:val="22"/>
          <w:lang w:eastAsia="zh-CN"/>
        </w:rPr>
        <w:t xml:space="preserve"> the</w:t>
      </w:r>
      <w:r w:rsidR="00F15130" w:rsidRPr="00197164">
        <w:rPr>
          <w:rFonts w:ascii="Arial" w:eastAsiaTheme="minorEastAsia" w:hAnsi="Arial" w:cs="Arial" w:hint="eastAsia"/>
          <w:color w:val="000000" w:themeColor="text1"/>
          <w:sz w:val="22"/>
          <w:szCs w:val="22"/>
          <w:lang w:eastAsia="zh-CN"/>
        </w:rPr>
        <w:t xml:space="preserve"> </w:t>
      </w:r>
      <w:r w:rsidR="00AB2718" w:rsidRPr="00197164">
        <w:rPr>
          <w:rFonts w:ascii="Arial" w:eastAsiaTheme="minorEastAsia" w:hAnsi="Arial" w:cs="Arial" w:hint="eastAsia"/>
          <w:bCs/>
          <w:color w:val="000000" w:themeColor="text1"/>
          <w:sz w:val="22"/>
          <w:szCs w:val="22"/>
          <w:lang w:eastAsia="zh-CN"/>
        </w:rPr>
        <w:t xml:space="preserve">electrocatalytic </w:t>
      </w:r>
      <w:r w:rsidR="004C42B7" w:rsidRPr="00197164">
        <w:rPr>
          <w:rFonts w:ascii="Arial" w:eastAsiaTheme="minorEastAsia" w:hAnsi="Arial" w:cs="Arial"/>
          <w:bCs/>
          <w:color w:val="000000" w:themeColor="text1"/>
          <w:sz w:val="22"/>
          <w:szCs w:val="22"/>
          <w:lang w:eastAsia="zh-CN"/>
        </w:rPr>
        <w:t xml:space="preserve">conversion of </w:t>
      </w:r>
      <w:r w:rsidR="004C42B7" w:rsidRPr="00197164">
        <w:rPr>
          <w:rFonts w:ascii="Arial" w:eastAsiaTheme="minorEastAsia" w:hAnsi="Arial" w:cs="Arial"/>
          <w:bCs/>
          <w:iCs/>
          <w:color w:val="000000" w:themeColor="text1"/>
          <w:sz w:val="22"/>
          <w:szCs w:val="22"/>
          <w:lang w:eastAsia="zh-CN"/>
        </w:rPr>
        <w:t>C</w:t>
      </w:r>
      <w:r w:rsidR="004C42B7"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iCs/>
          <w:color w:val="000000" w:themeColor="text1"/>
          <w:sz w:val="22"/>
          <w:szCs w:val="22"/>
          <w:lang w:eastAsia="zh-CN"/>
        </w:rPr>
        <w:t>H</w:t>
      </w:r>
      <w:r w:rsidR="004C42B7"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iCs/>
          <w:color w:val="000000" w:themeColor="text1"/>
          <w:sz w:val="22"/>
          <w:szCs w:val="22"/>
          <w:lang w:eastAsia="zh-CN"/>
        </w:rPr>
        <w:t xml:space="preserve"> </w:t>
      </w:r>
      <w:r w:rsidR="004C42B7" w:rsidRPr="00197164">
        <w:rPr>
          <w:rFonts w:ascii="Arial" w:eastAsiaTheme="minorEastAsia" w:hAnsi="Arial" w:cs="Arial"/>
          <w:bCs/>
          <w:color w:val="000000" w:themeColor="text1"/>
          <w:sz w:val="22"/>
          <w:szCs w:val="22"/>
          <w:lang w:eastAsia="zh-CN"/>
        </w:rPr>
        <w:t>to butadiene</w:t>
      </w:r>
      <w:r w:rsidR="004C42B7" w:rsidRPr="00197164">
        <w:rPr>
          <w:rFonts w:ascii="Arial" w:eastAsiaTheme="minorEastAsia" w:hAnsi="Arial" w:cs="Arial" w:hint="eastAsia"/>
          <w:bCs/>
          <w:color w:val="000000" w:themeColor="text1"/>
          <w:sz w:val="22"/>
          <w:szCs w:val="22"/>
          <w:lang w:eastAsia="zh-CN"/>
        </w:rPr>
        <w:t xml:space="preserve"> or C</w:t>
      </w:r>
      <w:r w:rsidR="004C42B7" w:rsidRPr="00197164">
        <w:rPr>
          <w:rFonts w:ascii="Arial" w:eastAsiaTheme="minorEastAsia" w:hAnsi="Arial" w:cs="Arial" w:hint="eastAsia"/>
          <w:bCs/>
          <w:color w:val="000000" w:themeColor="text1"/>
          <w:sz w:val="22"/>
          <w:szCs w:val="22"/>
          <w:vertAlign w:val="subscript"/>
          <w:lang w:eastAsia="zh-CN"/>
        </w:rPr>
        <w:t>2</w:t>
      </w:r>
      <w:r w:rsidR="004C42B7" w:rsidRPr="00197164">
        <w:rPr>
          <w:rFonts w:ascii="Arial" w:eastAsiaTheme="minorEastAsia" w:hAnsi="Arial" w:cs="Arial" w:hint="eastAsia"/>
          <w:bCs/>
          <w:color w:val="000000" w:themeColor="text1"/>
          <w:sz w:val="22"/>
          <w:szCs w:val="22"/>
          <w:lang w:eastAsia="zh-CN"/>
        </w:rPr>
        <w:t>H</w:t>
      </w:r>
      <w:r w:rsidR="004C42B7" w:rsidRPr="00197164">
        <w:rPr>
          <w:rFonts w:ascii="Arial" w:eastAsiaTheme="minorEastAsia" w:hAnsi="Arial" w:cs="Arial" w:hint="eastAsia"/>
          <w:bCs/>
          <w:color w:val="000000" w:themeColor="text1"/>
          <w:sz w:val="22"/>
          <w:szCs w:val="22"/>
          <w:vertAlign w:val="subscript"/>
          <w:lang w:eastAsia="zh-CN"/>
        </w:rPr>
        <w:t>4</w:t>
      </w:r>
      <w:r w:rsidR="004C42B7" w:rsidRPr="00197164">
        <w:rPr>
          <w:rFonts w:ascii="Arial" w:eastAsiaTheme="minorEastAsia" w:hAnsi="Arial" w:cs="Arial" w:hint="eastAsia"/>
          <w:bCs/>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71</w:t>
      </w:r>
      <w:r w:rsidR="004C42B7" w:rsidRPr="00197164">
        <w:rPr>
          <w:rFonts w:ascii="Arial" w:hAnsi="Arial" w:cs="Arial"/>
          <w:color w:val="000000" w:themeColor="text1"/>
          <w:sz w:val="22"/>
          <w:vertAlign w:val="superscript"/>
        </w:rPr>
        <w:t>,</w:t>
      </w:r>
      <w:r w:rsidR="00E609DC" w:rsidRPr="00197164">
        <w:rPr>
          <w:rFonts w:ascii="Arial" w:eastAsiaTheme="minorEastAsia" w:hAnsi="Arial" w:cs="Arial" w:hint="eastAsia"/>
          <w:color w:val="000000" w:themeColor="text1"/>
          <w:sz w:val="22"/>
          <w:vertAlign w:val="superscript"/>
          <w:lang w:eastAsia="zh-CN"/>
        </w:rPr>
        <w:t>72</w:t>
      </w:r>
      <w:r w:rsidR="004C42B7" w:rsidRPr="00197164">
        <w:rPr>
          <w:rFonts w:ascii="Arial" w:eastAsiaTheme="minorEastAsia" w:hAnsi="Arial" w:cs="Arial" w:hint="eastAsia"/>
          <w:color w:val="000000" w:themeColor="text1"/>
          <w:sz w:val="22"/>
          <w:vertAlign w:val="superscript"/>
          <w:lang w:eastAsia="zh-CN"/>
        </w:rPr>
        <w:t>,</w:t>
      </w:r>
      <w:r w:rsidR="00E609DC" w:rsidRPr="00197164">
        <w:rPr>
          <w:rFonts w:ascii="Arial" w:eastAsiaTheme="minorEastAsia" w:hAnsi="Arial" w:cs="Arial" w:hint="eastAsia"/>
          <w:color w:val="000000" w:themeColor="text1"/>
          <w:sz w:val="22"/>
          <w:vertAlign w:val="superscript"/>
          <w:lang w:eastAsia="zh-CN"/>
        </w:rPr>
        <w:t>7</w:t>
      </w:r>
      <w:r w:rsidR="009C1324" w:rsidRPr="00197164">
        <w:rPr>
          <w:rFonts w:ascii="Arial" w:eastAsiaTheme="minorEastAsia" w:hAnsi="Arial" w:cs="Arial" w:hint="eastAsia"/>
          <w:color w:val="000000" w:themeColor="text1"/>
          <w:sz w:val="22"/>
          <w:vertAlign w:val="superscript"/>
          <w:lang w:eastAsia="zh-CN"/>
        </w:rPr>
        <w:t>3</w:t>
      </w:r>
      <w:r w:rsidR="004C42B7" w:rsidRPr="00197164">
        <w:rPr>
          <w:rFonts w:ascii="Arial" w:eastAsiaTheme="minorEastAsia" w:hAnsi="Arial" w:cs="Arial" w:hint="eastAsia"/>
          <w:bCs/>
          <w:color w:val="000000" w:themeColor="text1"/>
          <w:sz w:val="22"/>
          <w:szCs w:val="22"/>
          <w:lang w:eastAsia="zh-CN"/>
        </w:rPr>
        <w:t xml:space="preserve"> </w:t>
      </w:r>
      <w:r w:rsidR="00AB2718" w:rsidRPr="00197164">
        <w:rPr>
          <w:rFonts w:ascii="Arial" w:eastAsiaTheme="minorEastAsia" w:hAnsi="Arial" w:cs="Arial"/>
          <w:bCs/>
          <w:color w:val="000000" w:themeColor="text1"/>
          <w:sz w:val="22"/>
          <w:szCs w:val="22"/>
          <w:lang w:eastAsia="zh-CN"/>
        </w:rPr>
        <w:t>the</w:t>
      </w:r>
      <w:r w:rsidR="00AB2718" w:rsidRPr="00197164">
        <w:rPr>
          <w:rFonts w:ascii="Arial" w:eastAsiaTheme="minorEastAsia" w:hAnsi="Arial" w:cs="Arial" w:hint="eastAsia"/>
          <w:bCs/>
          <w:color w:val="000000" w:themeColor="text1"/>
          <w:sz w:val="22"/>
          <w:szCs w:val="22"/>
          <w:lang w:eastAsia="zh-CN"/>
        </w:rPr>
        <w:t xml:space="preserve"> </w:t>
      </w:r>
      <w:r w:rsidR="00AB2718" w:rsidRPr="00197164">
        <w:rPr>
          <w:rFonts w:ascii="Arial" w:eastAsiaTheme="minorEastAsia" w:hAnsi="Arial" w:cs="Arial"/>
          <w:bCs/>
          <w:color w:val="000000" w:themeColor="text1"/>
          <w:sz w:val="22"/>
          <w:szCs w:val="22"/>
          <w:lang w:eastAsia="zh-CN"/>
        </w:rPr>
        <w:t xml:space="preserve">photocatalytic </w:t>
      </w:r>
      <w:r w:rsidR="004C42B7" w:rsidRPr="00197164">
        <w:rPr>
          <w:rFonts w:ascii="Arial" w:eastAsiaTheme="minorEastAsia" w:hAnsi="Arial" w:cs="Arial"/>
          <w:bCs/>
          <w:color w:val="000000" w:themeColor="text1"/>
          <w:sz w:val="22"/>
          <w:szCs w:val="22"/>
          <w:lang w:eastAsia="zh-CN"/>
        </w:rPr>
        <w:t>hydrochlorination</w:t>
      </w:r>
      <w:r w:rsidR="00AB2718" w:rsidRPr="00197164">
        <w:rPr>
          <w:rFonts w:ascii="Arial" w:eastAsiaTheme="minorEastAsia" w:hAnsi="Arial" w:cs="Arial" w:hint="eastAsia"/>
          <w:bCs/>
          <w:color w:val="000000" w:themeColor="text1"/>
          <w:sz w:val="22"/>
          <w:szCs w:val="22"/>
          <w:lang w:eastAsia="zh-CN"/>
        </w:rPr>
        <w:t xml:space="preserve"> of </w:t>
      </w:r>
      <w:r w:rsidR="00AB2718" w:rsidRPr="00197164">
        <w:rPr>
          <w:rFonts w:ascii="Arial" w:eastAsiaTheme="minorEastAsia" w:hAnsi="Arial" w:cs="Arial"/>
          <w:bCs/>
          <w:iCs/>
          <w:color w:val="000000" w:themeColor="text1"/>
          <w:sz w:val="22"/>
          <w:szCs w:val="22"/>
          <w:lang w:eastAsia="zh-CN"/>
        </w:rPr>
        <w:t>C</w:t>
      </w:r>
      <w:r w:rsidR="00AB2718" w:rsidRPr="00197164">
        <w:rPr>
          <w:rFonts w:ascii="Arial" w:eastAsiaTheme="minorEastAsia" w:hAnsi="Arial" w:cs="Arial"/>
          <w:bCs/>
          <w:iCs/>
          <w:color w:val="000000" w:themeColor="text1"/>
          <w:sz w:val="22"/>
          <w:szCs w:val="22"/>
          <w:vertAlign w:val="subscript"/>
          <w:lang w:eastAsia="zh-CN"/>
        </w:rPr>
        <w:t>2</w:t>
      </w:r>
      <w:r w:rsidR="00AB2718" w:rsidRPr="00197164">
        <w:rPr>
          <w:rFonts w:ascii="Arial" w:eastAsiaTheme="minorEastAsia" w:hAnsi="Arial" w:cs="Arial"/>
          <w:bCs/>
          <w:iCs/>
          <w:color w:val="000000" w:themeColor="text1"/>
          <w:sz w:val="22"/>
          <w:szCs w:val="22"/>
          <w:lang w:eastAsia="zh-CN"/>
        </w:rPr>
        <w:t>H</w:t>
      </w:r>
      <w:r w:rsidR="00AB2718"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color w:val="000000" w:themeColor="text1"/>
          <w:sz w:val="22"/>
          <w:szCs w:val="22"/>
          <w:lang w:eastAsia="zh-CN"/>
        </w:rPr>
        <w:t xml:space="preserve"> to VCM</w:t>
      </w:r>
      <w:r w:rsidR="004C42B7" w:rsidRPr="00197164">
        <w:rPr>
          <w:rFonts w:ascii="Arial" w:eastAsiaTheme="minorEastAsia" w:hAnsi="Arial" w:cs="Arial" w:hint="eastAsia"/>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74</w:t>
      </w:r>
      <w:r w:rsidR="004C42B7" w:rsidRPr="00197164">
        <w:rPr>
          <w:rFonts w:ascii="Arial" w:eastAsiaTheme="minorEastAsia" w:hAnsi="Arial" w:cs="Arial" w:hint="eastAsia"/>
          <w:color w:val="000000" w:themeColor="text1"/>
          <w:sz w:val="22"/>
          <w:szCs w:val="22"/>
          <w:lang w:eastAsia="zh-CN"/>
        </w:rPr>
        <w:t xml:space="preserve"> </w:t>
      </w:r>
      <w:r w:rsidR="009C1324" w:rsidRPr="00197164">
        <w:rPr>
          <w:rFonts w:ascii="Arial" w:eastAsiaTheme="minorEastAsia" w:hAnsi="Arial" w:cs="Arial" w:hint="eastAsia"/>
          <w:color w:val="000000" w:themeColor="text1"/>
          <w:sz w:val="22"/>
          <w:szCs w:val="22"/>
          <w:lang w:eastAsia="zh-CN"/>
        </w:rPr>
        <w:t xml:space="preserve">and </w:t>
      </w:r>
      <w:r w:rsidR="009C1324" w:rsidRPr="00197164">
        <w:rPr>
          <w:rFonts w:ascii="Arial" w:eastAsiaTheme="minorEastAsia" w:hAnsi="Arial" w:cs="Arial"/>
          <w:bCs/>
          <w:color w:val="000000" w:themeColor="text1"/>
          <w:sz w:val="22"/>
          <w:szCs w:val="22"/>
          <w:lang w:eastAsia="zh-CN"/>
        </w:rPr>
        <w:t xml:space="preserve">the coupling of </w:t>
      </w:r>
      <w:r w:rsidR="009C1324" w:rsidRPr="00197164">
        <w:rPr>
          <w:rFonts w:ascii="Arial" w:eastAsiaTheme="minorEastAsia" w:hAnsi="Arial" w:cs="Arial"/>
          <w:bCs/>
          <w:iCs/>
          <w:color w:val="000000" w:themeColor="text1"/>
          <w:sz w:val="22"/>
          <w:szCs w:val="22"/>
          <w:lang w:eastAsia="zh-CN"/>
        </w:rPr>
        <w:t>C</w:t>
      </w:r>
      <w:r w:rsidR="009C1324" w:rsidRPr="00197164">
        <w:rPr>
          <w:rFonts w:ascii="Arial" w:eastAsiaTheme="minorEastAsia" w:hAnsi="Arial" w:cs="Arial"/>
          <w:bCs/>
          <w:iCs/>
          <w:color w:val="000000" w:themeColor="text1"/>
          <w:sz w:val="22"/>
          <w:szCs w:val="22"/>
          <w:vertAlign w:val="subscript"/>
          <w:lang w:eastAsia="zh-CN"/>
        </w:rPr>
        <w:t>2</w:t>
      </w:r>
      <w:r w:rsidR="009C1324" w:rsidRPr="00197164">
        <w:rPr>
          <w:rFonts w:ascii="Arial" w:eastAsiaTheme="minorEastAsia" w:hAnsi="Arial" w:cs="Arial"/>
          <w:bCs/>
          <w:iCs/>
          <w:color w:val="000000" w:themeColor="text1"/>
          <w:sz w:val="22"/>
          <w:szCs w:val="22"/>
          <w:lang w:eastAsia="zh-CN"/>
        </w:rPr>
        <w:t>H</w:t>
      </w:r>
      <w:r w:rsidR="009C1324" w:rsidRPr="00197164">
        <w:rPr>
          <w:rFonts w:ascii="Arial" w:eastAsiaTheme="minorEastAsia" w:hAnsi="Arial" w:cs="Arial"/>
          <w:bCs/>
          <w:iCs/>
          <w:color w:val="000000" w:themeColor="text1"/>
          <w:sz w:val="22"/>
          <w:szCs w:val="22"/>
          <w:vertAlign w:val="subscript"/>
          <w:lang w:eastAsia="zh-CN"/>
        </w:rPr>
        <w:t>2</w:t>
      </w:r>
      <w:r w:rsidR="009C1324" w:rsidRPr="00197164">
        <w:rPr>
          <w:rFonts w:ascii="Arial" w:eastAsiaTheme="minorEastAsia" w:hAnsi="Arial" w:cs="Arial"/>
          <w:bCs/>
          <w:iCs/>
          <w:color w:val="000000" w:themeColor="text1"/>
          <w:sz w:val="22"/>
          <w:szCs w:val="22"/>
          <w:lang w:eastAsia="zh-CN"/>
        </w:rPr>
        <w:t xml:space="preserve"> </w:t>
      </w:r>
      <w:r w:rsidR="009C1324" w:rsidRPr="00197164">
        <w:rPr>
          <w:rFonts w:ascii="Arial" w:eastAsiaTheme="minorEastAsia" w:hAnsi="Arial" w:cs="Arial"/>
          <w:bCs/>
          <w:color w:val="000000" w:themeColor="text1"/>
          <w:sz w:val="22"/>
          <w:szCs w:val="22"/>
          <w:lang w:eastAsia="zh-CN"/>
        </w:rPr>
        <w:t xml:space="preserve">with CO </w:t>
      </w:r>
      <w:r w:rsidR="00002C5D" w:rsidRPr="00197164">
        <w:rPr>
          <w:rFonts w:ascii="Arial" w:eastAsiaTheme="minorEastAsia" w:hAnsi="Arial" w:cs="Arial" w:hint="eastAsia"/>
          <w:bCs/>
          <w:color w:val="000000" w:themeColor="text1"/>
          <w:sz w:val="22"/>
          <w:szCs w:val="22"/>
          <w:lang w:eastAsia="zh-CN"/>
        </w:rPr>
        <w:t>to synthesize</w:t>
      </w:r>
      <w:r w:rsidR="009C1324" w:rsidRPr="00197164">
        <w:rPr>
          <w:rFonts w:ascii="Arial" w:eastAsiaTheme="minorEastAsia" w:hAnsi="Arial" w:cs="Arial"/>
          <w:bCs/>
          <w:color w:val="000000" w:themeColor="text1"/>
          <w:sz w:val="22"/>
          <w:szCs w:val="22"/>
          <w:lang w:eastAsia="zh-CN"/>
        </w:rPr>
        <w:t xml:space="preserve"> ester</w:t>
      </w:r>
      <w:r w:rsidR="00002C5D" w:rsidRPr="00197164">
        <w:rPr>
          <w:rFonts w:ascii="Arial" w:eastAsiaTheme="minorEastAsia" w:hAnsi="Arial" w:cs="Arial" w:hint="eastAsia"/>
          <w:bCs/>
          <w:color w:val="000000" w:themeColor="text1"/>
          <w:sz w:val="22"/>
          <w:szCs w:val="22"/>
          <w:lang w:eastAsia="zh-CN"/>
        </w:rPr>
        <w:t>s</w:t>
      </w:r>
      <w:r w:rsidR="009C1324" w:rsidRPr="00197164">
        <w:rPr>
          <w:rFonts w:ascii="Arial" w:eastAsiaTheme="minorEastAsia" w:hAnsi="Arial" w:cs="Arial"/>
          <w:bCs/>
          <w:color w:val="000000" w:themeColor="text1"/>
          <w:sz w:val="22"/>
          <w:szCs w:val="22"/>
          <w:lang w:eastAsia="zh-CN"/>
        </w:rPr>
        <w:t xml:space="preserve"> </w:t>
      </w:r>
      <w:r w:rsidR="006877B8" w:rsidRPr="00197164">
        <w:rPr>
          <w:rFonts w:ascii="Arial" w:eastAsiaTheme="minorEastAsia" w:hAnsi="Arial" w:cs="Arial"/>
          <w:bCs/>
          <w:color w:val="000000" w:themeColor="text1"/>
          <w:sz w:val="22"/>
          <w:szCs w:val="22"/>
          <w:lang w:eastAsia="zh-CN"/>
        </w:rPr>
        <w:t>and</w:t>
      </w:r>
      <w:r w:rsidR="009C1324" w:rsidRPr="00197164">
        <w:rPr>
          <w:rFonts w:ascii="Arial" w:eastAsiaTheme="minorEastAsia" w:hAnsi="Arial" w:cs="Arial"/>
          <w:bCs/>
          <w:color w:val="000000" w:themeColor="text1"/>
          <w:sz w:val="22"/>
          <w:szCs w:val="22"/>
          <w:lang w:eastAsia="zh-CN"/>
        </w:rPr>
        <w:t xml:space="preserve"> acid</w:t>
      </w:r>
      <w:r w:rsidR="00002C5D" w:rsidRPr="00197164">
        <w:rPr>
          <w:rFonts w:ascii="Arial" w:eastAsiaTheme="minorEastAsia" w:hAnsi="Arial" w:cs="Arial" w:hint="eastAsia"/>
          <w:bCs/>
          <w:color w:val="000000" w:themeColor="text1"/>
          <w:sz w:val="22"/>
          <w:szCs w:val="22"/>
          <w:lang w:eastAsia="zh-CN"/>
        </w:rPr>
        <w:t>s</w:t>
      </w:r>
      <w:r w:rsidR="009C1324" w:rsidRPr="00197164">
        <w:rPr>
          <w:rFonts w:ascii="Arial" w:eastAsiaTheme="minorEastAsia" w:hAnsi="Arial" w:cs="Arial" w:hint="eastAsia"/>
          <w:bCs/>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75</w:t>
      </w:r>
      <w:r w:rsidR="009C1324" w:rsidRPr="00197164">
        <w:rPr>
          <w:rFonts w:ascii="Arial" w:hAnsi="Arial" w:cs="Arial"/>
          <w:color w:val="000000" w:themeColor="text1"/>
          <w:sz w:val="22"/>
          <w:vertAlign w:val="superscript"/>
        </w:rPr>
        <w:t>,</w:t>
      </w:r>
      <w:r w:rsidR="00E609DC" w:rsidRPr="00197164">
        <w:rPr>
          <w:rFonts w:ascii="Arial" w:eastAsiaTheme="minorEastAsia" w:hAnsi="Arial" w:cs="Arial" w:hint="eastAsia"/>
          <w:color w:val="000000" w:themeColor="text1"/>
          <w:sz w:val="22"/>
          <w:vertAlign w:val="superscript"/>
          <w:lang w:eastAsia="zh-CN"/>
        </w:rPr>
        <w:t>76</w:t>
      </w:r>
    </w:p>
    <w:p w14:paraId="2D2A669A" w14:textId="74A84528" w:rsidR="00DE473F" w:rsidRPr="003F3933" w:rsidRDefault="00DE473F" w:rsidP="003F3933">
      <w:pPr>
        <w:snapToGrid w:val="0"/>
        <w:spacing w:before="240" w:line="360" w:lineRule="auto"/>
        <w:jc w:val="both"/>
        <w:rPr>
          <w:rFonts w:ascii="Arial" w:hAnsi="Arial" w:cs="Arial"/>
          <w:b/>
          <w:sz w:val="22"/>
          <w:szCs w:val="22"/>
        </w:rPr>
      </w:pPr>
      <w:r w:rsidRPr="003F3933">
        <w:rPr>
          <w:rFonts w:ascii="Arial" w:eastAsiaTheme="minorEastAsia" w:hAnsi="Arial" w:cs="Arial"/>
          <w:b/>
          <w:sz w:val="22"/>
          <w:szCs w:val="22"/>
          <w:lang w:eastAsia="zh-CN"/>
        </w:rPr>
        <w:t>Renewable</w:t>
      </w:r>
      <w:r w:rsidRPr="003F3933">
        <w:rPr>
          <w:rFonts w:ascii="Arial" w:hAnsi="Arial" w:cs="Arial"/>
          <w:b/>
          <w:sz w:val="22"/>
          <w:szCs w:val="22"/>
        </w:rPr>
        <w:t xml:space="preserve"> carbon resources for acetylene synthesis</w:t>
      </w:r>
    </w:p>
    <w:p w14:paraId="2A8E997C" w14:textId="03062C9F" w:rsidR="00290EF5" w:rsidRPr="00197164" w:rsidRDefault="00CA4FC9" w:rsidP="007419F8">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Given</w:t>
      </w:r>
      <w:r w:rsidRPr="00197164">
        <w:rPr>
          <w:rFonts w:ascii="Arial" w:eastAsiaTheme="minorEastAsia" w:hAnsi="Arial" w:cs="Arial" w:hint="eastAsia"/>
          <w:sz w:val="22"/>
          <w:szCs w:val="22"/>
          <w:lang w:eastAsia="zh-CN"/>
        </w:rPr>
        <w:t xml:space="preserve"> the performance of </w:t>
      </w:r>
      <w:r w:rsidRPr="00197164">
        <w:rPr>
          <w:rFonts w:ascii="Arial" w:eastAsiaTheme="minorEastAsia" w:hAnsi="Arial" w:cs="Arial"/>
          <w:sz w:val="22"/>
          <w:szCs w:val="22"/>
          <w:lang w:eastAsia="zh-CN"/>
        </w:rPr>
        <w:t>biochar</w:t>
      </w:r>
      <w:r w:rsidRPr="00197164">
        <w:rPr>
          <w:rFonts w:ascii="Arial" w:eastAsiaTheme="minorEastAsia" w:hAnsi="Arial" w:cs="Arial"/>
          <w:sz w:val="22"/>
          <w:szCs w:val="22"/>
          <w:lang w:eastAsia="zh-CN"/>
        </w:rPr>
        <w:noBreakHyphen/>
        <w:t>based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in </w:t>
      </w:r>
      <w:r w:rsidR="0094732C" w:rsidRPr="00197164">
        <w:rPr>
          <w:rFonts w:ascii="Arial" w:eastAsiaTheme="minorEastAsia" w:hAnsi="Arial" w:cs="Arial" w:hint="eastAsia"/>
          <w:sz w:val="22"/>
          <w:szCs w:val="22"/>
          <w:lang w:eastAsia="zh-CN"/>
        </w:rPr>
        <w:t xml:space="preserve">the </w:t>
      </w:r>
      <w:r w:rsidRPr="00197164">
        <w:rPr>
          <w:rFonts w:ascii="Arial" w:eastAsiaTheme="minorEastAsia" w:hAnsi="Arial" w:cs="Arial" w:hint="eastAsia"/>
          <w:sz w:val="22"/>
          <w:szCs w:val="22"/>
          <w:lang w:eastAsia="zh-CN"/>
        </w:rPr>
        <w:t>ATV route (</w:t>
      </w:r>
      <w:r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5</w:t>
      </w:r>
      <w:r w:rsidR="0019281E" w:rsidRPr="00197164">
        <w:rPr>
          <w:rFonts w:ascii="Arial" w:eastAsiaTheme="minorEastAsia" w:hAnsi="Arial" w:cs="Arial"/>
          <w:b/>
          <w:sz w:val="22"/>
          <w:szCs w:val="22"/>
          <w:lang w:eastAsia="zh-CN"/>
        </w:rPr>
        <w:t>a</w:t>
      </w:r>
      <w:r w:rsidRPr="00197164">
        <w:rPr>
          <w:rFonts w:ascii="Arial" w:eastAsiaTheme="minorEastAsia" w:hAnsi="Arial" w:cs="Arial" w:hint="eastAsia"/>
          <w:b/>
          <w:sz w:val="22"/>
          <w:szCs w:val="22"/>
          <w:lang w:eastAsia="zh-CN"/>
        </w:rPr>
        <w:t>,</w:t>
      </w:r>
      <w:r w:rsidR="009C0DC9" w:rsidRPr="00197164">
        <w:rPr>
          <w:rFonts w:ascii="Arial" w:eastAsiaTheme="minorEastAsia" w:hAnsi="Arial" w:cs="Arial"/>
          <w:sz w:val="22"/>
          <w:szCs w:val="22"/>
          <w:lang w:eastAsia="zh-CN"/>
        </w:rPr>
        <w:t xml:space="preserve"> </w:t>
      </w:r>
      <w:r w:rsidR="0019281E" w:rsidRPr="00197164">
        <w:rPr>
          <w:rFonts w:ascii="Arial" w:eastAsiaTheme="minorEastAsia" w:hAnsi="Arial" w:cs="Arial" w:hint="eastAsia"/>
          <w:b/>
          <w:sz w:val="22"/>
          <w:szCs w:val="22"/>
          <w:lang w:eastAsia="zh-CN"/>
        </w:rPr>
        <w:t>5b</w:t>
      </w:r>
      <w:r w:rsidRPr="00197164">
        <w:rPr>
          <w:rFonts w:ascii="Arial" w:eastAsiaTheme="minorEastAsia" w:hAnsi="Arial" w:cs="Arial" w:hint="eastAsia"/>
          <w:sz w:val="22"/>
          <w:szCs w:val="22"/>
          <w:lang w:eastAsia="zh-CN"/>
        </w:rPr>
        <w:t>),</w:t>
      </w:r>
      <w:r w:rsidR="0094732C" w:rsidRPr="00197164">
        <w:rPr>
          <w:rFonts w:ascii="Arial" w:eastAsiaTheme="minorEastAsia" w:hAnsi="Arial" w:cs="Arial" w:hint="eastAsia"/>
          <w:sz w:val="22"/>
          <w:szCs w:val="22"/>
          <w:lang w:eastAsia="zh-CN"/>
        </w:rPr>
        <w:t xml:space="preserve"> </w:t>
      </w:r>
      <w:r w:rsidR="001E31A3" w:rsidRPr="00197164">
        <w:rPr>
          <w:rFonts w:ascii="Arial" w:eastAsiaTheme="minorEastAsia" w:hAnsi="Arial" w:cs="Arial" w:hint="eastAsia"/>
          <w:sz w:val="22"/>
          <w:szCs w:val="22"/>
          <w:lang w:eastAsia="zh-CN"/>
        </w:rPr>
        <w:t xml:space="preserve">it is </w:t>
      </w:r>
      <w:r w:rsidR="0094732C" w:rsidRPr="00197164">
        <w:rPr>
          <w:rFonts w:ascii="Arial" w:eastAsiaTheme="minorEastAsia" w:hAnsi="Arial" w:cs="Arial" w:hint="eastAsia"/>
          <w:sz w:val="22"/>
          <w:szCs w:val="22"/>
          <w:lang w:eastAsia="zh-CN"/>
        </w:rPr>
        <w:t xml:space="preserve">essential </w:t>
      </w:r>
      <w:r w:rsidR="001E31A3" w:rsidRPr="00197164">
        <w:rPr>
          <w:rFonts w:ascii="Arial" w:eastAsiaTheme="minorEastAsia" w:hAnsi="Arial" w:cs="Arial" w:hint="eastAsia"/>
          <w:sz w:val="22"/>
          <w:szCs w:val="22"/>
          <w:lang w:eastAsia="zh-CN"/>
        </w:rPr>
        <w:t xml:space="preserve">to </w:t>
      </w:r>
      <w:r w:rsidR="005D72AD" w:rsidRPr="00197164">
        <w:rPr>
          <w:rFonts w:ascii="Arial" w:eastAsiaTheme="minorEastAsia" w:hAnsi="Arial" w:cs="Arial" w:hint="eastAsia"/>
          <w:sz w:val="22"/>
          <w:szCs w:val="22"/>
          <w:lang w:eastAsia="zh-CN"/>
        </w:rPr>
        <w:t>explore</w:t>
      </w:r>
      <w:r w:rsidR="001E31A3" w:rsidRPr="00197164">
        <w:rPr>
          <w:rFonts w:ascii="Arial" w:eastAsiaTheme="minorEastAsia" w:hAnsi="Arial" w:cs="Arial" w:hint="eastAsia"/>
          <w:sz w:val="22"/>
          <w:szCs w:val="22"/>
          <w:lang w:eastAsia="zh-CN"/>
        </w:rPr>
        <w:t xml:space="preserve"> sustainable </w:t>
      </w:r>
      <w:r w:rsidR="00A32441" w:rsidRPr="00197164">
        <w:rPr>
          <w:rFonts w:ascii="Arial" w:eastAsiaTheme="minorEastAsia" w:hAnsi="Arial" w:cs="Arial"/>
          <w:sz w:val="22"/>
          <w:szCs w:val="22"/>
          <w:lang w:eastAsia="zh-CN"/>
        </w:rPr>
        <w:t>C</w:t>
      </w:r>
      <w:r w:rsidR="00A32441" w:rsidRPr="00197164">
        <w:rPr>
          <w:rFonts w:ascii="Arial" w:eastAsiaTheme="minorEastAsia" w:hAnsi="Arial" w:cs="Arial"/>
          <w:sz w:val="22"/>
          <w:szCs w:val="22"/>
          <w:vertAlign w:val="subscript"/>
          <w:lang w:eastAsia="zh-CN"/>
        </w:rPr>
        <w:t>2</w:t>
      </w:r>
      <w:r w:rsidR="00A32441" w:rsidRPr="00197164">
        <w:rPr>
          <w:rFonts w:ascii="Arial" w:eastAsiaTheme="minorEastAsia" w:hAnsi="Arial" w:cs="Arial"/>
          <w:sz w:val="22"/>
          <w:szCs w:val="22"/>
          <w:lang w:eastAsia="zh-CN"/>
        </w:rPr>
        <w:t>H</w:t>
      </w:r>
      <w:r w:rsidR="00A32441" w:rsidRPr="00197164">
        <w:rPr>
          <w:rFonts w:ascii="Arial" w:eastAsiaTheme="minorEastAsia" w:hAnsi="Arial" w:cs="Arial"/>
          <w:sz w:val="22"/>
          <w:szCs w:val="22"/>
          <w:vertAlign w:val="subscript"/>
          <w:lang w:eastAsia="zh-CN"/>
        </w:rPr>
        <w:t>2</w:t>
      </w:r>
      <w:r w:rsidR="00A32441" w:rsidRPr="00197164">
        <w:rPr>
          <w:rFonts w:ascii="Arial" w:eastAsiaTheme="minorEastAsia" w:hAnsi="Arial" w:cs="Arial"/>
          <w:sz w:val="22"/>
          <w:szCs w:val="22"/>
          <w:lang w:eastAsia="zh-CN"/>
        </w:rPr>
        <w:t xml:space="preserve"> </w:t>
      </w:r>
      <w:r w:rsidR="003759C2" w:rsidRPr="00197164">
        <w:rPr>
          <w:rFonts w:ascii="Arial" w:eastAsiaTheme="minorEastAsia" w:hAnsi="Arial" w:cs="Arial" w:hint="eastAsia"/>
          <w:sz w:val="22"/>
          <w:szCs w:val="22"/>
          <w:lang w:eastAsia="zh-CN"/>
        </w:rPr>
        <w:t>production</w:t>
      </w:r>
      <w:r w:rsidR="003759C2" w:rsidRPr="00197164">
        <w:rPr>
          <w:rFonts w:ascii="Arial" w:eastAsiaTheme="minorEastAsia" w:hAnsi="Arial" w:cs="Arial"/>
          <w:sz w:val="22"/>
          <w:szCs w:val="22"/>
          <w:lang w:eastAsia="zh-CN"/>
        </w:rPr>
        <w:t xml:space="preserve"> </w:t>
      </w:r>
      <w:r w:rsidR="0094732C" w:rsidRPr="00197164">
        <w:rPr>
          <w:rFonts w:ascii="Arial" w:eastAsiaTheme="minorEastAsia" w:hAnsi="Arial" w:cs="Arial" w:hint="eastAsia"/>
          <w:sz w:val="22"/>
          <w:szCs w:val="22"/>
          <w:lang w:eastAsia="zh-CN"/>
        </w:rPr>
        <w:t>methods</w:t>
      </w:r>
      <w:r w:rsidR="00A32441" w:rsidRPr="00197164">
        <w:rPr>
          <w:rFonts w:ascii="Arial" w:eastAsiaTheme="minorEastAsia" w:hAnsi="Arial" w:cs="Arial"/>
          <w:sz w:val="22"/>
          <w:szCs w:val="22"/>
          <w:lang w:eastAsia="zh-CN"/>
        </w:rPr>
        <w:t xml:space="preserve"> using </w:t>
      </w:r>
      <w:r w:rsidR="00146B36" w:rsidRPr="00197164">
        <w:rPr>
          <w:rFonts w:ascii="Arial" w:eastAsiaTheme="minorEastAsia" w:hAnsi="Arial" w:cs="Arial"/>
          <w:sz w:val="22"/>
          <w:szCs w:val="22"/>
          <w:lang w:eastAsia="zh-CN"/>
        </w:rPr>
        <w:t>renewable</w:t>
      </w:r>
      <w:r w:rsidR="00146B36" w:rsidRPr="00197164">
        <w:rPr>
          <w:rFonts w:ascii="Arial" w:eastAsiaTheme="minorEastAsia" w:hAnsi="Arial" w:cs="Arial" w:hint="eastAsia"/>
          <w:sz w:val="22"/>
          <w:szCs w:val="22"/>
          <w:lang w:eastAsia="zh-CN"/>
        </w:rPr>
        <w:t xml:space="preserve"> </w:t>
      </w:r>
      <w:r w:rsidR="00A32441" w:rsidRPr="00197164">
        <w:rPr>
          <w:rFonts w:ascii="Arial" w:eastAsiaTheme="minorEastAsia" w:hAnsi="Arial" w:cs="Arial"/>
          <w:sz w:val="22"/>
          <w:szCs w:val="22"/>
          <w:lang w:eastAsia="zh-CN"/>
        </w:rPr>
        <w:t xml:space="preserve">resources </w:t>
      </w:r>
      <w:r w:rsidR="00C17529" w:rsidRPr="00197164">
        <w:rPr>
          <w:rFonts w:ascii="Arial" w:eastAsiaTheme="minorEastAsia" w:hAnsi="Arial" w:cs="Arial"/>
          <w:sz w:val="22"/>
          <w:szCs w:val="22"/>
          <w:lang w:eastAsia="zh-CN"/>
        </w:rPr>
        <w:t>(</w:t>
      </w:r>
      <w:r w:rsidR="004A347D">
        <w:rPr>
          <w:rFonts w:ascii="Arial" w:eastAsiaTheme="minorEastAsia" w:hAnsi="Arial" w:cs="Arial"/>
          <w:sz w:val="22"/>
          <w:szCs w:val="22"/>
          <w:lang w:eastAsia="zh-CN"/>
        </w:rPr>
        <w:t>for example</w:t>
      </w:r>
      <w:r w:rsidR="00C17529" w:rsidRPr="00197164">
        <w:rPr>
          <w:rFonts w:ascii="Arial" w:eastAsiaTheme="minorEastAsia" w:hAnsi="Arial" w:cs="Arial"/>
          <w:sz w:val="22"/>
          <w:szCs w:val="22"/>
          <w:lang w:eastAsia="zh-CN"/>
        </w:rPr>
        <w:t xml:space="preserve">, biochar, </w:t>
      </w:r>
      <w:r w:rsidR="00340441" w:rsidRPr="00197164">
        <w:rPr>
          <w:rFonts w:ascii="Arial" w:eastAsiaTheme="minorEastAsia" w:hAnsi="Arial" w:cs="Arial"/>
          <w:sz w:val="22"/>
          <w:szCs w:val="22"/>
          <w:lang w:eastAsia="zh-CN"/>
        </w:rPr>
        <w:t>bio</w:t>
      </w:r>
      <w:r w:rsidR="0061331E" w:rsidRPr="00197164">
        <w:rPr>
          <w:rFonts w:ascii="Arial" w:eastAsiaTheme="minorEastAsia" w:hAnsi="Arial" w:cs="Arial" w:hint="eastAsia"/>
          <w:sz w:val="22"/>
          <w:szCs w:val="22"/>
          <w:lang w:eastAsia="zh-CN"/>
        </w:rPr>
        <w:t>methane</w:t>
      </w:r>
      <w:r w:rsidR="00C17529" w:rsidRPr="00197164">
        <w:rPr>
          <w:rFonts w:ascii="Arial" w:eastAsiaTheme="minorEastAsia" w:hAnsi="Arial" w:cs="Arial"/>
          <w:sz w:val="22"/>
          <w:szCs w:val="22"/>
          <w:lang w:eastAsia="zh-CN"/>
        </w:rPr>
        <w:t>, CO</w:t>
      </w:r>
      <w:r w:rsidR="00C17529" w:rsidRPr="00197164">
        <w:rPr>
          <w:rFonts w:ascii="Arial" w:eastAsiaTheme="minorEastAsia" w:hAnsi="Arial" w:cs="Arial"/>
          <w:sz w:val="22"/>
          <w:szCs w:val="22"/>
          <w:vertAlign w:val="subscript"/>
          <w:lang w:eastAsia="zh-CN"/>
        </w:rPr>
        <w:t>2</w:t>
      </w:r>
      <w:r w:rsidR="00C17529" w:rsidRPr="00197164">
        <w:rPr>
          <w:rFonts w:ascii="Arial" w:eastAsiaTheme="minorEastAsia" w:hAnsi="Arial" w:cs="Arial"/>
          <w:sz w:val="22"/>
          <w:szCs w:val="22"/>
          <w:lang w:eastAsia="zh-CN"/>
        </w:rPr>
        <w:t xml:space="preserve">, plastic) </w:t>
      </w:r>
      <w:r w:rsidR="00A32441" w:rsidRPr="00197164">
        <w:rPr>
          <w:rFonts w:ascii="Arial" w:eastAsiaTheme="minorEastAsia" w:hAnsi="Arial" w:cs="Arial"/>
          <w:sz w:val="22"/>
          <w:szCs w:val="22"/>
          <w:lang w:eastAsia="zh-CN"/>
        </w:rPr>
        <w:t xml:space="preserve">and </w:t>
      </w:r>
      <w:r w:rsidR="0094732C" w:rsidRPr="00197164">
        <w:rPr>
          <w:rFonts w:ascii="Arial" w:eastAsiaTheme="minorEastAsia" w:hAnsi="Arial" w:cs="Arial" w:hint="eastAsia"/>
          <w:sz w:val="22"/>
          <w:szCs w:val="22"/>
          <w:lang w:eastAsia="zh-CN"/>
        </w:rPr>
        <w:t xml:space="preserve">innovative </w:t>
      </w:r>
      <w:r w:rsidR="001E31A3" w:rsidRPr="00197164">
        <w:rPr>
          <w:rFonts w:ascii="Arial" w:eastAsiaTheme="minorEastAsia" w:hAnsi="Arial" w:cs="Arial" w:hint="eastAsia"/>
          <w:sz w:val="22"/>
          <w:szCs w:val="22"/>
          <w:lang w:eastAsia="zh-CN"/>
        </w:rPr>
        <w:t xml:space="preserve">production </w:t>
      </w:r>
      <w:r w:rsidR="001E31A3" w:rsidRPr="00197164">
        <w:rPr>
          <w:rFonts w:ascii="Arial" w:eastAsiaTheme="minorEastAsia" w:hAnsi="Arial" w:cs="Arial"/>
          <w:sz w:val="22"/>
          <w:szCs w:val="22"/>
          <w:lang w:eastAsia="zh-CN"/>
        </w:rPr>
        <w:t>technologies</w:t>
      </w:r>
      <w:r w:rsidR="001E31A3" w:rsidRPr="00197164">
        <w:rPr>
          <w:rFonts w:ascii="Arial" w:eastAsiaTheme="minorEastAsia" w:hAnsi="Arial" w:cs="Arial" w:hint="eastAsia"/>
          <w:sz w:val="22"/>
          <w:szCs w:val="22"/>
          <w:lang w:eastAsia="zh-CN"/>
        </w:rPr>
        <w:t xml:space="preserve"> to </w:t>
      </w:r>
      <w:r w:rsidR="001E31A3" w:rsidRPr="00197164">
        <w:rPr>
          <w:rFonts w:ascii="Arial" w:eastAsiaTheme="minorEastAsia" w:hAnsi="Arial" w:cs="Arial"/>
          <w:sz w:val="22"/>
          <w:szCs w:val="22"/>
          <w:lang w:eastAsia="zh-CN"/>
        </w:rPr>
        <w:t>replace traditional fossil</w:t>
      </w:r>
      <w:r w:rsidR="001E31A3" w:rsidRPr="00197164">
        <w:rPr>
          <w:rFonts w:ascii="Arial" w:eastAsiaTheme="minorEastAsia" w:hAnsi="Arial" w:cs="Arial"/>
          <w:sz w:val="22"/>
          <w:szCs w:val="22"/>
          <w:lang w:eastAsia="zh-CN"/>
        </w:rPr>
        <w:noBreakHyphen/>
        <w:t xml:space="preserve">based </w:t>
      </w:r>
      <w:r w:rsidR="0094732C" w:rsidRPr="00197164">
        <w:rPr>
          <w:rFonts w:ascii="Arial" w:eastAsiaTheme="minorEastAsia" w:hAnsi="Arial" w:cs="Arial"/>
          <w:sz w:val="22"/>
          <w:szCs w:val="22"/>
          <w:lang w:eastAsia="zh-CN"/>
        </w:rPr>
        <w:t xml:space="preserve">approaches </w:t>
      </w:r>
      <w:r w:rsidR="001E31A3" w:rsidRPr="00197164">
        <w:rPr>
          <w:rFonts w:ascii="Arial" w:eastAsiaTheme="minorEastAsia" w:hAnsi="Arial" w:cs="Arial"/>
          <w:sz w:val="22"/>
          <w:szCs w:val="22"/>
          <w:lang w:eastAsia="zh-CN"/>
        </w:rPr>
        <w:t>(</w:t>
      </w:r>
      <w:r w:rsidR="001E31A3" w:rsidRPr="00197164">
        <w:rPr>
          <w:rFonts w:ascii="Arial" w:eastAsiaTheme="minorEastAsia" w:hAnsi="Arial" w:cs="Arial"/>
          <w:b/>
          <w:bCs/>
          <w:sz w:val="22"/>
          <w:szCs w:val="22"/>
          <w:lang w:eastAsia="zh-CN"/>
        </w:rPr>
        <w:t>Fig. </w:t>
      </w:r>
      <w:r w:rsidR="0019281E" w:rsidRPr="00197164">
        <w:rPr>
          <w:rFonts w:ascii="Arial" w:eastAsiaTheme="minorEastAsia" w:hAnsi="Arial" w:cs="Arial"/>
          <w:b/>
          <w:bCs/>
          <w:sz w:val="22"/>
          <w:szCs w:val="22"/>
          <w:lang w:eastAsia="zh-CN"/>
        </w:rPr>
        <w:t>5c</w:t>
      </w:r>
      <w:r w:rsidR="001E31A3" w:rsidRPr="00197164">
        <w:rPr>
          <w:rFonts w:ascii="Arial" w:eastAsiaTheme="minorEastAsia" w:hAnsi="Arial" w:cs="Arial"/>
          <w:sz w:val="22"/>
          <w:szCs w:val="22"/>
          <w:lang w:eastAsia="zh-CN"/>
        </w:rPr>
        <w:t xml:space="preserve">). Additionally, </w:t>
      </w:r>
      <w:r w:rsidR="00863A8A" w:rsidRPr="00197164">
        <w:rPr>
          <w:rFonts w:ascii="Arial" w:eastAsiaTheme="minorEastAsia" w:hAnsi="Arial" w:cs="Arial"/>
          <w:sz w:val="22"/>
          <w:szCs w:val="22"/>
          <w:lang w:eastAsia="zh-CN"/>
        </w:rPr>
        <w:t xml:space="preserve">integrating </w:t>
      </w:r>
      <w:r w:rsidR="00496C37" w:rsidRPr="00197164">
        <w:rPr>
          <w:rFonts w:ascii="Arial" w:eastAsiaTheme="minorEastAsia" w:hAnsi="Arial" w:cs="Arial"/>
          <w:sz w:val="22"/>
          <w:szCs w:val="22"/>
          <w:lang w:eastAsia="zh-CN"/>
        </w:rPr>
        <w:t>renewable electricity</w:t>
      </w:r>
      <w:r w:rsidR="00863A8A" w:rsidRPr="00197164">
        <w:rPr>
          <w:rFonts w:ascii="Arial" w:eastAsiaTheme="minorEastAsia" w:hAnsi="Arial" w:cs="Arial"/>
          <w:sz w:val="22"/>
          <w:szCs w:val="22"/>
          <w:lang w:eastAsia="zh-CN"/>
        </w:rPr>
        <w:t xml:space="preserve"> </w:t>
      </w:r>
      <w:r w:rsidR="00496C37" w:rsidRPr="00197164">
        <w:rPr>
          <w:rFonts w:ascii="Arial" w:eastAsiaTheme="minorEastAsia" w:hAnsi="Arial" w:cs="Arial"/>
          <w:sz w:val="22"/>
          <w:szCs w:val="22"/>
          <w:lang w:eastAsia="zh-CN"/>
        </w:rPr>
        <w:t>(</w:t>
      </w:r>
      <w:r w:rsidR="004A347D">
        <w:rPr>
          <w:rFonts w:ascii="Arial" w:eastAsiaTheme="minorEastAsia" w:hAnsi="Arial" w:cs="Arial"/>
          <w:sz w:val="22"/>
          <w:szCs w:val="22"/>
          <w:lang w:eastAsia="zh-CN"/>
        </w:rPr>
        <w:t>for example</w:t>
      </w:r>
      <w:r w:rsidR="00496C37" w:rsidRPr="00197164">
        <w:rPr>
          <w:rFonts w:ascii="Arial" w:eastAsiaTheme="minorEastAsia" w:hAnsi="Arial" w:cs="Arial"/>
          <w:sz w:val="22"/>
          <w:szCs w:val="22"/>
          <w:lang w:eastAsia="zh-CN"/>
        </w:rPr>
        <w:t>, wind and solar)</w:t>
      </w:r>
      <w:r w:rsidR="00A32441" w:rsidRPr="00197164">
        <w:rPr>
          <w:rFonts w:ascii="Arial" w:eastAsiaTheme="minorEastAsia" w:hAnsi="Arial" w:cs="Arial"/>
          <w:sz w:val="22"/>
          <w:szCs w:val="22"/>
          <w:lang w:eastAsia="zh-CN"/>
        </w:rPr>
        <w:t xml:space="preserve"> </w:t>
      </w:r>
      <w:r w:rsidR="001E31A3" w:rsidRPr="00197164">
        <w:rPr>
          <w:rFonts w:ascii="Arial" w:eastAsiaTheme="minorEastAsia" w:hAnsi="Arial" w:cs="Arial"/>
          <w:sz w:val="22"/>
          <w:szCs w:val="22"/>
          <w:lang w:eastAsia="zh-CN"/>
        </w:rPr>
        <w:t>in</w:t>
      </w:r>
      <w:r w:rsidR="00863A8A" w:rsidRPr="00197164">
        <w:rPr>
          <w:rFonts w:ascii="Arial" w:eastAsiaTheme="minorEastAsia" w:hAnsi="Arial" w:cs="Arial"/>
          <w:sz w:val="22"/>
          <w:szCs w:val="22"/>
          <w:lang w:eastAsia="zh-CN"/>
        </w:rPr>
        <w:t>to these processes is crucial for further advancing sustainability</w:t>
      </w:r>
      <w:r w:rsidR="00D20DDF" w:rsidRPr="00197164">
        <w:rPr>
          <w:rFonts w:ascii="Arial" w:eastAsiaTheme="minorEastAsia" w:hAnsi="Arial" w:cs="Arial"/>
          <w:sz w:val="22"/>
          <w:szCs w:val="22"/>
          <w:lang w:eastAsia="zh-CN"/>
        </w:rPr>
        <w:t>.</w:t>
      </w:r>
      <w:r w:rsidR="00FC3BBA" w:rsidRPr="00197164">
        <w:rPr>
          <w:rFonts w:ascii="Arial" w:eastAsiaTheme="minorEastAsia" w:hAnsi="Arial" w:cs="Arial"/>
          <w:sz w:val="22"/>
          <w:szCs w:val="22"/>
          <w:lang w:eastAsia="zh-CN"/>
        </w:rPr>
        <w:t xml:space="preserve"> </w:t>
      </w:r>
      <w:r w:rsidR="00C17529" w:rsidRPr="00197164">
        <w:rPr>
          <w:rFonts w:ascii="Arial" w:eastAsiaTheme="minorEastAsia" w:hAnsi="Arial" w:cs="Arial"/>
          <w:b/>
          <w:bCs/>
          <w:sz w:val="22"/>
          <w:szCs w:val="22"/>
          <w:lang w:eastAsia="zh-CN"/>
        </w:rPr>
        <w:t>Fig</w:t>
      </w:r>
      <w:r w:rsidR="003E3CF0" w:rsidRPr="00197164">
        <w:rPr>
          <w:rFonts w:ascii="Arial" w:eastAsiaTheme="minorEastAsia" w:hAnsi="Arial" w:cs="Arial"/>
          <w:b/>
          <w:bCs/>
          <w:sz w:val="22"/>
          <w:szCs w:val="22"/>
          <w:lang w:eastAsia="zh-CN"/>
        </w:rPr>
        <w:t>. </w:t>
      </w:r>
      <w:r w:rsidR="0019281E" w:rsidRPr="00197164">
        <w:rPr>
          <w:rFonts w:ascii="Arial" w:eastAsiaTheme="minorEastAsia" w:hAnsi="Arial" w:cs="Arial"/>
          <w:b/>
          <w:bCs/>
          <w:sz w:val="22"/>
          <w:szCs w:val="22"/>
          <w:lang w:eastAsia="zh-CN"/>
        </w:rPr>
        <w:t>5d</w:t>
      </w:r>
      <w:r w:rsidR="0019281E" w:rsidRPr="00197164">
        <w:rPr>
          <w:rFonts w:ascii="Arial" w:eastAsiaTheme="minorEastAsia" w:hAnsi="Arial" w:cs="Arial"/>
          <w:sz w:val="22"/>
          <w:szCs w:val="22"/>
          <w:lang w:eastAsia="zh-CN"/>
        </w:rPr>
        <w:t xml:space="preserve"> </w:t>
      </w:r>
      <w:r w:rsidR="00366BBF" w:rsidRPr="00197164">
        <w:rPr>
          <w:rFonts w:ascii="Arial" w:eastAsiaTheme="minorEastAsia" w:hAnsi="Arial" w:cs="Arial"/>
          <w:sz w:val="22"/>
          <w:szCs w:val="22"/>
          <w:lang w:eastAsia="zh-CN"/>
        </w:rPr>
        <w:t>illustrates</w:t>
      </w:r>
      <w:r w:rsidR="00C17529" w:rsidRPr="00197164">
        <w:rPr>
          <w:rFonts w:ascii="Arial" w:eastAsiaTheme="minorEastAsia" w:hAnsi="Arial" w:cs="Arial"/>
          <w:sz w:val="22"/>
          <w:szCs w:val="22"/>
          <w:lang w:eastAsia="zh-CN"/>
        </w:rPr>
        <w:t xml:space="preserve"> </w:t>
      </w:r>
      <w:r w:rsidR="00366BBF" w:rsidRPr="00197164">
        <w:rPr>
          <w:rFonts w:ascii="Arial" w:eastAsiaTheme="minorEastAsia" w:hAnsi="Arial" w:cs="Arial"/>
          <w:sz w:val="22"/>
          <w:szCs w:val="22"/>
          <w:lang w:eastAsia="zh-CN"/>
        </w:rPr>
        <w:t xml:space="preserve">potential </w:t>
      </w:r>
      <w:r w:rsidR="00FC3BBA" w:rsidRPr="00197164">
        <w:rPr>
          <w:rFonts w:ascii="Arial" w:eastAsiaTheme="minorEastAsia" w:hAnsi="Arial" w:cs="Arial"/>
          <w:sz w:val="22"/>
          <w:szCs w:val="22"/>
          <w:lang w:eastAsia="zh-CN"/>
        </w:rPr>
        <w:t>combination</w:t>
      </w:r>
      <w:r w:rsidR="00366BBF" w:rsidRPr="00197164">
        <w:rPr>
          <w:rFonts w:ascii="Arial" w:eastAsiaTheme="minorEastAsia" w:hAnsi="Arial" w:cs="Arial"/>
          <w:sz w:val="22"/>
          <w:szCs w:val="22"/>
          <w:lang w:eastAsia="zh-CN"/>
        </w:rPr>
        <w:t>s</w:t>
      </w:r>
      <w:r w:rsidR="00FC3BBA" w:rsidRPr="00197164">
        <w:rPr>
          <w:rFonts w:ascii="Arial" w:eastAsiaTheme="minorEastAsia" w:hAnsi="Arial" w:cs="Arial"/>
          <w:sz w:val="22"/>
          <w:szCs w:val="22"/>
          <w:lang w:eastAsia="zh-CN"/>
        </w:rPr>
        <w:t xml:space="preserve"> of </w:t>
      </w:r>
      <w:r w:rsidR="00146B36" w:rsidRPr="00197164">
        <w:rPr>
          <w:rFonts w:ascii="Arial" w:eastAsiaTheme="minorEastAsia" w:hAnsi="Arial" w:cs="Arial"/>
          <w:sz w:val="22"/>
          <w:szCs w:val="22"/>
          <w:lang w:eastAsia="zh-CN"/>
        </w:rPr>
        <w:t>renewable</w:t>
      </w:r>
      <w:r w:rsidR="00146B36" w:rsidRPr="00197164">
        <w:rPr>
          <w:rFonts w:ascii="Arial" w:eastAsiaTheme="minorEastAsia" w:hAnsi="Arial" w:cs="Arial" w:hint="eastAsia"/>
          <w:sz w:val="22"/>
          <w:szCs w:val="22"/>
          <w:lang w:eastAsia="zh-CN"/>
        </w:rPr>
        <w:t xml:space="preserve"> </w:t>
      </w:r>
      <w:r w:rsidR="00FC3BBA" w:rsidRPr="00197164">
        <w:rPr>
          <w:rFonts w:ascii="Arial" w:eastAsiaTheme="minorEastAsia" w:hAnsi="Arial" w:cs="Arial"/>
          <w:sz w:val="22"/>
          <w:szCs w:val="22"/>
          <w:lang w:eastAsia="zh-CN"/>
        </w:rPr>
        <w:t>carbon resources and relevant technologies for C</w:t>
      </w:r>
      <w:r w:rsidR="00FC3BBA" w:rsidRPr="00197164">
        <w:rPr>
          <w:rFonts w:ascii="Arial" w:eastAsiaTheme="minorEastAsia" w:hAnsi="Arial" w:cs="Arial"/>
          <w:sz w:val="22"/>
          <w:szCs w:val="22"/>
          <w:vertAlign w:val="subscript"/>
          <w:lang w:eastAsia="zh-CN"/>
        </w:rPr>
        <w:t>2</w:t>
      </w:r>
      <w:r w:rsidR="00FC3BBA" w:rsidRPr="00197164">
        <w:rPr>
          <w:rFonts w:ascii="Arial" w:eastAsiaTheme="minorEastAsia" w:hAnsi="Arial" w:cs="Arial"/>
          <w:sz w:val="22"/>
          <w:szCs w:val="22"/>
          <w:lang w:eastAsia="zh-CN"/>
        </w:rPr>
        <w:t>H</w:t>
      </w:r>
      <w:r w:rsidR="00FC3BBA" w:rsidRPr="00197164">
        <w:rPr>
          <w:rFonts w:ascii="Arial" w:eastAsiaTheme="minorEastAsia" w:hAnsi="Arial" w:cs="Arial"/>
          <w:sz w:val="22"/>
          <w:szCs w:val="22"/>
          <w:vertAlign w:val="subscript"/>
          <w:lang w:eastAsia="zh-CN"/>
        </w:rPr>
        <w:t>2</w:t>
      </w:r>
      <w:r w:rsidR="00FC3BBA" w:rsidRPr="00197164">
        <w:rPr>
          <w:rFonts w:ascii="Arial" w:eastAsiaTheme="minorEastAsia" w:hAnsi="Arial" w:cs="Arial"/>
          <w:sz w:val="22"/>
          <w:szCs w:val="22"/>
          <w:lang w:eastAsia="zh-CN"/>
        </w:rPr>
        <w:t xml:space="preserve"> synthesis</w:t>
      </w:r>
      <w:r w:rsidR="00F029B7" w:rsidRPr="00197164">
        <w:rPr>
          <w:rFonts w:ascii="Arial" w:eastAsiaTheme="minorEastAsia" w:hAnsi="Arial" w:cs="Arial"/>
          <w:sz w:val="22"/>
          <w:szCs w:val="22"/>
          <w:lang w:eastAsia="zh-CN"/>
        </w:rPr>
        <w:t>. Biochar, derived from biomass pyrolysis, has been proposed for 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H</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synthesis via the CaC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route with a lower carbon footprint. However, it typically exhibits lower carbon and energy efficiency compared to the coal</w:t>
      </w:r>
      <w:r w:rsidR="00F029B7" w:rsidRPr="00197164">
        <w:rPr>
          <w:rFonts w:ascii="Arial" w:eastAsiaTheme="minorEastAsia" w:hAnsi="Arial" w:cs="Arial"/>
          <w:sz w:val="22"/>
          <w:szCs w:val="22"/>
          <w:lang w:eastAsia="zh-CN"/>
        </w:rPr>
        <w:noBreakHyphen/>
        <w:t>based CaC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route due to the lower energy density of biomass and the generation of volatile components during pyrolysis</w:t>
      </w:r>
      <w:r w:rsidR="00277B52" w:rsidRPr="00197164">
        <w:rPr>
          <w:rFonts w:ascii="Arial" w:eastAsiaTheme="minorEastAsia" w:hAnsi="Arial" w:cs="Arial"/>
          <w:sz w:val="22"/>
          <w:szCs w:val="22"/>
          <w:lang w:eastAsia="zh-CN"/>
        </w:rPr>
        <w:t>.</w:t>
      </w:r>
      <w:r w:rsidR="00BA3524" w:rsidRPr="00197164">
        <w:rPr>
          <w:rFonts w:ascii="Arial" w:hAnsi="Arial" w:cs="Arial"/>
          <w:sz w:val="22"/>
          <w:vertAlign w:val="superscript"/>
        </w:rPr>
        <w:t>14,</w:t>
      </w:r>
      <w:r w:rsidR="00E609DC" w:rsidRPr="00197164">
        <w:rPr>
          <w:rFonts w:ascii="Arial" w:eastAsiaTheme="minorEastAsia" w:hAnsi="Arial" w:cs="Arial" w:hint="eastAsia"/>
          <w:sz w:val="22"/>
          <w:vertAlign w:val="superscript"/>
          <w:lang w:eastAsia="zh-CN"/>
        </w:rPr>
        <w:t>77</w:t>
      </w:r>
      <w:r w:rsidR="009678CB" w:rsidRPr="00197164">
        <w:rPr>
          <w:rFonts w:ascii="Arial" w:eastAsiaTheme="minorEastAsia" w:hAnsi="Arial" w:cs="Arial"/>
          <w:sz w:val="22"/>
          <w:szCs w:val="22"/>
          <w:lang w:eastAsia="zh-CN"/>
        </w:rPr>
        <w:t xml:space="preserve"> </w:t>
      </w:r>
      <w:r w:rsidR="00187959" w:rsidRPr="00197164">
        <w:rPr>
          <w:rFonts w:ascii="Arial" w:eastAsiaTheme="minorEastAsia" w:hAnsi="Arial" w:cs="Arial"/>
          <w:sz w:val="22"/>
          <w:szCs w:val="22"/>
          <w:lang w:eastAsia="zh-CN"/>
        </w:rPr>
        <w:t>D</w:t>
      </w:r>
      <w:r w:rsidR="00F73FEC" w:rsidRPr="00197164">
        <w:rPr>
          <w:rFonts w:ascii="Arial" w:eastAsiaTheme="minorEastAsia" w:hAnsi="Arial" w:cs="Arial"/>
          <w:sz w:val="22"/>
          <w:szCs w:val="22"/>
          <w:lang w:eastAsia="zh-CN"/>
        </w:rPr>
        <w:t xml:space="preserve">irect </w:t>
      </w:r>
      <w:r w:rsidR="00763B49" w:rsidRPr="00197164">
        <w:rPr>
          <w:rFonts w:ascii="Arial" w:eastAsiaTheme="minorEastAsia" w:hAnsi="Arial" w:cs="Arial"/>
          <w:sz w:val="22"/>
          <w:szCs w:val="22"/>
          <w:lang w:eastAsia="zh-CN"/>
        </w:rPr>
        <w:t>TP</w:t>
      </w:r>
      <w:r w:rsidR="00F73FEC" w:rsidRPr="00197164">
        <w:rPr>
          <w:rFonts w:ascii="Arial" w:eastAsiaTheme="minorEastAsia" w:hAnsi="Arial" w:cs="Arial"/>
          <w:sz w:val="22"/>
          <w:szCs w:val="22"/>
          <w:lang w:eastAsia="zh-CN"/>
        </w:rPr>
        <w:t xml:space="preserve"> of various biomass feedstocks to C</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H</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 xml:space="preserve"> has been widely studied </w:t>
      </w:r>
      <w:r w:rsidR="00366BBF" w:rsidRPr="00197164">
        <w:rPr>
          <w:rFonts w:ascii="Arial" w:eastAsiaTheme="minorEastAsia" w:hAnsi="Arial" w:cs="Arial"/>
          <w:sz w:val="22"/>
          <w:szCs w:val="22"/>
          <w:lang w:eastAsia="zh-CN"/>
        </w:rPr>
        <w:t>but</w:t>
      </w:r>
      <w:r w:rsidR="006D715D" w:rsidRPr="00197164">
        <w:rPr>
          <w:rFonts w:ascii="Arial" w:eastAsiaTheme="minorEastAsia" w:hAnsi="Arial" w:cs="Arial"/>
          <w:sz w:val="22"/>
          <w:szCs w:val="22"/>
          <w:lang w:eastAsia="zh-CN"/>
        </w:rPr>
        <w:t xml:space="preserve"> </w:t>
      </w:r>
      <w:r w:rsidR="003815F3" w:rsidRPr="00197164">
        <w:rPr>
          <w:rFonts w:ascii="Arial" w:eastAsiaTheme="minorEastAsia" w:hAnsi="Arial" w:cs="Arial"/>
          <w:sz w:val="22"/>
          <w:szCs w:val="22"/>
          <w:lang w:eastAsia="zh-CN"/>
        </w:rPr>
        <w:t>is</w:t>
      </w:r>
      <w:r w:rsidR="006D715D" w:rsidRPr="00197164">
        <w:rPr>
          <w:rFonts w:ascii="Arial" w:eastAsiaTheme="minorEastAsia" w:hAnsi="Arial" w:cs="Arial"/>
          <w:sz w:val="22"/>
          <w:szCs w:val="22"/>
          <w:lang w:eastAsia="zh-CN"/>
        </w:rPr>
        <w:t xml:space="preserve"> limited by </w:t>
      </w:r>
      <w:r w:rsidR="00E7547C" w:rsidRPr="00197164">
        <w:rPr>
          <w:rFonts w:ascii="Arial" w:eastAsiaTheme="minorEastAsia" w:hAnsi="Arial" w:cs="Arial"/>
          <w:sz w:val="22"/>
          <w:szCs w:val="22"/>
          <w:lang w:eastAsia="zh-CN"/>
        </w:rPr>
        <w:t xml:space="preserve">the </w:t>
      </w:r>
      <w:r w:rsidR="006D715D" w:rsidRPr="00197164">
        <w:rPr>
          <w:rFonts w:ascii="Arial" w:eastAsiaTheme="minorEastAsia" w:hAnsi="Arial" w:cs="Arial"/>
          <w:sz w:val="22"/>
          <w:szCs w:val="22"/>
          <w:lang w:eastAsia="zh-CN"/>
        </w:rPr>
        <w:t xml:space="preserve">selectivity towards </w:t>
      </w:r>
      <w:r w:rsidR="00F73FEC" w:rsidRPr="00197164">
        <w:rPr>
          <w:rFonts w:ascii="Arial" w:eastAsiaTheme="minorEastAsia" w:hAnsi="Arial" w:cs="Arial"/>
          <w:sz w:val="22"/>
          <w:szCs w:val="22"/>
          <w:lang w:eastAsia="zh-CN"/>
        </w:rPr>
        <w:t>C</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H</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47</w:t>
      </w:r>
      <w:r w:rsidR="00F73FEC" w:rsidRPr="00197164">
        <w:rPr>
          <w:rFonts w:ascii="Arial" w:eastAsiaTheme="minorEastAsia" w:hAnsi="Arial" w:cs="Arial"/>
          <w:sz w:val="22"/>
          <w:szCs w:val="22"/>
          <w:lang w:eastAsia="zh-CN"/>
        </w:rPr>
        <w:t xml:space="preserve"> </w:t>
      </w:r>
      <w:r w:rsidR="00D329BB" w:rsidRPr="00197164">
        <w:rPr>
          <w:rFonts w:ascii="Arial" w:eastAsiaTheme="minorEastAsia" w:hAnsi="Arial" w:cs="Arial"/>
          <w:sz w:val="22"/>
          <w:szCs w:val="22"/>
          <w:lang w:eastAsia="zh-CN"/>
        </w:rPr>
        <w:t>B</w:t>
      </w:r>
      <w:r w:rsidR="00F73FEC" w:rsidRPr="00197164">
        <w:rPr>
          <w:rFonts w:ascii="Arial" w:eastAsiaTheme="minorEastAsia" w:hAnsi="Arial" w:cs="Arial"/>
          <w:sz w:val="22"/>
          <w:szCs w:val="22"/>
          <w:lang w:eastAsia="zh-CN"/>
        </w:rPr>
        <w:t>iomass</w:t>
      </w:r>
      <w:r w:rsidR="00D329BB" w:rsidRPr="00197164">
        <w:rPr>
          <w:rFonts w:ascii="Arial" w:eastAsiaTheme="minorEastAsia" w:hAnsi="Arial" w:cs="Arial"/>
          <w:sz w:val="22"/>
          <w:szCs w:val="22"/>
          <w:lang w:eastAsia="zh-CN"/>
        </w:rPr>
        <w:t xml:space="preserve"> as a</w:t>
      </w:r>
      <w:r w:rsidR="0008736E" w:rsidRPr="00197164">
        <w:rPr>
          <w:rFonts w:ascii="Arial" w:eastAsiaTheme="minorEastAsia" w:hAnsi="Arial" w:cs="Arial"/>
          <w:sz w:val="22"/>
          <w:szCs w:val="22"/>
          <w:lang w:eastAsia="zh-CN"/>
        </w:rPr>
        <w:t xml:space="preserve"> substitute for </w:t>
      </w:r>
      <w:r w:rsidR="00D329BB" w:rsidRPr="00197164">
        <w:rPr>
          <w:rFonts w:ascii="Arial" w:eastAsiaTheme="minorEastAsia" w:hAnsi="Arial" w:cs="Arial"/>
          <w:sz w:val="22"/>
          <w:szCs w:val="22"/>
          <w:lang w:eastAsia="zh-CN"/>
        </w:rPr>
        <w:t>coal in the plasma route has also been explored</w:t>
      </w:r>
      <w:r w:rsidR="00051F53" w:rsidRPr="00197164">
        <w:rPr>
          <w:rFonts w:ascii="Arial" w:eastAsiaTheme="minorEastAsia" w:hAnsi="Arial" w:cs="Arial"/>
          <w:sz w:val="22"/>
          <w:szCs w:val="22"/>
          <w:lang w:eastAsia="zh-CN"/>
        </w:rPr>
        <w:t>, such as lignin and hemicellulose cracking in a hydrogen plasma</w:t>
      </w:r>
      <w:r w:rsidR="00F229E7" w:rsidRPr="00197164">
        <w:rPr>
          <w:rFonts w:ascii="Arial" w:eastAsiaTheme="minorEastAsia" w:hAnsi="Arial" w:cs="Arial"/>
          <w:sz w:val="22"/>
          <w:szCs w:val="22"/>
          <w:lang w:eastAsia="zh-CN"/>
        </w:rPr>
        <w:t>, further reduc</w:t>
      </w:r>
      <w:r w:rsidR="0008736E" w:rsidRPr="00197164">
        <w:rPr>
          <w:rFonts w:ascii="Arial" w:eastAsiaTheme="minorEastAsia" w:hAnsi="Arial" w:cs="Arial"/>
          <w:sz w:val="22"/>
          <w:szCs w:val="22"/>
          <w:lang w:eastAsia="zh-CN"/>
        </w:rPr>
        <w:t xml:space="preserve">ing </w:t>
      </w:r>
      <w:r w:rsidR="00F229E7" w:rsidRPr="00197164">
        <w:rPr>
          <w:rFonts w:ascii="Arial" w:eastAsiaTheme="minorEastAsia" w:hAnsi="Arial" w:cs="Arial"/>
          <w:sz w:val="22"/>
          <w:szCs w:val="22"/>
          <w:lang w:eastAsia="zh-CN"/>
        </w:rPr>
        <w:t>the carbon footprint</w:t>
      </w:r>
      <w:r w:rsidR="00D329BB"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78</w:t>
      </w:r>
    </w:p>
    <w:p w14:paraId="55D1606A" w14:textId="5AAD075F" w:rsidR="00F61DBA" w:rsidRPr="00197164" w:rsidRDefault="00124EAE" w:rsidP="001017A8">
      <w:pPr>
        <w:pStyle w:val="ListParagraph"/>
        <w:spacing w:after="240" w:line="360" w:lineRule="auto"/>
        <w:ind w:left="0" w:firstLine="504"/>
        <w:jc w:val="both"/>
        <w:rPr>
          <w:rFonts w:eastAsiaTheme="minorEastAsia"/>
          <w:lang w:eastAsia="zh-CN"/>
        </w:rPr>
      </w:pPr>
      <w:r w:rsidRPr="00197164">
        <w:rPr>
          <w:rFonts w:ascii="Arial" w:eastAsiaTheme="minorEastAsia" w:hAnsi="Arial" w:cs="Arial"/>
          <w:sz w:val="22"/>
          <w:szCs w:val="22"/>
          <w:lang w:eastAsia="zh-CN"/>
        </w:rPr>
        <w:t>T</w:t>
      </w:r>
      <w:r w:rsidR="0008736E" w:rsidRPr="00197164">
        <w:rPr>
          <w:rFonts w:ascii="Arial" w:eastAsiaTheme="minorEastAsia" w:hAnsi="Arial" w:cs="Arial"/>
          <w:sz w:val="22"/>
          <w:szCs w:val="22"/>
          <w:lang w:eastAsia="zh-CN"/>
        </w:rPr>
        <w:t>he</w:t>
      </w:r>
      <w:r w:rsidR="00F1059A" w:rsidRPr="00197164">
        <w:rPr>
          <w:rFonts w:ascii="Arial" w:eastAsiaTheme="minorEastAsia" w:hAnsi="Arial" w:cs="Arial"/>
          <w:sz w:val="22"/>
          <w:szCs w:val="22"/>
          <w:lang w:eastAsia="zh-CN"/>
        </w:rPr>
        <w:t xml:space="preserve"> production of</w:t>
      </w:r>
      <w:r w:rsidR="0008736E" w:rsidRPr="00197164">
        <w:rPr>
          <w:rFonts w:ascii="Arial" w:eastAsiaTheme="minorEastAsia" w:hAnsi="Arial" w:cs="Arial"/>
          <w:sz w:val="22"/>
          <w:szCs w:val="22"/>
          <w:lang w:eastAsia="zh-CN"/>
        </w:rPr>
        <w:t xml:space="preserve"> </w:t>
      </w:r>
      <w:r w:rsidR="00350C72" w:rsidRPr="00197164">
        <w:rPr>
          <w:rFonts w:ascii="Arial" w:eastAsiaTheme="minorEastAsia" w:hAnsi="Arial" w:cs="Arial"/>
          <w:sz w:val="22"/>
          <w:szCs w:val="22"/>
          <w:lang w:eastAsia="zh-CN"/>
        </w:rPr>
        <w:t>C</w:t>
      </w:r>
      <w:r w:rsidR="00350C72" w:rsidRPr="00197164">
        <w:rPr>
          <w:rFonts w:ascii="Arial" w:eastAsiaTheme="minorEastAsia" w:hAnsi="Arial" w:cs="Arial"/>
          <w:sz w:val="22"/>
          <w:szCs w:val="22"/>
          <w:vertAlign w:val="subscript"/>
          <w:lang w:eastAsia="zh-CN"/>
        </w:rPr>
        <w:t>2</w:t>
      </w:r>
      <w:r w:rsidR="00350C72" w:rsidRPr="00197164">
        <w:rPr>
          <w:rFonts w:ascii="Arial" w:eastAsiaTheme="minorEastAsia" w:hAnsi="Arial" w:cs="Arial"/>
          <w:sz w:val="22"/>
          <w:szCs w:val="22"/>
          <w:lang w:eastAsia="zh-CN"/>
        </w:rPr>
        <w:t>H</w:t>
      </w:r>
      <w:r w:rsidR="00350C72" w:rsidRPr="00197164">
        <w:rPr>
          <w:rFonts w:ascii="Arial" w:eastAsiaTheme="minorEastAsia" w:hAnsi="Arial" w:cs="Arial"/>
          <w:sz w:val="22"/>
          <w:szCs w:val="22"/>
          <w:vertAlign w:val="subscript"/>
          <w:lang w:eastAsia="zh-CN"/>
        </w:rPr>
        <w:t>2</w:t>
      </w:r>
      <w:r w:rsidR="00350C72" w:rsidRPr="00197164">
        <w:rPr>
          <w:rFonts w:ascii="Arial" w:eastAsiaTheme="minorEastAsia" w:hAnsi="Arial" w:cs="Arial"/>
          <w:sz w:val="22"/>
          <w:szCs w:val="22"/>
          <w:lang w:eastAsia="zh-CN"/>
        </w:rPr>
        <w:t xml:space="preserve"> </w:t>
      </w:r>
      <w:r w:rsidR="00350C72" w:rsidRPr="00197164">
        <w:rPr>
          <w:rFonts w:ascii="Arial" w:eastAsiaTheme="minorEastAsia" w:hAnsi="Arial" w:cs="Arial" w:hint="eastAsia"/>
          <w:sz w:val="22"/>
          <w:szCs w:val="22"/>
          <w:lang w:eastAsia="zh-CN"/>
        </w:rPr>
        <w:t xml:space="preserve">from </w:t>
      </w:r>
      <w:r w:rsidR="000A748C" w:rsidRPr="00197164">
        <w:rPr>
          <w:rFonts w:ascii="Arial" w:eastAsiaTheme="minorEastAsia" w:hAnsi="Arial" w:cs="Arial"/>
          <w:sz w:val="22"/>
          <w:szCs w:val="22"/>
          <w:lang w:eastAsia="zh-CN"/>
        </w:rPr>
        <w:t xml:space="preserve">polyolefins and polyethylene terephthalate </w:t>
      </w:r>
      <w:r w:rsidR="003E3C6F" w:rsidRPr="00197164">
        <w:rPr>
          <w:rFonts w:ascii="Arial" w:eastAsiaTheme="minorEastAsia" w:hAnsi="Arial" w:cs="Arial"/>
          <w:sz w:val="22"/>
          <w:szCs w:val="22"/>
          <w:lang w:eastAsia="zh-CN"/>
        </w:rPr>
        <w:t xml:space="preserve">(PET) </w:t>
      </w:r>
      <w:r w:rsidR="000F02C2" w:rsidRPr="00197164">
        <w:rPr>
          <w:rFonts w:ascii="Arial" w:eastAsia="Times New Roman" w:hAnsi="Arial" w:cs="Arial"/>
          <w:bCs/>
          <w:sz w:val="22"/>
          <w:szCs w:val="22"/>
        </w:rPr>
        <w:t xml:space="preserve">via </w:t>
      </w:r>
      <w:r w:rsidR="000A748C" w:rsidRPr="00197164">
        <w:rPr>
          <w:rFonts w:ascii="Arial" w:eastAsiaTheme="minorEastAsia" w:hAnsi="Arial" w:cs="Arial"/>
          <w:sz w:val="22"/>
          <w:szCs w:val="22"/>
          <w:lang w:eastAsia="zh-CN"/>
        </w:rPr>
        <w:t xml:space="preserve">rotating arc plasma </w:t>
      </w:r>
      <w:r w:rsidR="0008736E" w:rsidRPr="00197164">
        <w:rPr>
          <w:rFonts w:ascii="Arial" w:eastAsiaTheme="minorEastAsia" w:hAnsi="Arial" w:cs="Arial"/>
          <w:sz w:val="22"/>
          <w:szCs w:val="22"/>
          <w:lang w:eastAsia="zh-CN"/>
        </w:rPr>
        <w:t xml:space="preserve">has </w:t>
      </w:r>
      <w:r w:rsidR="00F229E7" w:rsidRPr="00197164">
        <w:rPr>
          <w:rFonts w:ascii="Arial" w:eastAsiaTheme="minorEastAsia" w:hAnsi="Arial" w:cs="Arial"/>
          <w:sz w:val="22"/>
          <w:szCs w:val="22"/>
          <w:lang w:eastAsia="zh-CN"/>
        </w:rPr>
        <w:t>proven feasibl</w:t>
      </w:r>
      <w:r w:rsidR="0008736E" w:rsidRPr="00197164">
        <w:rPr>
          <w:rFonts w:ascii="Arial" w:eastAsiaTheme="minorEastAsia" w:hAnsi="Arial" w:cs="Arial"/>
          <w:sz w:val="22"/>
          <w:szCs w:val="22"/>
          <w:lang w:eastAsia="zh-CN"/>
        </w:rPr>
        <w:t xml:space="preserve">e, achieving </w:t>
      </w:r>
      <w:r w:rsidR="00F229E7" w:rsidRPr="00197164">
        <w:rPr>
          <w:rFonts w:ascii="Arial" w:eastAsiaTheme="minorEastAsia" w:hAnsi="Arial" w:cs="Arial"/>
          <w:sz w:val="22"/>
          <w:szCs w:val="22"/>
          <w:lang w:eastAsia="zh-CN"/>
        </w:rPr>
        <w:t xml:space="preserve">full carbon conversion and </w:t>
      </w:r>
      <w:r w:rsidR="0008736E" w:rsidRPr="00197164">
        <w:rPr>
          <w:rFonts w:ascii="Arial" w:eastAsiaTheme="minorEastAsia" w:hAnsi="Arial" w:cs="Arial"/>
          <w:sz w:val="22"/>
          <w:szCs w:val="22"/>
          <w:lang w:eastAsia="zh-CN"/>
        </w:rPr>
        <w:t>C</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H</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 xml:space="preserve"> selectivit</w:t>
      </w:r>
      <w:r w:rsidR="002F1428" w:rsidRPr="00197164">
        <w:rPr>
          <w:rFonts w:ascii="Arial" w:eastAsiaTheme="minorEastAsia" w:hAnsi="Arial" w:cs="Arial"/>
          <w:sz w:val="22"/>
          <w:szCs w:val="22"/>
          <w:lang w:eastAsia="zh-CN"/>
        </w:rPr>
        <w:t>y</w:t>
      </w:r>
      <w:r w:rsidR="0008736E" w:rsidRPr="00197164">
        <w:rPr>
          <w:rFonts w:ascii="Arial" w:eastAsiaTheme="minorEastAsia" w:hAnsi="Arial" w:cs="Arial"/>
          <w:sz w:val="22"/>
          <w:szCs w:val="22"/>
          <w:lang w:eastAsia="zh-CN"/>
        </w:rPr>
        <w:t xml:space="preserve"> of </w:t>
      </w:r>
      <w:r w:rsidR="00F229E7" w:rsidRPr="00197164">
        <w:rPr>
          <w:rFonts w:ascii="Arial" w:eastAsiaTheme="minorEastAsia" w:hAnsi="Arial" w:cs="Arial"/>
          <w:sz w:val="22"/>
          <w:szCs w:val="22"/>
          <w:lang w:eastAsia="zh-CN"/>
        </w:rPr>
        <w:t>55% for PET and 80% for polyolefins</w:t>
      </w:r>
      <w:r w:rsidR="000A748C"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79</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0</w:t>
      </w:r>
      <w:r w:rsidR="003E3C6F" w:rsidRPr="00197164">
        <w:rPr>
          <w:rFonts w:ascii="Arial" w:eastAsiaTheme="minorEastAsia" w:hAnsi="Arial" w:cs="Arial"/>
          <w:sz w:val="22"/>
          <w:szCs w:val="22"/>
          <w:lang w:eastAsia="zh-CN"/>
        </w:rPr>
        <w:t xml:space="preserve"> However, the specific energy requirement </w:t>
      </w:r>
      <w:r w:rsidR="0008736E" w:rsidRPr="00197164">
        <w:rPr>
          <w:rFonts w:ascii="Arial" w:eastAsiaTheme="minorEastAsia" w:hAnsi="Arial" w:cs="Arial"/>
          <w:sz w:val="22"/>
          <w:szCs w:val="22"/>
          <w:lang w:eastAsia="zh-CN"/>
        </w:rPr>
        <w:t>is</w:t>
      </w:r>
      <w:r w:rsidR="003E3C6F" w:rsidRPr="00197164">
        <w:rPr>
          <w:rFonts w:ascii="Arial" w:eastAsiaTheme="minorEastAsia" w:hAnsi="Arial" w:cs="Arial"/>
          <w:sz w:val="22"/>
          <w:szCs w:val="22"/>
          <w:lang w:eastAsia="zh-CN"/>
        </w:rPr>
        <w:t xml:space="preserve"> approximately 20</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kWh</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kg</w:t>
      </w:r>
      <w:r w:rsidR="00C112BE" w:rsidRPr="00197164">
        <w:rPr>
          <w:rFonts w:ascii="Arial" w:eastAsiaTheme="minorEastAsia" w:hAnsi="Arial" w:cs="Arial"/>
          <w:sz w:val="22"/>
          <w:szCs w:val="22"/>
          <w:vertAlign w:val="superscript"/>
          <w:lang w:eastAsia="zh-CN"/>
        </w:rPr>
        <w:t>–</w:t>
      </w:r>
      <w:r w:rsidR="003E3C6F" w:rsidRPr="00197164">
        <w:rPr>
          <w:rFonts w:ascii="Arial" w:eastAsiaTheme="minorEastAsia" w:hAnsi="Arial" w:cs="Arial"/>
          <w:sz w:val="22"/>
          <w:szCs w:val="22"/>
          <w:vertAlign w:val="superscript"/>
          <w:lang w:eastAsia="zh-CN"/>
        </w:rPr>
        <w:t>1</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C</w:t>
      </w:r>
      <w:r w:rsidR="003E3C6F" w:rsidRPr="00197164">
        <w:rPr>
          <w:rFonts w:ascii="Arial" w:eastAsiaTheme="minorEastAsia" w:hAnsi="Arial" w:cs="Arial"/>
          <w:sz w:val="22"/>
          <w:szCs w:val="22"/>
          <w:vertAlign w:val="subscript"/>
          <w:lang w:eastAsia="zh-CN"/>
        </w:rPr>
        <w:t>2</w:t>
      </w:r>
      <w:r w:rsidR="003E3C6F" w:rsidRPr="00197164">
        <w:rPr>
          <w:rFonts w:ascii="Arial" w:eastAsiaTheme="minorEastAsia" w:hAnsi="Arial" w:cs="Arial"/>
          <w:sz w:val="22"/>
          <w:szCs w:val="22"/>
          <w:lang w:eastAsia="zh-CN"/>
        </w:rPr>
        <w:t>H</w:t>
      </w:r>
      <w:r w:rsidR="003E3C6F" w:rsidRPr="00197164">
        <w:rPr>
          <w:rFonts w:ascii="Arial" w:eastAsiaTheme="minorEastAsia" w:hAnsi="Arial" w:cs="Arial"/>
          <w:sz w:val="22"/>
          <w:szCs w:val="22"/>
          <w:vertAlign w:val="subscript"/>
          <w:lang w:eastAsia="zh-CN"/>
        </w:rPr>
        <w:t>2</w:t>
      </w:r>
      <w:r w:rsidR="00F229E7" w:rsidRPr="00197164">
        <w:rPr>
          <w:rFonts w:ascii="Arial" w:eastAsiaTheme="minorEastAsia" w:hAnsi="Arial" w:cs="Arial"/>
          <w:sz w:val="22"/>
          <w:szCs w:val="22"/>
          <w:lang w:eastAsia="zh-CN"/>
        </w:rPr>
        <w:t>.</w:t>
      </w:r>
      <w:r w:rsidR="00290EF5" w:rsidRPr="00197164">
        <w:rPr>
          <w:rFonts w:ascii="Arial" w:eastAsiaTheme="minorEastAsia" w:hAnsi="Arial" w:cs="Arial"/>
          <w:sz w:val="22"/>
          <w:szCs w:val="22"/>
          <w:lang w:eastAsia="zh-CN"/>
        </w:rPr>
        <w:t xml:space="preserve"> </w:t>
      </w:r>
      <w:r w:rsidR="00F229E7" w:rsidRPr="00197164">
        <w:rPr>
          <w:rFonts w:ascii="Arial" w:eastAsiaTheme="minorEastAsia" w:hAnsi="Arial" w:cs="Arial"/>
          <w:sz w:val="22"/>
          <w:szCs w:val="22"/>
          <w:lang w:eastAsia="zh-CN"/>
        </w:rPr>
        <w:t xml:space="preserve">Biogas, a renewable carbon feedstock </w:t>
      </w:r>
      <w:r w:rsidR="0008736E" w:rsidRPr="00197164">
        <w:rPr>
          <w:rFonts w:ascii="Arial" w:eastAsiaTheme="minorEastAsia" w:hAnsi="Arial" w:cs="Arial"/>
          <w:sz w:val="22"/>
          <w:szCs w:val="22"/>
          <w:lang w:eastAsia="zh-CN"/>
        </w:rPr>
        <w:t xml:space="preserve">composed mainly of </w:t>
      </w:r>
      <w:r w:rsidR="00F229E7" w:rsidRPr="00197164">
        <w:rPr>
          <w:rFonts w:ascii="Arial" w:eastAsiaTheme="minorEastAsia" w:hAnsi="Arial" w:cs="Arial"/>
          <w:sz w:val="22"/>
          <w:szCs w:val="22"/>
          <w:lang w:eastAsia="zh-CN"/>
        </w:rPr>
        <w:t>CH</w:t>
      </w:r>
      <w:r w:rsidR="00F229E7" w:rsidRPr="00197164">
        <w:rPr>
          <w:rFonts w:ascii="Arial" w:eastAsiaTheme="minorEastAsia" w:hAnsi="Arial" w:cs="Arial"/>
          <w:sz w:val="22"/>
          <w:szCs w:val="22"/>
          <w:vertAlign w:val="subscript"/>
          <w:lang w:eastAsia="zh-CN"/>
        </w:rPr>
        <w:t>4</w:t>
      </w:r>
      <w:r w:rsidR="00F229E7" w:rsidRPr="00197164">
        <w:rPr>
          <w:rFonts w:ascii="Arial" w:eastAsiaTheme="minorEastAsia" w:hAnsi="Arial" w:cs="Arial"/>
          <w:sz w:val="22"/>
          <w:szCs w:val="22"/>
          <w:lang w:eastAsia="zh-CN"/>
        </w:rPr>
        <w:t xml:space="preserve"> </w:t>
      </w:r>
      <w:r w:rsidR="007E7E0C" w:rsidRPr="00197164">
        <w:rPr>
          <w:rFonts w:ascii="Arial" w:eastAsiaTheme="minorEastAsia" w:hAnsi="Arial" w:cs="Arial"/>
          <w:sz w:val="22"/>
          <w:szCs w:val="22"/>
          <w:lang w:eastAsia="zh-CN"/>
        </w:rPr>
        <w:t>and CO</w:t>
      </w:r>
      <w:r w:rsidR="007E7E0C"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 xml:space="preserve">, </w:t>
      </w:r>
      <w:r w:rsidR="004D46D9" w:rsidRPr="00197164">
        <w:rPr>
          <w:rFonts w:ascii="Arial" w:eastAsiaTheme="minorEastAsia" w:hAnsi="Arial" w:cs="Arial"/>
          <w:sz w:val="22"/>
          <w:szCs w:val="22"/>
          <w:lang w:eastAsia="zh-CN"/>
        </w:rPr>
        <w:t>could replace natural gas for C</w:t>
      </w:r>
      <w:r w:rsidR="004D46D9" w:rsidRPr="00197164">
        <w:rPr>
          <w:rFonts w:ascii="Arial" w:eastAsiaTheme="minorEastAsia" w:hAnsi="Arial" w:cs="Arial"/>
          <w:sz w:val="22"/>
          <w:szCs w:val="22"/>
          <w:vertAlign w:val="subscript"/>
          <w:lang w:eastAsia="zh-CN"/>
        </w:rPr>
        <w:t>2</w:t>
      </w:r>
      <w:r w:rsidR="004D46D9" w:rsidRPr="00197164">
        <w:rPr>
          <w:rFonts w:ascii="Arial" w:eastAsiaTheme="minorEastAsia" w:hAnsi="Arial" w:cs="Arial"/>
          <w:sz w:val="22"/>
          <w:szCs w:val="22"/>
          <w:lang w:eastAsia="zh-CN"/>
        </w:rPr>
        <w:t>H</w:t>
      </w:r>
      <w:r w:rsidR="004D46D9" w:rsidRPr="00197164">
        <w:rPr>
          <w:rFonts w:ascii="Arial" w:eastAsiaTheme="minorEastAsia" w:hAnsi="Arial" w:cs="Arial"/>
          <w:sz w:val="22"/>
          <w:szCs w:val="22"/>
          <w:vertAlign w:val="subscript"/>
          <w:lang w:eastAsia="zh-CN"/>
        </w:rPr>
        <w:t>2</w:t>
      </w:r>
      <w:r w:rsidR="004D46D9" w:rsidRPr="00197164">
        <w:rPr>
          <w:rFonts w:ascii="Arial" w:eastAsiaTheme="minorEastAsia" w:hAnsi="Arial" w:cs="Arial"/>
          <w:sz w:val="22"/>
          <w:szCs w:val="22"/>
          <w:lang w:eastAsia="zh-CN"/>
        </w:rPr>
        <w:t xml:space="preserve"> synthesis</w:t>
      </w:r>
      <w:r w:rsidR="007E7E0C" w:rsidRPr="00197164">
        <w:rPr>
          <w:rFonts w:ascii="Arial" w:eastAsiaTheme="minorEastAsia" w:hAnsi="Arial" w:cs="Arial"/>
          <w:sz w:val="22"/>
          <w:szCs w:val="22"/>
          <w:lang w:eastAsia="zh-CN"/>
        </w:rPr>
        <w:t xml:space="preserve"> with </w:t>
      </w:r>
      <w:r w:rsidR="0008736E" w:rsidRPr="00197164">
        <w:rPr>
          <w:rFonts w:ascii="Arial" w:eastAsiaTheme="minorEastAsia" w:hAnsi="Arial" w:cs="Arial"/>
          <w:sz w:val="22"/>
          <w:szCs w:val="22"/>
          <w:lang w:eastAsia="zh-CN"/>
        </w:rPr>
        <w:t xml:space="preserve">a </w:t>
      </w:r>
      <w:r w:rsidR="007E7E0C" w:rsidRPr="00197164">
        <w:rPr>
          <w:rFonts w:ascii="Arial" w:eastAsiaTheme="minorEastAsia" w:hAnsi="Arial" w:cs="Arial"/>
          <w:sz w:val="22"/>
          <w:szCs w:val="22"/>
          <w:lang w:eastAsia="zh-CN"/>
        </w:rPr>
        <w:t>lower carbon footprint</w:t>
      </w:r>
      <w:r w:rsidR="004D46D9" w:rsidRPr="00197164">
        <w:rPr>
          <w:rFonts w:ascii="Arial" w:eastAsiaTheme="minorEastAsia" w:hAnsi="Arial" w:cs="Arial"/>
          <w:sz w:val="22"/>
          <w:szCs w:val="22"/>
          <w:lang w:eastAsia="zh-CN"/>
        </w:rPr>
        <w:t>.</w:t>
      </w:r>
      <w:r w:rsidR="007E7E0C" w:rsidRPr="00197164">
        <w:rPr>
          <w:rFonts w:ascii="Arial" w:eastAsiaTheme="minorEastAsia" w:hAnsi="Arial" w:cs="Arial"/>
          <w:sz w:val="22"/>
          <w:szCs w:val="22"/>
          <w:lang w:eastAsia="zh-CN"/>
        </w:rPr>
        <w:t xml:space="preserve"> </w:t>
      </w:r>
      <w:r w:rsidR="00066133" w:rsidRPr="00197164">
        <w:rPr>
          <w:rFonts w:ascii="Arial" w:eastAsiaTheme="minorEastAsia" w:hAnsi="Arial" w:cs="Arial"/>
          <w:sz w:val="22"/>
          <w:szCs w:val="22"/>
          <w:lang w:eastAsia="zh-CN"/>
        </w:rPr>
        <w:t>Fo</w:t>
      </w:r>
      <w:r w:rsidR="0008736E" w:rsidRPr="00197164">
        <w:rPr>
          <w:rFonts w:ascii="Arial" w:eastAsiaTheme="minorEastAsia" w:hAnsi="Arial" w:cs="Arial"/>
          <w:sz w:val="22"/>
          <w:szCs w:val="22"/>
          <w:lang w:eastAsia="zh-CN"/>
        </w:rPr>
        <w:t>r instance</w:t>
      </w:r>
      <w:r w:rsidR="00066133" w:rsidRPr="00197164">
        <w:rPr>
          <w:rFonts w:ascii="Arial" w:eastAsiaTheme="minorEastAsia" w:hAnsi="Arial" w:cs="Arial"/>
          <w:sz w:val="22"/>
          <w:szCs w:val="22"/>
          <w:lang w:eastAsia="zh-CN"/>
        </w:rPr>
        <w:t xml:space="preserve">, </w:t>
      </w:r>
      <w:r w:rsidR="006636A0" w:rsidRPr="00197164">
        <w:rPr>
          <w:rFonts w:ascii="Arial" w:eastAsiaTheme="minorEastAsia" w:hAnsi="Arial" w:cs="Arial"/>
          <w:sz w:val="22"/>
          <w:szCs w:val="22"/>
          <w:lang w:eastAsia="zh-CN"/>
        </w:rPr>
        <w:t xml:space="preserve">the </w:t>
      </w:r>
      <w:r w:rsidR="00066133" w:rsidRPr="00197164">
        <w:rPr>
          <w:rFonts w:ascii="Arial" w:eastAsiaTheme="minorEastAsia" w:hAnsi="Arial" w:cs="Arial"/>
          <w:sz w:val="22"/>
          <w:szCs w:val="22"/>
          <w:lang w:eastAsia="zh-CN"/>
        </w:rPr>
        <w:t>conversion of biogas</w:t>
      </w:r>
      <w:r w:rsidR="00F1059A" w:rsidRPr="00197164">
        <w:rPr>
          <w:rFonts w:ascii="Arial" w:eastAsiaTheme="minorEastAsia" w:hAnsi="Arial" w:cs="Arial"/>
          <w:sz w:val="22"/>
          <w:szCs w:val="22"/>
          <w:lang w:eastAsia="zh-CN"/>
        </w:rPr>
        <w:noBreakHyphen/>
      </w:r>
      <w:r w:rsidR="00066133" w:rsidRPr="00197164">
        <w:rPr>
          <w:rFonts w:ascii="Arial" w:eastAsiaTheme="minorEastAsia" w:hAnsi="Arial" w:cs="Arial"/>
          <w:sz w:val="22"/>
          <w:szCs w:val="22"/>
          <w:lang w:eastAsia="zh-CN"/>
        </w:rPr>
        <w:t xml:space="preserve">like mixtures </w:t>
      </w:r>
      <w:r w:rsidR="006636A0" w:rsidRPr="00197164">
        <w:rPr>
          <w:rFonts w:ascii="Arial" w:eastAsiaTheme="minorEastAsia" w:hAnsi="Arial" w:cs="Arial"/>
          <w:sz w:val="22"/>
          <w:szCs w:val="22"/>
          <w:lang w:eastAsia="zh-CN"/>
        </w:rPr>
        <w:t xml:space="preserve">of </w:t>
      </w:r>
      <w:r w:rsidR="00066133" w:rsidRPr="00197164">
        <w:rPr>
          <w:rFonts w:ascii="Arial" w:eastAsiaTheme="minorEastAsia" w:hAnsi="Arial" w:cs="Arial"/>
          <w:sz w:val="22"/>
          <w:szCs w:val="22"/>
          <w:lang w:eastAsia="zh-CN"/>
        </w:rPr>
        <w:t>CH</w:t>
      </w:r>
      <w:r w:rsidR="00066133" w:rsidRPr="00197164">
        <w:rPr>
          <w:rFonts w:ascii="Arial" w:eastAsiaTheme="minorEastAsia" w:hAnsi="Arial" w:cs="Arial"/>
          <w:sz w:val="22"/>
          <w:szCs w:val="22"/>
          <w:vertAlign w:val="subscript"/>
          <w:lang w:eastAsia="zh-CN"/>
        </w:rPr>
        <w:t>4</w:t>
      </w:r>
      <w:r w:rsidR="00066133" w:rsidRPr="00197164">
        <w:rPr>
          <w:rFonts w:ascii="Arial" w:eastAsiaTheme="minorEastAsia" w:hAnsi="Arial" w:cs="Arial"/>
          <w:sz w:val="22"/>
          <w:szCs w:val="22"/>
          <w:lang w:eastAsia="zh-CN"/>
        </w:rPr>
        <w:t xml:space="preserve"> and CO</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 xml:space="preserve"> into C</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 xml:space="preserve"> products c</w:t>
      </w:r>
      <w:r w:rsidR="0008736E" w:rsidRPr="00197164">
        <w:rPr>
          <w:rFonts w:ascii="Arial" w:eastAsiaTheme="minorEastAsia" w:hAnsi="Arial" w:cs="Arial"/>
          <w:sz w:val="22"/>
          <w:szCs w:val="22"/>
          <w:lang w:eastAsia="zh-CN"/>
        </w:rPr>
        <w:t>an</w:t>
      </w:r>
      <w:r w:rsidR="00066133" w:rsidRPr="00197164">
        <w:rPr>
          <w:rFonts w:ascii="Arial" w:eastAsiaTheme="minorEastAsia" w:hAnsi="Arial" w:cs="Arial"/>
          <w:sz w:val="22"/>
          <w:szCs w:val="22"/>
          <w:lang w:eastAsia="zh-CN"/>
        </w:rPr>
        <w:t xml:space="preserve"> be </w:t>
      </w:r>
      <w:r w:rsidR="0008736E" w:rsidRPr="00197164">
        <w:rPr>
          <w:rFonts w:ascii="Arial" w:eastAsiaTheme="minorEastAsia" w:hAnsi="Arial" w:cs="Arial"/>
          <w:sz w:val="22"/>
          <w:szCs w:val="22"/>
          <w:lang w:eastAsia="zh-CN"/>
        </w:rPr>
        <w:t>achieved</w:t>
      </w:r>
      <w:r w:rsidR="00066133" w:rsidRPr="00197164">
        <w:rPr>
          <w:rFonts w:ascii="Arial" w:eastAsiaTheme="minorEastAsia" w:hAnsi="Arial" w:cs="Arial"/>
          <w:sz w:val="22"/>
          <w:szCs w:val="22"/>
          <w:lang w:eastAsia="zh-CN"/>
        </w:rPr>
        <w:t xml:space="preserve"> </w:t>
      </w:r>
      <w:r w:rsidR="0008736E" w:rsidRPr="00197164">
        <w:rPr>
          <w:rFonts w:ascii="Arial" w:eastAsiaTheme="minorEastAsia" w:hAnsi="Arial" w:cs="Arial"/>
          <w:sz w:val="22"/>
          <w:szCs w:val="22"/>
          <w:lang w:eastAsia="zh-CN"/>
        </w:rPr>
        <w:t>using</w:t>
      </w:r>
      <w:r w:rsidR="00066133" w:rsidRPr="00197164">
        <w:rPr>
          <w:rFonts w:ascii="Arial" w:eastAsiaTheme="minorEastAsia" w:hAnsi="Arial" w:cs="Arial"/>
          <w:sz w:val="22"/>
          <w:szCs w:val="22"/>
          <w:lang w:eastAsia="zh-CN"/>
        </w:rPr>
        <w:t xml:space="preserve"> </w:t>
      </w:r>
      <w:r w:rsidR="00A34987" w:rsidRPr="00197164">
        <w:rPr>
          <w:rFonts w:ascii="Arial" w:eastAsiaTheme="minorEastAsia" w:hAnsi="Arial" w:cs="Arial"/>
          <w:sz w:val="22"/>
          <w:szCs w:val="22"/>
          <w:lang w:eastAsia="zh-CN"/>
        </w:rPr>
        <w:t xml:space="preserve">DBD </w:t>
      </w:r>
      <w:r w:rsidR="00066133" w:rsidRPr="00197164">
        <w:rPr>
          <w:rFonts w:ascii="Arial" w:eastAsiaTheme="minorEastAsia" w:hAnsi="Arial" w:cs="Arial"/>
          <w:sz w:val="22"/>
          <w:szCs w:val="22"/>
          <w:lang w:eastAsia="zh-CN"/>
        </w:rPr>
        <w:t>cold plasma, with C</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H</w:t>
      </w:r>
      <w:r w:rsidR="00066133" w:rsidRPr="00197164">
        <w:rPr>
          <w:rFonts w:ascii="Arial" w:eastAsiaTheme="minorEastAsia" w:hAnsi="Arial" w:cs="Arial"/>
          <w:sz w:val="22"/>
          <w:szCs w:val="22"/>
          <w:vertAlign w:val="subscript"/>
          <w:lang w:eastAsia="zh-CN"/>
        </w:rPr>
        <w:t>6</w:t>
      </w:r>
      <w:r w:rsidR="00066133" w:rsidRPr="00197164">
        <w:rPr>
          <w:rFonts w:ascii="Arial" w:eastAsiaTheme="minorEastAsia" w:hAnsi="Arial" w:cs="Arial"/>
          <w:sz w:val="22"/>
          <w:szCs w:val="22"/>
          <w:lang w:eastAsia="zh-CN"/>
        </w:rPr>
        <w:t xml:space="preserve"> as the domina</w:t>
      </w:r>
      <w:r w:rsidR="0008736E" w:rsidRPr="00197164">
        <w:rPr>
          <w:rFonts w:ascii="Arial" w:eastAsiaTheme="minorEastAsia" w:hAnsi="Arial" w:cs="Arial"/>
          <w:sz w:val="22"/>
          <w:szCs w:val="22"/>
          <w:lang w:eastAsia="zh-CN"/>
        </w:rPr>
        <w:t xml:space="preserve">nt </w:t>
      </w:r>
      <w:r w:rsidR="00066133" w:rsidRPr="00197164">
        <w:rPr>
          <w:rFonts w:ascii="Arial" w:eastAsiaTheme="minorEastAsia" w:hAnsi="Arial" w:cs="Arial"/>
          <w:sz w:val="22"/>
          <w:szCs w:val="22"/>
          <w:lang w:eastAsia="zh-CN"/>
        </w:rPr>
        <w:t>product.</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1</w:t>
      </w:r>
      <w:r w:rsidR="00A34987" w:rsidRPr="00197164">
        <w:rPr>
          <w:rFonts w:ascii="Arial" w:eastAsiaTheme="minorEastAsia" w:hAnsi="Arial" w:cs="Arial"/>
          <w:sz w:val="22"/>
          <w:szCs w:val="22"/>
          <w:lang w:eastAsia="zh-CN"/>
        </w:rPr>
        <w:t xml:space="preserve"> Moreover, the addition of </w:t>
      </w:r>
      <w:r w:rsidR="0008736E" w:rsidRPr="00197164">
        <w:rPr>
          <w:rFonts w:ascii="Arial" w:eastAsiaTheme="minorEastAsia" w:hAnsi="Arial" w:cs="Arial"/>
          <w:sz w:val="22"/>
          <w:szCs w:val="22"/>
          <w:lang w:eastAsia="zh-CN"/>
        </w:rPr>
        <w:t xml:space="preserve">a </w:t>
      </w:r>
      <w:r w:rsidR="00A34987" w:rsidRPr="00197164">
        <w:rPr>
          <w:rFonts w:ascii="Arial" w:eastAsiaTheme="minorEastAsia" w:hAnsi="Arial" w:cs="Arial"/>
          <w:sz w:val="22"/>
          <w:szCs w:val="22"/>
          <w:lang w:eastAsia="zh-CN"/>
        </w:rPr>
        <w:t xml:space="preserve">catalyst </w:t>
      </w:r>
      <w:r w:rsidR="0008736E" w:rsidRPr="00197164">
        <w:rPr>
          <w:rFonts w:ascii="Arial" w:eastAsiaTheme="minorEastAsia" w:hAnsi="Arial" w:cs="Arial"/>
          <w:sz w:val="22"/>
          <w:szCs w:val="22"/>
          <w:lang w:eastAsia="zh-CN"/>
        </w:rPr>
        <w:t>(Ni–K/Al</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O</w:t>
      </w:r>
      <w:r w:rsidR="0008736E" w:rsidRPr="00197164">
        <w:rPr>
          <w:rFonts w:ascii="Arial" w:eastAsiaTheme="minorEastAsia" w:hAnsi="Arial" w:cs="Arial"/>
          <w:sz w:val="22"/>
          <w:szCs w:val="22"/>
          <w:vertAlign w:val="subscript"/>
          <w:lang w:eastAsia="zh-CN"/>
        </w:rPr>
        <w:t>3</w:t>
      </w:r>
      <w:r w:rsidR="0008736E" w:rsidRPr="00197164">
        <w:rPr>
          <w:rFonts w:ascii="Arial" w:eastAsiaTheme="minorEastAsia" w:hAnsi="Arial" w:cs="Arial"/>
          <w:sz w:val="22"/>
          <w:szCs w:val="22"/>
          <w:lang w:eastAsia="zh-CN"/>
        </w:rPr>
        <w:t xml:space="preserve">) </w:t>
      </w:r>
      <w:r w:rsidR="00A34987" w:rsidRPr="00197164">
        <w:rPr>
          <w:rFonts w:ascii="Arial" w:eastAsiaTheme="minorEastAsia" w:hAnsi="Arial" w:cs="Arial"/>
          <w:sz w:val="22"/>
          <w:szCs w:val="22"/>
          <w:lang w:eastAsia="zh-CN"/>
        </w:rPr>
        <w:t xml:space="preserve">and </w:t>
      </w:r>
      <w:r w:rsidR="008343F4" w:rsidRPr="00197164">
        <w:rPr>
          <w:rFonts w:ascii="Arial" w:eastAsiaTheme="minorEastAsia" w:hAnsi="Arial" w:cs="Arial"/>
          <w:sz w:val="22"/>
          <w:szCs w:val="22"/>
          <w:lang w:eastAsia="zh-CN"/>
        </w:rPr>
        <w:t xml:space="preserve">an increase in </w:t>
      </w:r>
      <w:r w:rsidR="0008736E" w:rsidRPr="00197164">
        <w:rPr>
          <w:rFonts w:ascii="Arial" w:eastAsiaTheme="minorEastAsia" w:hAnsi="Arial" w:cs="Arial"/>
          <w:sz w:val="22"/>
          <w:szCs w:val="22"/>
          <w:lang w:eastAsia="zh-CN"/>
        </w:rPr>
        <w:t xml:space="preserve">the </w:t>
      </w:r>
      <w:r w:rsidR="00A34987" w:rsidRPr="00197164">
        <w:rPr>
          <w:rFonts w:ascii="Arial" w:eastAsiaTheme="minorEastAsia" w:hAnsi="Arial" w:cs="Arial"/>
          <w:sz w:val="22"/>
          <w:szCs w:val="22"/>
          <w:lang w:eastAsia="zh-CN"/>
        </w:rPr>
        <w:t xml:space="preserve">reaction temperature above 220 °C </w:t>
      </w:r>
      <w:r w:rsidR="0008736E" w:rsidRPr="00197164">
        <w:rPr>
          <w:rFonts w:ascii="Arial" w:eastAsiaTheme="minorEastAsia" w:hAnsi="Arial" w:cs="Arial"/>
          <w:sz w:val="22"/>
          <w:szCs w:val="22"/>
          <w:lang w:eastAsia="zh-CN"/>
        </w:rPr>
        <w:t>can enhance C</w:t>
      </w:r>
      <w:r w:rsidR="00A34987" w:rsidRPr="00197164">
        <w:rPr>
          <w:rFonts w:ascii="Arial" w:eastAsiaTheme="minorEastAsia" w:hAnsi="Arial" w:cs="Arial"/>
          <w:sz w:val="22"/>
          <w:szCs w:val="22"/>
          <w:vertAlign w:val="subscript"/>
          <w:lang w:eastAsia="zh-CN"/>
        </w:rPr>
        <w:t>2</w:t>
      </w:r>
      <w:r w:rsidR="00A34987" w:rsidRPr="00197164">
        <w:rPr>
          <w:rFonts w:ascii="Arial" w:eastAsiaTheme="minorEastAsia" w:hAnsi="Arial" w:cs="Arial"/>
          <w:sz w:val="22"/>
          <w:szCs w:val="22"/>
          <w:lang w:eastAsia="zh-CN"/>
        </w:rPr>
        <w:t>H</w:t>
      </w:r>
      <w:r w:rsidR="00A34987" w:rsidRPr="00197164">
        <w:rPr>
          <w:rFonts w:ascii="Arial" w:eastAsiaTheme="minorEastAsia" w:hAnsi="Arial" w:cs="Arial"/>
          <w:sz w:val="22"/>
          <w:szCs w:val="22"/>
          <w:vertAlign w:val="subscript"/>
          <w:lang w:eastAsia="zh-CN"/>
        </w:rPr>
        <w:t>2</w:t>
      </w:r>
      <w:r w:rsidR="00A34987" w:rsidRPr="00197164">
        <w:rPr>
          <w:rFonts w:ascii="Arial" w:eastAsiaTheme="minorEastAsia" w:hAnsi="Arial" w:cs="Arial"/>
          <w:sz w:val="22"/>
          <w:szCs w:val="22"/>
          <w:lang w:eastAsia="zh-CN"/>
        </w:rPr>
        <w:t xml:space="preserve"> </w:t>
      </w:r>
      <w:r w:rsidR="00CA3A8F" w:rsidRPr="00197164">
        <w:rPr>
          <w:rFonts w:ascii="Arial" w:eastAsiaTheme="minorEastAsia" w:hAnsi="Arial" w:cs="Arial" w:hint="eastAsia"/>
          <w:sz w:val="22"/>
          <w:szCs w:val="22"/>
          <w:lang w:eastAsia="zh-CN"/>
        </w:rPr>
        <w:t>selectivity</w:t>
      </w:r>
      <w:r w:rsidR="00A34987" w:rsidRPr="00197164">
        <w:rPr>
          <w:rFonts w:ascii="Arial" w:eastAsiaTheme="minorEastAsia" w:hAnsi="Arial" w:cs="Arial"/>
          <w:sz w:val="22"/>
          <w:szCs w:val="22"/>
          <w:lang w:eastAsia="zh-CN"/>
        </w:rPr>
        <w:t xml:space="preserve"> </w:t>
      </w:r>
      <w:r w:rsidR="0008736E" w:rsidRPr="00197164">
        <w:rPr>
          <w:rFonts w:ascii="Arial" w:eastAsiaTheme="minorEastAsia" w:hAnsi="Arial" w:cs="Arial"/>
          <w:sz w:val="22"/>
          <w:szCs w:val="22"/>
          <w:lang w:eastAsia="zh-CN"/>
        </w:rPr>
        <w:t>from</w:t>
      </w:r>
      <w:r w:rsidR="00A34987" w:rsidRPr="00197164">
        <w:rPr>
          <w:rFonts w:ascii="Arial" w:eastAsiaTheme="minorEastAsia" w:hAnsi="Arial" w:cs="Arial"/>
          <w:sz w:val="22"/>
          <w:szCs w:val="22"/>
          <w:lang w:eastAsia="zh-CN"/>
        </w:rPr>
        <w:t xml:space="preserve"> biogas.</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2</w:t>
      </w:r>
      <w:r w:rsidR="006966B6" w:rsidRPr="00197164">
        <w:rPr>
          <w:rFonts w:ascii="Arial" w:eastAsiaTheme="minorEastAsia" w:hAnsi="Arial" w:cs="Arial"/>
          <w:sz w:val="22"/>
          <w:szCs w:val="22"/>
          <w:lang w:eastAsia="zh-CN"/>
        </w:rPr>
        <w:t xml:space="preserve"> </w:t>
      </w:r>
      <w:r w:rsidR="001728A5" w:rsidRPr="00197164">
        <w:rPr>
          <w:rFonts w:ascii="Arial" w:eastAsiaTheme="minorEastAsia" w:hAnsi="Arial" w:cs="Arial" w:hint="eastAsia"/>
          <w:sz w:val="22"/>
          <w:szCs w:val="22"/>
          <w:lang w:eastAsia="zh-CN"/>
        </w:rPr>
        <w:t>T</w:t>
      </w:r>
      <w:r w:rsidR="00451036" w:rsidRPr="00197164">
        <w:rPr>
          <w:rFonts w:ascii="Arial" w:eastAsiaTheme="minorEastAsia" w:hAnsi="Arial" w:cs="Arial"/>
          <w:sz w:val="22"/>
          <w:szCs w:val="22"/>
          <w:lang w:eastAsia="zh-CN"/>
        </w:rPr>
        <w:t xml:space="preserve">he abundant availability of </w:t>
      </w:r>
      <w:r w:rsidR="009D2EF3" w:rsidRPr="00197164">
        <w:rPr>
          <w:rFonts w:ascii="Arial" w:eastAsiaTheme="minorEastAsia" w:hAnsi="Arial" w:cs="Arial"/>
          <w:sz w:val="22"/>
          <w:szCs w:val="22"/>
          <w:lang w:eastAsia="zh-CN"/>
        </w:rPr>
        <w:t>CH</w:t>
      </w:r>
      <w:r w:rsidR="009D2EF3" w:rsidRPr="00197164">
        <w:rPr>
          <w:rFonts w:ascii="Arial" w:eastAsiaTheme="minorEastAsia" w:hAnsi="Arial" w:cs="Arial"/>
          <w:sz w:val="22"/>
          <w:szCs w:val="22"/>
          <w:vertAlign w:val="subscript"/>
          <w:lang w:eastAsia="zh-CN"/>
        </w:rPr>
        <w:t>4</w:t>
      </w:r>
      <w:r w:rsidR="008343F4" w:rsidRPr="00197164">
        <w:rPr>
          <w:rFonts w:ascii="Arial" w:eastAsiaTheme="minorEastAsia" w:hAnsi="Arial" w:cs="Arial"/>
          <w:sz w:val="22"/>
          <w:szCs w:val="22"/>
          <w:lang w:eastAsia="zh-CN"/>
        </w:rPr>
        <w:t>,</w:t>
      </w:r>
      <w:r w:rsidR="009D2EF3" w:rsidRPr="00197164">
        <w:rPr>
          <w:rFonts w:ascii="Arial" w:eastAsiaTheme="minorEastAsia" w:hAnsi="Arial" w:cs="Arial"/>
          <w:sz w:val="22"/>
          <w:szCs w:val="22"/>
          <w:lang w:eastAsia="zh-CN"/>
        </w:rPr>
        <w:t xml:space="preserve"> </w:t>
      </w:r>
      <w:r w:rsidR="00451036" w:rsidRPr="00197164">
        <w:rPr>
          <w:rFonts w:ascii="Arial" w:eastAsiaTheme="minorEastAsia" w:hAnsi="Arial" w:cs="Arial"/>
          <w:sz w:val="22"/>
          <w:szCs w:val="22"/>
          <w:lang w:eastAsia="zh-CN"/>
        </w:rPr>
        <w:t xml:space="preserve">or </w:t>
      </w:r>
      <w:r w:rsidR="008343F4" w:rsidRPr="00197164">
        <w:rPr>
          <w:rFonts w:ascii="Arial" w:eastAsiaTheme="minorEastAsia" w:hAnsi="Arial" w:cs="Arial"/>
          <w:sz w:val="22"/>
          <w:szCs w:val="22"/>
          <w:lang w:eastAsia="zh-CN"/>
        </w:rPr>
        <w:t xml:space="preserve">its presence </w:t>
      </w:r>
      <w:r w:rsidR="00451036" w:rsidRPr="00197164">
        <w:rPr>
          <w:rFonts w:ascii="Arial" w:eastAsiaTheme="minorEastAsia" w:hAnsi="Arial" w:cs="Arial"/>
          <w:sz w:val="22"/>
          <w:szCs w:val="22"/>
          <w:lang w:eastAsia="zh-CN"/>
        </w:rPr>
        <w:t xml:space="preserve">as a byproduct </w:t>
      </w:r>
      <w:r w:rsidR="0008736E" w:rsidRPr="00197164">
        <w:rPr>
          <w:rFonts w:ascii="Arial" w:eastAsiaTheme="minorEastAsia" w:hAnsi="Arial" w:cs="Arial"/>
          <w:sz w:val="22"/>
          <w:szCs w:val="22"/>
          <w:lang w:eastAsia="zh-CN"/>
        </w:rPr>
        <w:t>of CO</w:t>
      </w:r>
      <w:r w:rsidR="0008736E"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 xml:space="preserve"> </w:t>
      </w:r>
      <w:r w:rsidR="006707B4" w:rsidRPr="00197164">
        <w:rPr>
          <w:rFonts w:ascii="Arial" w:eastAsiaTheme="minorEastAsia" w:hAnsi="Arial" w:cs="Arial" w:hint="eastAsia"/>
          <w:sz w:val="22"/>
          <w:szCs w:val="22"/>
          <w:lang w:eastAsia="zh-CN"/>
        </w:rPr>
        <w:t>utilization</w:t>
      </w:r>
      <w:r w:rsidR="00451036" w:rsidRPr="00197164">
        <w:rPr>
          <w:rFonts w:ascii="Arial" w:eastAsiaTheme="minorEastAsia" w:hAnsi="Arial" w:cs="Arial"/>
          <w:sz w:val="22"/>
          <w:szCs w:val="22"/>
          <w:lang w:eastAsia="zh-CN"/>
        </w:rPr>
        <w:t xml:space="preserve"> in biogas</w:t>
      </w:r>
      <w:r w:rsidR="008343F4" w:rsidRPr="00197164">
        <w:rPr>
          <w:rFonts w:ascii="Arial" w:eastAsiaTheme="minorEastAsia" w:hAnsi="Arial" w:cs="Arial"/>
          <w:sz w:val="22"/>
          <w:szCs w:val="22"/>
          <w:lang w:eastAsia="zh-CN"/>
        </w:rPr>
        <w:t>,</w:t>
      </w:r>
      <w:r w:rsidR="0008736E" w:rsidRPr="00197164">
        <w:rPr>
          <w:rFonts w:ascii="Arial" w:eastAsiaTheme="minorEastAsia" w:hAnsi="Arial" w:cs="Arial"/>
          <w:sz w:val="22"/>
          <w:szCs w:val="22"/>
          <w:lang w:eastAsia="zh-CN"/>
        </w:rPr>
        <w:t xml:space="preserve"> presents an opportunity </w:t>
      </w:r>
      <w:r w:rsidR="00451036" w:rsidRPr="00197164">
        <w:rPr>
          <w:rFonts w:ascii="Arial" w:eastAsiaTheme="minorEastAsia" w:hAnsi="Arial" w:cs="Arial"/>
          <w:sz w:val="22"/>
          <w:szCs w:val="22"/>
          <w:lang w:eastAsia="zh-CN"/>
        </w:rPr>
        <w:t xml:space="preserve">to utilize </w:t>
      </w:r>
      <w:r w:rsidR="00D4370B" w:rsidRPr="00197164">
        <w:rPr>
          <w:rFonts w:ascii="Arial" w:eastAsiaTheme="minorEastAsia" w:hAnsi="Arial" w:cs="Arial"/>
          <w:sz w:val="22"/>
          <w:szCs w:val="22"/>
          <w:lang w:eastAsia="zh-CN"/>
        </w:rPr>
        <w:t xml:space="preserve">biomethane </w:t>
      </w:r>
      <w:r w:rsidR="00451036" w:rsidRPr="00197164">
        <w:rPr>
          <w:rFonts w:ascii="Arial" w:eastAsiaTheme="minorEastAsia" w:hAnsi="Arial" w:cs="Arial"/>
          <w:sz w:val="22"/>
          <w:szCs w:val="22"/>
          <w:lang w:eastAsia="zh-CN"/>
        </w:rPr>
        <w:t>for C</w:t>
      </w:r>
      <w:r w:rsidR="00451036"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H</w:t>
      </w:r>
      <w:r w:rsidR="00451036"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 xml:space="preserve"> production</w:t>
      </w:r>
      <w:r w:rsidR="00C413C7" w:rsidRPr="00197164">
        <w:rPr>
          <w:rFonts w:ascii="Arial" w:eastAsiaTheme="minorEastAsia" w:hAnsi="Arial" w:cs="Arial" w:hint="eastAsia"/>
          <w:sz w:val="22"/>
          <w:szCs w:val="22"/>
          <w:lang w:eastAsia="zh-CN"/>
        </w:rPr>
        <w:t xml:space="preserve"> </w:t>
      </w:r>
      <w:r w:rsidR="00D83411" w:rsidRPr="00197164">
        <w:rPr>
          <w:rFonts w:ascii="Arial" w:eastAsiaTheme="minorEastAsia" w:hAnsi="Arial" w:cs="Arial"/>
          <w:sz w:val="22"/>
          <w:szCs w:val="22"/>
          <w:lang w:eastAsia="zh-CN"/>
        </w:rPr>
        <w:t>(</w:t>
      </w:r>
      <w:r w:rsidR="00D83411" w:rsidRPr="00197164">
        <w:rPr>
          <w:rFonts w:ascii="Arial" w:eastAsiaTheme="minorEastAsia" w:hAnsi="Arial" w:cs="Arial"/>
          <w:b/>
          <w:bCs/>
          <w:sz w:val="22"/>
          <w:szCs w:val="22"/>
          <w:lang w:eastAsia="zh-CN"/>
        </w:rPr>
        <w:t>Fig.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d</w:t>
      </w:r>
      <w:r w:rsidR="00D83411" w:rsidRPr="00197164">
        <w:rPr>
          <w:rFonts w:ascii="Arial" w:eastAsiaTheme="minorEastAsia" w:hAnsi="Arial" w:cs="Arial"/>
          <w:sz w:val="22"/>
          <w:szCs w:val="22"/>
          <w:lang w:eastAsia="zh-CN"/>
        </w:rPr>
        <w:t>)</w:t>
      </w:r>
      <w:r w:rsidR="0045103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29</w:t>
      </w:r>
    </w:p>
    <w:p w14:paraId="1DA48C7C" w14:textId="737B7CC3" w:rsidR="008A7F76" w:rsidRPr="00197164" w:rsidRDefault="007300FE" w:rsidP="00FE1182">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262290" w:rsidRPr="00197164">
        <w:rPr>
          <w:rFonts w:ascii="Arial" w:eastAsiaTheme="minorEastAsia" w:hAnsi="Arial" w:cs="Arial"/>
          <w:sz w:val="22"/>
          <w:szCs w:val="22"/>
          <w:lang w:eastAsia="zh-CN"/>
        </w:rPr>
        <w:t>in biogas</w:t>
      </w:r>
      <w:r w:rsidR="00D85754" w:rsidRPr="00197164">
        <w:rPr>
          <w:rFonts w:ascii="Arial" w:eastAsiaTheme="minorEastAsia" w:hAnsi="Arial" w:cs="Arial" w:hint="eastAsia"/>
          <w:sz w:val="22"/>
          <w:szCs w:val="22"/>
          <w:lang w:eastAsia="zh-CN"/>
        </w:rPr>
        <w:t xml:space="preserve"> or directly </w:t>
      </w:r>
      <w:r w:rsidR="00572119" w:rsidRPr="00197164">
        <w:rPr>
          <w:rFonts w:ascii="Arial" w:eastAsiaTheme="minorEastAsia" w:hAnsi="Arial" w:cs="Arial"/>
          <w:sz w:val="22"/>
          <w:szCs w:val="22"/>
          <w:lang w:eastAsia="zh-CN"/>
        </w:rPr>
        <w:t>from</w:t>
      </w:r>
      <w:r w:rsidR="00572119" w:rsidRPr="00197164">
        <w:rPr>
          <w:rFonts w:ascii="Arial" w:eastAsiaTheme="minorEastAsia" w:hAnsi="Arial" w:cs="Arial" w:hint="eastAsia"/>
          <w:sz w:val="22"/>
          <w:szCs w:val="22"/>
          <w:lang w:eastAsia="zh-CN"/>
        </w:rPr>
        <w:t xml:space="preserve"> </w:t>
      </w:r>
      <w:r w:rsidR="005B3080" w:rsidRPr="00197164">
        <w:rPr>
          <w:rFonts w:ascii="Arial" w:eastAsiaTheme="minorEastAsia" w:hAnsi="Arial" w:cs="Arial"/>
          <w:sz w:val="22"/>
          <w:szCs w:val="22"/>
          <w:lang w:eastAsia="zh-CN"/>
        </w:rPr>
        <w:t xml:space="preserve">the </w:t>
      </w:r>
      <w:r w:rsidR="00D85754" w:rsidRPr="00197164">
        <w:rPr>
          <w:rFonts w:ascii="Arial" w:eastAsiaTheme="minorEastAsia" w:hAnsi="Arial" w:cs="Arial" w:hint="eastAsia"/>
          <w:sz w:val="22"/>
          <w:szCs w:val="22"/>
          <w:lang w:eastAsia="zh-CN"/>
        </w:rPr>
        <w:t>air</w:t>
      </w:r>
      <w:r w:rsidR="00262290" w:rsidRPr="00197164">
        <w:rPr>
          <w:rFonts w:ascii="Arial" w:eastAsiaTheme="minorEastAsia" w:hAnsi="Arial" w:cs="Arial"/>
          <w:sz w:val="22"/>
          <w:szCs w:val="22"/>
          <w:lang w:eastAsia="zh-CN"/>
        </w:rPr>
        <w:t xml:space="preserve"> can be </w:t>
      </w:r>
      <w:r w:rsidR="00D075EB" w:rsidRPr="00197164">
        <w:rPr>
          <w:rFonts w:ascii="Arial" w:eastAsiaTheme="minorEastAsia" w:hAnsi="Arial" w:cs="Arial"/>
          <w:sz w:val="22"/>
          <w:szCs w:val="22"/>
          <w:lang w:eastAsia="zh-CN"/>
        </w:rPr>
        <w:t>integrated in</w:t>
      </w:r>
      <w:r w:rsidR="00262290" w:rsidRPr="00197164">
        <w:rPr>
          <w:rFonts w:ascii="Arial" w:eastAsiaTheme="minorEastAsia" w:hAnsi="Arial" w:cs="Arial"/>
          <w:sz w:val="22"/>
          <w:szCs w:val="22"/>
          <w:lang w:eastAsia="zh-CN"/>
        </w:rPr>
        <w:t>to the</w:t>
      </w:r>
      <w:r w:rsidRPr="00197164">
        <w:rPr>
          <w:rFonts w:ascii="Arial" w:eastAsiaTheme="minorEastAsia" w:hAnsi="Arial" w:cs="Arial"/>
          <w:sz w:val="22"/>
          <w:szCs w:val="22"/>
          <w:lang w:eastAsia="zh-CN"/>
        </w:rPr>
        <w:t xml:space="preserve"> </w:t>
      </w:r>
      <w:r w:rsidR="00262290" w:rsidRPr="00197164">
        <w:rPr>
          <w:rFonts w:ascii="Arial" w:eastAsiaTheme="minorEastAsia" w:hAnsi="Arial" w:cs="Arial"/>
          <w:sz w:val="22"/>
          <w:szCs w:val="22"/>
          <w:lang w:eastAsia="zh-CN"/>
        </w:rPr>
        <w:t>C</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H</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 xml:space="preserve"> production process </w:t>
      </w:r>
      <w:r w:rsidR="00262290" w:rsidRPr="00197164">
        <w:rPr>
          <w:rFonts w:ascii="Arial" w:eastAsiaTheme="minorEastAsia" w:hAnsi="Arial" w:cs="Arial"/>
          <w:iCs/>
          <w:sz w:val="22"/>
          <w:szCs w:val="22"/>
          <w:lang w:eastAsia="zh-CN"/>
        </w:rPr>
        <w:t>via</w:t>
      </w:r>
      <w:r w:rsidR="00262290" w:rsidRPr="00197164">
        <w:rPr>
          <w:rFonts w:ascii="Arial" w:eastAsiaTheme="minorEastAsia" w:hAnsi="Arial" w:cs="Arial"/>
          <w:sz w:val="22"/>
          <w:szCs w:val="22"/>
          <w:lang w:eastAsia="zh-CN"/>
        </w:rPr>
        <w:t xml:space="preserve"> CO</w:t>
      </w:r>
      <w:r w:rsidR="00262290" w:rsidRPr="00197164">
        <w:rPr>
          <w:rFonts w:ascii="Arial" w:eastAsiaTheme="minorEastAsia" w:hAnsi="Arial" w:cs="Arial"/>
          <w:sz w:val="22"/>
          <w:szCs w:val="22"/>
          <w:vertAlign w:val="subscript"/>
          <w:lang w:eastAsia="zh-CN"/>
        </w:rPr>
        <w:t>2</w:t>
      </w:r>
      <w:r w:rsidR="001559BA" w:rsidRPr="00197164">
        <w:rPr>
          <w:rFonts w:ascii="Arial" w:eastAsiaTheme="minorEastAsia" w:hAnsi="Arial" w:cs="Arial"/>
          <w:sz w:val="22"/>
          <w:szCs w:val="22"/>
          <w:lang w:eastAsia="zh-CN"/>
        </w:rPr>
        <w:noBreakHyphen/>
      </w:r>
      <w:r w:rsidR="00262290" w:rsidRPr="00197164">
        <w:rPr>
          <w:rFonts w:ascii="Arial" w:eastAsiaTheme="minorEastAsia" w:hAnsi="Arial" w:cs="Arial"/>
          <w:sz w:val="22"/>
          <w:szCs w:val="22"/>
          <w:lang w:eastAsia="zh-CN"/>
        </w:rPr>
        <w:t>CO or CO</w:t>
      </w:r>
      <w:r w:rsidR="00262290" w:rsidRPr="00197164">
        <w:rPr>
          <w:rFonts w:ascii="Arial" w:eastAsiaTheme="minorEastAsia" w:hAnsi="Arial" w:cs="Arial"/>
          <w:sz w:val="22"/>
          <w:szCs w:val="22"/>
          <w:vertAlign w:val="subscript"/>
          <w:lang w:eastAsia="zh-CN"/>
        </w:rPr>
        <w:t>2</w:t>
      </w:r>
      <w:r w:rsidR="001559BA" w:rsidRPr="00197164">
        <w:rPr>
          <w:rFonts w:ascii="Arial" w:eastAsiaTheme="minorEastAsia" w:hAnsi="Arial" w:cs="Arial"/>
          <w:sz w:val="22"/>
          <w:szCs w:val="22"/>
          <w:lang w:eastAsia="zh-CN"/>
        </w:rPr>
        <w:noBreakHyphen/>
      </w:r>
      <w:r w:rsidR="00262290" w:rsidRPr="00197164">
        <w:rPr>
          <w:rFonts w:ascii="Arial" w:eastAsiaTheme="minorEastAsia" w:hAnsi="Arial" w:cs="Arial"/>
          <w:sz w:val="22"/>
          <w:szCs w:val="22"/>
          <w:lang w:eastAsia="zh-CN"/>
        </w:rPr>
        <w:t>C</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H</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 xml:space="preserve"> cycles. </w:t>
      </w:r>
      <w:commentRangeStart w:id="28"/>
      <w:r w:rsidR="0021187F" w:rsidRPr="00197164">
        <w:rPr>
          <w:rFonts w:ascii="Arial" w:eastAsiaTheme="minorEastAsia" w:hAnsi="Arial" w:cs="Arial"/>
          <w:sz w:val="22"/>
          <w:szCs w:val="22"/>
          <w:lang w:eastAsia="zh-CN"/>
        </w:rPr>
        <w:t>A sustainable route for C</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H</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production</w:t>
      </w:r>
      <w:r w:rsidR="00D075EB" w:rsidRPr="00197164">
        <w:rPr>
          <w:rFonts w:ascii="Arial" w:eastAsiaTheme="minorEastAsia" w:hAnsi="Arial" w:cs="Arial"/>
          <w:sz w:val="22"/>
          <w:szCs w:val="22"/>
          <w:lang w:eastAsia="zh-CN"/>
        </w:rPr>
        <w:t>,</w:t>
      </w:r>
      <w:r w:rsidR="0021187F" w:rsidRPr="00197164">
        <w:rPr>
          <w:rFonts w:ascii="Arial" w:eastAsiaTheme="minorEastAsia" w:hAnsi="Arial" w:cs="Arial"/>
          <w:sz w:val="22"/>
          <w:szCs w:val="22"/>
          <w:lang w:eastAsia="zh-CN"/>
        </w:rPr>
        <w:t xml:space="preserve"> </w:t>
      </w:r>
      <w:r w:rsidR="00D075EB" w:rsidRPr="00197164">
        <w:rPr>
          <w:rFonts w:ascii="Arial" w:eastAsiaTheme="minorEastAsia" w:hAnsi="Arial" w:cs="Arial"/>
          <w:sz w:val="22"/>
          <w:szCs w:val="22"/>
          <w:lang w:eastAsia="zh-CN"/>
        </w:rPr>
        <w:t>coupled</w:t>
      </w:r>
      <w:r w:rsidR="0021187F" w:rsidRPr="00197164">
        <w:rPr>
          <w:rFonts w:ascii="Arial" w:eastAsiaTheme="minorEastAsia" w:hAnsi="Arial" w:cs="Arial"/>
          <w:sz w:val="22"/>
          <w:szCs w:val="22"/>
          <w:lang w:eastAsia="zh-CN"/>
        </w:rPr>
        <w:t xml:space="preserve"> with CO</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capture and conversion to CO</w:t>
      </w:r>
      <w:r w:rsidR="008529AB" w:rsidRPr="00197164">
        <w:rPr>
          <w:rFonts w:ascii="Arial" w:eastAsiaTheme="minorEastAsia" w:hAnsi="Arial" w:cs="Arial"/>
          <w:sz w:val="22"/>
          <w:szCs w:val="22"/>
          <w:lang w:eastAsia="zh-CN"/>
        </w:rPr>
        <w:t xml:space="preserve"> (CO</w:t>
      </w:r>
      <w:r w:rsidR="008529AB" w:rsidRPr="00197164">
        <w:rPr>
          <w:rFonts w:ascii="Arial" w:eastAsiaTheme="minorEastAsia" w:hAnsi="Arial" w:cs="Arial"/>
          <w:sz w:val="22"/>
          <w:szCs w:val="22"/>
          <w:vertAlign w:val="subscript"/>
          <w:lang w:eastAsia="zh-CN"/>
        </w:rPr>
        <w:t>2</w:t>
      </w:r>
      <w:r w:rsidR="00633073" w:rsidRPr="00197164">
        <w:rPr>
          <w:rFonts w:ascii="Arial" w:eastAsiaTheme="minorEastAsia" w:hAnsi="Arial" w:cs="Arial"/>
          <w:sz w:val="22"/>
          <w:szCs w:val="22"/>
          <w:lang w:eastAsia="zh-CN"/>
        </w:rPr>
        <w:noBreakHyphen/>
      </w:r>
      <w:r w:rsidR="008529AB" w:rsidRPr="00197164">
        <w:rPr>
          <w:rFonts w:ascii="Arial" w:eastAsiaTheme="minorEastAsia" w:hAnsi="Arial" w:cs="Arial"/>
          <w:sz w:val="22"/>
          <w:szCs w:val="22"/>
          <w:lang w:eastAsia="zh-CN"/>
        </w:rPr>
        <w:t>CO cycle)</w:t>
      </w:r>
      <w:r w:rsidR="009315B5" w:rsidRPr="00197164">
        <w:rPr>
          <w:rFonts w:ascii="Arial" w:eastAsiaTheme="minorEastAsia" w:hAnsi="Arial" w:cs="Arial"/>
          <w:sz w:val="22"/>
          <w:szCs w:val="22"/>
          <w:lang w:eastAsia="zh-CN"/>
        </w:rPr>
        <w:t>,</w:t>
      </w:r>
      <w:r w:rsidR="0003216B" w:rsidRPr="00197164">
        <w:rPr>
          <w:rFonts w:ascii="Arial" w:eastAsiaTheme="minorEastAsia" w:hAnsi="Arial" w:cs="Arial" w:hint="eastAsia"/>
          <w:sz w:val="22"/>
          <w:szCs w:val="22"/>
          <w:lang w:eastAsia="zh-CN"/>
        </w:rPr>
        <w:t xml:space="preserve"> is</w:t>
      </w:r>
      <w:r w:rsidR="0021187F" w:rsidRPr="00197164">
        <w:rPr>
          <w:rFonts w:ascii="Arial" w:eastAsiaTheme="minorEastAsia" w:hAnsi="Arial" w:cs="Arial"/>
          <w:sz w:val="22"/>
          <w:szCs w:val="22"/>
          <w:lang w:eastAsia="zh-CN"/>
        </w:rPr>
        <w:t xml:space="preserve"> based on </w:t>
      </w:r>
      <w:r w:rsidR="009315B5" w:rsidRPr="00197164">
        <w:rPr>
          <w:rFonts w:ascii="Arial" w:eastAsiaTheme="minorEastAsia" w:hAnsi="Arial" w:cs="Arial"/>
          <w:sz w:val="22"/>
          <w:szCs w:val="22"/>
          <w:lang w:eastAsia="zh-CN"/>
        </w:rPr>
        <w:t xml:space="preserve">the </w:t>
      </w:r>
      <w:r w:rsidR="0021187F" w:rsidRPr="00197164">
        <w:rPr>
          <w:rFonts w:ascii="Arial" w:eastAsiaTheme="minorEastAsia" w:hAnsi="Arial" w:cs="Arial"/>
          <w:sz w:val="22"/>
          <w:szCs w:val="22"/>
          <w:lang w:eastAsia="zh-CN"/>
        </w:rPr>
        <w:t>BaCO</w:t>
      </w:r>
      <w:r w:rsidR="0021187F" w:rsidRPr="00197164">
        <w:rPr>
          <w:rFonts w:ascii="Arial" w:eastAsiaTheme="minorEastAsia" w:hAnsi="Arial" w:cs="Arial"/>
          <w:sz w:val="22"/>
          <w:szCs w:val="22"/>
          <w:vertAlign w:val="subscript"/>
          <w:lang w:eastAsia="zh-CN"/>
        </w:rPr>
        <w:t>3</w:t>
      </w:r>
      <w:r w:rsidR="00B8738A"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BaC</w:t>
      </w:r>
      <w:r w:rsidR="0021187F" w:rsidRPr="00197164">
        <w:rPr>
          <w:rFonts w:ascii="Arial" w:eastAsiaTheme="minorEastAsia" w:hAnsi="Arial" w:cs="Arial"/>
          <w:sz w:val="22"/>
          <w:szCs w:val="22"/>
          <w:vertAlign w:val="subscript"/>
          <w:lang w:eastAsia="zh-CN"/>
        </w:rPr>
        <w:t>2</w:t>
      </w:r>
      <w:r w:rsidR="00B8738A"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Ba(OH)</w:t>
      </w:r>
      <w:r w:rsidR="0021187F" w:rsidRPr="00197164">
        <w:rPr>
          <w:rFonts w:ascii="Arial" w:eastAsiaTheme="minorEastAsia" w:hAnsi="Arial" w:cs="Arial"/>
          <w:sz w:val="22"/>
          <w:szCs w:val="22"/>
          <w:vertAlign w:val="subscript"/>
          <w:lang w:eastAsia="zh-CN"/>
        </w:rPr>
        <w:t>2</w:t>
      </w:r>
      <w:r w:rsidR="00591194"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BaCO</w:t>
      </w:r>
      <w:r w:rsidR="0021187F" w:rsidRPr="00197164">
        <w:rPr>
          <w:rFonts w:ascii="Arial" w:eastAsiaTheme="minorEastAsia" w:hAnsi="Arial" w:cs="Arial"/>
          <w:sz w:val="22"/>
          <w:szCs w:val="22"/>
          <w:vertAlign w:val="subscript"/>
          <w:lang w:eastAsia="zh-CN"/>
        </w:rPr>
        <w:t>3</w:t>
      </w:r>
      <w:r w:rsidR="0021187F" w:rsidRPr="00197164">
        <w:rPr>
          <w:rFonts w:ascii="Arial" w:eastAsiaTheme="minorEastAsia" w:hAnsi="Arial" w:cs="Arial"/>
          <w:sz w:val="22"/>
          <w:szCs w:val="22"/>
          <w:lang w:eastAsia="zh-CN"/>
        </w:rPr>
        <w:t xml:space="preserve"> cycle</w:t>
      </w:r>
      <w:r w:rsidR="00C413C7" w:rsidRPr="00197164">
        <w:rPr>
          <w:rFonts w:ascii="Arial" w:eastAsiaTheme="minorEastAsia" w:hAnsi="Arial" w:cs="Arial" w:hint="eastAsia"/>
          <w:sz w:val="22"/>
          <w:szCs w:val="22"/>
          <w:lang w:eastAsia="zh-CN"/>
        </w:rPr>
        <w:t xml:space="preserve"> </w:t>
      </w:r>
      <w:r w:rsidR="0021187F" w:rsidRPr="00197164">
        <w:rPr>
          <w:rFonts w:ascii="Arial" w:eastAsiaTheme="minorEastAsia" w:hAnsi="Arial" w:cs="Arial"/>
          <w:sz w:val="22"/>
          <w:szCs w:val="22"/>
          <w:lang w:eastAsia="zh-CN"/>
        </w:rPr>
        <w:t>(</w:t>
      </w:r>
      <w:r w:rsidR="0021187F" w:rsidRPr="00197164">
        <w:rPr>
          <w:rFonts w:ascii="Arial" w:eastAsiaTheme="minorEastAsia" w:hAnsi="Arial" w:cs="Arial"/>
          <w:b/>
          <w:bCs/>
          <w:sz w:val="22"/>
          <w:szCs w:val="22"/>
          <w:lang w:eastAsia="zh-CN"/>
        </w:rPr>
        <w:t>Fig</w:t>
      </w:r>
      <w:r w:rsidR="00887398" w:rsidRPr="00197164">
        <w:rPr>
          <w:rFonts w:ascii="Arial" w:eastAsiaTheme="minorEastAsia" w:hAnsi="Arial" w:cs="Arial"/>
          <w:b/>
          <w:bCs/>
          <w:sz w:val="22"/>
          <w:szCs w:val="22"/>
          <w:lang w:eastAsia="zh-CN"/>
        </w:rPr>
        <w:t>.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e</w:t>
      </w:r>
      <w:r w:rsidR="0021187F"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83</w:t>
      </w:r>
      <w:r w:rsidR="0021187F" w:rsidRPr="00197164">
        <w:rPr>
          <w:rFonts w:ascii="Arial" w:eastAsiaTheme="minorEastAsia" w:hAnsi="Arial" w:cs="Arial"/>
          <w:sz w:val="22"/>
          <w:szCs w:val="22"/>
          <w:lang w:eastAsia="zh-CN"/>
        </w:rPr>
        <w:t xml:space="preserve"> </w:t>
      </w:r>
      <w:r w:rsidR="009315B5" w:rsidRPr="00197164">
        <w:rPr>
          <w:rFonts w:ascii="Arial" w:eastAsiaTheme="minorEastAsia" w:hAnsi="Arial" w:cs="Arial"/>
          <w:sz w:val="22"/>
          <w:szCs w:val="22"/>
          <w:lang w:eastAsia="zh-CN"/>
        </w:rPr>
        <w:t xml:space="preserve">Unlike </w:t>
      </w:r>
      <w:r w:rsidR="008529AB" w:rsidRPr="00197164">
        <w:rPr>
          <w:rFonts w:ascii="Arial" w:eastAsiaTheme="minorEastAsia" w:hAnsi="Arial" w:cs="Arial"/>
          <w:sz w:val="22"/>
          <w:szCs w:val="22"/>
          <w:lang w:eastAsia="zh-CN"/>
        </w:rPr>
        <w:t xml:space="preserve">the </w:t>
      </w:r>
      <w:r w:rsidR="0021187F" w:rsidRPr="00197164">
        <w:rPr>
          <w:rFonts w:ascii="Arial" w:eastAsiaTheme="minorEastAsia" w:hAnsi="Arial" w:cs="Arial"/>
          <w:sz w:val="22"/>
          <w:szCs w:val="22"/>
          <w:lang w:eastAsia="zh-CN"/>
        </w:rPr>
        <w:t>CaC</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route, </w:t>
      </w:r>
      <w:r w:rsidR="009315B5" w:rsidRPr="00197164">
        <w:rPr>
          <w:rFonts w:ascii="Arial" w:eastAsiaTheme="minorEastAsia" w:hAnsi="Arial" w:cs="Arial"/>
          <w:sz w:val="22"/>
          <w:szCs w:val="22"/>
          <w:lang w:eastAsia="zh-CN"/>
        </w:rPr>
        <w:t>where</w:t>
      </w:r>
      <w:r w:rsidR="0021187F" w:rsidRPr="00197164">
        <w:rPr>
          <w:rFonts w:ascii="Arial" w:eastAsiaTheme="minorEastAsia" w:hAnsi="Arial" w:cs="Arial"/>
          <w:sz w:val="22"/>
          <w:szCs w:val="22"/>
          <w:lang w:eastAsia="zh-CN"/>
        </w:rPr>
        <w:t xml:space="preserve"> CaO </w:t>
      </w:r>
      <w:r w:rsidR="009315B5" w:rsidRPr="00197164">
        <w:rPr>
          <w:rFonts w:ascii="Arial" w:eastAsiaTheme="minorEastAsia" w:hAnsi="Arial" w:cs="Arial"/>
          <w:sz w:val="22"/>
          <w:szCs w:val="22"/>
          <w:lang w:eastAsia="zh-CN"/>
        </w:rPr>
        <w:t>is</w:t>
      </w:r>
      <w:r w:rsidR="0021187F" w:rsidRPr="00197164">
        <w:rPr>
          <w:rFonts w:ascii="Arial" w:eastAsiaTheme="minorEastAsia" w:hAnsi="Arial" w:cs="Arial"/>
          <w:sz w:val="22"/>
          <w:szCs w:val="22"/>
          <w:lang w:eastAsia="zh-CN"/>
        </w:rPr>
        <w:t xml:space="preserve"> obtained from</w:t>
      </w:r>
      <w:r w:rsidR="009315B5" w:rsidRPr="00197164">
        <w:rPr>
          <w:rFonts w:ascii="Arial" w:eastAsiaTheme="minorEastAsia" w:hAnsi="Arial" w:cs="Arial"/>
          <w:sz w:val="22"/>
          <w:szCs w:val="22"/>
          <w:lang w:eastAsia="zh-CN"/>
        </w:rPr>
        <w:t xml:space="preserve"> CaCO</w:t>
      </w:r>
      <w:r w:rsidR="009315B5" w:rsidRPr="00197164">
        <w:rPr>
          <w:rFonts w:ascii="Arial" w:eastAsiaTheme="minorEastAsia" w:hAnsi="Arial" w:cs="Arial"/>
          <w:sz w:val="22"/>
          <w:szCs w:val="22"/>
          <w:vertAlign w:val="subscript"/>
          <w:lang w:eastAsia="zh-CN"/>
        </w:rPr>
        <w:t>3</w:t>
      </w:r>
      <w:r w:rsidR="0021187F" w:rsidRPr="00197164">
        <w:rPr>
          <w:rFonts w:ascii="Arial" w:eastAsiaTheme="minorEastAsia" w:hAnsi="Arial" w:cs="Arial"/>
          <w:sz w:val="22"/>
          <w:szCs w:val="22"/>
          <w:lang w:eastAsia="zh-CN"/>
        </w:rPr>
        <w:t xml:space="preserve"> decomposition</w:t>
      </w:r>
      <w:r w:rsidR="00C4258D" w:rsidRPr="00197164">
        <w:rPr>
          <w:rFonts w:ascii="Arial" w:eastAsiaTheme="minorEastAsia" w:hAnsi="Arial" w:cs="Arial"/>
          <w:sz w:val="22"/>
          <w:szCs w:val="22"/>
          <w:lang w:eastAsia="zh-CN"/>
        </w:rPr>
        <w:t>,</w:t>
      </w:r>
      <w:r w:rsidR="0021187F" w:rsidRPr="00197164">
        <w:rPr>
          <w:rFonts w:ascii="Arial" w:eastAsiaTheme="minorEastAsia" w:hAnsi="Arial" w:cs="Arial"/>
          <w:sz w:val="22"/>
          <w:szCs w:val="22"/>
          <w:lang w:eastAsia="zh-CN"/>
        </w:rPr>
        <w:t xml:space="preserve"> </w:t>
      </w:r>
      <w:r w:rsidR="002F1428" w:rsidRPr="00197164">
        <w:rPr>
          <w:rFonts w:ascii="Arial" w:eastAsiaTheme="minorEastAsia" w:hAnsi="Arial" w:cs="Arial"/>
          <w:sz w:val="22"/>
          <w:szCs w:val="22"/>
          <w:lang w:eastAsia="zh-CN"/>
        </w:rPr>
        <w:t>leading to</w:t>
      </w:r>
      <w:r w:rsidR="000556A9" w:rsidRPr="00197164">
        <w:rPr>
          <w:rFonts w:ascii="Arial" w:eastAsiaTheme="minorEastAsia" w:hAnsi="Arial" w:cs="Arial"/>
          <w:sz w:val="22"/>
          <w:szCs w:val="22"/>
          <w:lang w:eastAsia="zh-CN"/>
        </w:rPr>
        <w:t xml:space="preserve"> CO</w:t>
      </w:r>
      <w:r w:rsidR="000556A9" w:rsidRPr="00197164">
        <w:rPr>
          <w:rFonts w:ascii="Arial" w:eastAsiaTheme="minorEastAsia" w:hAnsi="Arial" w:cs="Arial"/>
          <w:sz w:val="22"/>
          <w:szCs w:val="22"/>
          <w:vertAlign w:val="subscript"/>
          <w:lang w:eastAsia="zh-CN"/>
        </w:rPr>
        <w:t>2</w:t>
      </w:r>
      <w:r w:rsidR="000556A9" w:rsidRPr="00197164">
        <w:rPr>
          <w:rFonts w:ascii="Arial" w:eastAsiaTheme="minorEastAsia" w:hAnsi="Arial" w:cs="Arial"/>
          <w:sz w:val="22"/>
          <w:szCs w:val="22"/>
          <w:lang w:eastAsia="zh-CN"/>
        </w:rPr>
        <w:t xml:space="preserve"> emission</w:t>
      </w:r>
      <w:r w:rsidR="002C740A" w:rsidRPr="00197164">
        <w:rPr>
          <w:rFonts w:ascii="Arial" w:eastAsiaTheme="minorEastAsia" w:hAnsi="Arial" w:cs="Arial"/>
          <w:sz w:val="22"/>
          <w:szCs w:val="22"/>
          <w:lang w:eastAsia="zh-CN"/>
        </w:rPr>
        <w:t>s</w:t>
      </w:r>
      <w:r w:rsidR="0021187F"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the CO</w:t>
      </w:r>
      <w:r w:rsidR="008529AB" w:rsidRPr="00197164">
        <w:rPr>
          <w:rFonts w:ascii="Arial" w:eastAsiaTheme="minorEastAsia" w:hAnsi="Arial" w:cs="Arial"/>
          <w:sz w:val="22"/>
          <w:szCs w:val="22"/>
          <w:vertAlign w:val="subscript"/>
          <w:lang w:eastAsia="zh-CN"/>
        </w:rPr>
        <w:t>2</w:t>
      </w:r>
      <w:r w:rsidR="005C21EC" w:rsidRPr="00197164">
        <w:rPr>
          <w:rFonts w:ascii="Arial" w:eastAsiaTheme="minorEastAsia" w:hAnsi="Arial" w:cs="Arial"/>
          <w:sz w:val="22"/>
          <w:szCs w:val="22"/>
          <w:lang w:eastAsia="zh-CN"/>
        </w:rPr>
        <w:noBreakHyphen/>
      </w:r>
      <w:r w:rsidR="008529AB" w:rsidRPr="00197164">
        <w:rPr>
          <w:rFonts w:ascii="Arial" w:eastAsiaTheme="minorEastAsia" w:hAnsi="Arial" w:cs="Arial"/>
          <w:sz w:val="22"/>
          <w:szCs w:val="22"/>
          <w:lang w:eastAsia="zh-CN"/>
        </w:rPr>
        <w:t>CO cycle does not directly emit CO</w:t>
      </w:r>
      <w:r w:rsidR="008529AB" w:rsidRPr="00197164">
        <w:rPr>
          <w:rFonts w:ascii="Arial" w:eastAsiaTheme="minorEastAsia" w:hAnsi="Arial" w:cs="Arial"/>
          <w:sz w:val="22"/>
          <w:szCs w:val="22"/>
          <w:vertAlign w:val="subscript"/>
          <w:lang w:eastAsia="zh-CN"/>
        </w:rPr>
        <w:t>2</w:t>
      </w:r>
      <w:r w:rsidR="000556A9" w:rsidRPr="00197164">
        <w:rPr>
          <w:rFonts w:ascii="Arial" w:eastAsiaTheme="minorEastAsia" w:hAnsi="Arial" w:cs="Arial"/>
          <w:sz w:val="22"/>
          <w:szCs w:val="22"/>
          <w:lang w:eastAsia="zh-CN"/>
        </w:rPr>
        <w:t>.</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Additionally</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BaC</w:t>
      </w:r>
      <w:r w:rsidR="0007795D" w:rsidRPr="00197164">
        <w:rPr>
          <w:rFonts w:ascii="Arial" w:eastAsiaTheme="minorEastAsia" w:hAnsi="Arial" w:cs="Arial"/>
          <w:sz w:val="22"/>
          <w:szCs w:val="22"/>
          <w:vertAlign w:val="subscript"/>
          <w:lang w:eastAsia="zh-CN"/>
        </w:rPr>
        <w:t>2</w:t>
      </w:r>
      <w:r w:rsidR="0007795D"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 xml:space="preserve">synthesis </w:t>
      </w:r>
      <w:r w:rsidR="0007795D" w:rsidRPr="00197164">
        <w:rPr>
          <w:rFonts w:ascii="Arial" w:eastAsiaTheme="minorEastAsia" w:hAnsi="Arial" w:cs="Arial"/>
          <w:sz w:val="22"/>
          <w:szCs w:val="22"/>
          <w:lang w:eastAsia="zh-CN"/>
        </w:rPr>
        <w:t xml:space="preserve">requires lower </w:t>
      </w:r>
      <w:r w:rsidR="002E39CB" w:rsidRPr="00197164">
        <w:rPr>
          <w:rFonts w:ascii="Arial" w:eastAsiaTheme="minorEastAsia" w:hAnsi="Arial" w:cs="Arial"/>
          <w:sz w:val="22"/>
          <w:szCs w:val="22"/>
          <w:lang w:eastAsia="zh-CN"/>
        </w:rPr>
        <w:t>temperatures,</w:t>
      </w:r>
      <w:r w:rsidR="008529AB" w:rsidRPr="00197164">
        <w:rPr>
          <w:rFonts w:ascii="Arial" w:eastAsiaTheme="minorEastAsia" w:hAnsi="Arial" w:cs="Arial"/>
          <w:sz w:val="22"/>
          <w:szCs w:val="22"/>
          <w:lang w:eastAsia="zh-CN"/>
        </w:rPr>
        <w:t xml:space="preserve"> and less energy input compared to CaC</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Notably, the</w:t>
      </w:r>
      <w:r w:rsidR="00924E9F" w:rsidRPr="00197164">
        <w:rPr>
          <w:rFonts w:ascii="Arial" w:eastAsiaTheme="minorEastAsia" w:hAnsi="Arial" w:cs="Arial"/>
          <w:sz w:val="22"/>
          <w:szCs w:val="22"/>
          <w:lang w:eastAsia="zh-CN"/>
        </w:rPr>
        <w:t xml:space="preserve"> carbon </w:t>
      </w:r>
      <w:r w:rsidR="005C4BDA" w:rsidRPr="00197164">
        <w:rPr>
          <w:rFonts w:ascii="Arial" w:eastAsiaTheme="minorEastAsia" w:hAnsi="Arial" w:cs="Arial" w:hint="eastAsia"/>
          <w:sz w:val="22"/>
          <w:szCs w:val="22"/>
          <w:lang w:eastAsia="zh-CN"/>
        </w:rPr>
        <w:t>from</w:t>
      </w:r>
      <w:r w:rsidR="008529AB" w:rsidRPr="00197164">
        <w:rPr>
          <w:rFonts w:ascii="Arial" w:eastAsiaTheme="minorEastAsia" w:hAnsi="Arial" w:cs="Arial"/>
          <w:sz w:val="22"/>
          <w:szCs w:val="22"/>
          <w:lang w:eastAsia="zh-CN"/>
        </w:rPr>
        <w:t xml:space="preserve"> CO</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 xml:space="preserve"> and half of </w:t>
      </w:r>
      <w:r w:rsidR="0007795D" w:rsidRPr="00197164">
        <w:rPr>
          <w:rFonts w:ascii="Arial" w:eastAsiaTheme="minorEastAsia" w:hAnsi="Arial" w:cs="Arial"/>
          <w:sz w:val="22"/>
          <w:szCs w:val="22"/>
          <w:lang w:eastAsia="zh-CN"/>
        </w:rPr>
        <w:t xml:space="preserve">the </w:t>
      </w:r>
      <w:r w:rsidR="008529AB" w:rsidRPr="00197164">
        <w:rPr>
          <w:rFonts w:ascii="Arial" w:eastAsiaTheme="minorEastAsia" w:hAnsi="Arial" w:cs="Arial"/>
          <w:sz w:val="22"/>
          <w:szCs w:val="22"/>
          <w:lang w:eastAsia="zh-CN"/>
        </w:rPr>
        <w:t xml:space="preserve">carbon </w:t>
      </w:r>
      <w:r w:rsidR="005C4BDA" w:rsidRPr="00197164">
        <w:rPr>
          <w:rFonts w:ascii="Arial" w:eastAsiaTheme="minorEastAsia" w:hAnsi="Arial" w:cs="Arial" w:hint="eastAsia"/>
          <w:sz w:val="22"/>
          <w:szCs w:val="22"/>
          <w:lang w:eastAsia="zh-CN"/>
        </w:rPr>
        <w:t>from</w:t>
      </w:r>
      <w:r w:rsidR="008529AB" w:rsidRPr="00197164">
        <w:rPr>
          <w:rFonts w:ascii="Arial" w:eastAsiaTheme="minorEastAsia" w:hAnsi="Arial" w:cs="Arial"/>
          <w:sz w:val="22"/>
          <w:szCs w:val="22"/>
          <w:lang w:eastAsia="zh-CN"/>
        </w:rPr>
        <w:t xml:space="preserve"> coal or biochar</w:t>
      </w:r>
      <w:r w:rsidR="00924E9F"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convert</w:t>
      </w:r>
      <w:r w:rsidR="005222E3" w:rsidRPr="00197164">
        <w:rPr>
          <w:rFonts w:ascii="Arial" w:eastAsiaTheme="minorEastAsia" w:hAnsi="Arial" w:cs="Arial"/>
          <w:sz w:val="22"/>
          <w:szCs w:val="22"/>
          <w:lang w:eastAsia="zh-CN"/>
        </w:rPr>
        <w:t>s</w:t>
      </w:r>
      <w:r w:rsidR="008529AB" w:rsidRPr="00197164">
        <w:rPr>
          <w:rFonts w:ascii="Arial" w:eastAsiaTheme="minorEastAsia" w:hAnsi="Arial" w:cs="Arial"/>
          <w:sz w:val="22"/>
          <w:szCs w:val="22"/>
          <w:lang w:eastAsia="zh-CN"/>
        </w:rPr>
        <w:t xml:space="preserve"> to CO instead of C</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H</w:t>
      </w:r>
      <w:r w:rsidR="008529AB"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4642FD" w:rsidRPr="00197164">
        <w:rPr>
          <w:rFonts w:ascii="Arial" w:eastAsiaTheme="minorEastAsia" w:hAnsi="Arial" w:cs="Arial" w:hint="eastAsia"/>
          <w:sz w:val="22"/>
          <w:szCs w:val="22"/>
          <w:lang w:eastAsia="zh-CN"/>
        </w:rPr>
        <w:t xml:space="preserve">in the </w:t>
      </w:r>
      <w:r w:rsidR="004642FD" w:rsidRPr="00197164">
        <w:rPr>
          <w:rFonts w:ascii="Arial" w:eastAsiaTheme="minorEastAsia" w:hAnsi="Arial" w:cs="Arial"/>
          <w:sz w:val="22"/>
          <w:szCs w:val="22"/>
          <w:lang w:eastAsia="zh-CN"/>
        </w:rPr>
        <w:t>CO</w:t>
      </w:r>
      <w:r w:rsidR="004642FD" w:rsidRPr="00197164">
        <w:rPr>
          <w:rFonts w:ascii="Arial" w:eastAsiaTheme="minorEastAsia" w:hAnsi="Arial" w:cs="Arial"/>
          <w:sz w:val="22"/>
          <w:szCs w:val="22"/>
          <w:vertAlign w:val="subscript"/>
          <w:lang w:eastAsia="zh-CN"/>
        </w:rPr>
        <w:t>2</w:t>
      </w:r>
      <w:r w:rsidR="003E4853" w:rsidRPr="00197164">
        <w:rPr>
          <w:rFonts w:ascii="Arial" w:eastAsiaTheme="minorEastAsia" w:hAnsi="Arial" w:cs="Arial"/>
          <w:sz w:val="22"/>
          <w:szCs w:val="22"/>
          <w:lang w:eastAsia="zh-CN"/>
        </w:rPr>
        <w:noBreakHyphen/>
      </w:r>
      <w:r w:rsidR="004642FD" w:rsidRPr="00197164">
        <w:rPr>
          <w:rFonts w:ascii="Arial" w:eastAsiaTheme="minorEastAsia" w:hAnsi="Arial" w:cs="Arial"/>
          <w:sz w:val="22"/>
          <w:szCs w:val="22"/>
          <w:lang w:eastAsia="zh-CN"/>
        </w:rPr>
        <w:t xml:space="preserve">CO cycle </w:t>
      </w:r>
      <w:r w:rsidR="0007795D" w:rsidRPr="00197164">
        <w:rPr>
          <w:rFonts w:ascii="Arial" w:eastAsiaTheme="minorEastAsia" w:hAnsi="Arial" w:cs="Arial"/>
          <w:sz w:val="22"/>
          <w:szCs w:val="22"/>
          <w:lang w:eastAsia="zh-CN"/>
        </w:rPr>
        <w:t>(</w:t>
      </w:r>
      <w:r w:rsidR="0007795D" w:rsidRPr="00197164">
        <w:rPr>
          <w:rFonts w:ascii="Arial" w:eastAsiaTheme="minorEastAsia" w:hAnsi="Arial" w:cs="Arial"/>
          <w:b/>
          <w:bCs/>
          <w:sz w:val="22"/>
          <w:szCs w:val="22"/>
          <w:lang w:eastAsia="zh-CN"/>
        </w:rPr>
        <w:t>Fig</w:t>
      </w:r>
      <w:r w:rsidR="007D4802" w:rsidRPr="00197164">
        <w:rPr>
          <w:rFonts w:ascii="Arial" w:eastAsiaTheme="minorEastAsia" w:hAnsi="Arial" w:cs="Arial"/>
          <w:b/>
          <w:bCs/>
          <w:sz w:val="22"/>
          <w:szCs w:val="22"/>
          <w:lang w:eastAsia="zh-CN"/>
        </w:rPr>
        <w:t>.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e</w:t>
      </w:r>
      <w:r w:rsidR="0007795D" w:rsidRPr="00197164">
        <w:rPr>
          <w:rFonts w:ascii="Arial" w:eastAsiaTheme="minorEastAsia" w:hAnsi="Arial" w:cs="Arial"/>
          <w:sz w:val="22"/>
          <w:szCs w:val="22"/>
          <w:lang w:eastAsia="zh-CN"/>
        </w:rPr>
        <w:t>)</w:t>
      </w:r>
      <w:r w:rsidR="00D1219C" w:rsidRPr="00197164">
        <w:rPr>
          <w:rFonts w:ascii="Arial" w:eastAsiaTheme="minorEastAsia" w:hAnsi="Arial" w:cs="Arial" w:hint="eastAsia"/>
          <w:sz w:val="22"/>
          <w:szCs w:val="22"/>
          <w:lang w:eastAsia="zh-CN"/>
        </w:rPr>
        <w:t xml:space="preserve">, </w:t>
      </w:r>
      <w:commentRangeEnd w:id="28"/>
      <w:r w:rsidR="00603A27">
        <w:rPr>
          <w:rStyle w:val="CommentReference"/>
        </w:rPr>
        <w:commentReference w:id="28"/>
      </w:r>
      <w:r w:rsidR="005C4BDA" w:rsidRPr="00197164">
        <w:rPr>
          <w:rFonts w:ascii="Arial" w:eastAsiaTheme="minorEastAsia" w:hAnsi="Arial" w:cs="Arial" w:hint="eastAsia"/>
          <w:sz w:val="22"/>
          <w:szCs w:val="22"/>
          <w:lang w:eastAsia="zh-CN"/>
        </w:rPr>
        <w:t xml:space="preserve">lowering </w:t>
      </w:r>
      <w:r w:rsidR="00D1219C" w:rsidRPr="00197164">
        <w:rPr>
          <w:rFonts w:ascii="Arial" w:eastAsiaTheme="minorEastAsia" w:hAnsi="Arial" w:cs="Arial" w:hint="eastAsia"/>
          <w:sz w:val="22"/>
          <w:szCs w:val="22"/>
          <w:lang w:eastAsia="zh-CN"/>
        </w:rPr>
        <w:t>atom economy</w:t>
      </w:r>
      <w:r w:rsidR="008529AB" w:rsidRPr="00197164">
        <w:rPr>
          <w:rFonts w:ascii="Arial" w:eastAsiaTheme="minorEastAsia" w:hAnsi="Arial" w:cs="Arial"/>
          <w:sz w:val="22"/>
          <w:szCs w:val="22"/>
          <w:lang w:eastAsia="zh-CN"/>
        </w:rPr>
        <w:t xml:space="preserve">. </w:t>
      </w:r>
      <w:r w:rsidR="00810A49" w:rsidRPr="00197164">
        <w:rPr>
          <w:rFonts w:ascii="Arial" w:eastAsiaTheme="minorEastAsia" w:hAnsi="Arial" w:cs="Arial"/>
          <w:sz w:val="22"/>
          <w:szCs w:val="22"/>
          <w:lang w:eastAsia="zh-CN"/>
        </w:rPr>
        <w:t>In contrast, the</w:t>
      </w:r>
      <w:r w:rsidR="003C1211" w:rsidRPr="00197164">
        <w:rPr>
          <w:rFonts w:ascii="Arial" w:eastAsiaTheme="minorEastAsia" w:hAnsi="Arial" w:cs="Arial"/>
          <w:sz w:val="22"/>
          <w:szCs w:val="22"/>
          <w:lang w:eastAsia="zh-CN"/>
        </w:rPr>
        <w:t xml:space="preserve"> proposed</w:t>
      </w:r>
      <w:r w:rsidR="00810A49" w:rsidRPr="00197164">
        <w:rPr>
          <w:rFonts w:ascii="Arial" w:eastAsiaTheme="minorEastAsia" w:hAnsi="Arial" w:cs="Arial"/>
          <w:sz w:val="22"/>
          <w:szCs w:val="22"/>
          <w:lang w:eastAsia="zh-CN"/>
        </w:rPr>
        <w:t xml:space="preserve"> CO</w:t>
      </w:r>
      <w:r w:rsidR="00810A49" w:rsidRPr="00197164">
        <w:rPr>
          <w:rFonts w:ascii="Arial" w:eastAsiaTheme="minorEastAsia" w:hAnsi="Arial" w:cs="Arial"/>
          <w:sz w:val="22"/>
          <w:szCs w:val="22"/>
          <w:vertAlign w:val="subscript"/>
          <w:lang w:eastAsia="zh-CN"/>
        </w:rPr>
        <w:t>2</w:t>
      </w:r>
      <w:r w:rsidR="0067492B" w:rsidRPr="00197164">
        <w:rPr>
          <w:rFonts w:ascii="Arial" w:eastAsiaTheme="minorEastAsia" w:hAnsi="Arial" w:cs="Arial"/>
          <w:sz w:val="22"/>
          <w:szCs w:val="22"/>
          <w:lang w:eastAsia="zh-CN"/>
        </w:rPr>
        <w:noBreakHyphen/>
      </w:r>
      <w:r w:rsidR="00810A49" w:rsidRPr="00197164">
        <w:rPr>
          <w:rFonts w:ascii="Arial" w:eastAsiaTheme="minorEastAsia" w:hAnsi="Arial" w:cs="Arial"/>
          <w:sz w:val="22"/>
          <w:szCs w:val="22"/>
          <w:lang w:eastAsia="zh-CN"/>
        </w:rPr>
        <w:t>C</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H</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8C5155" w:rsidRPr="00197164">
        <w:rPr>
          <w:rFonts w:ascii="Arial" w:eastAsiaTheme="minorEastAsia" w:hAnsi="Arial" w:cs="Arial"/>
          <w:sz w:val="22"/>
          <w:szCs w:val="22"/>
          <w:lang w:eastAsia="zh-CN"/>
        </w:rPr>
        <w:t xml:space="preserve">concept </w:t>
      </w:r>
      <w:r w:rsidR="00810A49" w:rsidRPr="00197164">
        <w:rPr>
          <w:rFonts w:ascii="Arial" w:eastAsiaTheme="minorEastAsia" w:hAnsi="Arial" w:cs="Arial"/>
          <w:sz w:val="22"/>
          <w:szCs w:val="22"/>
          <w:lang w:eastAsia="zh-CN"/>
        </w:rPr>
        <w:t xml:space="preserve">cycle directly </w:t>
      </w:r>
      <w:r w:rsidR="0007795D" w:rsidRPr="00197164">
        <w:rPr>
          <w:rFonts w:ascii="Arial" w:eastAsiaTheme="minorEastAsia" w:hAnsi="Arial" w:cs="Arial"/>
          <w:sz w:val="22"/>
          <w:szCs w:val="22"/>
          <w:lang w:eastAsia="zh-CN"/>
        </w:rPr>
        <w:t>transforms CO</w:t>
      </w:r>
      <w:r w:rsidR="0007795D"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into C</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H</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583C2C" w:rsidRPr="00197164">
        <w:rPr>
          <w:rFonts w:ascii="Arial" w:eastAsiaTheme="minorEastAsia" w:hAnsi="Arial" w:cs="Arial"/>
          <w:iCs/>
          <w:sz w:val="22"/>
          <w:szCs w:val="22"/>
          <w:lang w:eastAsia="zh-CN"/>
        </w:rPr>
        <w:t>via</w:t>
      </w:r>
      <w:r w:rsidR="00583C2C" w:rsidRPr="00197164">
        <w:rPr>
          <w:rFonts w:ascii="Arial" w:eastAsiaTheme="minorEastAsia" w:hAnsi="Arial" w:cs="Arial"/>
          <w:sz w:val="22"/>
          <w:szCs w:val="22"/>
          <w:lang w:eastAsia="zh-CN"/>
        </w:rPr>
        <w:t xml:space="preserve"> </w:t>
      </w:r>
      <w:r w:rsidR="00810A49" w:rsidRPr="00197164">
        <w:rPr>
          <w:rFonts w:ascii="Arial" w:eastAsiaTheme="minorEastAsia" w:hAnsi="Arial" w:cs="Arial"/>
          <w:sz w:val="22"/>
          <w:szCs w:val="22"/>
          <w:lang w:eastAsia="zh-CN"/>
        </w:rPr>
        <w:t>a cyclic electrochemical</w:t>
      </w:r>
      <w:r w:rsidR="00E76ECE" w:rsidRPr="00197164">
        <w:rPr>
          <w:rFonts w:ascii="Arial" w:eastAsiaTheme="minorEastAsia" w:hAnsi="Arial" w:cs="Arial"/>
          <w:sz w:val="22"/>
          <w:szCs w:val="22"/>
          <w:lang w:eastAsia="zh-CN"/>
        </w:rPr>
        <w:noBreakHyphen/>
      </w:r>
      <w:r w:rsidR="00810A49" w:rsidRPr="00197164">
        <w:rPr>
          <w:rFonts w:ascii="Arial" w:eastAsiaTheme="minorEastAsia" w:hAnsi="Arial" w:cs="Arial"/>
          <w:sz w:val="22"/>
          <w:szCs w:val="22"/>
          <w:lang w:eastAsia="zh-CN"/>
        </w:rPr>
        <w:t>assisted strategy (</w:t>
      </w:r>
      <w:r w:rsidR="00810A49" w:rsidRPr="00197164">
        <w:rPr>
          <w:rFonts w:ascii="Arial" w:eastAsiaTheme="minorEastAsia" w:hAnsi="Arial" w:cs="Arial"/>
          <w:b/>
          <w:bCs/>
          <w:sz w:val="22"/>
          <w:szCs w:val="22"/>
          <w:lang w:eastAsia="zh-CN"/>
        </w:rPr>
        <w:t>Fig</w:t>
      </w:r>
      <w:r w:rsidR="007D4802" w:rsidRPr="00197164">
        <w:rPr>
          <w:rFonts w:ascii="Arial" w:eastAsiaTheme="minorEastAsia" w:hAnsi="Arial" w:cs="Arial"/>
          <w:b/>
          <w:bCs/>
          <w:sz w:val="22"/>
          <w:szCs w:val="22"/>
          <w:lang w:eastAsia="zh-CN"/>
        </w:rPr>
        <w:t>. </w:t>
      </w:r>
      <w:r w:rsidR="0019281E" w:rsidRPr="00197164">
        <w:rPr>
          <w:rFonts w:ascii="Arial" w:eastAsiaTheme="minorEastAsia" w:hAnsi="Arial" w:cs="Arial"/>
          <w:b/>
          <w:bCs/>
          <w:sz w:val="22"/>
          <w:szCs w:val="22"/>
          <w:lang w:eastAsia="zh-CN"/>
        </w:rPr>
        <w:t>5f</w:t>
      </w:r>
      <w:r w:rsidR="00810A49"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84</w:t>
      </w:r>
      <w:r w:rsidR="008C5155" w:rsidRPr="00197164">
        <w:rPr>
          <w:rFonts w:ascii="Arial" w:eastAsiaTheme="minorEastAsia" w:hAnsi="Arial" w:cs="Arial"/>
          <w:sz w:val="22"/>
          <w:szCs w:val="22"/>
          <w:lang w:eastAsia="zh-CN"/>
        </w:rPr>
        <w:t xml:space="preserve"> Th</w:t>
      </w:r>
      <w:r w:rsidR="0007795D" w:rsidRPr="00197164">
        <w:rPr>
          <w:rFonts w:ascii="Arial" w:eastAsiaTheme="minorEastAsia" w:hAnsi="Arial" w:cs="Arial"/>
          <w:sz w:val="22"/>
          <w:szCs w:val="22"/>
          <w:lang w:eastAsia="zh-CN"/>
        </w:rPr>
        <w:t xml:space="preserve">is </w:t>
      </w:r>
      <w:bookmarkStart w:id="29" w:name="_Hlk184747175"/>
      <w:r w:rsidR="007C2B38" w:rsidRPr="00197164">
        <w:rPr>
          <w:rFonts w:ascii="Arial" w:eastAsiaTheme="minorEastAsia" w:hAnsi="Arial" w:cs="Arial"/>
          <w:sz w:val="22"/>
          <w:szCs w:val="22"/>
          <w:lang w:eastAsia="zh-CN"/>
        </w:rPr>
        <w:t>CO</w:t>
      </w:r>
      <w:r w:rsidR="007C2B38" w:rsidRPr="00197164">
        <w:rPr>
          <w:rFonts w:ascii="Arial" w:eastAsiaTheme="minorEastAsia" w:hAnsi="Arial" w:cs="Arial"/>
          <w:sz w:val="22"/>
          <w:szCs w:val="22"/>
          <w:vertAlign w:val="subscript"/>
          <w:lang w:eastAsia="zh-CN"/>
        </w:rPr>
        <w:t>2</w:t>
      </w:r>
      <w:r w:rsidR="007C2B38" w:rsidRPr="00197164">
        <w:rPr>
          <w:rFonts w:ascii="Arial" w:eastAsiaTheme="minorEastAsia" w:hAnsi="Arial" w:cs="Arial"/>
          <w:sz w:val="22"/>
          <w:szCs w:val="22"/>
          <w:lang w:eastAsia="zh-CN"/>
        </w:rPr>
        <w:noBreakHyphen/>
        <w:t xml:space="preserve">mediated </w:t>
      </w:r>
      <w:bookmarkEnd w:id="29"/>
      <w:r w:rsidR="0007795D" w:rsidRPr="00197164">
        <w:rPr>
          <w:rFonts w:ascii="Arial" w:eastAsiaTheme="minorEastAsia" w:hAnsi="Arial" w:cs="Arial"/>
          <w:sz w:val="22"/>
          <w:szCs w:val="22"/>
          <w:lang w:eastAsia="zh-CN"/>
        </w:rPr>
        <w:t xml:space="preserve">cycle involves </w:t>
      </w:r>
      <w:r w:rsidR="008C5155" w:rsidRPr="00197164">
        <w:rPr>
          <w:rFonts w:ascii="Arial" w:eastAsiaTheme="minorEastAsia" w:hAnsi="Arial" w:cs="Arial"/>
          <w:sz w:val="22"/>
          <w:szCs w:val="22"/>
          <w:lang w:eastAsia="zh-CN"/>
        </w:rPr>
        <w:t>three steps</w:t>
      </w:r>
      <w:r w:rsidR="00191C84" w:rsidRPr="00197164">
        <w:rPr>
          <w:rFonts w:ascii="Arial" w:eastAsiaTheme="minorEastAsia" w:hAnsi="Arial" w:cs="Arial" w:hint="eastAsia"/>
          <w:sz w:val="22"/>
          <w:szCs w:val="22"/>
          <w:lang w:eastAsia="zh-CN"/>
        </w:rPr>
        <w:t xml:space="preserve"> that hold</w:t>
      </w:r>
      <w:r w:rsidR="00811540" w:rsidRPr="00197164">
        <w:rPr>
          <w:rFonts w:ascii="Arial" w:eastAsiaTheme="minorEastAsia" w:hAnsi="Arial" w:cs="Arial"/>
          <w:sz w:val="22"/>
          <w:szCs w:val="22"/>
          <w:lang w:eastAsia="zh-CN"/>
        </w:rPr>
        <w:t xml:space="preserve"> </w:t>
      </w:r>
      <w:r w:rsidR="00C4258D" w:rsidRPr="00197164">
        <w:rPr>
          <w:rFonts w:ascii="Arial" w:eastAsiaTheme="minorEastAsia" w:hAnsi="Arial" w:cs="Arial"/>
          <w:sz w:val="22"/>
          <w:szCs w:val="22"/>
          <w:lang w:eastAsia="zh-CN"/>
        </w:rPr>
        <w:t xml:space="preserve">the </w:t>
      </w:r>
      <w:r w:rsidR="00A9126B" w:rsidRPr="00197164">
        <w:rPr>
          <w:rFonts w:ascii="Arial" w:eastAsiaTheme="minorEastAsia" w:hAnsi="Arial" w:cs="Arial" w:hint="eastAsia"/>
          <w:sz w:val="22"/>
          <w:szCs w:val="22"/>
          <w:lang w:eastAsia="zh-CN"/>
        </w:rPr>
        <w:t xml:space="preserve">most </w:t>
      </w:r>
      <w:r w:rsidR="00191C84" w:rsidRPr="00197164">
        <w:rPr>
          <w:rFonts w:ascii="Arial" w:eastAsiaTheme="minorEastAsia" w:hAnsi="Arial" w:cs="Arial" w:hint="eastAsia"/>
          <w:sz w:val="22"/>
          <w:szCs w:val="22"/>
          <w:lang w:eastAsia="zh-CN"/>
        </w:rPr>
        <w:t xml:space="preserve">significant </w:t>
      </w:r>
      <w:r w:rsidR="00716048" w:rsidRPr="00197164">
        <w:rPr>
          <w:rFonts w:ascii="Arial" w:eastAsiaTheme="minorEastAsia" w:hAnsi="Arial" w:cs="Arial"/>
          <w:sz w:val="22"/>
          <w:szCs w:val="22"/>
          <w:lang w:eastAsia="zh-CN"/>
        </w:rPr>
        <w:t>promis</w:t>
      </w:r>
      <w:r w:rsidR="00811540" w:rsidRPr="00197164">
        <w:rPr>
          <w:rFonts w:ascii="Arial" w:eastAsiaTheme="minorEastAsia" w:hAnsi="Arial" w:cs="Arial"/>
          <w:sz w:val="22"/>
          <w:szCs w:val="22"/>
          <w:lang w:eastAsia="zh-CN"/>
        </w:rPr>
        <w:t>e for</w:t>
      </w:r>
      <w:r w:rsidR="00716048" w:rsidRPr="00197164">
        <w:rPr>
          <w:rFonts w:ascii="Arial" w:eastAsiaTheme="minorEastAsia" w:hAnsi="Arial" w:cs="Arial"/>
          <w:sz w:val="22"/>
          <w:szCs w:val="22"/>
          <w:lang w:eastAsia="zh-CN"/>
        </w:rPr>
        <w:t xml:space="preserve"> sustainability</w:t>
      </w:r>
      <w:r w:rsidR="00191C84" w:rsidRPr="00197164">
        <w:rPr>
          <w:rFonts w:ascii="Arial" w:eastAsiaTheme="minorEastAsia" w:hAnsi="Arial" w:cs="Arial" w:hint="eastAsia"/>
          <w:sz w:val="22"/>
          <w:szCs w:val="22"/>
          <w:lang w:eastAsia="zh-CN"/>
        </w:rPr>
        <w:t xml:space="preserve">. However, </w:t>
      </w:r>
      <w:r w:rsidR="00A9126B" w:rsidRPr="00197164">
        <w:rPr>
          <w:rFonts w:ascii="Arial" w:eastAsiaTheme="minorEastAsia" w:hAnsi="Arial" w:cs="Arial" w:hint="eastAsia"/>
          <w:sz w:val="22"/>
          <w:szCs w:val="22"/>
          <w:lang w:eastAsia="zh-CN"/>
        </w:rPr>
        <w:t>it</w:t>
      </w:r>
      <w:r w:rsidR="00716048" w:rsidRPr="00197164">
        <w:rPr>
          <w:rFonts w:ascii="Arial" w:eastAsiaTheme="minorEastAsia" w:hAnsi="Arial" w:cs="Arial"/>
          <w:sz w:val="22"/>
          <w:szCs w:val="22"/>
          <w:lang w:eastAsia="zh-CN"/>
        </w:rPr>
        <w:t xml:space="preserve"> is </w:t>
      </w:r>
      <w:r w:rsidR="00811540" w:rsidRPr="00197164">
        <w:rPr>
          <w:rFonts w:ascii="Arial" w:eastAsiaTheme="minorEastAsia" w:hAnsi="Arial" w:cs="Arial"/>
          <w:sz w:val="22"/>
          <w:szCs w:val="22"/>
          <w:lang w:eastAsia="zh-CN"/>
        </w:rPr>
        <w:t xml:space="preserve">still </w:t>
      </w:r>
      <w:r w:rsidR="00716048" w:rsidRPr="00197164">
        <w:rPr>
          <w:rFonts w:ascii="Arial" w:eastAsiaTheme="minorEastAsia" w:hAnsi="Arial" w:cs="Arial"/>
          <w:sz w:val="22"/>
          <w:szCs w:val="22"/>
          <w:lang w:eastAsia="zh-CN"/>
        </w:rPr>
        <w:t xml:space="preserve">in </w:t>
      </w:r>
      <w:r w:rsidR="00C4258D" w:rsidRPr="00197164">
        <w:rPr>
          <w:rFonts w:ascii="Arial" w:eastAsiaTheme="minorEastAsia" w:hAnsi="Arial" w:cs="Arial"/>
          <w:sz w:val="22"/>
          <w:szCs w:val="22"/>
          <w:lang w:eastAsia="zh-CN"/>
        </w:rPr>
        <w:t xml:space="preserve">the </w:t>
      </w:r>
      <w:r w:rsidR="00811540" w:rsidRPr="00197164">
        <w:rPr>
          <w:rFonts w:ascii="Arial" w:eastAsiaTheme="minorEastAsia" w:hAnsi="Arial" w:cs="Arial"/>
          <w:sz w:val="22"/>
          <w:szCs w:val="22"/>
          <w:lang w:eastAsia="zh-CN"/>
        </w:rPr>
        <w:t>early stage</w:t>
      </w:r>
      <w:r w:rsidR="0045479F" w:rsidRPr="00197164">
        <w:rPr>
          <w:rFonts w:ascii="Arial" w:eastAsiaTheme="minorEastAsia" w:hAnsi="Arial" w:cs="Arial"/>
          <w:sz w:val="22"/>
          <w:szCs w:val="22"/>
          <w:lang w:eastAsia="zh-CN"/>
        </w:rPr>
        <w:t>s</w:t>
      </w:r>
      <w:r w:rsidR="00C4258D" w:rsidRPr="00197164">
        <w:rPr>
          <w:rFonts w:ascii="Arial" w:eastAsiaTheme="minorEastAsia" w:hAnsi="Arial" w:cs="Arial"/>
          <w:sz w:val="22"/>
          <w:szCs w:val="22"/>
          <w:lang w:eastAsia="zh-CN"/>
        </w:rPr>
        <w:t>,</w:t>
      </w:r>
      <w:r w:rsidR="005322D9" w:rsidRPr="00197164">
        <w:rPr>
          <w:rFonts w:ascii="Arial" w:eastAsiaTheme="minorEastAsia" w:hAnsi="Arial" w:cs="Arial" w:hint="eastAsia"/>
          <w:sz w:val="22"/>
          <w:szCs w:val="22"/>
          <w:lang w:eastAsia="zh-CN"/>
        </w:rPr>
        <w:t xml:space="preserve"> as </w:t>
      </w:r>
      <w:r w:rsidR="005322D9" w:rsidRPr="00197164">
        <w:rPr>
          <w:rFonts w:ascii="Arial" w:eastAsiaTheme="minorEastAsia" w:hAnsi="Arial" w:cs="Arial"/>
          <w:sz w:val="22"/>
          <w:szCs w:val="22"/>
          <w:lang w:eastAsia="zh-CN"/>
        </w:rPr>
        <w:t>the recycling of Li</w:t>
      </w:r>
      <w:r w:rsidR="005322D9" w:rsidRPr="00197164">
        <w:rPr>
          <w:rFonts w:ascii="Arial" w:eastAsiaTheme="minorEastAsia" w:hAnsi="Arial" w:cs="Arial"/>
          <w:sz w:val="22"/>
          <w:szCs w:val="22"/>
          <w:vertAlign w:val="subscript"/>
          <w:lang w:eastAsia="zh-CN"/>
        </w:rPr>
        <w:t>2</w:t>
      </w:r>
      <w:r w:rsidR="005322D9" w:rsidRPr="00197164">
        <w:rPr>
          <w:rFonts w:ascii="Arial" w:eastAsiaTheme="minorEastAsia" w:hAnsi="Arial" w:cs="Arial"/>
          <w:sz w:val="22"/>
          <w:szCs w:val="22"/>
          <w:lang w:eastAsia="zh-CN"/>
        </w:rPr>
        <w:t>O or LiCO</w:t>
      </w:r>
      <w:r w:rsidR="005322D9" w:rsidRPr="00197164">
        <w:rPr>
          <w:rFonts w:ascii="Arial" w:eastAsiaTheme="minorEastAsia" w:hAnsi="Arial" w:cs="Arial"/>
          <w:sz w:val="22"/>
          <w:szCs w:val="22"/>
          <w:vertAlign w:val="subscript"/>
          <w:lang w:eastAsia="zh-CN"/>
        </w:rPr>
        <w:t>3</w:t>
      </w:r>
      <w:r w:rsidR="005322D9" w:rsidRPr="00197164">
        <w:rPr>
          <w:rFonts w:ascii="Arial" w:eastAsiaTheme="minorEastAsia" w:hAnsi="Arial" w:cs="Arial"/>
          <w:sz w:val="22"/>
          <w:szCs w:val="22"/>
          <w:lang w:eastAsia="zh-CN"/>
        </w:rPr>
        <w:t xml:space="preserve"> </w:t>
      </w:r>
      <w:r w:rsidR="00C4258D" w:rsidRPr="00197164">
        <w:rPr>
          <w:rFonts w:ascii="Arial" w:eastAsiaTheme="minorEastAsia" w:hAnsi="Arial" w:cs="Arial"/>
          <w:sz w:val="22"/>
          <w:szCs w:val="22"/>
          <w:lang w:eastAsia="zh-CN"/>
        </w:rPr>
        <w:t>is yet to be addressed</w:t>
      </w:r>
      <w:r w:rsidR="00716048" w:rsidRPr="00197164">
        <w:rPr>
          <w:rFonts w:ascii="Arial" w:eastAsiaTheme="minorEastAsia" w:hAnsi="Arial" w:cs="Arial"/>
          <w:sz w:val="22"/>
          <w:szCs w:val="22"/>
          <w:lang w:eastAsia="zh-CN"/>
        </w:rPr>
        <w:t>.</w:t>
      </w:r>
    </w:p>
    <w:p w14:paraId="66C4A5DA" w14:textId="7E00BF50" w:rsidR="00C16150" w:rsidRPr="00197164" w:rsidRDefault="00C4258D" w:rsidP="00FE1182">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iCs/>
          <w:sz w:val="22"/>
          <w:szCs w:val="22"/>
          <w:lang w:eastAsia="zh-CN"/>
        </w:rPr>
        <w:t>In the context of renewable carbon feedstock, p</w:t>
      </w:r>
      <w:r w:rsidR="008A7F76" w:rsidRPr="00197164">
        <w:rPr>
          <w:rFonts w:ascii="Arial" w:eastAsiaTheme="minorEastAsia" w:hAnsi="Arial" w:cs="Arial"/>
          <w:iCs/>
          <w:sz w:val="22"/>
          <w:szCs w:val="22"/>
          <w:lang w:eastAsia="zh-CN"/>
        </w:rPr>
        <w:t xml:space="preserve">rojections </w:t>
      </w:r>
      <w:r w:rsidR="007D59E7" w:rsidRPr="00197164">
        <w:rPr>
          <w:rFonts w:ascii="Arial" w:eastAsiaTheme="minorEastAsia" w:hAnsi="Arial" w:cs="Arial" w:hint="eastAsia"/>
          <w:iCs/>
          <w:sz w:val="22"/>
          <w:szCs w:val="22"/>
          <w:lang w:eastAsia="zh-CN"/>
        </w:rPr>
        <w:t>suggest</w:t>
      </w:r>
      <w:r w:rsidR="008A7F76" w:rsidRPr="00197164">
        <w:rPr>
          <w:rFonts w:ascii="Arial" w:eastAsiaTheme="minorEastAsia" w:hAnsi="Arial" w:cs="Arial"/>
          <w:iCs/>
          <w:sz w:val="22"/>
          <w:szCs w:val="22"/>
          <w:lang w:eastAsia="zh-CN"/>
        </w:rPr>
        <w:t xml:space="preserve"> that by 2050, the annual availability of biochar </w:t>
      </w:r>
      <w:r w:rsidR="008A7F76" w:rsidRPr="00197164">
        <w:rPr>
          <w:rFonts w:ascii="Arial" w:eastAsiaTheme="minorEastAsia" w:hAnsi="Arial" w:cs="Arial" w:hint="eastAsia"/>
          <w:iCs/>
          <w:sz w:val="22"/>
          <w:szCs w:val="22"/>
          <w:lang w:eastAsia="zh-CN"/>
        </w:rPr>
        <w:t xml:space="preserve">and </w:t>
      </w:r>
      <w:r w:rsidR="008A7F76" w:rsidRPr="00197164">
        <w:rPr>
          <w:rFonts w:ascii="Arial" w:eastAsiaTheme="minorEastAsia" w:hAnsi="Arial" w:cs="Arial"/>
          <w:iCs/>
          <w:sz w:val="22"/>
          <w:szCs w:val="22"/>
          <w:lang w:eastAsia="zh-CN"/>
        </w:rPr>
        <w:t xml:space="preserve">biomethane </w:t>
      </w:r>
      <w:r w:rsidR="008A7F76" w:rsidRPr="00197164">
        <w:rPr>
          <w:rFonts w:ascii="Arial" w:eastAsiaTheme="minorEastAsia" w:hAnsi="Arial" w:cs="Arial" w:hint="eastAsia"/>
          <w:iCs/>
          <w:sz w:val="22"/>
          <w:szCs w:val="22"/>
          <w:lang w:eastAsia="zh-CN"/>
        </w:rPr>
        <w:t xml:space="preserve">will </w:t>
      </w:r>
      <w:r w:rsidR="007D59E7" w:rsidRPr="00197164">
        <w:rPr>
          <w:rFonts w:ascii="Arial" w:eastAsiaTheme="minorEastAsia" w:hAnsi="Arial" w:cs="Arial" w:hint="eastAsia"/>
          <w:iCs/>
          <w:sz w:val="22"/>
          <w:szCs w:val="22"/>
          <w:lang w:eastAsia="zh-CN"/>
        </w:rPr>
        <w:t>reach</w:t>
      </w:r>
      <w:r w:rsidR="008A7F76" w:rsidRPr="00197164">
        <w:rPr>
          <w:rFonts w:ascii="Arial" w:eastAsiaTheme="minorEastAsia" w:hAnsi="Arial" w:cs="Arial" w:hint="eastAsia"/>
          <w:iCs/>
          <w:sz w:val="22"/>
          <w:szCs w:val="22"/>
          <w:lang w:eastAsia="zh-CN"/>
        </w:rPr>
        <w:t xml:space="preserve"> </w:t>
      </w:r>
      <w:r w:rsidR="007D59E7" w:rsidRPr="00197164">
        <w:rPr>
          <w:rFonts w:ascii="Arial" w:eastAsiaTheme="minorEastAsia" w:hAnsi="Arial" w:cs="Arial"/>
          <w:iCs/>
          <w:sz w:val="22"/>
          <w:szCs w:val="22"/>
          <w:lang w:eastAsia="zh-CN"/>
        </w:rPr>
        <w:t>0.3–0.5</w:t>
      </w:r>
      <w:r w:rsidR="00FC4537" w:rsidRPr="00197164">
        <w:rPr>
          <w:rFonts w:ascii="Arial" w:eastAsiaTheme="minorEastAsia" w:hAnsi="Arial" w:cs="Arial"/>
          <w:iCs/>
          <w:sz w:val="22"/>
          <w:szCs w:val="22"/>
          <w:lang w:eastAsia="zh-CN"/>
        </w:rPr>
        <w:t> </w:t>
      </w:r>
      <w:r w:rsidR="008A7F76" w:rsidRPr="00197164">
        <w:rPr>
          <w:rFonts w:ascii="Arial" w:eastAsiaTheme="minorEastAsia" w:hAnsi="Arial" w:cs="Arial"/>
          <w:iCs/>
          <w:sz w:val="22"/>
          <w:szCs w:val="22"/>
          <w:lang w:eastAsia="zh-CN"/>
        </w:rPr>
        <w:t>Gt</w:t>
      </w:r>
      <w:r w:rsidR="008A7F76" w:rsidRPr="00197164">
        <w:rPr>
          <w:rFonts w:ascii="Arial" w:eastAsiaTheme="minorEastAsia" w:hAnsi="Arial" w:cs="Arial" w:hint="eastAsia"/>
          <w:iCs/>
          <w:sz w:val="22"/>
          <w:szCs w:val="22"/>
          <w:lang w:eastAsia="zh-CN"/>
        </w:rPr>
        <w:t xml:space="preserve"> and </w:t>
      </w:r>
      <w:r w:rsidR="008A7F76" w:rsidRPr="00197164">
        <w:rPr>
          <w:rFonts w:ascii="Arial" w:eastAsiaTheme="minorEastAsia" w:hAnsi="Arial" w:cs="Arial"/>
          <w:iCs/>
          <w:sz w:val="22"/>
          <w:szCs w:val="22"/>
          <w:lang w:eastAsia="zh-CN"/>
        </w:rPr>
        <w:t>0.</w:t>
      </w:r>
      <w:r w:rsidR="008A7F76" w:rsidRPr="00197164">
        <w:rPr>
          <w:rFonts w:ascii="Arial" w:eastAsiaTheme="minorEastAsia" w:hAnsi="Arial" w:cs="Arial" w:hint="eastAsia"/>
          <w:iCs/>
          <w:sz w:val="22"/>
          <w:szCs w:val="22"/>
          <w:lang w:eastAsia="zh-CN"/>
        </w:rPr>
        <w:t>1</w:t>
      </w:r>
      <w:r w:rsidR="00FC4537" w:rsidRPr="00197164">
        <w:t> </w:t>
      </w:r>
      <w:r w:rsidR="008A7F76" w:rsidRPr="00197164">
        <w:rPr>
          <w:rFonts w:ascii="Arial" w:eastAsiaTheme="minorEastAsia" w:hAnsi="Arial" w:cs="Arial"/>
          <w:iCs/>
          <w:sz w:val="22"/>
          <w:szCs w:val="22"/>
          <w:lang w:eastAsia="zh-CN"/>
        </w:rPr>
        <w:t>Gt</w:t>
      </w:r>
      <w:r w:rsidR="008A7F76" w:rsidRPr="00197164">
        <w:rPr>
          <w:rFonts w:ascii="Arial" w:eastAsiaTheme="minorEastAsia" w:hAnsi="Arial" w:cs="Arial" w:hint="eastAsia"/>
          <w:iCs/>
          <w:sz w:val="22"/>
          <w:szCs w:val="22"/>
          <w:lang w:eastAsia="zh-CN"/>
        </w:rPr>
        <w:t>, respectively.</w:t>
      </w:r>
      <w:r w:rsidR="00E609DC" w:rsidRPr="00197164">
        <w:rPr>
          <w:rFonts w:ascii="Arial" w:eastAsiaTheme="minorEastAsia" w:hAnsi="Arial" w:cs="Arial" w:hint="eastAsia"/>
          <w:iCs/>
          <w:sz w:val="22"/>
          <w:szCs w:val="22"/>
          <w:vertAlign w:val="superscript"/>
          <w:lang w:eastAsia="zh-CN"/>
        </w:rPr>
        <w:t>8</w:t>
      </w:r>
      <w:r w:rsidR="00A07ABC" w:rsidRPr="00197164">
        <w:rPr>
          <w:rFonts w:ascii="Arial" w:eastAsiaTheme="minorEastAsia" w:hAnsi="Arial" w:cs="Arial" w:hint="eastAsia"/>
          <w:iCs/>
          <w:sz w:val="22"/>
          <w:szCs w:val="22"/>
          <w:vertAlign w:val="superscript"/>
          <w:lang w:eastAsia="zh-CN"/>
        </w:rPr>
        <w:t>5</w:t>
      </w:r>
      <w:r w:rsidR="008A7F76" w:rsidRPr="00197164">
        <w:rPr>
          <w:rFonts w:ascii="Arial" w:eastAsiaTheme="minorEastAsia" w:hAnsi="Arial" w:cs="Arial" w:hint="eastAsia"/>
          <w:iCs/>
          <w:sz w:val="22"/>
          <w:szCs w:val="22"/>
          <w:vertAlign w:val="superscript"/>
          <w:lang w:eastAsia="zh-CN"/>
        </w:rPr>
        <w:t>,</w:t>
      </w:r>
      <w:r w:rsidR="00E609DC" w:rsidRPr="00197164">
        <w:rPr>
          <w:rFonts w:ascii="Arial" w:eastAsiaTheme="minorEastAsia" w:hAnsi="Arial" w:cs="Arial" w:hint="eastAsia"/>
          <w:iCs/>
          <w:sz w:val="22"/>
          <w:szCs w:val="22"/>
          <w:vertAlign w:val="superscript"/>
          <w:lang w:eastAsia="zh-CN"/>
        </w:rPr>
        <w:t>8</w:t>
      </w:r>
      <w:r w:rsidR="00A07ABC" w:rsidRPr="00197164">
        <w:rPr>
          <w:rFonts w:ascii="Arial" w:eastAsiaTheme="minorEastAsia" w:hAnsi="Arial" w:cs="Arial" w:hint="eastAsia"/>
          <w:iCs/>
          <w:sz w:val="22"/>
          <w:szCs w:val="22"/>
          <w:vertAlign w:val="superscript"/>
          <w:lang w:eastAsia="zh-CN"/>
        </w:rPr>
        <w:t>6</w:t>
      </w:r>
      <w:r w:rsidR="008A7F76" w:rsidRPr="00197164">
        <w:rPr>
          <w:rFonts w:ascii="Arial" w:eastAsiaTheme="minorEastAsia" w:hAnsi="Arial" w:cs="Arial" w:hint="eastAsia"/>
          <w:iCs/>
          <w:sz w:val="22"/>
          <w:szCs w:val="22"/>
          <w:lang w:eastAsia="zh-CN"/>
        </w:rPr>
        <w:t xml:space="preserve"> Th</w:t>
      </w:r>
      <w:r w:rsidR="007D59E7" w:rsidRPr="00197164">
        <w:rPr>
          <w:rFonts w:ascii="Arial" w:eastAsiaTheme="minorEastAsia" w:hAnsi="Arial" w:cs="Arial" w:hint="eastAsia"/>
          <w:iCs/>
          <w:sz w:val="22"/>
          <w:szCs w:val="22"/>
          <w:lang w:eastAsia="zh-CN"/>
        </w:rPr>
        <w:t>is implies that</w:t>
      </w:r>
      <w:r w:rsidR="008A7F76" w:rsidRPr="00197164">
        <w:rPr>
          <w:rFonts w:ascii="Arial" w:eastAsiaTheme="minorEastAsia" w:hAnsi="Arial" w:cs="Arial" w:hint="eastAsia"/>
          <w:iCs/>
          <w:sz w:val="22"/>
          <w:szCs w:val="22"/>
          <w:lang w:eastAsia="zh-CN"/>
        </w:rPr>
        <w:t xml:space="preserve"> only </w:t>
      </w:r>
      <w:r w:rsidR="008A7F76" w:rsidRPr="00197164">
        <w:rPr>
          <w:rFonts w:ascii="Arial" w:eastAsiaTheme="minorEastAsia" w:hAnsi="Arial" w:cs="Arial"/>
          <w:iCs/>
          <w:sz w:val="22"/>
          <w:szCs w:val="22"/>
          <w:lang w:eastAsia="zh-CN"/>
        </w:rPr>
        <w:t>4</w:t>
      </w:r>
      <w:bookmarkStart w:id="30" w:name="_Hlk184759620"/>
      <w:r w:rsidR="007D59E7" w:rsidRPr="00197164">
        <w:rPr>
          <w:rFonts w:ascii="Arial" w:eastAsiaTheme="minorEastAsia" w:hAnsi="Arial" w:cs="Arial"/>
          <w:iCs/>
          <w:sz w:val="22"/>
          <w:szCs w:val="22"/>
          <w:lang w:eastAsia="zh-CN"/>
        </w:rPr>
        <w:t>–</w:t>
      </w:r>
      <w:bookmarkEnd w:id="30"/>
      <w:r w:rsidR="008A7F76" w:rsidRPr="00197164">
        <w:rPr>
          <w:rFonts w:ascii="Arial" w:eastAsiaTheme="minorEastAsia" w:hAnsi="Arial" w:cs="Arial"/>
          <w:iCs/>
          <w:sz w:val="22"/>
          <w:szCs w:val="22"/>
          <w:lang w:eastAsia="zh-CN"/>
        </w:rPr>
        <w:t xml:space="preserve">7% of </w:t>
      </w:r>
      <w:r w:rsidRPr="00197164">
        <w:rPr>
          <w:rFonts w:ascii="Arial" w:eastAsiaTheme="minorEastAsia" w:hAnsi="Arial" w:cs="Arial"/>
          <w:iCs/>
          <w:sz w:val="22"/>
          <w:szCs w:val="22"/>
          <w:lang w:eastAsia="zh-CN"/>
        </w:rPr>
        <w:t xml:space="preserve">the </w:t>
      </w:r>
      <w:r w:rsidR="008A7F76" w:rsidRPr="00197164">
        <w:rPr>
          <w:rFonts w:ascii="Arial" w:eastAsiaTheme="minorEastAsia" w:hAnsi="Arial" w:cs="Arial"/>
          <w:iCs/>
          <w:sz w:val="22"/>
          <w:szCs w:val="22"/>
          <w:lang w:eastAsia="zh-CN"/>
        </w:rPr>
        <w:t xml:space="preserve">available biochar </w:t>
      </w:r>
      <w:r w:rsidR="007D59E7" w:rsidRPr="00197164">
        <w:rPr>
          <w:rFonts w:ascii="Arial" w:eastAsiaTheme="minorEastAsia" w:hAnsi="Arial" w:cs="Arial" w:hint="eastAsia"/>
          <w:iCs/>
          <w:sz w:val="22"/>
          <w:szCs w:val="22"/>
          <w:lang w:eastAsia="zh-CN"/>
        </w:rPr>
        <w:t xml:space="preserve">(via the </w:t>
      </w:r>
      <w:r w:rsidR="008A7F76" w:rsidRPr="00197164">
        <w:rPr>
          <w:rFonts w:ascii="Arial" w:eastAsiaTheme="minorEastAsia" w:hAnsi="Arial" w:cs="Arial"/>
          <w:iCs/>
          <w:sz w:val="22"/>
          <w:szCs w:val="22"/>
          <w:lang w:eastAsia="zh-CN"/>
        </w:rPr>
        <w:t>CaC</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 xml:space="preserve"> process</w:t>
      </w:r>
      <w:r w:rsidR="007D59E7" w:rsidRPr="00197164">
        <w:rPr>
          <w:rFonts w:ascii="Arial" w:eastAsiaTheme="minorEastAsia" w:hAnsi="Arial" w:cs="Arial" w:hint="eastAsia"/>
          <w:iCs/>
          <w:sz w:val="22"/>
          <w:szCs w:val="22"/>
          <w:lang w:eastAsia="zh-CN"/>
        </w:rPr>
        <w:t>)</w:t>
      </w:r>
      <w:r w:rsidR="008A7F76" w:rsidRPr="00197164">
        <w:rPr>
          <w:rFonts w:ascii="Arial" w:eastAsiaTheme="minorEastAsia" w:hAnsi="Arial" w:cs="Arial"/>
          <w:iCs/>
          <w:sz w:val="22"/>
          <w:szCs w:val="22"/>
          <w:lang w:eastAsia="zh-CN"/>
        </w:rPr>
        <w:t xml:space="preserve"> </w:t>
      </w:r>
      <w:r w:rsidR="008A7F76" w:rsidRPr="00197164">
        <w:rPr>
          <w:rFonts w:ascii="Arial" w:eastAsiaTheme="minorEastAsia" w:hAnsi="Arial" w:cs="Arial" w:hint="eastAsia"/>
          <w:iCs/>
          <w:sz w:val="22"/>
          <w:szCs w:val="22"/>
          <w:lang w:eastAsia="zh-CN"/>
        </w:rPr>
        <w:t xml:space="preserve">or </w:t>
      </w:r>
      <w:r w:rsidR="008A7F76" w:rsidRPr="00197164">
        <w:rPr>
          <w:rFonts w:ascii="Arial" w:eastAsiaTheme="minorEastAsia" w:hAnsi="Arial" w:cs="Arial"/>
          <w:iCs/>
          <w:sz w:val="22"/>
          <w:szCs w:val="22"/>
          <w:lang w:eastAsia="zh-CN"/>
        </w:rPr>
        <w:t xml:space="preserve">26% of </w:t>
      </w:r>
      <w:r w:rsidRPr="00197164">
        <w:rPr>
          <w:rFonts w:ascii="Arial" w:eastAsiaTheme="minorEastAsia" w:hAnsi="Arial" w:cs="Arial"/>
          <w:iCs/>
          <w:sz w:val="22"/>
          <w:szCs w:val="22"/>
          <w:lang w:eastAsia="zh-CN"/>
        </w:rPr>
        <w:t xml:space="preserve">the </w:t>
      </w:r>
      <w:r w:rsidR="008A7F76" w:rsidRPr="00197164">
        <w:rPr>
          <w:rFonts w:ascii="Arial" w:eastAsiaTheme="minorEastAsia" w:hAnsi="Arial" w:cs="Arial"/>
          <w:iCs/>
          <w:sz w:val="22"/>
          <w:szCs w:val="22"/>
          <w:lang w:eastAsia="zh-CN"/>
        </w:rPr>
        <w:t xml:space="preserve">biomethane </w:t>
      </w:r>
      <w:r w:rsidR="007D59E7" w:rsidRPr="00197164">
        <w:rPr>
          <w:rFonts w:ascii="Arial" w:eastAsiaTheme="minorEastAsia" w:hAnsi="Arial" w:cs="Arial" w:hint="eastAsia"/>
          <w:iCs/>
          <w:sz w:val="22"/>
          <w:szCs w:val="22"/>
          <w:lang w:eastAsia="zh-CN"/>
        </w:rPr>
        <w:t xml:space="preserve">(via the </w:t>
      </w:r>
      <w:r w:rsidR="008A7F76" w:rsidRPr="00197164">
        <w:rPr>
          <w:rFonts w:ascii="Arial" w:eastAsiaTheme="minorEastAsia" w:hAnsi="Arial" w:cs="Arial" w:hint="eastAsia"/>
          <w:iCs/>
          <w:sz w:val="22"/>
          <w:szCs w:val="22"/>
          <w:lang w:eastAsia="zh-CN"/>
        </w:rPr>
        <w:t>PC route</w:t>
      </w:r>
      <w:r w:rsidR="007D59E7" w:rsidRPr="00197164">
        <w:rPr>
          <w:rFonts w:ascii="Arial" w:eastAsiaTheme="minorEastAsia" w:hAnsi="Arial" w:cs="Arial" w:hint="eastAsia"/>
          <w:iCs/>
          <w:sz w:val="22"/>
          <w:szCs w:val="22"/>
          <w:lang w:eastAsia="zh-CN"/>
        </w:rPr>
        <w:t xml:space="preserve">, and </w:t>
      </w:r>
      <w:r w:rsidR="008A7F76" w:rsidRPr="00197164">
        <w:rPr>
          <w:rFonts w:ascii="Arial" w:eastAsiaTheme="minorEastAsia" w:hAnsi="Arial" w:cs="Arial" w:hint="eastAsia"/>
          <w:iCs/>
          <w:sz w:val="22"/>
          <w:szCs w:val="22"/>
          <w:lang w:eastAsia="zh-CN"/>
        </w:rPr>
        <w:t xml:space="preserve">significantly less </w:t>
      </w:r>
      <w:r w:rsidR="007D59E7" w:rsidRPr="00197164">
        <w:rPr>
          <w:rFonts w:ascii="Arial" w:eastAsiaTheme="minorEastAsia" w:hAnsi="Arial" w:cs="Arial" w:hint="eastAsia"/>
          <w:iCs/>
          <w:sz w:val="22"/>
          <w:szCs w:val="22"/>
          <w:lang w:eastAsia="zh-CN"/>
        </w:rPr>
        <w:t>via</w:t>
      </w:r>
      <w:r w:rsidR="008A7F76" w:rsidRPr="00197164">
        <w:rPr>
          <w:rFonts w:ascii="Arial" w:eastAsiaTheme="minorEastAsia" w:hAnsi="Arial" w:cs="Arial" w:hint="eastAsia"/>
          <w:iCs/>
          <w:sz w:val="22"/>
          <w:szCs w:val="22"/>
          <w:lang w:eastAsia="zh-CN"/>
        </w:rPr>
        <w:t xml:space="preserve"> plasma routes) </w:t>
      </w:r>
      <w:r w:rsidR="00E83492" w:rsidRPr="00197164">
        <w:rPr>
          <w:rFonts w:ascii="Arial" w:eastAsiaTheme="minorEastAsia" w:hAnsi="Arial" w:cs="Arial" w:hint="eastAsia"/>
          <w:iCs/>
          <w:sz w:val="22"/>
          <w:szCs w:val="22"/>
          <w:lang w:eastAsia="zh-CN"/>
        </w:rPr>
        <w:t>would be sufficient to meet</w:t>
      </w:r>
      <w:r w:rsidR="008A7F76" w:rsidRPr="00197164">
        <w:rPr>
          <w:rFonts w:ascii="Arial" w:eastAsiaTheme="minorEastAsia" w:hAnsi="Arial" w:cs="Arial"/>
          <w:iCs/>
          <w:sz w:val="22"/>
          <w:szCs w:val="22"/>
          <w:lang w:eastAsia="zh-CN"/>
        </w:rPr>
        <w:t xml:space="preserve"> </w:t>
      </w:r>
      <w:r w:rsidR="002878E3" w:rsidRPr="00197164">
        <w:rPr>
          <w:rFonts w:ascii="Arial" w:eastAsiaTheme="minorEastAsia" w:hAnsi="Arial" w:cs="Arial" w:hint="eastAsia"/>
          <w:iCs/>
          <w:sz w:val="22"/>
          <w:szCs w:val="22"/>
          <w:lang w:eastAsia="zh-CN"/>
        </w:rPr>
        <w:t>current</w:t>
      </w:r>
      <w:r w:rsidR="008A7F76" w:rsidRPr="00197164">
        <w:rPr>
          <w:rFonts w:ascii="Arial" w:eastAsiaTheme="minorEastAsia" w:hAnsi="Arial" w:cs="Arial"/>
          <w:iCs/>
          <w:sz w:val="22"/>
          <w:szCs w:val="22"/>
          <w:lang w:eastAsia="zh-CN"/>
        </w:rPr>
        <w:t xml:space="preserve"> global C</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H</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 xml:space="preserve"> demand</w:t>
      </w:r>
      <w:r w:rsidR="00844CDB" w:rsidRPr="00197164">
        <w:rPr>
          <w:rFonts w:ascii="Arial" w:eastAsiaTheme="minorEastAsia" w:hAnsi="Arial" w:cs="Arial" w:hint="eastAsia"/>
          <w:iCs/>
          <w:sz w:val="22"/>
          <w:szCs w:val="22"/>
          <w:lang w:eastAsia="zh-CN"/>
        </w:rPr>
        <w:t>s</w:t>
      </w:r>
      <w:r w:rsidR="008A7F76" w:rsidRPr="00197164">
        <w:rPr>
          <w:rFonts w:ascii="Arial" w:eastAsiaTheme="minorEastAsia" w:hAnsi="Arial" w:cs="Arial" w:hint="eastAsia"/>
          <w:iCs/>
          <w:sz w:val="22"/>
          <w:szCs w:val="22"/>
          <w:lang w:eastAsia="zh-CN"/>
        </w:rPr>
        <w:t xml:space="preserve">, </w:t>
      </w:r>
      <w:r w:rsidR="008A7F76" w:rsidRPr="00197164">
        <w:rPr>
          <w:rFonts w:ascii="Arial" w:eastAsiaTheme="minorEastAsia" w:hAnsi="Arial" w:cs="Arial"/>
          <w:iCs/>
          <w:sz w:val="22"/>
          <w:szCs w:val="22"/>
          <w:lang w:eastAsia="zh-CN"/>
        </w:rPr>
        <w:t>estimated at about 11</w:t>
      </w:r>
      <w:r w:rsidR="00FC4537" w:rsidRPr="00197164">
        <w:rPr>
          <w:rFonts w:ascii="Arial" w:eastAsiaTheme="minorEastAsia" w:hAnsi="Arial" w:cs="Arial"/>
          <w:iCs/>
          <w:sz w:val="22"/>
          <w:szCs w:val="22"/>
          <w:lang w:eastAsia="zh-CN"/>
        </w:rPr>
        <w:t> </w:t>
      </w:r>
      <w:r w:rsidR="008A7F76" w:rsidRPr="00197164">
        <w:rPr>
          <w:rFonts w:ascii="Arial" w:eastAsiaTheme="minorEastAsia" w:hAnsi="Arial" w:cs="Arial"/>
          <w:iCs/>
          <w:sz w:val="22"/>
          <w:szCs w:val="22"/>
          <w:lang w:eastAsia="zh-CN"/>
        </w:rPr>
        <w:t>Mt</w:t>
      </w:r>
      <w:r w:rsidR="00FC4537" w:rsidRPr="00197164">
        <w:rPr>
          <w:rFonts w:ascii="Arial" w:eastAsiaTheme="minorEastAsia" w:hAnsi="Arial" w:cs="Arial"/>
          <w:iCs/>
          <w:sz w:val="22"/>
          <w:szCs w:val="22"/>
          <w:lang w:eastAsia="zh-CN"/>
        </w:rPr>
        <w:t> y</w:t>
      </w:r>
      <w:r w:rsidR="00A03F14">
        <w:rPr>
          <w:rFonts w:ascii="Arial" w:eastAsiaTheme="minorEastAsia" w:hAnsi="Arial" w:cs="Arial" w:hint="eastAsia"/>
          <w:iCs/>
          <w:sz w:val="22"/>
          <w:szCs w:val="22"/>
          <w:lang w:eastAsia="zh-CN"/>
        </w:rPr>
        <w:t>r</w:t>
      </w:r>
      <w:r w:rsidR="00FC4537" w:rsidRPr="00197164">
        <w:rPr>
          <w:rFonts w:ascii="Arial" w:eastAsiaTheme="minorEastAsia" w:hAnsi="Arial" w:cs="Arial"/>
          <w:iCs/>
          <w:sz w:val="22"/>
          <w:szCs w:val="22"/>
          <w:vertAlign w:val="superscript"/>
          <w:lang w:eastAsia="zh-CN"/>
        </w:rPr>
        <w:t>–1</w:t>
      </w:r>
      <w:r w:rsidR="008A7F76" w:rsidRPr="00197164">
        <w:rPr>
          <w:rFonts w:ascii="Arial" w:eastAsiaTheme="minorEastAsia" w:hAnsi="Arial" w:cs="Arial" w:hint="eastAsia"/>
          <w:iCs/>
          <w:sz w:val="22"/>
          <w:szCs w:val="22"/>
          <w:lang w:eastAsia="zh-CN"/>
        </w:rPr>
        <w:t xml:space="preserve">. </w:t>
      </w:r>
      <w:r w:rsidR="00A16CB7" w:rsidRPr="00197164">
        <w:rPr>
          <w:rFonts w:ascii="Arial" w:eastAsiaTheme="minorEastAsia" w:hAnsi="Arial" w:cs="Arial"/>
          <w:sz w:val="22"/>
          <w:szCs w:val="22"/>
          <w:lang w:eastAsia="zh-CN"/>
        </w:rPr>
        <w:t>Therefore</w:t>
      </w:r>
      <w:r w:rsidR="00603448" w:rsidRPr="00197164">
        <w:rPr>
          <w:rFonts w:ascii="Arial" w:eastAsiaTheme="minorEastAsia" w:hAnsi="Arial" w:cs="Arial"/>
          <w:sz w:val="22"/>
          <w:szCs w:val="22"/>
          <w:lang w:eastAsia="zh-CN"/>
        </w:rPr>
        <w:t xml:space="preserve">, </w:t>
      </w:r>
      <w:r w:rsidR="00811540" w:rsidRPr="00197164">
        <w:rPr>
          <w:rFonts w:ascii="Arial" w:eastAsiaTheme="minorEastAsia" w:hAnsi="Arial" w:cs="Arial"/>
          <w:sz w:val="22"/>
          <w:szCs w:val="22"/>
          <w:lang w:eastAsia="zh-CN"/>
        </w:rPr>
        <w:t xml:space="preserve">incorporating biochar or </w:t>
      </w:r>
      <w:r w:rsidR="009A16AD" w:rsidRPr="00197164">
        <w:rPr>
          <w:rFonts w:ascii="Arial" w:eastAsiaTheme="minorEastAsia" w:hAnsi="Arial" w:cs="Arial"/>
          <w:sz w:val="22"/>
          <w:szCs w:val="22"/>
          <w:lang w:eastAsia="zh-CN"/>
        </w:rPr>
        <w:t xml:space="preserve">biomethane </w:t>
      </w:r>
      <w:r w:rsidR="00811540" w:rsidRPr="00197164">
        <w:rPr>
          <w:rFonts w:ascii="Arial" w:eastAsiaTheme="minorEastAsia" w:hAnsi="Arial" w:cs="Arial"/>
          <w:sz w:val="22"/>
          <w:szCs w:val="22"/>
          <w:lang w:eastAsia="zh-CN"/>
        </w:rPr>
        <w:t xml:space="preserve">as potential alternatives </w:t>
      </w:r>
      <w:r w:rsidR="00D51615" w:rsidRPr="00197164">
        <w:rPr>
          <w:rFonts w:ascii="Arial" w:eastAsiaTheme="minorEastAsia" w:hAnsi="Arial" w:cs="Arial" w:hint="eastAsia"/>
          <w:sz w:val="22"/>
          <w:szCs w:val="22"/>
          <w:lang w:eastAsia="zh-CN"/>
        </w:rPr>
        <w:t xml:space="preserve">in </w:t>
      </w:r>
      <w:r w:rsidR="00103D1E" w:rsidRPr="00197164">
        <w:rPr>
          <w:rFonts w:ascii="Arial" w:eastAsiaTheme="minorEastAsia" w:hAnsi="Arial" w:cs="Arial" w:hint="eastAsia"/>
          <w:sz w:val="22"/>
          <w:szCs w:val="22"/>
          <w:lang w:eastAsia="zh-CN"/>
        </w:rPr>
        <w:t>green acetylene production</w:t>
      </w:r>
      <w:r w:rsidR="00D51615" w:rsidRPr="00197164">
        <w:rPr>
          <w:rFonts w:ascii="Arial" w:eastAsiaTheme="minorEastAsia" w:hAnsi="Arial" w:cs="Arial" w:hint="eastAsia"/>
          <w:sz w:val="22"/>
          <w:szCs w:val="22"/>
          <w:lang w:eastAsia="zh-CN"/>
        </w:rPr>
        <w:t xml:space="preserve"> </w:t>
      </w:r>
      <w:r w:rsidR="00A16CB7" w:rsidRPr="00197164">
        <w:rPr>
          <w:rFonts w:ascii="Arial" w:eastAsiaTheme="minorEastAsia" w:hAnsi="Arial" w:cs="Arial"/>
          <w:sz w:val="22"/>
          <w:szCs w:val="22"/>
          <w:lang w:eastAsia="zh-CN"/>
        </w:rPr>
        <w:t>holds significant promise</w:t>
      </w:r>
      <w:r w:rsidR="00603448" w:rsidRPr="00197164">
        <w:rPr>
          <w:rFonts w:ascii="Arial" w:eastAsiaTheme="minorEastAsia" w:hAnsi="Arial" w:cs="Arial"/>
          <w:sz w:val="22"/>
          <w:szCs w:val="22"/>
          <w:lang w:eastAsia="zh-CN"/>
        </w:rPr>
        <w:t>.</w:t>
      </w:r>
    </w:p>
    <w:p w14:paraId="30DBF61A" w14:textId="7641BB33" w:rsidR="00973581" w:rsidRPr="003F3933" w:rsidRDefault="00FC0419" w:rsidP="00472C6C">
      <w:pPr>
        <w:snapToGrid w:val="0"/>
        <w:spacing w:before="240" w:line="360" w:lineRule="auto"/>
        <w:jc w:val="both"/>
        <w:rPr>
          <w:rFonts w:ascii="Arial" w:hAnsi="Arial" w:cs="Arial"/>
          <w:b/>
          <w:sz w:val="22"/>
          <w:szCs w:val="22"/>
        </w:rPr>
      </w:pPr>
      <w:r w:rsidRPr="003F3933">
        <w:rPr>
          <w:rFonts w:ascii="Arial" w:hAnsi="Arial" w:cs="Arial"/>
          <w:b/>
          <w:sz w:val="22"/>
          <w:szCs w:val="22"/>
        </w:rPr>
        <w:t>Environmental and economic</w:t>
      </w:r>
      <w:r w:rsidR="00891AA3" w:rsidRPr="003F3933">
        <w:rPr>
          <w:rFonts w:ascii="Arial" w:hAnsi="Arial" w:cs="Arial"/>
          <w:b/>
          <w:sz w:val="22"/>
          <w:szCs w:val="22"/>
        </w:rPr>
        <w:t xml:space="preserve"> </w:t>
      </w:r>
      <w:del w:id="31" w:author="Thomas Dursch" w:date="2025-01-10T10:20:00Z" w16du:dateUtc="2025-01-10T15:20:00Z">
        <w:r w:rsidR="00891AA3" w:rsidRPr="003F3933" w:rsidDel="00A75573">
          <w:rPr>
            <w:rFonts w:ascii="Arial" w:hAnsi="Arial" w:cs="Arial"/>
            <w:b/>
            <w:sz w:val="22"/>
            <w:szCs w:val="22"/>
          </w:rPr>
          <w:delText xml:space="preserve">assessment </w:delText>
        </w:r>
      </w:del>
      <w:ins w:id="32" w:author="Thomas Dursch" w:date="2025-01-10T10:20:00Z" w16du:dateUtc="2025-01-10T15:20:00Z">
        <w:r w:rsidR="00A75573">
          <w:rPr>
            <w:rFonts w:ascii="Arial" w:hAnsi="Arial" w:cs="Arial"/>
            <w:b/>
            <w:sz w:val="22"/>
            <w:szCs w:val="22"/>
          </w:rPr>
          <w:t>analysis</w:t>
        </w:r>
        <w:r w:rsidR="00A75573" w:rsidRPr="003F3933">
          <w:rPr>
            <w:rFonts w:ascii="Arial" w:hAnsi="Arial" w:cs="Arial"/>
            <w:b/>
            <w:sz w:val="22"/>
            <w:szCs w:val="22"/>
          </w:rPr>
          <w:t xml:space="preserve"> </w:t>
        </w:r>
      </w:ins>
      <w:r w:rsidR="00891AA3" w:rsidRPr="003F3933">
        <w:rPr>
          <w:rFonts w:ascii="Arial" w:hAnsi="Arial" w:cs="Arial"/>
          <w:b/>
          <w:sz w:val="22"/>
          <w:szCs w:val="22"/>
        </w:rPr>
        <w:t xml:space="preserve">of </w:t>
      </w:r>
      <w:r w:rsidR="00543349" w:rsidRPr="003F3933">
        <w:rPr>
          <w:rFonts w:ascii="Arial" w:hAnsi="Arial" w:cs="Arial"/>
          <w:b/>
          <w:sz w:val="22"/>
          <w:szCs w:val="22"/>
        </w:rPr>
        <w:t xml:space="preserve">acetylene </w:t>
      </w:r>
      <w:r w:rsidR="0087731C" w:rsidRPr="003F3933">
        <w:rPr>
          <w:rFonts w:ascii="Arial" w:hAnsi="Arial" w:cs="Arial"/>
          <w:b/>
          <w:sz w:val="22"/>
          <w:szCs w:val="22"/>
        </w:rPr>
        <w:t>synthesis routes</w:t>
      </w:r>
    </w:p>
    <w:p w14:paraId="46057BBB" w14:textId="5F05EE95" w:rsidR="00716048" w:rsidRPr="00197164" w:rsidRDefault="00450840" w:rsidP="002937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In light of the </w:t>
      </w:r>
      <w:r w:rsidR="000430F9" w:rsidRPr="00197164">
        <w:rPr>
          <w:rFonts w:ascii="Arial" w:eastAsiaTheme="minorEastAsia" w:hAnsi="Arial" w:cs="Arial"/>
          <w:sz w:val="22"/>
          <w:szCs w:val="22"/>
          <w:lang w:eastAsia="zh-CN"/>
        </w:rPr>
        <w:t xml:space="preserve">framework </w:t>
      </w:r>
      <w:r w:rsidR="00E70969" w:rsidRPr="00197164">
        <w:rPr>
          <w:rFonts w:ascii="Arial" w:eastAsiaTheme="minorEastAsia" w:hAnsi="Arial" w:cs="Arial" w:hint="eastAsia"/>
          <w:sz w:val="22"/>
          <w:szCs w:val="22"/>
          <w:lang w:eastAsia="zh-CN"/>
        </w:rPr>
        <w:t xml:space="preserve">proposed to </w:t>
      </w:r>
      <w:r w:rsidR="00E70969" w:rsidRPr="00197164">
        <w:rPr>
          <w:rFonts w:ascii="Arial" w:eastAsiaTheme="minorEastAsia" w:hAnsi="Arial" w:cs="Arial"/>
          <w:sz w:val="22"/>
          <w:szCs w:val="22"/>
          <w:lang w:eastAsia="zh-CN"/>
        </w:rPr>
        <w:t xml:space="preserve">guide the development of sustainable chemical processes </w:t>
      </w:r>
      <w:r w:rsidR="00E70969" w:rsidRPr="00197164">
        <w:rPr>
          <w:rFonts w:ascii="Arial" w:eastAsiaTheme="minorEastAsia" w:hAnsi="Arial" w:cs="Arial" w:hint="eastAsia"/>
          <w:sz w:val="22"/>
          <w:szCs w:val="22"/>
          <w:lang w:eastAsia="zh-CN"/>
        </w:rPr>
        <w:t xml:space="preserve">by </w:t>
      </w:r>
      <w:r w:rsidR="000430F9" w:rsidRPr="00197164">
        <w:rPr>
          <w:rFonts w:ascii="Arial" w:eastAsiaTheme="minorEastAsia" w:hAnsi="Arial" w:cs="Arial"/>
          <w:sz w:val="22"/>
          <w:szCs w:val="22"/>
          <w:lang w:eastAsia="zh-CN"/>
        </w:rPr>
        <w:t xml:space="preserve">prioritizing </w:t>
      </w:r>
      <w:r w:rsidR="00E00C2D" w:rsidRPr="00197164">
        <w:rPr>
          <w:rFonts w:ascii="Arial" w:eastAsiaTheme="minorEastAsia" w:hAnsi="Arial" w:cs="Arial"/>
          <w:sz w:val="22"/>
          <w:szCs w:val="22"/>
          <w:lang w:eastAsia="zh-CN"/>
        </w:rPr>
        <w:t xml:space="preserve">the </w:t>
      </w:r>
      <w:r w:rsidR="000430F9" w:rsidRPr="00197164">
        <w:rPr>
          <w:rFonts w:ascii="Arial" w:eastAsiaTheme="minorEastAsia" w:hAnsi="Arial" w:cs="Arial"/>
          <w:sz w:val="22"/>
          <w:szCs w:val="22"/>
          <w:lang w:eastAsia="zh-CN"/>
        </w:rPr>
        <w:t>environmental, economic, and equity (EEE) pillars</w:t>
      </w:r>
      <w:r w:rsidRPr="00197164">
        <w:rPr>
          <w:rFonts w:ascii="Arial" w:eastAsiaTheme="minorEastAsia" w:hAnsi="Arial" w:cs="Arial"/>
          <w:sz w:val="22"/>
          <w:szCs w:val="22"/>
          <w:lang w:eastAsia="zh-CN"/>
        </w:rPr>
        <w:t>,</w:t>
      </w:r>
      <w:r w:rsidR="00BA3524" w:rsidRPr="00197164">
        <w:rPr>
          <w:rFonts w:ascii="Arial" w:hAnsi="Arial" w:cs="Arial"/>
          <w:sz w:val="22"/>
          <w:vertAlign w:val="superscript"/>
        </w:rPr>
        <w:t>8</w:t>
      </w:r>
      <w:r w:rsidR="00A07ABC" w:rsidRPr="00197164">
        <w:rPr>
          <w:rFonts w:ascii="Arial" w:eastAsiaTheme="minorEastAsia" w:hAnsi="Arial" w:cs="Arial" w:hint="eastAsia"/>
          <w:sz w:val="22"/>
          <w:vertAlign w:val="superscript"/>
          <w:lang w:eastAsia="zh-CN"/>
        </w:rPr>
        <w:t>7</w:t>
      </w:r>
      <w:r w:rsidR="000430F9" w:rsidRPr="00197164">
        <w:rPr>
          <w:rFonts w:ascii="Arial" w:eastAsiaTheme="minorEastAsia" w:hAnsi="Arial" w:cs="Arial"/>
          <w:sz w:val="22"/>
          <w:szCs w:val="22"/>
          <w:lang w:eastAsia="zh-CN"/>
        </w:rPr>
        <w:t xml:space="preserve"> </w:t>
      </w:r>
      <w:r w:rsidR="00E70969" w:rsidRPr="00197164">
        <w:rPr>
          <w:rFonts w:ascii="Arial" w:eastAsiaTheme="minorEastAsia" w:hAnsi="Arial" w:cs="Arial" w:hint="eastAsia"/>
          <w:sz w:val="22"/>
          <w:szCs w:val="22"/>
          <w:lang w:eastAsia="zh-CN"/>
        </w:rPr>
        <w:t>t</w:t>
      </w:r>
      <w:r w:rsidR="000430F9" w:rsidRPr="00197164">
        <w:rPr>
          <w:rFonts w:ascii="Arial" w:eastAsiaTheme="minorEastAsia" w:hAnsi="Arial" w:cs="Arial"/>
          <w:sz w:val="22"/>
          <w:szCs w:val="22"/>
          <w:lang w:eastAsia="zh-CN"/>
        </w:rPr>
        <w:t xml:space="preserve">his section </w:t>
      </w:r>
      <w:r w:rsidR="0064756F" w:rsidRPr="00197164">
        <w:rPr>
          <w:rFonts w:ascii="Arial" w:eastAsiaTheme="minorEastAsia" w:hAnsi="Arial" w:cs="Arial"/>
          <w:sz w:val="22"/>
          <w:szCs w:val="22"/>
          <w:lang w:eastAsia="zh-CN"/>
        </w:rPr>
        <w:t xml:space="preserve">evaluates </w:t>
      </w:r>
      <w:r w:rsidR="000430F9" w:rsidRPr="00197164">
        <w:rPr>
          <w:rFonts w:ascii="Arial" w:eastAsiaTheme="minorEastAsia" w:hAnsi="Arial" w:cs="Arial"/>
          <w:sz w:val="22"/>
          <w:szCs w:val="22"/>
          <w:lang w:eastAsia="zh-CN"/>
        </w:rPr>
        <w:t xml:space="preserve">the environmental impact </w:t>
      </w:r>
      <w:r w:rsidR="00E70969" w:rsidRPr="00197164">
        <w:rPr>
          <w:rFonts w:ascii="Arial" w:eastAsiaTheme="minorEastAsia" w:hAnsi="Arial" w:cs="Arial" w:hint="eastAsia"/>
          <w:sz w:val="22"/>
          <w:szCs w:val="22"/>
          <w:lang w:eastAsia="zh-CN"/>
        </w:rPr>
        <w:t xml:space="preserve">and </w:t>
      </w:r>
      <w:r w:rsidR="000430F9" w:rsidRPr="00197164">
        <w:rPr>
          <w:rFonts w:ascii="Arial" w:eastAsiaTheme="minorEastAsia" w:hAnsi="Arial" w:cs="Arial"/>
          <w:sz w:val="22"/>
          <w:szCs w:val="22"/>
          <w:lang w:eastAsia="zh-CN"/>
        </w:rPr>
        <w:t>economic viability of various acetylene synthesis technologies</w:t>
      </w:r>
      <w:r w:rsidR="00E70969" w:rsidRPr="00197164">
        <w:rPr>
          <w:rFonts w:ascii="Arial" w:eastAsiaTheme="minorEastAsia" w:hAnsi="Arial" w:cs="Arial" w:hint="eastAsia"/>
          <w:sz w:val="22"/>
          <w:szCs w:val="22"/>
          <w:lang w:eastAsia="zh-CN"/>
        </w:rPr>
        <w:t xml:space="preserve"> </w:t>
      </w:r>
      <w:r w:rsidR="007B581E" w:rsidRPr="00197164">
        <w:rPr>
          <w:rFonts w:ascii="Arial" w:eastAsiaTheme="minorEastAsia" w:hAnsi="Arial" w:cs="Arial" w:hint="eastAsia"/>
          <w:sz w:val="22"/>
          <w:szCs w:val="22"/>
          <w:lang w:eastAsia="zh-CN"/>
        </w:rPr>
        <w:t>through</w:t>
      </w:r>
      <w:r w:rsidR="00E70969" w:rsidRPr="00197164">
        <w:rPr>
          <w:rFonts w:ascii="Arial" w:eastAsiaTheme="minorEastAsia" w:hAnsi="Arial" w:cs="Arial" w:hint="eastAsia"/>
          <w:sz w:val="22"/>
          <w:szCs w:val="22"/>
          <w:lang w:eastAsia="zh-CN"/>
        </w:rPr>
        <w:t xml:space="preserve"> </w:t>
      </w:r>
      <w:r w:rsidR="000F7FCB" w:rsidRPr="00197164">
        <w:rPr>
          <w:rFonts w:ascii="Arial" w:eastAsiaTheme="minorEastAsia" w:hAnsi="Arial" w:cs="Arial"/>
          <w:sz w:val="22"/>
          <w:szCs w:val="22"/>
          <w:lang w:eastAsia="zh-CN"/>
        </w:rPr>
        <w:t>techno</w:t>
      </w:r>
      <w:r w:rsidR="000F7FCB" w:rsidRPr="00197164">
        <w:rPr>
          <w:rFonts w:ascii="Arial" w:eastAsiaTheme="minorEastAsia" w:hAnsi="Arial" w:cs="Arial"/>
          <w:sz w:val="22"/>
          <w:szCs w:val="22"/>
          <w:lang w:eastAsia="zh-CN"/>
        </w:rPr>
        <w:noBreakHyphen/>
        <w:t>economic</w:t>
      </w:r>
      <w:r w:rsidR="00E70969" w:rsidRPr="00197164">
        <w:rPr>
          <w:rFonts w:ascii="Arial" w:eastAsiaTheme="minorEastAsia" w:hAnsi="Arial" w:cs="Arial" w:hint="eastAsia"/>
          <w:sz w:val="22"/>
          <w:szCs w:val="22"/>
          <w:lang w:eastAsia="zh-CN"/>
        </w:rPr>
        <w:t xml:space="preserve"> and </w:t>
      </w:r>
      <w:bookmarkStart w:id="33" w:name="_Hlk176018757"/>
      <w:r w:rsidR="000F7FCB" w:rsidRPr="00197164">
        <w:rPr>
          <w:rFonts w:ascii="Arial" w:eastAsiaTheme="minorEastAsia" w:hAnsi="Arial" w:cs="Arial"/>
          <w:sz w:val="22"/>
          <w:szCs w:val="22"/>
          <w:lang w:eastAsia="zh-CN"/>
        </w:rPr>
        <w:t xml:space="preserve">life cycle assessment </w:t>
      </w:r>
      <w:bookmarkEnd w:id="33"/>
      <w:r w:rsidR="000F7FCB" w:rsidRPr="00197164">
        <w:rPr>
          <w:rFonts w:ascii="Arial" w:eastAsiaTheme="minorEastAsia" w:hAnsi="Arial" w:cs="Arial"/>
          <w:sz w:val="22"/>
          <w:szCs w:val="22"/>
          <w:lang w:eastAsia="zh-CN"/>
        </w:rPr>
        <w:t>(LCA)</w:t>
      </w:r>
      <w:r w:rsidR="00E70969" w:rsidRPr="00197164">
        <w:rPr>
          <w:rFonts w:ascii="Arial" w:eastAsiaTheme="minorEastAsia" w:hAnsi="Arial" w:cs="Arial" w:hint="eastAsia"/>
          <w:sz w:val="22"/>
          <w:szCs w:val="22"/>
          <w:lang w:eastAsia="zh-CN"/>
        </w:rPr>
        <w:t xml:space="preserve"> analys</w:t>
      </w:r>
      <w:r w:rsidR="007B581E" w:rsidRPr="00197164">
        <w:rPr>
          <w:rFonts w:ascii="Arial" w:eastAsiaTheme="minorEastAsia" w:hAnsi="Arial" w:cs="Arial" w:hint="eastAsia"/>
          <w:sz w:val="22"/>
          <w:szCs w:val="22"/>
          <w:lang w:eastAsia="zh-CN"/>
        </w:rPr>
        <w:t>e</w:t>
      </w:r>
      <w:r w:rsidR="00E70969" w:rsidRPr="00197164">
        <w:rPr>
          <w:rFonts w:ascii="Arial" w:eastAsiaTheme="minorEastAsia" w:hAnsi="Arial" w:cs="Arial" w:hint="eastAsia"/>
          <w:sz w:val="22"/>
          <w:szCs w:val="22"/>
          <w:lang w:eastAsia="zh-CN"/>
        </w:rPr>
        <w:t>s</w:t>
      </w:r>
      <w:r w:rsidR="000430F9" w:rsidRPr="00197164">
        <w:rPr>
          <w:rFonts w:ascii="Arial" w:eastAsiaTheme="minorEastAsia" w:hAnsi="Arial" w:cs="Arial"/>
          <w:sz w:val="22"/>
          <w:szCs w:val="22"/>
          <w:lang w:eastAsia="zh-CN"/>
        </w:rPr>
        <w:t xml:space="preserve">. </w:t>
      </w:r>
      <w:r w:rsidR="006663FD" w:rsidRPr="00197164">
        <w:rPr>
          <w:rFonts w:ascii="Arial" w:eastAsiaTheme="minorEastAsia" w:hAnsi="Arial" w:cs="Arial" w:hint="eastAsia"/>
          <w:sz w:val="22"/>
          <w:szCs w:val="22"/>
          <w:lang w:eastAsia="zh-CN"/>
        </w:rPr>
        <w:t>W</w:t>
      </w:r>
      <w:r w:rsidR="000430F9" w:rsidRPr="00197164">
        <w:rPr>
          <w:rFonts w:ascii="Arial" w:eastAsiaTheme="minorEastAsia" w:hAnsi="Arial" w:cs="Arial"/>
          <w:sz w:val="22"/>
          <w:szCs w:val="22"/>
          <w:lang w:eastAsia="zh-CN"/>
        </w:rPr>
        <w:t xml:space="preserve">e compare these technologies using both fossil and renewable carbon resources, assessing their environmental impacts within a </w:t>
      </w:r>
      <w:r w:rsidR="007F72FD">
        <w:rPr>
          <w:rFonts w:ascii="Arial" w:eastAsiaTheme="minorEastAsia" w:hAnsi="Arial" w:cs="Arial"/>
          <w:sz w:val="22"/>
          <w:szCs w:val="22"/>
          <w:lang w:eastAsia="zh-CN"/>
        </w:rPr>
        <w:t>prospective</w:t>
      </w:r>
      <w:r w:rsidR="000430F9" w:rsidRPr="00197164">
        <w:rPr>
          <w:rFonts w:ascii="Arial" w:eastAsiaTheme="minorEastAsia" w:hAnsi="Arial" w:cs="Arial"/>
          <w:sz w:val="22"/>
          <w:szCs w:val="22"/>
          <w:lang w:eastAsia="zh-CN"/>
        </w:rPr>
        <w:t xml:space="preserve"> decarbonized scenario.</w:t>
      </w:r>
      <w:r w:rsidR="00A018EF" w:rsidRPr="00197164">
        <w:rPr>
          <w:rFonts w:ascii="Arial" w:eastAsiaTheme="minorEastAsia" w:hAnsi="Arial" w:cs="Arial"/>
          <w:sz w:val="22"/>
          <w:szCs w:val="22"/>
          <w:lang w:eastAsia="zh-CN"/>
        </w:rPr>
        <w:t xml:space="preserve"> For detailed insights into our methodology, </w:t>
      </w:r>
      <w:r w:rsidR="00F1496A" w:rsidRPr="00197164">
        <w:rPr>
          <w:rFonts w:ascii="Arial" w:eastAsiaTheme="minorEastAsia" w:hAnsi="Arial" w:cs="Arial"/>
          <w:sz w:val="22"/>
          <w:szCs w:val="22"/>
          <w:lang w:eastAsia="zh-CN"/>
        </w:rPr>
        <w:t xml:space="preserve">along with the safety risks linked to each acetylene production route, </w:t>
      </w:r>
      <w:r w:rsidR="00A018EF" w:rsidRPr="00197164">
        <w:rPr>
          <w:rFonts w:ascii="Arial" w:eastAsiaTheme="minorEastAsia" w:hAnsi="Arial" w:cs="Arial"/>
          <w:sz w:val="22"/>
          <w:szCs w:val="22"/>
          <w:lang w:eastAsia="zh-CN"/>
        </w:rPr>
        <w:t xml:space="preserve">please refer to the </w:t>
      </w:r>
      <w:r w:rsidR="00A018EF" w:rsidRPr="00197164">
        <w:rPr>
          <w:rFonts w:ascii="Arial" w:eastAsiaTheme="minorEastAsia" w:hAnsi="Arial" w:cs="Arial"/>
          <w:b/>
          <w:sz w:val="22"/>
          <w:szCs w:val="22"/>
          <w:lang w:eastAsia="zh-CN"/>
        </w:rPr>
        <w:t xml:space="preserve">Supplementary </w:t>
      </w:r>
      <w:r w:rsidR="00822F5C" w:rsidRPr="00197164">
        <w:rPr>
          <w:rFonts w:ascii="Arial" w:eastAsiaTheme="minorEastAsia" w:hAnsi="Arial" w:cs="Arial" w:hint="eastAsia"/>
          <w:b/>
          <w:sz w:val="22"/>
          <w:szCs w:val="22"/>
          <w:lang w:eastAsia="zh-CN"/>
        </w:rPr>
        <w:t>Notes</w:t>
      </w:r>
      <w:r w:rsidR="00A018EF" w:rsidRPr="00197164">
        <w:rPr>
          <w:rFonts w:ascii="Arial" w:eastAsiaTheme="minorEastAsia" w:hAnsi="Arial" w:cs="Arial"/>
          <w:sz w:val="22"/>
          <w:szCs w:val="22"/>
          <w:lang w:eastAsia="zh-CN"/>
        </w:rPr>
        <w:t>.</w:t>
      </w:r>
    </w:p>
    <w:p w14:paraId="3AA9A01F" w14:textId="700AE5E6" w:rsidR="00FE6BF5" w:rsidRPr="00197164" w:rsidRDefault="00ED41FF" w:rsidP="00FE6BF5">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We specifically compare the climate change impacts</w:t>
      </w:r>
      <w:r w:rsidR="00F95DEA"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shown </w:t>
      </w:r>
      <w:r w:rsidR="00155E7E" w:rsidRPr="00197164">
        <w:rPr>
          <w:rFonts w:ascii="Arial" w:eastAsiaTheme="minorEastAsia" w:hAnsi="Arial" w:cs="Arial" w:hint="eastAsia"/>
          <w:sz w:val="22"/>
          <w:szCs w:val="22"/>
          <w:lang w:eastAsia="zh-CN"/>
        </w:rPr>
        <w:t xml:space="preserve">in </w:t>
      </w:r>
      <w:r w:rsidR="00F95DEA"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a</w:t>
      </w:r>
      <w:r w:rsidR="0019281E"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and production costs</w:t>
      </w:r>
      <w:r w:rsidR="00777DA3" w:rsidRPr="00197164">
        <w:rPr>
          <w:rFonts w:ascii="Arial" w:eastAsiaTheme="minorEastAsia" w:hAnsi="Arial" w:cs="Arial"/>
          <w:sz w:val="22"/>
          <w:szCs w:val="22"/>
          <w:lang w:eastAsia="zh-CN"/>
        </w:rPr>
        <w:t xml:space="preserve"> (</w:t>
      </w:r>
      <w:r w:rsidR="00E02665" w:rsidRPr="00197164">
        <w:rPr>
          <w:rFonts w:ascii="Arial" w:eastAsiaTheme="minorEastAsia" w:hAnsi="Arial" w:cs="Arial"/>
          <w:sz w:val="22"/>
          <w:szCs w:val="22"/>
          <w:lang w:eastAsia="zh-CN"/>
        </w:rPr>
        <w:t>excluding</w:t>
      </w:r>
      <w:r w:rsidR="00777DA3" w:rsidRPr="00197164">
        <w:rPr>
          <w:rFonts w:ascii="Arial" w:eastAsiaTheme="minorEastAsia" w:hAnsi="Arial" w:cs="Arial"/>
          <w:sz w:val="22"/>
          <w:szCs w:val="22"/>
          <w:lang w:eastAsia="zh-CN"/>
        </w:rPr>
        <w:t xml:space="preserve"> capital expenditure)</w:t>
      </w:r>
      <w:r w:rsidR="00F95DEA" w:rsidRPr="00197164">
        <w:rPr>
          <w:rFonts w:ascii="Arial" w:eastAsiaTheme="minorEastAsia" w:hAnsi="Arial" w:cs="Arial"/>
          <w:sz w:val="22"/>
          <w:szCs w:val="22"/>
          <w:lang w:eastAsia="zh-CN"/>
        </w:rPr>
        <w:t xml:space="preserve"> </w:t>
      </w:r>
      <w:r w:rsidR="00155E7E" w:rsidRPr="00197164">
        <w:rPr>
          <w:rFonts w:ascii="Arial" w:eastAsiaTheme="minorEastAsia" w:hAnsi="Arial" w:cs="Arial" w:hint="eastAsia"/>
          <w:sz w:val="22"/>
          <w:szCs w:val="22"/>
          <w:lang w:eastAsia="zh-CN"/>
        </w:rPr>
        <w:t xml:space="preserve">in </w:t>
      </w:r>
      <w:r w:rsidR="00F95DEA"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b</w:t>
      </w:r>
      <w:r w:rsidR="00450840" w:rsidRPr="00197164">
        <w:rPr>
          <w:rFonts w:ascii="Arial" w:eastAsiaTheme="minorEastAsia" w:hAnsi="Arial" w:cs="Arial"/>
          <w:sz w:val="22"/>
          <w:szCs w:val="22"/>
          <w:lang w:eastAsia="zh-CN"/>
        </w:rPr>
        <w:t>, both</w:t>
      </w:r>
      <w:r w:rsidR="0019281E" w:rsidRPr="00197164">
        <w:rPr>
          <w:rFonts w:ascii="Arial" w:eastAsiaTheme="minorEastAsia" w:hAnsi="Arial" w:cs="Arial"/>
          <w:sz w:val="22"/>
          <w:szCs w:val="22"/>
          <w:lang w:eastAsia="zh-CN"/>
        </w:rPr>
        <w:t xml:space="preserve"> </w:t>
      </w:r>
      <w:r w:rsidR="00F26C60" w:rsidRPr="00197164">
        <w:rPr>
          <w:rFonts w:ascii="Arial" w:eastAsiaTheme="minorEastAsia" w:hAnsi="Arial" w:cs="Arial"/>
          <w:sz w:val="22"/>
          <w:szCs w:val="22"/>
          <w:lang w:eastAsia="zh-CN"/>
        </w:rPr>
        <w:t>associated with the production of one kilogram of C</w:t>
      </w:r>
      <w:r w:rsidR="00F26C60" w:rsidRPr="00197164">
        <w:rPr>
          <w:rFonts w:ascii="Arial" w:eastAsiaTheme="minorEastAsia" w:hAnsi="Arial" w:cs="Arial"/>
          <w:sz w:val="22"/>
          <w:szCs w:val="22"/>
          <w:vertAlign w:val="subscript"/>
          <w:lang w:eastAsia="zh-CN"/>
        </w:rPr>
        <w:t>2</w:t>
      </w:r>
      <w:r w:rsidR="00F26C60" w:rsidRPr="00197164">
        <w:rPr>
          <w:rFonts w:ascii="Arial" w:eastAsiaTheme="minorEastAsia" w:hAnsi="Arial" w:cs="Arial"/>
          <w:sz w:val="22"/>
          <w:szCs w:val="22"/>
          <w:lang w:eastAsia="zh-CN"/>
        </w:rPr>
        <w:t>H</w:t>
      </w:r>
      <w:r w:rsidR="00F26C60" w:rsidRPr="00197164">
        <w:rPr>
          <w:rFonts w:ascii="Arial" w:eastAsiaTheme="minorEastAsia" w:hAnsi="Arial" w:cs="Arial"/>
          <w:sz w:val="22"/>
          <w:szCs w:val="22"/>
          <w:vertAlign w:val="subscript"/>
          <w:lang w:eastAsia="zh-CN"/>
        </w:rPr>
        <w:t>2</w:t>
      </w:r>
      <w:r w:rsidR="00F26C60" w:rsidRPr="00197164">
        <w:rPr>
          <w:rFonts w:ascii="Arial" w:eastAsiaTheme="minorEastAsia" w:hAnsi="Arial" w:cs="Arial"/>
          <w:sz w:val="22"/>
          <w:szCs w:val="22"/>
          <w:lang w:eastAsia="zh-CN"/>
        </w:rPr>
        <w:t xml:space="preserve"> using</w:t>
      </w:r>
      <w:r w:rsidRPr="00197164">
        <w:rPr>
          <w:rFonts w:ascii="Arial" w:eastAsiaTheme="minorEastAsia" w:hAnsi="Arial" w:cs="Arial"/>
          <w:sz w:val="22"/>
          <w:szCs w:val="22"/>
          <w:lang w:eastAsia="zh-CN"/>
        </w:rPr>
        <w:t xml:space="preserve"> three </w:t>
      </w:r>
      <w:r w:rsidR="00973681" w:rsidRPr="00197164">
        <w:rPr>
          <w:rFonts w:ascii="Arial" w:eastAsiaTheme="minorEastAsia" w:hAnsi="Arial" w:cs="Arial"/>
          <w:sz w:val="22"/>
          <w:szCs w:val="22"/>
          <w:lang w:eastAsia="zh-CN"/>
        </w:rPr>
        <w:t xml:space="preserve">different </w:t>
      </w:r>
      <w:r w:rsidRPr="00197164">
        <w:rPr>
          <w:rFonts w:ascii="Arial" w:eastAsiaTheme="minorEastAsia" w:hAnsi="Arial" w:cs="Arial"/>
          <w:sz w:val="22"/>
          <w:szCs w:val="22"/>
          <w:lang w:eastAsia="zh-CN"/>
        </w:rPr>
        <w:t xml:space="preserve">processes: </w:t>
      </w:r>
      <w:r w:rsidR="00737566" w:rsidRPr="00197164">
        <w:rPr>
          <w:rFonts w:ascii="Arial" w:eastAsiaTheme="minorEastAsia" w:hAnsi="Arial" w:cs="Arial"/>
          <w:sz w:val="22"/>
          <w:szCs w:val="22"/>
          <w:lang w:eastAsia="zh-CN"/>
        </w:rPr>
        <w:t>CaC</w:t>
      </w:r>
      <w:r w:rsidR="00737566"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737566" w:rsidRPr="00197164">
        <w:rPr>
          <w:rFonts w:ascii="Arial" w:eastAsiaTheme="minorEastAsia" w:hAnsi="Arial" w:cs="Arial"/>
          <w:sz w:val="22"/>
          <w:szCs w:val="22"/>
          <w:lang w:eastAsia="zh-CN"/>
        </w:rPr>
        <w:t>PC</w:t>
      </w:r>
      <w:r w:rsidRPr="00197164">
        <w:rPr>
          <w:rFonts w:ascii="Arial" w:eastAsiaTheme="minorEastAsia" w:hAnsi="Arial" w:cs="Arial"/>
          <w:sz w:val="22"/>
          <w:szCs w:val="22"/>
          <w:lang w:eastAsia="zh-CN"/>
        </w:rPr>
        <w:t>, and plasma (both thermal and non</w:t>
      </w:r>
      <w:r w:rsidRPr="00197164">
        <w:rPr>
          <w:rFonts w:ascii="Arial" w:eastAsiaTheme="minorEastAsia" w:hAnsi="Arial" w:cs="Arial"/>
          <w:sz w:val="22"/>
          <w:szCs w:val="22"/>
          <w:lang w:eastAsia="zh-CN"/>
        </w:rPr>
        <w:noBreakHyphen/>
        <w:t xml:space="preserve">thermal). </w:t>
      </w:r>
      <w:r w:rsidR="00E1255F" w:rsidRPr="00197164">
        <w:rPr>
          <w:rFonts w:ascii="Arial" w:eastAsiaTheme="minorEastAsia" w:hAnsi="Arial" w:cs="Arial"/>
          <w:b/>
          <w:sz w:val="22"/>
          <w:szCs w:val="22"/>
          <w:lang w:eastAsia="zh-CN"/>
        </w:rPr>
        <w:t>Supplementary</w:t>
      </w:r>
      <w:r w:rsidR="00EA598D" w:rsidRPr="00197164">
        <w:rPr>
          <w:rFonts w:ascii="Arial" w:eastAsiaTheme="minorEastAsia" w:hAnsi="Arial" w:cs="Arial"/>
          <w:b/>
          <w:sz w:val="22"/>
          <w:szCs w:val="22"/>
          <w:lang w:eastAsia="zh-CN"/>
        </w:rPr>
        <w:t> </w:t>
      </w:r>
      <w:r w:rsidR="00E1255F" w:rsidRPr="00197164">
        <w:rPr>
          <w:rFonts w:ascii="Arial" w:eastAsiaTheme="minorEastAsia" w:hAnsi="Arial" w:cs="Arial"/>
          <w:b/>
          <w:sz w:val="22"/>
          <w:szCs w:val="22"/>
          <w:lang w:eastAsia="zh-CN"/>
        </w:rPr>
        <w:t>Table</w:t>
      </w:r>
      <w:r w:rsidR="003F0A5D" w:rsidRPr="00197164">
        <w:rPr>
          <w:rFonts w:ascii="Arial" w:eastAsiaTheme="minorEastAsia" w:hAnsi="Arial" w:cs="Arial"/>
          <w:b/>
          <w:sz w:val="22"/>
          <w:szCs w:val="22"/>
          <w:lang w:eastAsia="zh-CN"/>
        </w:rPr>
        <w:t>s</w:t>
      </w:r>
      <w:r w:rsidR="00EA598D" w:rsidRPr="00197164">
        <w:rPr>
          <w:rFonts w:ascii="Arial" w:eastAsiaTheme="minorEastAsia" w:hAnsi="Arial" w:cs="Arial"/>
          <w:b/>
          <w:sz w:val="22"/>
          <w:szCs w:val="22"/>
          <w:lang w:eastAsia="zh-CN"/>
        </w:rPr>
        <w:t> </w:t>
      </w:r>
      <w:r w:rsidR="00702D94" w:rsidRPr="00197164">
        <w:rPr>
          <w:rFonts w:ascii="Arial" w:eastAsiaTheme="minorEastAsia" w:hAnsi="Arial" w:cs="Arial"/>
          <w:b/>
          <w:sz w:val="22"/>
          <w:szCs w:val="22"/>
          <w:lang w:eastAsia="zh-CN"/>
        </w:rPr>
        <w:t>6</w:t>
      </w:r>
      <w:r w:rsidR="003F0A5D" w:rsidRPr="00197164">
        <w:rPr>
          <w:rFonts w:ascii="Arial" w:eastAsiaTheme="minorEastAsia" w:hAnsi="Arial" w:cs="Arial"/>
          <w:b/>
          <w:sz w:val="22"/>
          <w:szCs w:val="22"/>
          <w:lang w:eastAsia="zh-CN"/>
        </w:rPr>
        <w:t>–8</w:t>
      </w:r>
      <w:r w:rsidR="00F3707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pr</w:t>
      </w:r>
      <w:r w:rsidR="003F0A5D" w:rsidRPr="00197164">
        <w:rPr>
          <w:rFonts w:ascii="Arial" w:eastAsiaTheme="minorEastAsia" w:hAnsi="Arial" w:cs="Arial"/>
          <w:sz w:val="22"/>
          <w:szCs w:val="22"/>
          <w:lang w:eastAsia="zh-CN"/>
        </w:rPr>
        <w:t>esent</w:t>
      </w:r>
      <w:r w:rsidR="00450840" w:rsidRPr="00197164">
        <w:rPr>
          <w:rFonts w:ascii="Arial" w:eastAsiaTheme="minorEastAsia" w:hAnsi="Arial" w:cs="Arial"/>
          <w:sz w:val="22"/>
          <w:szCs w:val="22"/>
          <w:lang w:eastAsia="zh-CN"/>
        </w:rPr>
        <w:t xml:space="preserve"> </w:t>
      </w:r>
      <w:r w:rsidR="00EA598D" w:rsidRPr="00197164">
        <w:rPr>
          <w:rFonts w:ascii="Arial" w:eastAsiaTheme="minorEastAsia" w:hAnsi="Arial" w:cs="Arial"/>
          <w:sz w:val="22"/>
          <w:szCs w:val="22"/>
          <w:lang w:eastAsia="zh-CN"/>
        </w:rPr>
        <w:t>the mass</w:t>
      </w:r>
      <w:r w:rsidR="00691128" w:rsidRPr="00197164">
        <w:rPr>
          <w:rFonts w:ascii="Arial" w:eastAsiaTheme="minorEastAsia" w:hAnsi="Arial" w:cs="Arial"/>
          <w:sz w:val="22"/>
          <w:szCs w:val="22"/>
          <w:lang w:eastAsia="zh-CN"/>
        </w:rPr>
        <w:t xml:space="preserve"> and energy</w:t>
      </w:r>
      <w:r w:rsidR="00EA598D" w:rsidRPr="00197164">
        <w:rPr>
          <w:rFonts w:ascii="Arial" w:eastAsiaTheme="minorEastAsia" w:hAnsi="Arial" w:cs="Arial"/>
          <w:sz w:val="22"/>
          <w:szCs w:val="22"/>
          <w:lang w:eastAsia="zh-CN"/>
        </w:rPr>
        <w:t xml:space="preserve"> balance, </w:t>
      </w:r>
      <w:r w:rsidR="00702D94" w:rsidRPr="00197164">
        <w:rPr>
          <w:rFonts w:ascii="Arial" w:eastAsiaTheme="minorEastAsia" w:hAnsi="Arial" w:cs="Arial"/>
          <w:sz w:val="22"/>
          <w:szCs w:val="22"/>
          <w:lang w:eastAsia="zh-CN"/>
        </w:rPr>
        <w:t xml:space="preserve">life cycle inventories, </w:t>
      </w:r>
      <w:r w:rsidR="002D6D48" w:rsidRPr="00197164">
        <w:rPr>
          <w:rFonts w:ascii="Arial" w:eastAsiaTheme="minorEastAsia" w:hAnsi="Arial" w:cs="Arial"/>
          <w:sz w:val="22"/>
          <w:szCs w:val="22"/>
          <w:lang w:eastAsia="zh-CN"/>
        </w:rPr>
        <w:t>and</w:t>
      </w:r>
      <w:r w:rsidR="00EA598D" w:rsidRPr="00197164">
        <w:rPr>
          <w:rFonts w:ascii="Arial" w:eastAsiaTheme="minorEastAsia" w:hAnsi="Arial" w:cs="Arial"/>
          <w:sz w:val="22"/>
          <w:szCs w:val="22"/>
          <w:lang w:eastAsia="zh-CN"/>
        </w:rPr>
        <w:t xml:space="preserve"> feedstock and utilit</w:t>
      </w:r>
      <w:r w:rsidR="00BF33E0" w:rsidRPr="00197164">
        <w:rPr>
          <w:rFonts w:ascii="Arial" w:eastAsiaTheme="minorEastAsia" w:hAnsi="Arial" w:cs="Arial"/>
          <w:sz w:val="22"/>
          <w:szCs w:val="22"/>
          <w:lang w:eastAsia="zh-CN"/>
        </w:rPr>
        <w:t>y prices, respectively, which were utilized</w:t>
      </w:r>
      <w:r w:rsidR="00EA598D" w:rsidRPr="00197164">
        <w:rPr>
          <w:rFonts w:ascii="Arial" w:eastAsiaTheme="minorEastAsia" w:hAnsi="Arial" w:cs="Arial"/>
          <w:sz w:val="22"/>
          <w:szCs w:val="22"/>
          <w:lang w:eastAsia="zh-CN"/>
        </w:rPr>
        <w:t xml:space="preserve"> </w:t>
      </w:r>
      <w:r w:rsidR="006663FD" w:rsidRPr="00197164">
        <w:rPr>
          <w:rFonts w:ascii="Arial" w:eastAsiaTheme="minorEastAsia" w:hAnsi="Arial" w:cs="Arial" w:hint="eastAsia"/>
          <w:sz w:val="22"/>
          <w:szCs w:val="22"/>
          <w:lang w:eastAsia="zh-CN"/>
        </w:rPr>
        <w:t>to</w:t>
      </w:r>
      <w:r w:rsidR="006663FD" w:rsidRPr="00197164">
        <w:rPr>
          <w:rFonts w:ascii="Arial" w:eastAsiaTheme="minorEastAsia" w:hAnsi="Arial" w:cs="Arial"/>
          <w:sz w:val="22"/>
          <w:szCs w:val="22"/>
          <w:lang w:eastAsia="zh-CN"/>
        </w:rPr>
        <w:t xml:space="preserve"> </w:t>
      </w:r>
      <w:r w:rsidR="00EE06B5" w:rsidRPr="00197164">
        <w:rPr>
          <w:rFonts w:ascii="Arial" w:eastAsiaTheme="minorEastAsia" w:hAnsi="Arial" w:cs="Arial"/>
          <w:sz w:val="22"/>
          <w:szCs w:val="22"/>
          <w:lang w:eastAsia="zh-CN"/>
        </w:rPr>
        <w:t>estimat</w:t>
      </w:r>
      <w:r w:rsidR="006663FD" w:rsidRPr="00197164">
        <w:rPr>
          <w:rFonts w:ascii="Arial" w:eastAsiaTheme="minorEastAsia" w:hAnsi="Arial" w:cs="Arial" w:hint="eastAsia"/>
          <w:sz w:val="22"/>
          <w:szCs w:val="22"/>
          <w:lang w:eastAsia="zh-CN"/>
        </w:rPr>
        <w:t>e</w:t>
      </w:r>
      <w:r w:rsidR="00EE06B5" w:rsidRPr="00197164">
        <w:rPr>
          <w:rFonts w:ascii="Arial" w:eastAsiaTheme="minorEastAsia" w:hAnsi="Arial" w:cs="Arial"/>
          <w:sz w:val="22"/>
          <w:szCs w:val="22"/>
          <w:lang w:eastAsia="zh-CN"/>
        </w:rPr>
        <w:t xml:space="preserve"> </w:t>
      </w:r>
      <w:r w:rsidR="00BF33E0" w:rsidRPr="00197164">
        <w:rPr>
          <w:rFonts w:ascii="Arial" w:eastAsiaTheme="minorEastAsia" w:hAnsi="Arial" w:cs="Arial"/>
          <w:sz w:val="22"/>
          <w:szCs w:val="22"/>
          <w:lang w:eastAsia="zh-CN"/>
        </w:rPr>
        <w:t xml:space="preserve">the </w:t>
      </w:r>
      <w:r w:rsidR="00EA598D" w:rsidRPr="00197164">
        <w:rPr>
          <w:rFonts w:ascii="Arial" w:eastAsiaTheme="minorEastAsia" w:hAnsi="Arial" w:cs="Arial"/>
          <w:sz w:val="22"/>
          <w:szCs w:val="22"/>
          <w:lang w:eastAsia="zh-CN"/>
        </w:rPr>
        <w:t xml:space="preserve">production costs </w:t>
      </w:r>
      <w:r w:rsidR="00BF33E0" w:rsidRPr="00197164">
        <w:rPr>
          <w:rFonts w:ascii="Arial" w:eastAsiaTheme="minorEastAsia" w:hAnsi="Arial" w:cs="Arial"/>
          <w:sz w:val="22"/>
          <w:szCs w:val="22"/>
          <w:lang w:eastAsia="zh-CN"/>
        </w:rPr>
        <w:t>and climate change impacts of</w:t>
      </w:r>
      <w:r w:rsidR="00EA598D" w:rsidRPr="00197164">
        <w:rPr>
          <w:rFonts w:ascii="Arial" w:eastAsiaTheme="minorEastAsia" w:hAnsi="Arial" w:cs="Arial"/>
          <w:sz w:val="22"/>
          <w:szCs w:val="22"/>
          <w:lang w:eastAsia="zh-CN"/>
        </w:rPr>
        <w:t xml:space="preserve"> C</w:t>
      </w:r>
      <w:r w:rsidR="00EA598D" w:rsidRPr="00197164">
        <w:rPr>
          <w:rFonts w:ascii="Arial" w:eastAsiaTheme="minorEastAsia" w:hAnsi="Arial" w:cs="Arial"/>
          <w:sz w:val="22"/>
          <w:szCs w:val="22"/>
          <w:vertAlign w:val="subscript"/>
          <w:lang w:eastAsia="zh-CN"/>
        </w:rPr>
        <w:t>2</w:t>
      </w:r>
      <w:r w:rsidR="00EA598D" w:rsidRPr="00197164">
        <w:rPr>
          <w:rFonts w:ascii="Arial" w:eastAsiaTheme="minorEastAsia" w:hAnsi="Arial" w:cs="Arial"/>
          <w:sz w:val="22"/>
          <w:szCs w:val="22"/>
          <w:lang w:eastAsia="zh-CN"/>
        </w:rPr>
        <w:t>H</w:t>
      </w:r>
      <w:r w:rsidR="00EA598D" w:rsidRPr="00197164">
        <w:rPr>
          <w:rFonts w:ascii="Arial" w:eastAsiaTheme="minorEastAsia" w:hAnsi="Arial" w:cs="Arial"/>
          <w:sz w:val="22"/>
          <w:szCs w:val="22"/>
          <w:vertAlign w:val="subscript"/>
          <w:lang w:eastAsia="zh-CN"/>
        </w:rPr>
        <w:t>2</w:t>
      </w:r>
      <w:r w:rsidR="00EA598D"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We evaluated two scenarios for all production technologies: fossil</w:t>
      </w:r>
      <w:r w:rsidRPr="00197164">
        <w:rPr>
          <w:rFonts w:ascii="Arial" w:eastAsiaTheme="minorEastAsia" w:hAnsi="Arial" w:cs="Arial"/>
          <w:sz w:val="22"/>
          <w:szCs w:val="22"/>
          <w:lang w:eastAsia="zh-CN"/>
        </w:rPr>
        <w:noBreakHyphen/>
        <w:t xml:space="preserve">based and green. For the </w:t>
      </w:r>
      <w:r w:rsidR="003E176F" w:rsidRPr="00197164">
        <w:rPr>
          <w:rFonts w:ascii="Arial" w:eastAsiaTheme="minorEastAsia" w:hAnsi="Arial" w:cs="Arial"/>
          <w:sz w:val="22"/>
          <w:szCs w:val="22"/>
          <w:lang w:eastAsia="zh-CN"/>
        </w:rPr>
        <w:t>CaC</w:t>
      </w:r>
      <w:r w:rsidR="003E176F" w:rsidRPr="00197164">
        <w:rPr>
          <w:rFonts w:ascii="Arial" w:eastAsiaTheme="minorEastAsia" w:hAnsi="Arial" w:cs="Arial"/>
          <w:sz w:val="22"/>
          <w:szCs w:val="22"/>
          <w:vertAlign w:val="subscript"/>
          <w:lang w:eastAsia="zh-CN"/>
        </w:rPr>
        <w:t>2</w:t>
      </w:r>
      <w:r w:rsidR="003E176F"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process, we used coke (fossil) and biochar (green)</w:t>
      </w:r>
      <w:r w:rsidR="007844F0" w:rsidRPr="00197164">
        <w:rPr>
          <w:rFonts w:ascii="Arial" w:eastAsiaTheme="minorEastAsia" w:hAnsi="Arial" w:cs="Arial"/>
          <w:sz w:val="22"/>
          <w:szCs w:val="22"/>
          <w:lang w:eastAsia="zh-CN"/>
        </w:rPr>
        <w:t xml:space="preserve"> as feedstock</w:t>
      </w:r>
      <w:r w:rsidRPr="00197164">
        <w:rPr>
          <w:rFonts w:ascii="Arial" w:eastAsiaTheme="minorEastAsia" w:hAnsi="Arial" w:cs="Arial"/>
          <w:sz w:val="22"/>
          <w:szCs w:val="22"/>
          <w:lang w:eastAsia="zh-CN"/>
        </w:rPr>
        <w:t>. For the technologies utilizing methane as a feedstock in the fossil scenario (</w:t>
      </w:r>
      <w:r w:rsidR="004911AB" w:rsidRPr="00197164">
        <w:rPr>
          <w:rFonts w:ascii="Arial" w:eastAsiaTheme="minorEastAsia" w:hAnsi="Arial" w:cs="Arial"/>
          <w:sz w:val="22"/>
          <w:szCs w:val="22"/>
          <w:lang w:eastAsia="zh-CN"/>
        </w:rPr>
        <w:t xml:space="preserve">PC </w:t>
      </w:r>
      <w:r w:rsidRPr="00197164">
        <w:rPr>
          <w:rFonts w:ascii="Arial" w:eastAsiaTheme="minorEastAsia" w:hAnsi="Arial" w:cs="Arial"/>
          <w:sz w:val="22"/>
          <w:szCs w:val="22"/>
          <w:lang w:eastAsia="zh-CN"/>
        </w:rPr>
        <w:t>and plasma routes), we replaced methane with biomethane in the green scenario</w:t>
      </w:r>
      <w:r w:rsidR="002206B9" w:rsidRPr="00197164">
        <w:rPr>
          <w:rFonts w:ascii="Arial" w:eastAsiaTheme="minorEastAsia" w:hAnsi="Arial" w:cs="Arial"/>
          <w:sz w:val="22"/>
          <w:szCs w:val="22"/>
          <w:lang w:eastAsia="zh-CN"/>
        </w:rPr>
        <w:t>.</w:t>
      </w:r>
      <w:r w:rsidR="00351974" w:rsidRPr="00197164">
        <w:rPr>
          <w:rFonts w:ascii="Arial" w:eastAsiaTheme="minorEastAsia" w:hAnsi="Arial" w:cs="Arial"/>
          <w:sz w:val="22"/>
          <w:szCs w:val="22"/>
          <w:lang w:eastAsia="zh-CN"/>
        </w:rPr>
        <w:t xml:space="preserve"> </w:t>
      </w:r>
      <w:r w:rsidR="00A76367" w:rsidRPr="00197164">
        <w:rPr>
          <w:rFonts w:ascii="Arial" w:eastAsiaTheme="minorEastAsia" w:hAnsi="Arial" w:cs="Arial"/>
          <w:sz w:val="22"/>
          <w:szCs w:val="22"/>
          <w:lang w:eastAsia="zh-CN"/>
        </w:rPr>
        <w:t>Furthermore, we conduct</w:t>
      </w:r>
      <w:r w:rsidR="007667C8" w:rsidRPr="00197164">
        <w:rPr>
          <w:rFonts w:ascii="Arial" w:eastAsiaTheme="minorEastAsia" w:hAnsi="Arial" w:cs="Arial"/>
          <w:sz w:val="22"/>
          <w:szCs w:val="22"/>
          <w:lang w:eastAsia="zh-CN"/>
        </w:rPr>
        <w:t>ed</w:t>
      </w:r>
      <w:r w:rsidR="00A76367" w:rsidRPr="00197164">
        <w:rPr>
          <w:rFonts w:ascii="Arial" w:eastAsiaTheme="minorEastAsia" w:hAnsi="Arial" w:cs="Arial"/>
          <w:sz w:val="22"/>
          <w:szCs w:val="22"/>
          <w:lang w:eastAsia="zh-CN"/>
        </w:rPr>
        <w:t xml:space="preserve"> a prospective LCA to evaluate the projected climate change impacts for the year 2050 under a decarbonized scenario.</w:t>
      </w:r>
    </w:p>
    <w:p w14:paraId="5743C939" w14:textId="1335077F" w:rsidR="009F62DE" w:rsidRPr="00197164" w:rsidRDefault="008A7039" w:rsidP="00FE6BF5">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highest climate change impacts are observed in the </w:t>
      </w:r>
      <w:r w:rsidR="00CD165A" w:rsidRPr="00197164">
        <w:rPr>
          <w:rFonts w:ascii="Arial" w:eastAsiaTheme="minorEastAsia" w:hAnsi="Arial" w:cs="Arial"/>
          <w:sz w:val="22"/>
          <w:szCs w:val="22"/>
          <w:lang w:eastAsia="zh-CN"/>
        </w:rPr>
        <w:t>CaC</w:t>
      </w:r>
      <w:r w:rsidR="00CD165A" w:rsidRPr="00197164">
        <w:rPr>
          <w:rFonts w:ascii="Arial" w:eastAsiaTheme="minorEastAsia" w:hAnsi="Arial" w:cs="Arial"/>
          <w:sz w:val="22"/>
          <w:szCs w:val="22"/>
          <w:vertAlign w:val="subscript"/>
          <w:lang w:eastAsia="zh-CN"/>
        </w:rPr>
        <w:t>2</w:t>
      </w:r>
      <w:r w:rsidR="00CD165A"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production scenario (</w:t>
      </w:r>
      <w:r w:rsidR="00340B0A" w:rsidRPr="00197164">
        <w:rPr>
          <w:rFonts w:ascii="Arial" w:eastAsiaTheme="minorEastAsia" w:hAnsi="Arial" w:cs="Arial"/>
          <w:sz w:val="22"/>
          <w:szCs w:val="22"/>
          <w:lang w:eastAsia="zh-CN"/>
        </w:rPr>
        <w:t>12.9</w:t>
      </w:r>
      <w:r w:rsidRPr="00197164">
        <w:rPr>
          <w:rFonts w:ascii="Arial" w:eastAsiaTheme="minorEastAsia" w:hAnsi="Arial" w:cs="Arial"/>
          <w:sz w:val="22"/>
          <w:szCs w:val="22"/>
          <w:lang w:eastAsia="zh-CN"/>
        </w:rPr>
        <w:t> kg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noBreakHyphen/>
        <w:t>eq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w:t>
      </w:r>
      <w:r w:rsidR="00F0253C" w:rsidRPr="00197164">
        <w:rPr>
          <w:rFonts w:ascii="Arial" w:eastAsiaTheme="minorEastAsia" w:hAnsi="Arial" w:cs="Arial"/>
          <w:sz w:val="22"/>
          <w:szCs w:val="22"/>
          <w:lang w:eastAsia="zh-CN"/>
        </w:rPr>
        <w:t xml:space="preserve"> due to its heavy reliance on coke and electricity </w:t>
      </w:r>
      <w:r w:rsidR="00303D66" w:rsidRPr="00197164">
        <w:rPr>
          <w:rFonts w:ascii="Arial" w:eastAsiaTheme="minorEastAsia" w:hAnsi="Arial" w:cs="Arial"/>
          <w:sz w:val="22"/>
          <w:szCs w:val="22"/>
          <w:lang w:eastAsia="zh-CN"/>
        </w:rPr>
        <w:t>to produce</w:t>
      </w:r>
      <w:r w:rsidR="00F0253C" w:rsidRPr="00197164">
        <w:rPr>
          <w:rFonts w:ascii="Arial" w:eastAsiaTheme="minorEastAsia" w:hAnsi="Arial" w:cs="Arial"/>
          <w:sz w:val="22"/>
          <w:szCs w:val="22"/>
          <w:lang w:eastAsia="zh-CN"/>
        </w:rPr>
        <w:t xml:space="preserve"> calcium carbide</w:t>
      </w:r>
      <w:r w:rsidR="00E75C15" w:rsidRPr="00197164">
        <w:rPr>
          <w:rFonts w:ascii="Arial" w:eastAsiaTheme="minorEastAsia" w:hAnsi="Arial" w:cs="Arial"/>
          <w:sz w:val="22"/>
          <w:szCs w:val="22"/>
          <w:lang w:eastAsia="zh-CN"/>
        </w:rPr>
        <w:t>,</w:t>
      </w:r>
      <w:r w:rsidR="00F0253C"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as well as</w:t>
      </w:r>
      <w:r w:rsidR="00F0253C" w:rsidRPr="00197164">
        <w:rPr>
          <w:rFonts w:ascii="Arial" w:eastAsiaTheme="minorEastAsia" w:hAnsi="Arial" w:cs="Arial"/>
          <w:sz w:val="22"/>
          <w:szCs w:val="22"/>
          <w:lang w:eastAsia="zh-CN"/>
        </w:rPr>
        <w:t xml:space="preserve"> substantial direct emissions. </w:t>
      </w:r>
      <w:r w:rsidR="007F0614" w:rsidRPr="00197164">
        <w:rPr>
          <w:rFonts w:ascii="Arial" w:eastAsiaTheme="minorEastAsia" w:hAnsi="Arial" w:cs="Arial"/>
          <w:sz w:val="22"/>
          <w:szCs w:val="22"/>
          <w:lang w:eastAsia="zh-CN"/>
        </w:rPr>
        <w:t>In contrast</w:t>
      </w:r>
      <w:r w:rsidR="00C14722"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 xml:space="preserve">the </w:t>
      </w:r>
      <w:r w:rsidR="0007746C"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route </w:t>
      </w:r>
      <w:r w:rsidR="00C14722" w:rsidRPr="00197164">
        <w:rPr>
          <w:rFonts w:ascii="Arial" w:eastAsiaTheme="minorEastAsia" w:hAnsi="Arial" w:cs="Arial"/>
          <w:sz w:val="22"/>
          <w:szCs w:val="22"/>
          <w:lang w:eastAsia="zh-CN"/>
        </w:rPr>
        <w:t>has the lowest emissions (7.8 kg CO</w:t>
      </w:r>
      <w:r w:rsidR="00C14722"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noBreakHyphen/>
        <w:t>eq kg</w:t>
      </w:r>
      <w:r w:rsidR="00C14722" w:rsidRPr="00197164">
        <w:rPr>
          <w:rFonts w:ascii="Arial" w:eastAsiaTheme="minorEastAsia" w:hAnsi="Arial" w:cs="Arial"/>
          <w:sz w:val="22"/>
          <w:szCs w:val="22"/>
          <w:vertAlign w:val="superscript"/>
          <w:lang w:eastAsia="zh-CN"/>
        </w:rPr>
        <w:t>–1</w:t>
      </w:r>
      <w:r w:rsidR="00C14722" w:rsidRPr="00197164">
        <w:rPr>
          <w:rFonts w:ascii="Arial" w:eastAsiaTheme="minorEastAsia" w:hAnsi="Arial" w:cs="Arial"/>
          <w:sz w:val="22"/>
          <w:szCs w:val="22"/>
          <w:lang w:eastAsia="zh-CN"/>
        </w:rPr>
        <w:t xml:space="preserve">), utilizing methane as the primary feedstock and </w:t>
      </w:r>
      <w:r w:rsidR="007F0614" w:rsidRPr="00197164">
        <w:rPr>
          <w:rFonts w:ascii="Arial" w:eastAsiaTheme="minorEastAsia" w:hAnsi="Arial" w:cs="Arial"/>
          <w:sz w:val="22"/>
          <w:szCs w:val="22"/>
          <w:lang w:eastAsia="zh-CN"/>
        </w:rPr>
        <w:t>resulting</w:t>
      </w:r>
      <w:r w:rsidR="00C14722" w:rsidRPr="00197164">
        <w:rPr>
          <w:rFonts w:ascii="Arial" w:eastAsiaTheme="minorEastAsia" w:hAnsi="Arial" w:cs="Arial"/>
          <w:sz w:val="22"/>
          <w:szCs w:val="22"/>
          <w:lang w:eastAsia="zh-CN"/>
        </w:rPr>
        <w:t xml:space="preserve"> in much lower direct emissions compared to the </w:t>
      </w:r>
      <w:r w:rsidR="008C2ADF" w:rsidRPr="00197164">
        <w:rPr>
          <w:rFonts w:ascii="Arial" w:eastAsiaTheme="minorEastAsia" w:hAnsi="Arial" w:cs="Arial"/>
          <w:sz w:val="22"/>
          <w:szCs w:val="22"/>
          <w:lang w:eastAsia="zh-CN"/>
        </w:rPr>
        <w:t>CaC</w:t>
      </w:r>
      <w:r w:rsidR="008C2ADF"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t xml:space="preserve"> scenario. Both plasma technologies </w:t>
      </w:r>
      <w:r w:rsidR="00450840" w:rsidRPr="00197164">
        <w:rPr>
          <w:rFonts w:ascii="Arial" w:eastAsiaTheme="minorEastAsia" w:hAnsi="Arial" w:cs="Arial"/>
          <w:sz w:val="22"/>
          <w:szCs w:val="22"/>
          <w:lang w:eastAsia="zh-CN"/>
        </w:rPr>
        <w:t xml:space="preserve">exhibit </w:t>
      </w:r>
      <w:r w:rsidR="00C14722" w:rsidRPr="00197164">
        <w:rPr>
          <w:rFonts w:ascii="Arial" w:eastAsiaTheme="minorEastAsia" w:hAnsi="Arial" w:cs="Arial"/>
          <w:sz w:val="22"/>
          <w:szCs w:val="22"/>
          <w:lang w:eastAsia="zh-CN"/>
        </w:rPr>
        <w:t xml:space="preserve">higher climate change impacts than the </w:t>
      </w:r>
      <w:r w:rsidR="001A610B"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route</w:t>
      </w:r>
      <w:r w:rsidR="005C1FF4" w:rsidRPr="00197164">
        <w:rPr>
          <w:rFonts w:ascii="Arial" w:eastAsiaTheme="minorEastAsia" w:hAnsi="Arial" w:cs="Arial"/>
          <w:sz w:val="22"/>
          <w:szCs w:val="22"/>
          <w:lang w:eastAsia="zh-CN"/>
        </w:rPr>
        <w:t>,</w:t>
      </w:r>
      <w:r w:rsidR="00C14722" w:rsidRPr="00197164">
        <w:rPr>
          <w:rFonts w:ascii="Arial" w:eastAsiaTheme="minorEastAsia" w:hAnsi="Arial" w:cs="Arial"/>
          <w:sz w:val="22"/>
          <w:szCs w:val="22"/>
          <w:lang w:eastAsia="zh-CN"/>
        </w:rPr>
        <w:t xml:space="preserve"> </w:t>
      </w:r>
      <w:r w:rsidR="005C1FF4" w:rsidRPr="00197164">
        <w:rPr>
          <w:rFonts w:ascii="Arial" w:eastAsiaTheme="minorEastAsia" w:hAnsi="Arial" w:cs="Arial"/>
          <w:sz w:val="22"/>
          <w:szCs w:val="22"/>
          <w:lang w:eastAsia="zh-CN"/>
        </w:rPr>
        <w:t>primarily due</w:t>
      </w:r>
      <w:r w:rsidR="00C14722" w:rsidRPr="00197164">
        <w:rPr>
          <w:rFonts w:ascii="Arial" w:eastAsiaTheme="minorEastAsia" w:hAnsi="Arial" w:cs="Arial"/>
          <w:sz w:val="22"/>
          <w:szCs w:val="22"/>
          <w:lang w:eastAsia="zh-CN"/>
        </w:rPr>
        <w:t xml:space="preserve"> </w:t>
      </w:r>
      <w:r w:rsidR="005C1FF4" w:rsidRPr="00197164">
        <w:rPr>
          <w:rFonts w:ascii="Arial" w:eastAsiaTheme="minorEastAsia" w:hAnsi="Arial" w:cs="Arial"/>
          <w:sz w:val="22"/>
          <w:szCs w:val="22"/>
          <w:lang w:eastAsia="zh-CN"/>
        </w:rPr>
        <w:t xml:space="preserve">to the </w:t>
      </w:r>
      <w:r w:rsidR="00C14722" w:rsidRPr="00197164">
        <w:rPr>
          <w:rFonts w:ascii="Arial" w:eastAsiaTheme="minorEastAsia" w:hAnsi="Arial" w:cs="Arial"/>
          <w:sz w:val="22"/>
          <w:szCs w:val="22"/>
          <w:lang w:eastAsia="zh-CN"/>
        </w:rPr>
        <w:t>high electricity requirement</w:t>
      </w:r>
      <w:r w:rsidR="005C1FF4" w:rsidRPr="00197164">
        <w:rPr>
          <w:rFonts w:ascii="Arial" w:eastAsiaTheme="minorEastAsia" w:hAnsi="Arial" w:cs="Arial"/>
          <w:sz w:val="22"/>
          <w:szCs w:val="22"/>
          <w:lang w:eastAsia="zh-CN"/>
        </w:rPr>
        <w:t>s</w:t>
      </w:r>
      <w:r w:rsidR="00C1472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of </w:t>
      </w:r>
      <w:r w:rsidR="00C14722" w:rsidRPr="00197164">
        <w:rPr>
          <w:rFonts w:ascii="Arial" w:eastAsiaTheme="minorEastAsia" w:hAnsi="Arial" w:cs="Arial"/>
          <w:sz w:val="22"/>
          <w:szCs w:val="22"/>
          <w:lang w:eastAsia="zh-CN"/>
        </w:rPr>
        <w:t xml:space="preserve">these pathways. </w:t>
      </w:r>
      <w:r w:rsidR="00ED01A3" w:rsidRPr="00197164">
        <w:rPr>
          <w:rFonts w:ascii="Arial" w:eastAsiaTheme="minorEastAsia" w:hAnsi="Arial" w:cs="Arial"/>
          <w:sz w:val="22"/>
          <w:szCs w:val="22"/>
          <w:lang w:eastAsia="zh-CN"/>
        </w:rPr>
        <w:t>However</w:t>
      </w:r>
      <w:r w:rsidR="00C14722" w:rsidRPr="00197164">
        <w:rPr>
          <w:rFonts w:ascii="Arial" w:eastAsiaTheme="minorEastAsia" w:hAnsi="Arial" w:cs="Arial"/>
          <w:sz w:val="22"/>
          <w:szCs w:val="22"/>
          <w:lang w:eastAsia="zh-CN"/>
        </w:rPr>
        <w:t xml:space="preserve">, emissions are significantly reduced across all green scenarios. Notably, </w:t>
      </w:r>
      <w:r w:rsidR="00ED01A3" w:rsidRPr="00197164">
        <w:rPr>
          <w:rFonts w:ascii="Arial" w:eastAsiaTheme="minorEastAsia" w:hAnsi="Arial" w:cs="Arial"/>
          <w:sz w:val="22"/>
          <w:szCs w:val="22"/>
          <w:lang w:eastAsia="zh-CN"/>
        </w:rPr>
        <w:t xml:space="preserve">the </w:t>
      </w:r>
      <w:r w:rsidR="008E4371"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 xml:space="preserve">route </w:t>
      </w:r>
      <w:r w:rsidR="00C14722" w:rsidRPr="00197164">
        <w:rPr>
          <w:rFonts w:ascii="Arial" w:eastAsiaTheme="minorEastAsia" w:hAnsi="Arial" w:cs="Arial"/>
          <w:sz w:val="22"/>
          <w:szCs w:val="22"/>
          <w:lang w:eastAsia="zh-CN"/>
        </w:rPr>
        <w:t>displays a negative climate change impact of</w:t>
      </w:r>
      <w:r w:rsidR="00ED01A3" w:rsidRPr="00197164">
        <w:rPr>
          <w:rFonts w:ascii="Arial" w:eastAsiaTheme="minorEastAsia" w:hAnsi="Arial" w:cs="Arial"/>
          <w:sz w:val="22"/>
          <w:szCs w:val="22"/>
          <w:lang w:eastAsia="zh-CN"/>
        </w:rPr>
        <w:t xml:space="preserve"> </w:t>
      </w:r>
      <w:r w:rsidR="00F46F7B" w:rsidRPr="00197164">
        <w:rPr>
          <w:rFonts w:ascii="Arial" w:eastAsiaTheme="minorEastAsia" w:hAnsi="Arial" w:cs="Arial"/>
          <w:sz w:val="22"/>
          <w:szCs w:val="22"/>
          <w:lang w:eastAsia="zh-CN"/>
        </w:rPr>
        <w:br/>
      </w:r>
      <w:r w:rsidR="00C14722" w:rsidRPr="00197164">
        <w:rPr>
          <w:rFonts w:ascii="Arial" w:eastAsiaTheme="minorEastAsia" w:hAnsi="Arial" w:cs="Arial"/>
          <w:sz w:val="22"/>
          <w:szCs w:val="22"/>
          <w:lang w:eastAsia="zh-CN"/>
        </w:rPr>
        <w:t>–6.1 kg CO</w:t>
      </w:r>
      <w:r w:rsidR="00C14722"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noBreakHyphen/>
        <w:t>eq kg</w:t>
      </w:r>
      <w:r w:rsidR="00C14722" w:rsidRPr="00197164">
        <w:rPr>
          <w:rFonts w:ascii="Arial" w:eastAsiaTheme="minorEastAsia" w:hAnsi="Arial" w:cs="Arial"/>
          <w:sz w:val="22"/>
          <w:szCs w:val="22"/>
          <w:vertAlign w:val="superscript"/>
          <w:lang w:eastAsia="zh-CN"/>
        </w:rPr>
        <w:t>–1</w:t>
      </w:r>
      <w:r w:rsidR="00C14722" w:rsidRPr="00197164">
        <w:rPr>
          <w:rFonts w:ascii="Arial" w:eastAsiaTheme="minorEastAsia" w:hAnsi="Arial" w:cs="Arial"/>
          <w:sz w:val="22"/>
          <w:szCs w:val="22"/>
          <w:lang w:eastAsia="zh-CN"/>
        </w:rPr>
        <w:t xml:space="preserve"> due to the utilization of biomethane feedstock</w:t>
      </w:r>
      <w:r w:rsidR="00F072A8" w:rsidRPr="00197164">
        <w:rPr>
          <w:rFonts w:ascii="Arial" w:eastAsiaTheme="minorEastAsia" w:hAnsi="Arial" w:cs="Arial"/>
          <w:sz w:val="22"/>
          <w:szCs w:val="22"/>
          <w:lang w:eastAsia="zh-CN"/>
        </w:rPr>
        <w:t>,</w:t>
      </w:r>
      <w:r w:rsidR="00C14722" w:rsidRPr="00197164">
        <w:rPr>
          <w:rFonts w:ascii="Arial" w:eastAsiaTheme="minorEastAsia" w:hAnsi="Arial" w:cs="Arial"/>
          <w:sz w:val="22"/>
          <w:szCs w:val="22"/>
          <w:lang w:eastAsia="zh-CN"/>
        </w:rPr>
        <w:t xml:space="preserve"> </w:t>
      </w:r>
      <w:r w:rsidR="00F072A8" w:rsidRPr="00197164">
        <w:rPr>
          <w:rFonts w:ascii="Arial" w:eastAsiaTheme="minorEastAsia" w:hAnsi="Arial" w:cs="Arial"/>
          <w:sz w:val="22"/>
          <w:szCs w:val="22"/>
          <w:lang w:eastAsia="zh-CN"/>
        </w:rPr>
        <w:t>which</w:t>
      </w:r>
      <w:r w:rsidR="00C14722" w:rsidRPr="00197164">
        <w:rPr>
          <w:rFonts w:ascii="Arial" w:eastAsiaTheme="minorEastAsia" w:hAnsi="Arial" w:cs="Arial"/>
          <w:sz w:val="22"/>
          <w:szCs w:val="22"/>
          <w:lang w:eastAsia="zh-CN"/>
        </w:rPr>
        <w:t xml:space="preserve"> results in negative net contributions to the overall impacts (on a cradle</w:t>
      </w:r>
      <w:r w:rsidR="00C14722" w:rsidRPr="00197164">
        <w:rPr>
          <w:rFonts w:ascii="Arial" w:eastAsiaTheme="minorEastAsia" w:hAnsi="Arial" w:cs="Arial"/>
          <w:sz w:val="22"/>
          <w:szCs w:val="22"/>
          <w:lang w:eastAsia="zh-CN"/>
        </w:rPr>
        <w:noBreakHyphen/>
        <w:t>to</w:t>
      </w:r>
      <w:r w:rsidR="00C14722" w:rsidRPr="00197164">
        <w:rPr>
          <w:rFonts w:ascii="Arial" w:eastAsiaTheme="minorEastAsia" w:hAnsi="Arial" w:cs="Arial"/>
          <w:sz w:val="22"/>
          <w:szCs w:val="22"/>
          <w:lang w:eastAsia="zh-CN"/>
        </w:rPr>
        <w:noBreakHyphen/>
        <w:t>gate basis) due to the biogenic nature of the carbon.</w:t>
      </w:r>
      <w:r w:rsidR="00E609DC" w:rsidRPr="00197164">
        <w:rPr>
          <w:rFonts w:ascii="Arial" w:eastAsiaTheme="minorEastAsia" w:hAnsi="Arial" w:cs="Arial" w:hint="eastAsia"/>
          <w:sz w:val="22"/>
          <w:vertAlign w:val="superscript"/>
          <w:lang w:eastAsia="zh-CN"/>
        </w:rPr>
        <w:t>8</w:t>
      </w:r>
      <w:r w:rsidR="00A07ABC" w:rsidRPr="00197164">
        <w:rPr>
          <w:rFonts w:ascii="Arial" w:eastAsiaTheme="minorEastAsia" w:hAnsi="Arial" w:cs="Arial" w:hint="eastAsia"/>
          <w:sz w:val="22"/>
          <w:vertAlign w:val="superscript"/>
          <w:lang w:eastAsia="zh-CN"/>
        </w:rPr>
        <w:t>8</w:t>
      </w:r>
      <w:r w:rsidR="00C14722" w:rsidRPr="00197164">
        <w:rPr>
          <w:rFonts w:ascii="Arial" w:eastAsiaTheme="minorEastAsia" w:hAnsi="Arial" w:cs="Arial"/>
          <w:sz w:val="22"/>
          <w:szCs w:val="22"/>
          <w:lang w:eastAsia="zh-CN"/>
        </w:rPr>
        <w:t xml:space="preserve"> Similarly, the impacts for the </w:t>
      </w:r>
      <w:r w:rsidR="009F7E0A" w:rsidRPr="00197164">
        <w:rPr>
          <w:rFonts w:ascii="Arial" w:eastAsiaTheme="minorEastAsia" w:hAnsi="Arial" w:cs="Arial"/>
          <w:sz w:val="22"/>
          <w:szCs w:val="22"/>
          <w:lang w:eastAsia="zh-CN"/>
        </w:rPr>
        <w:t xml:space="preserve">green </w:t>
      </w:r>
      <w:r w:rsidR="00CA43A6" w:rsidRPr="00197164">
        <w:rPr>
          <w:rFonts w:ascii="Arial" w:eastAsiaTheme="minorEastAsia" w:hAnsi="Arial" w:cs="Arial"/>
          <w:sz w:val="22"/>
          <w:szCs w:val="22"/>
          <w:lang w:eastAsia="zh-CN"/>
        </w:rPr>
        <w:t>CaC</w:t>
      </w:r>
      <w:r w:rsidR="00CA43A6"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t xml:space="preserve"> route </w:t>
      </w:r>
      <w:r w:rsidR="009F7E0A" w:rsidRPr="00197164">
        <w:rPr>
          <w:rFonts w:ascii="Arial" w:eastAsiaTheme="minorEastAsia" w:hAnsi="Arial" w:cs="Arial"/>
          <w:sz w:val="22"/>
          <w:szCs w:val="22"/>
          <w:lang w:eastAsia="zh-CN"/>
        </w:rPr>
        <w:t xml:space="preserve">show a 75% </w:t>
      </w:r>
      <w:r w:rsidR="00450840" w:rsidRPr="00197164">
        <w:rPr>
          <w:rFonts w:ascii="Arial" w:eastAsiaTheme="minorEastAsia" w:hAnsi="Arial" w:cs="Arial"/>
          <w:sz w:val="22"/>
          <w:szCs w:val="22"/>
          <w:lang w:eastAsia="zh-CN"/>
        </w:rPr>
        <w:t xml:space="preserve">reduction </w:t>
      </w:r>
      <w:r w:rsidR="00C14722" w:rsidRPr="00197164">
        <w:rPr>
          <w:rFonts w:ascii="Arial" w:eastAsiaTheme="minorEastAsia" w:hAnsi="Arial" w:cs="Arial"/>
          <w:sz w:val="22"/>
          <w:szCs w:val="22"/>
          <w:lang w:eastAsia="zh-CN"/>
        </w:rPr>
        <w:t xml:space="preserve">due to </w:t>
      </w:r>
      <w:r w:rsidR="00B34C99" w:rsidRPr="00197164">
        <w:rPr>
          <w:rFonts w:ascii="Arial" w:eastAsiaTheme="minorEastAsia" w:hAnsi="Arial" w:cs="Arial"/>
          <w:sz w:val="22"/>
          <w:szCs w:val="22"/>
          <w:lang w:eastAsia="zh-CN"/>
        </w:rPr>
        <w:t>the shift</w:t>
      </w:r>
      <w:r w:rsidR="00C14722" w:rsidRPr="00197164">
        <w:rPr>
          <w:rFonts w:ascii="Arial" w:eastAsiaTheme="minorEastAsia" w:hAnsi="Arial" w:cs="Arial"/>
          <w:sz w:val="22"/>
          <w:szCs w:val="22"/>
          <w:lang w:eastAsia="zh-CN"/>
        </w:rPr>
        <w:t xml:space="preserve"> from coke to </w:t>
      </w:r>
      <w:r w:rsidR="002611A2" w:rsidRPr="00197164">
        <w:rPr>
          <w:rFonts w:ascii="Arial" w:eastAsiaTheme="minorEastAsia" w:hAnsi="Arial" w:cs="Arial"/>
          <w:sz w:val="22"/>
          <w:szCs w:val="22"/>
          <w:lang w:eastAsia="zh-CN"/>
        </w:rPr>
        <w:t>carbon</w:t>
      </w:r>
      <w:r w:rsidR="001F5308" w:rsidRPr="00197164">
        <w:rPr>
          <w:rFonts w:ascii="Arial" w:eastAsiaTheme="minorEastAsia" w:hAnsi="Arial" w:cs="Arial"/>
          <w:sz w:val="22"/>
          <w:szCs w:val="22"/>
          <w:lang w:eastAsia="zh-CN"/>
        </w:rPr>
        <w:noBreakHyphen/>
      </w:r>
      <w:r w:rsidR="002611A2" w:rsidRPr="00197164">
        <w:rPr>
          <w:rFonts w:ascii="Arial" w:eastAsiaTheme="minorEastAsia" w:hAnsi="Arial" w:cs="Arial"/>
          <w:sz w:val="22"/>
          <w:szCs w:val="22"/>
          <w:lang w:eastAsia="zh-CN"/>
        </w:rPr>
        <w:t xml:space="preserve">negative </w:t>
      </w:r>
      <w:r w:rsidR="00C14722" w:rsidRPr="00197164">
        <w:rPr>
          <w:rFonts w:ascii="Arial" w:eastAsiaTheme="minorEastAsia" w:hAnsi="Arial" w:cs="Arial"/>
          <w:sz w:val="22"/>
          <w:szCs w:val="22"/>
          <w:lang w:eastAsia="zh-CN"/>
        </w:rPr>
        <w:t>biochar.</w:t>
      </w:r>
      <w:r w:rsidR="00E609DC" w:rsidRPr="00197164">
        <w:rPr>
          <w:rFonts w:ascii="Arial" w:eastAsiaTheme="minorEastAsia" w:hAnsi="Arial" w:cs="Arial" w:hint="eastAsia"/>
          <w:sz w:val="22"/>
          <w:vertAlign w:val="superscript"/>
          <w:lang w:eastAsia="zh-CN"/>
        </w:rPr>
        <w:t>8</w:t>
      </w:r>
      <w:r w:rsidR="00A07ABC" w:rsidRPr="00197164">
        <w:rPr>
          <w:rFonts w:ascii="Arial" w:eastAsiaTheme="minorEastAsia" w:hAnsi="Arial" w:cs="Arial" w:hint="eastAsia"/>
          <w:sz w:val="22"/>
          <w:vertAlign w:val="superscript"/>
          <w:lang w:eastAsia="zh-CN"/>
        </w:rPr>
        <w:t>9</w:t>
      </w:r>
      <w:r w:rsidR="001D4A5F" w:rsidRPr="00197164">
        <w:rPr>
          <w:rFonts w:ascii="Arial" w:eastAsiaTheme="minorEastAsia" w:hAnsi="Arial" w:cs="Arial"/>
          <w:sz w:val="22"/>
          <w:szCs w:val="22"/>
          <w:lang w:eastAsia="zh-CN"/>
        </w:rPr>
        <w:t xml:space="preserve"> </w:t>
      </w:r>
      <w:r w:rsidR="002C61E2" w:rsidRPr="00197164">
        <w:rPr>
          <w:rFonts w:ascii="Arial" w:eastAsiaTheme="minorEastAsia" w:hAnsi="Arial" w:cs="Arial"/>
          <w:sz w:val="22"/>
          <w:szCs w:val="22"/>
          <w:lang w:eastAsia="zh-CN"/>
        </w:rPr>
        <w:t xml:space="preserve">In contrast to the significant reductions observed in the </w:t>
      </w:r>
      <w:r w:rsidR="008E4899" w:rsidRPr="00197164">
        <w:rPr>
          <w:rFonts w:ascii="Arial" w:eastAsiaTheme="minorEastAsia" w:hAnsi="Arial" w:cs="Arial"/>
          <w:sz w:val="22"/>
          <w:szCs w:val="22"/>
          <w:lang w:eastAsia="zh-CN"/>
        </w:rPr>
        <w:t>CaC</w:t>
      </w:r>
      <w:r w:rsidR="008E4899" w:rsidRPr="00197164">
        <w:rPr>
          <w:rFonts w:ascii="Arial" w:eastAsiaTheme="minorEastAsia" w:hAnsi="Arial" w:cs="Arial"/>
          <w:sz w:val="22"/>
          <w:szCs w:val="22"/>
          <w:vertAlign w:val="subscript"/>
          <w:lang w:eastAsia="zh-CN"/>
        </w:rPr>
        <w:t>2</w:t>
      </w:r>
      <w:r w:rsidR="008E4899" w:rsidRPr="00197164">
        <w:rPr>
          <w:rFonts w:ascii="Arial" w:eastAsiaTheme="minorEastAsia" w:hAnsi="Arial" w:cs="Arial" w:hint="eastAsia"/>
          <w:sz w:val="22"/>
          <w:szCs w:val="22"/>
          <w:lang w:eastAsia="zh-CN"/>
        </w:rPr>
        <w:t xml:space="preserve"> </w:t>
      </w:r>
      <w:r w:rsidR="002C61E2" w:rsidRPr="00197164">
        <w:rPr>
          <w:rFonts w:ascii="Arial" w:eastAsiaTheme="minorEastAsia" w:hAnsi="Arial" w:cs="Arial"/>
          <w:sz w:val="22"/>
          <w:szCs w:val="22"/>
          <w:lang w:eastAsia="zh-CN"/>
        </w:rPr>
        <w:t xml:space="preserve">and </w:t>
      </w:r>
      <w:r w:rsidR="00763B49" w:rsidRPr="00197164">
        <w:rPr>
          <w:rFonts w:ascii="Arial" w:eastAsiaTheme="minorEastAsia" w:hAnsi="Arial" w:cs="Arial"/>
          <w:sz w:val="22"/>
          <w:szCs w:val="22"/>
          <w:lang w:eastAsia="zh-CN"/>
        </w:rPr>
        <w:t>PC</w:t>
      </w:r>
      <w:r w:rsidR="002C61E2" w:rsidRPr="00197164">
        <w:rPr>
          <w:rFonts w:ascii="Arial" w:eastAsiaTheme="minorEastAsia" w:hAnsi="Arial" w:cs="Arial"/>
          <w:sz w:val="22"/>
          <w:szCs w:val="22"/>
          <w:lang w:eastAsia="zh-CN"/>
        </w:rPr>
        <w:t xml:space="preserve"> routes, both plasma technologies show only a 45% decrease under the green scenario</w:t>
      </w:r>
      <w:r w:rsidR="00450840" w:rsidRPr="00197164">
        <w:rPr>
          <w:rFonts w:ascii="Arial" w:eastAsiaTheme="minorEastAsia" w:hAnsi="Arial" w:cs="Arial"/>
          <w:sz w:val="22"/>
          <w:szCs w:val="22"/>
          <w:lang w:eastAsia="zh-CN"/>
        </w:rPr>
        <w:t>,</w:t>
      </w:r>
      <w:r w:rsidR="002C61E2" w:rsidRPr="00197164">
        <w:rPr>
          <w:rFonts w:ascii="Arial" w:eastAsiaTheme="minorEastAsia" w:hAnsi="Arial" w:cs="Arial"/>
          <w:sz w:val="22"/>
          <w:szCs w:val="22"/>
          <w:lang w:eastAsia="zh-CN"/>
        </w:rPr>
        <w:t xml:space="preserve"> due to </w:t>
      </w:r>
      <w:r w:rsidR="00C34F55" w:rsidRPr="00197164">
        <w:rPr>
          <w:rFonts w:ascii="Arial" w:eastAsiaTheme="minorEastAsia" w:hAnsi="Arial" w:cs="Arial"/>
          <w:sz w:val="22"/>
          <w:szCs w:val="22"/>
          <w:lang w:eastAsia="zh-CN"/>
        </w:rPr>
        <w:t>their</w:t>
      </w:r>
      <w:r w:rsidR="002C61E2" w:rsidRPr="00197164">
        <w:rPr>
          <w:rFonts w:ascii="Arial" w:eastAsiaTheme="minorEastAsia" w:hAnsi="Arial" w:cs="Arial"/>
          <w:sz w:val="22"/>
          <w:szCs w:val="22"/>
          <w:lang w:eastAsia="zh-CN"/>
        </w:rPr>
        <w:t xml:space="preserve"> heavy reliance on grid electricity</w:t>
      </w:r>
      <w:r w:rsidR="008679FE" w:rsidRPr="00197164">
        <w:rPr>
          <w:rFonts w:ascii="Arial" w:eastAsiaTheme="minorEastAsia" w:hAnsi="Arial" w:cs="Arial"/>
          <w:sz w:val="22"/>
          <w:szCs w:val="22"/>
          <w:lang w:eastAsia="zh-CN"/>
        </w:rPr>
        <w:t>, which is yet to be decarbonized</w:t>
      </w:r>
      <w:r w:rsidR="002C61E2" w:rsidRPr="00197164">
        <w:rPr>
          <w:rFonts w:ascii="Arial" w:eastAsiaTheme="minorEastAsia" w:hAnsi="Arial" w:cs="Arial"/>
          <w:sz w:val="22"/>
          <w:szCs w:val="22"/>
          <w:lang w:eastAsia="zh-CN"/>
        </w:rPr>
        <w:t>.</w:t>
      </w:r>
    </w:p>
    <w:p w14:paraId="789D68EB" w14:textId="0F720245" w:rsidR="00EF71D6" w:rsidRPr="00197164" w:rsidRDefault="00C54D04" w:rsidP="0050339A">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In a future decarbonized scenario projected for 2050, emissions are expected to decrease</w:t>
      </w:r>
      <w:r w:rsidR="00450840" w:rsidRPr="00197164">
        <w:rPr>
          <w:rFonts w:ascii="Arial" w:eastAsiaTheme="minorEastAsia" w:hAnsi="Arial" w:cs="Arial"/>
          <w:sz w:val="22"/>
          <w:szCs w:val="22"/>
          <w:lang w:eastAsia="zh-CN"/>
        </w:rPr>
        <w:t xml:space="preserve"> significantly</w:t>
      </w:r>
      <w:r w:rsidRPr="00197164">
        <w:rPr>
          <w:rFonts w:ascii="Arial" w:eastAsiaTheme="minorEastAsia" w:hAnsi="Arial" w:cs="Arial"/>
          <w:sz w:val="22"/>
          <w:szCs w:val="22"/>
          <w:lang w:eastAsia="zh-CN"/>
        </w:rPr>
        <w:t>, primarily due to the adoption of a decarbonized electricity mix.</w:t>
      </w:r>
      <w:r w:rsidR="00A07ABC" w:rsidRPr="00197164">
        <w:rPr>
          <w:rFonts w:ascii="Arial" w:eastAsiaTheme="minorEastAsia" w:hAnsi="Arial" w:cs="Arial" w:hint="eastAsia"/>
          <w:sz w:val="22"/>
          <w:vertAlign w:val="superscript"/>
          <w:lang w:eastAsia="zh-CN"/>
        </w:rPr>
        <w:t>90</w:t>
      </w:r>
      <w:r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T</w:t>
      </w:r>
      <w:r w:rsidRPr="00197164">
        <w:rPr>
          <w:rFonts w:ascii="Arial" w:eastAsiaTheme="minorEastAsia" w:hAnsi="Arial" w:cs="Arial"/>
          <w:sz w:val="22"/>
          <w:szCs w:val="22"/>
          <w:lang w:eastAsia="zh-CN"/>
        </w:rPr>
        <w:t>he most optimistic scenario (1.5</w:t>
      </w:r>
      <w:r w:rsidRPr="00197164">
        <w:rPr>
          <w:rFonts w:ascii="Arial" w:hAnsi="Arial" w:cs="Arial"/>
          <w:sz w:val="22"/>
          <w:szCs w:val="22"/>
        </w:rPr>
        <w:t> </w:t>
      </w:r>
      <w:r w:rsidRPr="00197164">
        <w:rPr>
          <w:rFonts w:ascii="Arial" w:eastAsiaTheme="minorEastAsia" w:hAnsi="Arial" w:cs="Arial"/>
          <w:sz w:val="22"/>
          <w:szCs w:val="22"/>
          <w:lang w:eastAsia="zh-CN"/>
        </w:rPr>
        <w:t>°C – RCP 1.9)</w:t>
      </w:r>
      <w:r w:rsidR="00ED01A3" w:rsidRPr="00197164">
        <w:rPr>
          <w:rFonts w:ascii="Arial" w:eastAsiaTheme="minorEastAsia" w:hAnsi="Arial" w:cs="Arial"/>
          <w:sz w:val="22"/>
          <w:szCs w:val="22"/>
          <w:lang w:eastAsia="zh-CN"/>
        </w:rPr>
        <w:t xml:space="preserve"> is highlighted in </w:t>
      </w:r>
      <w:r w:rsidR="00ED01A3"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a</w:t>
      </w:r>
      <w:r w:rsidR="0019281E"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(purple scatter)</w:t>
      </w:r>
      <w:r w:rsidR="003A1E02" w:rsidRPr="00197164">
        <w:rPr>
          <w:rFonts w:ascii="Arial" w:eastAsiaTheme="minorEastAsia" w:hAnsi="Arial" w:cs="Arial"/>
          <w:sz w:val="22"/>
          <w:szCs w:val="22"/>
          <w:lang w:eastAsia="zh-CN"/>
        </w:rPr>
        <w:t>.</w:t>
      </w:r>
      <w:r w:rsidR="00A07ABC" w:rsidRPr="00197164">
        <w:rPr>
          <w:rFonts w:ascii="Arial" w:eastAsiaTheme="minorEastAsia" w:hAnsi="Arial" w:cs="Arial" w:hint="eastAsia"/>
          <w:sz w:val="22"/>
          <w:vertAlign w:val="superscript"/>
          <w:lang w:eastAsia="zh-CN"/>
        </w:rPr>
        <w:t>91</w:t>
      </w:r>
      <w:r w:rsidR="003A1E02" w:rsidRPr="00197164">
        <w:rPr>
          <w:rFonts w:ascii="Arial" w:eastAsiaTheme="minorEastAsia" w:hAnsi="Arial" w:cs="Arial"/>
          <w:sz w:val="22"/>
          <w:szCs w:val="22"/>
          <w:lang w:eastAsia="zh-CN"/>
        </w:rPr>
        <w:t xml:space="preserve"> The </w:t>
      </w:r>
      <w:r w:rsidR="00E32045" w:rsidRPr="00197164">
        <w:rPr>
          <w:rFonts w:ascii="Arial" w:eastAsiaTheme="minorEastAsia" w:hAnsi="Arial" w:cs="Arial"/>
          <w:sz w:val="22"/>
          <w:szCs w:val="22"/>
          <w:lang w:eastAsia="zh-CN"/>
        </w:rPr>
        <w:t>CaC</w:t>
      </w:r>
      <w:r w:rsidR="00E32045" w:rsidRPr="00197164">
        <w:rPr>
          <w:rFonts w:ascii="Arial" w:eastAsiaTheme="minorEastAsia" w:hAnsi="Arial" w:cs="Arial"/>
          <w:sz w:val="22"/>
          <w:szCs w:val="22"/>
          <w:vertAlign w:val="subscript"/>
          <w:lang w:eastAsia="zh-CN"/>
        </w:rPr>
        <w:t>2</w:t>
      </w:r>
      <w:r w:rsidR="003A1E02" w:rsidRPr="00197164">
        <w:rPr>
          <w:rFonts w:ascii="Arial" w:eastAsiaTheme="minorEastAsia" w:hAnsi="Arial" w:cs="Arial"/>
          <w:sz w:val="22"/>
          <w:szCs w:val="22"/>
          <w:lang w:eastAsia="zh-CN"/>
        </w:rPr>
        <w:t xml:space="preserve"> route demonstrate</w:t>
      </w:r>
      <w:r w:rsidR="00ED01A3" w:rsidRPr="00197164">
        <w:rPr>
          <w:rFonts w:ascii="Arial" w:eastAsiaTheme="minorEastAsia" w:hAnsi="Arial" w:cs="Arial"/>
          <w:sz w:val="22"/>
          <w:szCs w:val="22"/>
          <w:lang w:eastAsia="zh-CN"/>
        </w:rPr>
        <w:t>s</w:t>
      </w:r>
      <w:r w:rsidR="003A1E02" w:rsidRPr="00197164">
        <w:rPr>
          <w:rFonts w:ascii="Arial" w:eastAsiaTheme="minorEastAsia" w:hAnsi="Arial" w:cs="Arial"/>
          <w:sz w:val="22"/>
          <w:szCs w:val="22"/>
          <w:lang w:eastAsia="zh-CN"/>
        </w:rPr>
        <w:t xml:space="preserve"> a </w:t>
      </w:r>
      <w:r w:rsidR="00ED01A3" w:rsidRPr="00197164">
        <w:rPr>
          <w:rFonts w:ascii="Arial" w:eastAsiaTheme="minorEastAsia" w:hAnsi="Arial" w:cs="Arial"/>
          <w:sz w:val="22"/>
          <w:szCs w:val="22"/>
          <w:lang w:eastAsia="zh-CN"/>
        </w:rPr>
        <w:t xml:space="preserve">63% </w:t>
      </w:r>
      <w:r w:rsidR="003A1E02" w:rsidRPr="00197164">
        <w:rPr>
          <w:rFonts w:ascii="Arial" w:eastAsiaTheme="minorEastAsia" w:hAnsi="Arial" w:cs="Arial"/>
          <w:sz w:val="22"/>
          <w:szCs w:val="22"/>
          <w:lang w:eastAsia="zh-CN"/>
        </w:rPr>
        <w:t xml:space="preserve">reduction </w:t>
      </w:r>
      <w:r w:rsidR="00450840" w:rsidRPr="00197164">
        <w:rPr>
          <w:rFonts w:ascii="Arial" w:eastAsiaTheme="minorEastAsia" w:hAnsi="Arial" w:cs="Arial"/>
          <w:sz w:val="22"/>
          <w:szCs w:val="22"/>
          <w:lang w:eastAsia="zh-CN"/>
        </w:rPr>
        <w:t xml:space="preserve">in emissions </w:t>
      </w:r>
      <w:r w:rsidR="003A1E02" w:rsidRPr="00197164">
        <w:rPr>
          <w:rFonts w:ascii="Arial" w:eastAsiaTheme="minorEastAsia" w:hAnsi="Arial" w:cs="Arial"/>
          <w:sz w:val="22"/>
          <w:szCs w:val="22"/>
          <w:lang w:eastAsia="zh-CN"/>
        </w:rPr>
        <w:t>compared to current impacts under the fossil scenario</w:t>
      </w:r>
      <w:r w:rsidR="00450840" w:rsidRPr="00197164">
        <w:rPr>
          <w:rFonts w:ascii="Arial" w:eastAsiaTheme="minorEastAsia" w:hAnsi="Arial" w:cs="Arial"/>
          <w:sz w:val="22"/>
          <w:szCs w:val="22"/>
          <w:lang w:eastAsia="zh-CN"/>
        </w:rPr>
        <w:t>,</w:t>
      </w:r>
      <w:r w:rsidR="003A1E02" w:rsidRPr="00197164">
        <w:rPr>
          <w:rFonts w:ascii="Arial" w:eastAsiaTheme="minorEastAsia" w:hAnsi="Arial" w:cs="Arial"/>
          <w:sz w:val="22"/>
          <w:szCs w:val="22"/>
          <w:lang w:eastAsia="zh-CN"/>
        </w:rPr>
        <w:t xml:space="preserve"> and </w:t>
      </w:r>
      <w:r w:rsidR="00ED01A3" w:rsidRPr="00197164">
        <w:rPr>
          <w:rFonts w:ascii="Arial" w:eastAsiaTheme="minorEastAsia" w:hAnsi="Arial" w:cs="Arial"/>
          <w:sz w:val="22"/>
          <w:szCs w:val="22"/>
          <w:lang w:eastAsia="zh-CN"/>
        </w:rPr>
        <w:t xml:space="preserve">a </w:t>
      </w:r>
      <w:r w:rsidR="003A1E02" w:rsidRPr="00197164">
        <w:rPr>
          <w:rFonts w:ascii="Arial" w:eastAsiaTheme="minorEastAsia" w:hAnsi="Arial" w:cs="Arial"/>
          <w:sz w:val="22"/>
          <w:szCs w:val="22"/>
          <w:lang w:eastAsia="zh-CN"/>
        </w:rPr>
        <w:t xml:space="preserve">283% </w:t>
      </w:r>
      <w:r w:rsidR="00ED01A3" w:rsidRPr="00197164">
        <w:rPr>
          <w:rFonts w:ascii="Arial" w:eastAsiaTheme="minorEastAsia" w:hAnsi="Arial" w:cs="Arial"/>
          <w:sz w:val="22"/>
          <w:szCs w:val="22"/>
          <w:lang w:eastAsia="zh-CN"/>
        </w:rPr>
        <w:t xml:space="preserve">reduction </w:t>
      </w:r>
      <w:r w:rsidR="003A1E02" w:rsidRPr="00197164">
        <w:rPr>
          <w:rFonts w:ascii="Arial" w:eastAsiaTheme="minorEastAsia" w:hAnsi="Arial" w:cs="Arial"/>
          <w:sz w:val="22"/>
          <w:szCs w:val="22"/>
          <w:lang w:eastAsia="zh-CN"/>
        </w:rPr>
        <w:t xml:space="preserve">under the green scenario. Similar reductions are observed across all production routes. </w:t>
      </w:r>
      <w:r w:rsidR="00AC6BCB" w:rsidRPr="00197164">
        <w:rPr>
          <w:rFonts w:ascii="Arial" w:eastAsiaTheme="minorEastAsia" w:hAnsi="Arial" w:cs="Arial"/>
          <w:sz w:val="22"/>
          <w:szCs w:val="22"/>
          <w:lang w:eastAsia="zh-CN"/>
        </w:rPr>
        <w:t>These results underscore the potential of a decarbonized grid to mitigate climate change impacts, even in fossil</w:t>
      </w:r>
      <w:r w:rsidR="00AC6BCB" w:rsidRPr="00197164">
        <w:rPr>
          <w:rFonts w:ascii="Arial" w:eastAsiaTheme="minorEastAsia" w:hAnsi="Arial" w:cs="Arial"/>
          <w:sz w:val="22"/>
          <w:szCs w:val="22"/>
          <w:lang w:eastAsia="zh-CN"/>
        </w:rPr>
        <w:noBreakHyphen/>
        <w:t xml:space="preserve">based production methods, and especially in the green scenario, as biochar </w:t>
      </w:r>
      <w:r w:rsidR="007F72FD">
        <w:rPr>
          <w:rFonts w:ascii="Arial" w:eastAsiaTheme="minorEastAsia" w:hAnsi="Arial" w:cs="Arial"/>
          <w:sz w:val="22"/>
          <w:szCs w:val="22"/>
          <w:lang w:eastAsia="zh-CN"/>
        </w:rPr>
        <w:t xml:space="preserve">production </w:t>
      </w:r>
      <w:r w:rsidR="00AC6BCB" w:rsidRPr="00197164">
        <w:rPr>
          <w:rFonts w:ascii="Arial" w:eastAsiaTheme="minorEastAsia" w:hAnsi="Arial" w:cs="Arial"/>
          <w:sz w:val="22"/>
          <w:szCs w:val="22"/>
          <w:lang w:eastAsia="zh-CN"/>
        </w:rPr>
        <w:t xml:space="preserve">also uses decarbonized electricity </w:t>
      </w:r>
      <w:r w:rsidR="007F72FD">
        <w:rPr>
          <w:rFonts w:ascii="Arial" w:eastAsiaTheme="minorEastAsia" w:hAnsi="Arial" w:cs="Arial"/>
          <w:sz w:val="22"/>
          <w:szCs w:val="22"/>
          <w:lang w:eastAsia="zh-CN"/>
        </w:rPr>
        <w:t xml:space="preserve">over its life cycle </w:t>
      </w:r>
      <w:r w:rsidR="00AC6BCB" w:rsidRPr="00197164">
        <w:rPr>
          <w:rFonts w:ascii="Arial" w:eastAsiaTheme="minorEastAsia" w:hAnsi="Arial" w:cs="Arial"/>
          <w:sz w:val="22"/>
          <w:szCs w:val="22"/>
          <w:lang w:eastAsia="zh-CN"/>
        </w:rPr>
        <w:t>compared to the current scenario.</w:t>
      </w:r>
    </w:p>
    <w:p w14:paraId="048A1BC2" w14:textId="37C376ED" w:rsidR="00971EE2" w:rsidRPr="00197164" w:rsidRDefault="004C7F8B" w:rsidP="0050339A">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Regarding</w:t>
      </w:r>
      <w:r w:rsidR="00C3591C" w:rsidRPr="00197164">
        <w:rPr>
          <w:rFonts w:ascii="Arial" w:eastAsiaTheme="minorEastAsia" w:hAnsi="Arial" w:cs="Arial"/>
          <w:sz w:val="22"/>
          <w:szCs w:val="22"/>
          <w:lang w:eastAsia="zh-CN"/>
        </w:rPr>
        <w:t xml:space="preserve"> production costs within the fossil scenarios, the </w:t>
      </w:r>
      <w:r w:rsidR="005576E7" w:rsidRPr="00197164">
        <w:rPr>
          <w:rFonts w:ascii="Arial" w:eastAsiaTheme="minorEastAsia" w:hAnsi="Arial" w:cs="Arial"/>
          <w:sz w:val="22"/>
          <w:szCs w:val="22"/>
          <w:lang w:eastAsia="zh-CN"/>
        </w:rPr>
        <w:t>CaC</w:t>
      </w:r>
      <w:r w:rsidR="005576E7" w:rsidRPr="00197164">
        <w:rPr>
          <w:rFonts w:ascii="Arial" w:eastAsiaTheme="minorEastAsia" w:hAnsi="Arial" w:cs="Arial"/>
          <w:sz w:val="22"/>
          <w:szCs w:val="22"/>
          <w:vertAlign w:val="subscript"/>
          <w:lang w:eastAsia="zh-CN"/>
        </w:rPr>
        <w:t>2</w:t>
      </w:r>
      <w:r w:rsidR="00C3591C" w:rsidRPr="00197164">
        <w:rPr>
          <w:rFonts w:ascii="Arial" w:eastAsiaTheme="minorEastAsia" w:hAnsi="Arial" w:cs="Arial"/>
          <w:sz w:val="22"/>
          <w:szCs w:val="22"/>
          <w:lang w:eastAsia="zh-CN"/>
        </w:rPr>
        <w:t xml:space="preserve"> route has the lowest cost (1.2 USD kg</w:t>
      </w:r>
      <w:r w:rsidR="00C3591C" w:rsidRPr="00197164">
        <w:rPr>
          <w:rFonts w:ascii="Arial" w:eastAsiaTheme="minorEastAsia" w:hAnsi="Arial" w:cs="Arial"/>
          <w:sz w:val="22"/>
          <w:szCs w:val="22"/>
          <w:vertAlign w:val="superscript"/>
          <w:lang w:eastAsia="zh-CN"/>
        </w:rPr>
        <w:t>–1</w:t>
      </w:r>
      <w:r w:rsidR="00C3591C" w:rsidRPr="00197164">
        <w:rPr>
          <w:rFonts w:ascii="Arial" w:eastAsiaTheme="minorEastAsia" w:hAnsi="Arial" w:cs="Arial"/>
          <w:sz w:val="22"/>
          <w:szCs w:val="22"/>
          <w:lang w:eastAsia="zh-CN"/>
        </w:rPr>
        <w:t xml:space="preserve">), primarily driven by electricity. The </w:t>
      </w:r>
      <w:r w:rsidR="00100C0A" w:rsidRPr="00197164">
        <w:rPr>
          <w:rFonts w:ascii="Arial" w:eastAsiaTheme="minorEastAsia" w:hAnsi="Arial" w:cs="Arial"/>
          <w:sz w:val="22"/>
          <w:szCs w:val="22"/>
          <w:lang w:eastAsia="zh-CN"/>
        </w:rPr>
        <w:t>PC</w:t>
      </w:r>
      <w:r w:rsidR="00C3591C" w:rsidRPr="00197164">
        <w:rPr>
          <w:rFonts w:ascii="Arial" w:eastAsiaTheme="minorEastAsia" w:hAnsi="Arial" w:cs="Arial"/>
          <w:sz w:val="22"/>
          <w:szCs w:val="22"/>
          <w:lang w:eastAsia="zh-CN"/>
        </w:rPr>
        <w:t xml:space="preserve"> route is more expensive </w:t>
      </w:r>
      <w:r w:rsidR="00F46F7B" w:rsidRPr="00197164">
        <w:rPr>
          <w:rFonts w:ascii="Arial" w:eastAsiaTheme="minorEastAsia" w:hAnsi="Arial" w:cs="Arial"/>
          <w:sz w:val="22"/>
          <w:szCs w:val="22"/>
          <w:lang w:eastAsia="zh-CN"/>
        </w:rPr>
        <w:br/>
      </w:r>
      <w:r w:rsidR="00C3591C" w:rsidRPr="00197164">
        <w:rPr>
          <w:rFonts w:ascii="Arial" w:eastAsiaTheme="minorEastAsia" w:hAnsi="Arial" w:cs="Arial"/>
          <w:sz w:val="22"/>
          <w:szCs w:val="22"/>
          <w:lang w:eastAsia="zh-CN"/>
        </w:rPr>
        <w:t>(2.0 USD kg</w:t>
      </w:r>
      <w:r w:rsidR="00C3591C" w:rsidRPr="00197164">
        <w:rPr>
          <w:rFonts w:ascii="Arial" w:eastAsiaTheme="minorEastAsia" w:hAnsi="Arial" w:cs="Arial"/>
          <w:sz w:val="22"/>
          <w:szCs w:val="22"/>
          <w:vertAlign w:val="superscript"/>
          <w:lang w:eastAsia="zh-CN"/>
        </w:rPr>
        <w:t>–1</w:t>
      </w:r>
      <w:r w:rsidR="00C3591C" w:rsidRPr="00197164">
        <w:rPr>
          <w:rFonts w:ascii="Arial" w:eastAsiaTheme="minorEastAsia" w:hAnsi="Arial" w:cs="Arial"/>
          <w:sz w:val="22"/>
          <w:szCs w:val="22"/>
          <w:lang w:eastAsia="zh-CN"/>
        </w:rPr>
        <w:t>)</w:t>
      </w:r>
      <w:r w:rsidR="00864B8A" w:rsidRPr="00197164">
        <w:rPr>
          <w:rFonts w:ascii="Arial" w:eastAsiaTheme="minorEastAsia" w:hAnsi="Arial" w:cs="Arial"/>
          <w:sz w:val="22"/>
          <w:szCs w:val="22"/>
          <w:lang w:eastAsia="zh-CN"/>
        </w:rPr>
        <w:t xml:space="preserve">, largely due to methane costs. </w:t>
      </w:r>
      <w:r w:rsidR="00F61C38" w:rsidRPr="00197164">
        <w:rPr>
          <w:rFonts w:ascii="Arial" w:eastAsiaTheme="minorEastAsia" w:hAnsi="Arial" w:cs="Arial"/>
          <w:sz w:val="22"/>
          <w:szCs w:val="22"/>
          <w:lang w:eastAsia="zh-CN"/>
        </w:rPr>
        <w:t>Similarly, bo</w:t>
      </w:r>
      <w:r w:rsidR="00864B8A" w:rsidRPr="00197164">
        <w:rPr>
          <w:rFonts w:ascii="Arial" w:eastAsiaTheme="minorEastAsia" w:hAnsi="Arial" w:cs="Arial"/>
          <w:sz w:val="22"/>
          <w:szCs w:val="22"/>
          <w:lang w:eastAsia="zh-CN"/>
        </w:rPr>
        <w:t xml:space="preserve">th plasma routes have </w:t>
      </w:r>
      <w:r w:rsidR="00BB2952" w:rsidRPr="00197164">
        <w:rPr>
          <w:rFonts w:ascii="Arial" w:eastAsiaTheme="minorEastAsia" w:hAnsi="Arial" w:cs="Arial"/>
          <w:sz w:val="22"/>
          <w:szCs w:val="22"/>
          <w:lang w:eastAsia="zh-CN"/>
        </w:rPr>
        <w:t xml:space="preserve">comparable </w:t>
      </w:r>
      <w:r w:rsidR="00864B8A" w:rsidRPr="00197164">
        <w:rPr>
          <w:rFonts w:ascii="Arial" w:eastAsiaTheme="minorEastAsia" w:hAnsi="Arial" w:cs="Arial"/>
          <w:sz w:val="22"/>
          <w:szCs w:val="22"/>
          <w:lang w:eastAsia="zh-CN"/>
        </w:rPr>
        <w:t>costs, averaging 1.7 USD kg</w:t>
      </w:r>
      <w:r w:rsidR="00864B8A" w:rsidRPr="00197164">
        <w:rPr>
          <w:rFonts w:ascii="Arial" w:eastAsiaTheme="minorEastAsia" w:hAnsi="Arial" w:cs="Arial"/>
          <w:sz w:val="22"/>
          <w:szCs w:val="22"/>
          <w:vertAlign w:val="superscript"/>
          <w:lang w:eastAsia="zh-CN"/>
        </w:rPr>
        <w:t>–1</w:t>
      </w:r>
      <w:r w:rsidR="00864B8A" w:rsidRPr="00197164">
        <w:rPr>
          <w:rFonts w:ascii="Arial" w:eastAsiaTheme="minorEastAsia" w:hAnsi="Arial" w:cs="Arial"/>
          <w:sz w:val="22"/>
          <w:szCs w:val="22"/>
          <w:lang w:eastAsia="zh-CN"/>
        </w:rPr>
        <w:t xml:space="preserve">, predominantly due to electricity. In the green scenario, the </w:t>
      </w:r>
      <w:r w:rsidR="002B3C4F" w:rsidRPr="00197164">
        <w:rPr>
          <w:rFonts w:ascii="Arial" w:eastAsiaTheme="minorEastAsia" w:hAnsi="Arial" w:cs="Arial"/>
          <w:sz w:val="22"/>
          <w:szCs w:val="22"/>
          <w:lang w:eastAsia="zh-CN"/>
        </w:rPr>
        <w:t>CaC</w:t>
      </w:r>
      <w:r w:rsidR="002B3C4F" w:rsidRPr="00197164">
        <w:rPr>
          <w:rFonts w:ascii="Arial" w:eastAsiaTheme="minorEastAsia" w:hAnsi="Arial" w:cs="Arial"/>
          <w:sz w:val="22"/>
          <w:szCs w:val="22"/>
          <w:vertAlign w:val="subscript"/>
          <w:lang w:eastAsia="zh-CN"/>
        </w:rPr>
        <w:t>2</w:t>
      </w:r>
      <w:r w:rsidR="00864B8A" w:rsidRPr="00197164">
        <w:rPr>
          <w:rFonts w:ascii="Arial" w:eastAsiaTheme="minorEastAsia" w:hAnsi="Arial" w:cs="Arial"/>
          <w:sz w:val="22"/>
          <w:szCs w:val="22"/>
          <w:lang w:eastAsia="zh-CN"/>
        </w:rPr>
        <w:t xml:space="preserve"> route </w:t>
      </w:r>
      <w:r w:rsidR="00B14E2B" w:rsidRPr="00197164">
        <w:rPr>
          <w:rFonts w:ascii="Arial" w:eastAsiaTheme="minorEastAsia" w:hAnsi="Arial" w:cs="Arial"/>
          <w:sz w:val="22"/>
          <w:szCs w:val="22"/>
          <w:lang w:eastAsia="zh-CN"/>
        </w:rPr>
        <w:t xml:space="preserve">remains </w:t>
      </w:r>
      <w:r w:rsidR="00864B8A" w:rsidRPr="00197164">
        <w:rPr>
          <w:rFonts w:ascii="Arial" w:eastAsiaTheme="minorEastAsia" w:hAnsi="Arial" w:cs="Arial"/>
          <w:sz w:val="22"/>
          <w:szCs w:val="22"/>
          <w:lang w:eastAsia="zh-CN"/>
        </w:rPr>
        <w:t xml:space="preserve">the most economical, with a 32% increase in costs due to the slightly higher cost of biochar compared to coke. The green </w:t>
      </w:r>
      <w:r w:rsidR="008C311B" w:rsidRPr="00197164">
        <w:rPr>
          <w:rFonts w:ascii="Arial" w:eastAsiaTheme="minorEastAsia" w:hAnsi="Arial" w:cs="Arial"/>
          <w:sz w:val="22"/>
          <w:szCs w:val="22"/>
          <w:lang w:eastAsia="zh-CN"/>
        </w:rPr>
        <w:t>PC</w:t>
      </w:r>
      <w:r w:rsidR="00864B8A" w:rsidRPr="00197164">
        <w:rPr>
          <w:rFonts w:ascii="Arial" w:eastAsiaTheme="minorEastAsia" w:hAnsi="Arial" w:cs="Arial"/>
          <w:sz w:val="22"/>
          <w:szCs w:val="22"/>
          <w:lang w:eastAsia="zh-CN"/>
        </w:rPr>
        <w:t xml:space="preserve"> scenario </w:t>
      </w:r>
      <w:r w:rsidR="006E11C3" w:rsidRPr="00197164">
        <w:rPr>
          <w:rFonts w:ascii="Arial" w:eastAsiaTheme="minorEastAsia" w:hAnsi="Arial" w:cs="Arial"/>
          <w:sz w:val="22"/>
          <w:szCs w:val="22"/>
          <w:lang w:eastAsia="zh-CN"/>
        </w:rPr>
        <w:t>is</w:t>
      </w:r>
      <w:r w:rsidR="00864B8A" w:rsidRPr="00197164">
        <w:rPr>
          <w:rFonts w:ascii="Arial" w:eastAsiaTheme="minorEastAsia" w:hAnsi="Arial" w:cs="Arial"/>
          <w:sz w:val="22"/>
          <w:szCs w:val="22"/>
          <w:lang w:eastAsia="zh-CN"/>
        </w:rPr>
        <w:t xml:space="preserve"> the most expensive route, with a 340% increase in costs, driven by the substantial cost of biomethane (five times more expensive than methane). Similarly, plasma routes show at least a 110% increase in costs.</w:t>
      </w:r>
    </w:p>
    <w:p w14:paraId="64E9DF24" w14:textId="630CE1AE" w:rsidR="008617EF" w:rsidRPr="00197164" w:rsidRDefault="00350165" w:rsidP="009C0DC9">
      <w:pPr>
        <w:pStyle w:val="ListParagraph"/>
        <w:snapToGrid w:val="0"/>
        <w:spacing w:line="360" w:lineRule="auto"/>
        <w:ind w:left="0" w:firstLine="446"/>
        <w:contextualSpacing w:val="0"/>
        <w:jc w:val="both"/>
        <w:rPr>
          <w:rFonts w:ascii="Arial" w:hAnsi="Arial" w:cs="Arial"/>
          <w:b/>
          <w:sz w:val="22"/>
          <w:szCs w:val="22"/>
        </w:rPr>
      </w:pPr>
      <w:r w:rsidRPr="00197164">
        <w:rPr>
          <w:rFonts w:ascii="Arial" w:eastAsiaTheme="minorEastAsia" w:hAnsi="Arial" w:cs="Arial" w:hint="eastAsia"/>
          <w:sz w:val="22"/>
          <w:szCs w:val="22"/>
          <w:lang w:eastAsia="zh-CN"/>
        </w:rPr>
        <w:t>I</w:t>
      </w:r>
      <w:r w:rsidR="00595AEE" w:rsidRPr="00197164">
        <w:rPr>
          <w:rFonts w:ascii="Arial" w:eastAsiaTheme="minorEastAsia" w:hAnsi="Arial" w:cs="Arial"/>
          <w:sz w:val="22"/>
          <w:szCs w:val="22"/>
          <w:lang w:eastAsia="zh-CN"/>
        </w:rPr>
        <w:t xml:space="preserve">n the short term, </w:t>
      </w:r>
      <w:r w:rsidR="003C0CE1">
        <w:rPr>
          <w:rFonts w:ascii="Arial" w:eastAsiaTheme="minorEastAsia" w:hAnsi="Arial" w:cs="Arial"/>
          <w:sz w:val="22"/>
          <w:szCs w:val="22"/>
          <w:lang w:eastAsia="zh-CN"/>
        </w:rPr>
        <w:t>a promising focus is to</w:t>
      </w:r>
      <w:r w:rsidR="00595AEE" w:rsidRPr="00197164">
        <w:rPr>
          <w:rFonts w:ascii="Arial" w:eastAsiaTheme="minorEastAsia" w:hAnsi="Arial" w:cs="Arial"/>
          <w:sz w:val="22"/>
          <w:szCs w:val="22"/>
          <w:lang w:eastAsia="zh-CN"/>
        </w:rPr>
        <w:t xml:space="preserve"> </w:t>
      </w:r>
      <w:r w:rsidR="003C0CE1" w:rsidRPr="00197164">
        <w:rPr>
          <w:rFonts w:ascii="Arial" w:eastAsiaTheme="minorEastAsia" w:hAnsi="Arial" w:cs="Arial"/>
          <w:sz w:val="22"/>
          <w:szCs w:val="22"/>
          <w:lang w:eastAsia="zh-CN"/>
        </w:rPr>
        <w:t>optimiz</w:t>
      </w:r>
      <w:r w:rsidR="003C0CE1">
        <w:rPr>
          <w:rFonts w:ascii="Arial" w:eastAsiaTheme="minorEastAsia" w:hAnsi="Arial" w:cs="Arial"/>
          <w:sz w:val="22"/>
          <w:szCs w:val="22"/>
          <w:lang w:eastAsia="zh-CN"/>
        </w:rPr>
        <w:t>e</w:t>
      </w:r>
      <w:r w:rsidR="003C0CE1" w:rsidRPr="00197164">
        <w:rPr>
          <w:rFonts w:ascii="Arial" w:eastAsiaTheme="minorEastAsia" w:hAnsi="Arial" w:cs="Arial"/>
          <w:sz w:val="22"/>
          <w:szCs w:val="22"/>
          <w:lang w:eastAsia="zh-CN"/>
        </w:rPr>
        <w:t xml:space="preserve"> </w:t>
      </w:r>
      <w:r w:rsidR="00595AEE" w:rsidRPr="00197164">
        <w:rPr>
          <w:rFonts w:ascii="Arial" w:eastAsiaTheme="minorEastAsia" w:hAnsi="Arial" w:cs="Arial"/>
          <w:sz w:val="22"/>
          <w:szCs w:val="22"/>
          <w:lang w:eastAsia="zh-CN"/>
        </w:rPr>
        <w:t xml:space="preserve">the existing </w:t>
      </w:r>
      <w:r w:rsidR="00540B1D" w:rsidRPr="00197164">
        <w:rPr>
          <w:rFonts w:ascii="Arial" w:eastAsiaTheme="minorEastAsia" w:hAnsi="Arial" w:cs="Arial"/>
          <w:sz w:val="22"/>
          <w:szCs w:val="22"/>
          <w:lang w:eastAsia="zh-CN"/>
        </w:rPr>
        <w:t>CaC</w:t>
      </w:r>
      <w:r w:rsidR="00540B1D"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production process by transitioning from coke to a blend of coke and biochar, ensuring stable </w:t>
      </w:r>
      <w:r w:rsidR="004E3F95" w:rsidRPr="00197164">
        <w:rPr>
          <w:rFonts w:ascii="Arial" w:eastAsiaTheme="minorEastAsia" w:hAnsi="Arial" w:cs="Arial"/>
          <w:sz w:val="22"/>
          <w:szCs w:val="22"/>
          <w:lang w:eastAsia="zh-CN"/>
        </w:rPr>
        <w:t xml:space="preserve">biochar </w:t>
      </w:r>
      <w:r w:rsidR="00595AEE" w:rsidRPr="00197164">
        <w:rPr>
          <w:rFonts w:ascii="Arial" w:eastAsiaTheme="minorEastAsia" w:hAnsi="Arial" w:cs="Arial"/>
          <w:sz w:val="22"/>
          <w:szCs w:val="22"/>
          <w:lang w:eastAsia="zh-CN"/>
        </w:rPr>
        <w:t>supply chains to main</w:t>
      </w:r>
      <w:r w:rsidR="00FE206A" w:rsidRPr="00197164">
        <w:rPr>
          <w:rFonts w:ascii="Arial" w:eastAsiaTheme="minorEastAsia" w:hAnsi="Arial" w:cs="Arial"/>
          <w:sz w:val="22"/>
          <w:szCs w:val="22"/>
          <w:lang w:eastAsia="zh-CN"/>
        </w:rPr>
        <w:t>tain</w:t>
      </w:r>
      <w:r w:rsidR="00595AEE" w:rsidRPr="00197164">
        <w:rPr>
          <w:rFonts w:ascii="Arial" w:eastAsiaTheme="minorEastAsia" w:hAnsi="Arial" w:cs="Arial"/>
          <w:sz w:val="22"/>
          <w:szCs w:val="22"/>
          <w:lang w:eastAsia="zh-CN"/>
        </w:rPr>
        <w:t xml:space="preserve"> cost</w:t>
      </w:r>
      <w:r w:rsidR="00595AEE" w:rsidRPr="00197164">
        <w:rPr>
          <w:rFonts w:ascii="Arial" w:eastAsiaTheme="minorEastAsia" w:hAnsi="Arial" w:cs="Arial"/>
          <w:sz w:val="22"/>
          <w:szCs w:val="22"/>
          <w:lang w:eastAsia="zh-CN"/>
        </w:rPr>
        <w:noBreakHyphen/>
        <w:t xml:space="preserve">effectiveness. </w:t>
      </w:r>
      <w:r w:rsidR="005C14B7" w:rsidRPr="00197164">
        <w:rPr>
          <w:rFonts w:ascii="Arial" w:eastAsiaTheme="minorEastAsia" w:hAnsi="Arial" w:cs="Arial" w:hint="eastAsia"/>
          <w:sz w:val="22"/>
          <w:szCs w:val="22"/>
          <w:lang w:eastAsia="zh-CN"/>
        </w:rPr>
        <w:t>T</w:t>
      </w:r>
      <w:r w:rsidR="00595AEE" w:rsidRPr="00197164">
        <w:rPr>
          <w:rFonts w:ascii="Arial" w:eastAsiaTheme="minorEastAsia" w:hAnsi="Arial" w:cs="Arial"/>
          <w:sz w:val="22"/>
          <w:szCs w:val="22"/>
          <w:lang w:eastAsia="zh-CN"/>
        </w:rPr>
        <w:t xml:space="preserve">he lower costs of biochar and its </w:t>
      </w:r>
      <w:r w:rsidR="004E3F95" w:rsidRPr="00197164">
        <w:rPr>
          <w:rFonts w:ascii="Arial" w:eastAsiaTheme="minorEastAsia" w:hAnsi="Arial" w:cs="Arial"/>
          <w:sz w:val="22"/>
          <w:szCs w:val="22"/>
          <w:lang w:eastAsia="zh-CN"/>
        </w:rPr>
        <w:t xml:space="preserve">significant </w:t>
      </w:r>
      <w:r w:rsidR="00595AEE" w:rsidRPr="00197164">
        <w:rPr>
          <w:rFonts w:ascii="Arial" w:eastAsiaTheme="minorEastAsia" w:hAnsi="Arial" w:cs="Arial"/>
          <w:sz w:val="22"/>
          <w:szCs w:val="22"/>
          <w:lang w:eastAsia="zh-CN"/>
        </w:rPr>
        <w:t xml:space="preserve">reduction in climate change impacts make the green </w:t>
      </w:r>
      <w:r w:rsidR="00DB1215" w:rsidRPr="00197164">
        <w:rPr>
          <w:rFonts w:ascii="Arial" w:eastAsiaTheme="minorEastAsia" w:hAnsi="Arial" w:cs="Arial"/>
          <w:sz w:val="22"/>
          <w:szCs w:val="22"/>
          <w:lang w:eastAsia="zh-CN"/>
        </w:rPr>
        <w:t>CaC</w:t>
      </w:r>
      <w:r w:rsidR="00DB1215"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route the most favorable option </w:t>
      </w:r>
      <w:r w:rsidR="00D3459B" w:rsidRPr="00197164">
        <w:rPr>
          <w:rFonts w:ascii="Arial" w:eastAsiaTheme="minorEastAsia" w:hAnsi="Arial" w:cs="Arial"/>
          <w:sz w:val="22"/>
          <w:szCs w:val="22"/>
          <w:lang w:eastAsia="zh-CN"/>
        </w:rPr>
        <w:t>for producing</w:t>
      </w:r>
      <w:r w:rsidR="00595AEE" w:rsidRPr="00197164">
        <w:rPr>
          <w:rFonts w:ascii="Arial" w:eastAsiaTheme="minorEastAsia" w:hAnsi="Arial" w:cs="Arial"/>
          <w:sz w:val="22"/>
          <w:szCs w:val="22"/>
          <w:lang w:eastAsia="zh-CN"/>
        </w:rPr>
        <w:t xml:space="preserve"> C</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H</w:t>
      </w:r>
      <w:r w:rsidR="00595AEE" w:rsidRPr="00197164">
        <w:rPr>
          <w:rFonts w:ascii="Arial" w:eastAsiaTheme="minorEastAsia" w:hAnsi="Arial" w:cs="Arial"/>
          <w:sz w:val="22"/>
          <w:szCs w:val="22"/>
          <w:vertAlign w:val="subscript"/>
          <w:lang w:eastAsia="zh-CN"/>
        </w:rPr>
        <w:t>2</w:t>
      </w:r>
      <w:del w:id="34" w:author="Thomas Dursch" w:date="2025-01-10T10:22:00Z" w16du:dateUtc="2025-01-10T15:22:00Z">
        <w:r w:rsidR="00595AEE" w:rsidRPr="00197164" w:rsidDel="00774011">
          <w:rPr>
            <w:rFonts w:ascii="Arial" w:eastAsiaTheme="minorEastAsia" w:hAnsi="Arial" w:cs="Arial"/>
            <w:sz w:val="22"/>
            <w:szCs w:val="22"/>
            <w:lang w:eastAsia="zh-CN"/>
          </w:rPr>
          <w:delText xml:space="preserve">. </w:delText>
        </w:r>
      </w:del>
      <w:ins w:id="35" w:author="Thomas Dursch" w:date="2025-01-10T10:22:00Z" w16du:dateUtc="2025-01-10T15:22:00Z">
        <w:r w:rsidR="00774011">
          <w:rPr>
            <w:rFonts w:ascii="Arial" w:eastAsiaTheme="minorEastAsia" w:hAnsi="Arial" w:cs="Arial"/>
            <w:sz w:val="22"/>
            <w:szCs w:val="22"/>
            <w:lang w:eastAsia="zh-CN"/>
          </w:rPr>
          <w:t xml:space="preserve"> </w:t>
        </w:r>
        <w:commentRangeStart w:id="36"/>
        <w:r w:rsidR="00774011">
          <w:rPr>
            <w:rFonts w:ascii="Arial" w:eastAsiaTheme="minorEastAsia" w:hAnsi="Arial" w:cs="Arial"/>
            <w:sz w:val="22"/>
            <w:szCs w:val="22"/>
            <w:lang w:eastAsia="zh-CN"/>
          </w:rPr>
          <w:t>given this set of calculations</w:t>
        </w:r>
      </w:ins>
      <w:commentRangeEnd w:id="36"/>
      <w:ins w:id="37" w:author="Thomas Dursch" w:date="2025-01-10T10:23:00Z" w16du:dateUtc="2025-01-10T15:23:00Z">
        <w:r w:rsidR="00774011">
          <w:rPr>
            <w:rStyle w:val="CommentReference"/>
          </w:rPr>
          <w:commentReference w:id="36"/>
        </w:r>
      </w:ins>
      <w:ins w:id="38" w:author="Thomas Dursch" w:date="2025-01-10T10:22:00Z" w16du:dateUtc="2025-01-10T15:22:00Z">
        <w:r w:rsidR="00774011">
          <w:rPr>
            <w:rFonts w:ascii="Arial" w:eastAsiaTheme="minorEastAsia" w:hAnsi="Arial" w:cs="Arial"/>
            <w:sz w:val="22"/>
            <w:szCs w:val="22"/>
            <w:lang w:eastAsia="zh-CN"/>
          </w:rPr>
          <w:t>.</w:t>
        </w:r>
        <w:r w:rsidR="00774011" w:rsidRPr="00197164">
          <w:rPr>
            <w:rFonts w:ascii="Arial" w:eastAsiaTheme="minorEastAsia" w:hAnsi="Arial" w:cs="Arial"/>
            <w:sz w:val="22"/>
            <w:szCs w:val="22"/>
            <w:lang w:eastAsia="zh-CN"/>
          </w:rPr>
          <w:t xml:space="preserve"> </w:t>
        </w:r>
      </w:ins>
      <w:r w:rsidR="00595AEE" w:rsidRPr="00197164">
        <w:rPr>
          <w:rFonts w:ascii="Arial" w:eastAsiaTheme="minorEastAsia" w:hAnsi="Arial" w:cs="Arial"/>
          <w:sz w:val="22"/>
          <w:szCs w:val="22"/>
          <w:lang w:eastAsia="zh-CN"/>
        </w:rPr>
        <w:t xml:space="preserve">In the long term, transitioning to renewable sources and </w:t>
      </w:r>
      <w:r w:rsidR="003132C6" w:rsidRPr="00197164">
        <w:rPr>
          <w:rFonts w:ascii="Arial" w:eastAsiaTheme="minorEastAsia" w:hAnsi="Arial" w:cs="Arial"/>
          <w:sz w:val="22"/>
          <w:szCs w:val="22"/>
          <w:lang w:eastAsia="zh-CN"/>
        </w:rPr>
        <w:t xml:space="preserve">engaging </w:t>
      </w:r>
      <w:r w:rsidR="00595AEE" w:rsidRPr="00197164">
        <w:rPr>
          <w:rFonts w:ascii="Arial" w:eastAsiaTheme="minorEastAsia" w:hAnsi="Arial" w:cs="Arial"/>
          <w:sz w:val="22"/>
          <w:szCs w:val="22"/>
          <w:lang w:eastAsia="zh-CN"/>
        </w:rPr>
        <w:t xml:space="preserve">in grid decarbonization initiatives for electricity will further reduce </w:t>
      </w:r>
      <w:r w:rsidR="00CC6167" w:rsidRPr="00197164">
        <w:rPr>
          <w:rFonts w:ascii="Arial" w:eastAsiaTheme="minorEastAsia" w:hAnsi="Arial" w:cs="Arial"/>
          <w:sz w:val="22"/>
          <w:szCs w:val="22"/>
          <w:lang w:eastAsia="zh-CN"/>
        </w:rPr>
        <w:t xml:space="preserve">the </w:t>
      </w:r>
      <w:r w:rsidR="00595AEE" w:rsidRPr="00197164">
        <w:rPr>
          <w:rFonts w:ascii="Arial" w:eastAsiaTheme="minorEastAsia" w:hAnsi="Arial" w:cs="Arial"/>
          <w:sz w:val="22"/>
          <w:szCs w:val="22"/>
          <w:lang w:eastAsia="zh-CN"/>
        </w:rPr>
        <w:t xml:space="preserve">climate change impacts </w:t>
      </w:r>
      <w:r w:rsidR="006010B4" w:rsidRPr="00197164">
        <w:rPr>
          <w:rFonts w:ascii="Arial" w:eastAsiaTheme="minorEastAsia" w:hAnsi="Arial" w:cs="Arial"/>
          <w:sz w:val="22"/>
          <w:szCs w:val="22"/>
          <w:lang w:eastAsia="zh-CN"/>
        </w:rPr>
        <w:t xml:space="preserve">of </w:t>
      </w:r>
      <w:r w:rsidR="003E1B33" w:rsidRPr="00197164">
        <w:rPr>
          <w:rFonts w:ascii="Arial" w:eastAsiaTheme="minorEastAsia" w:hAnsi="Arial" w:cs="Arial"/>
          <w:sz w:val="22"/>
          <w:szCs w:val="22"/>
          <w:lang w:eastAsia="zh-CN"/>
        </w:rPr>
        <w:t>plasma</w:t>
      </w:r>
      <w:r w:rsidR="003E1B33" w:rsidRPr="00197164">
        <w:rPr>
          <w:rFonts w:ascii="Arial" w:eastAsiaTheme="minorEastAsia" w:hAnsi="Arial" w:cs="Arial"/>
          <w:sz w:val="22"/>
          <w:szCs w:val="22"/>
          <w:lang w:eastAsia="zh-CN"/>
        </w:rPr>
        <w:noBreakHyphen/>
        <w:t>based C</w:t>
      </w:r>
      <w:r w:rsidR="003E1B33" w:rsidRPr="00197164">
        <w:rPr>
          <w:rFonts w:ascii="Arial" w:eastAsiaTheme="minorEastAsia" w:hAnsi="Arial" w:cs="Arial"/>
          <w:sz w:val="22"/>
          <w:szCs w:val="22"/>
          <w:vertAlign w:val="subscript"/>
          <w:lang w:eastAsia="zh-CN"/>
        </w:rPr>
        <w:t>2</w:t>
      </w:r>
      <w:r w:rsidR="003E1B33" w:rsidRPr="00197164">
        <w:rPr>
          <w:rFonts w:ascii="Arial" w:eastAsiaTheme="minorEastAsia" w:hAnsi="Arial" w:cs="Arial"/>
          <w:sz w:val="22"/>
          <w:szCs w:val="22"/>
          <w:lang w:eastAsia="zh-CN"/>
        </w:rPr>
        <w:t>H</w:t>
      </w:r>
      <w:r w:rsidR="003E1B33" w:rsidRPr="00197164">
        <w:rPr>
          <w:rFonts w:ascii="Arial" w:eastAsiaTheme="minorEastAsia" w:hAnsi="Arial" w:cs="Arial"/>
          <w:sz w:val="22"/>
          <w:szCs w:val="22"/>
          <w:vertAlign w:val="subscript"/>
          <w:lang w:eastAsia="zh-CN"/>
        </w:rPr>
        <w:t>2</w:t>
      </w:r>
      <w:r w:rsidR="006010B4" w:rsidRPr="00197164">
        <w:rPr>
          <w:rFonts w:ascii="Arial" w:eastAsiaTheme="minorEastAsia" w:hAnsi="Arial" w:cs="Arial"/>
          <w:sz w:val="22"/>
          <w:szCs w:val="22"/>
          <w:lang w:eastAsia="zh-CN"/>
        </w:rPr>
        <w:t xml:space="preserve"> </w:t>
      </w:r>
      <w:r w:rsidR="005C14B7" w:rsidRPr="00197164">
        <w:rPr>
          <w:rFonts w:ascii="Arial" w:eastAsiaTheme="minorEastAsia" w:hAnsi="Arial" w:cs="Arial" w:hint="eastAsia"/>
          <w:sz w:val="22"/>
          <w:szCs w:val="22"/>
          <w:lang w:eastAsia="zh-CN"/>
        </w:rPr>
        <w:t xml:space="preserve">production </w:t>
      </w:r>
      <w:r w:rsidR="00595AEE" w:rsidRPr="00197164">
        <w:rPr>
          <w:rFonts w:ascii="Arial" w:eastAsiaTheme="minorEastAsia" w:hAnsi="Arial" w:cs="Arial"/>
          <w:sz w:val="22"/>
          <w:szCs w:val="22"/>
          <w:lang w:eastAsia="zh-CN"/>
        </w:rPr>
        <w:t xml:space="preserve">at lower costs. </w:t>
      </w:r>
      <w:r w:rsidR="005869D5" w:rsidRPr="00197164">
        <w:rPr>
          <w:rFonts w:ascii="Arial" w:eastAsiaTheme="minorEastAsia" w:hAnsi="Arial" w:cs="Arial"/>
          <w:sz w:val="22"/>
          <w:szCs w:val="22"/>
          <w:lang w:eastAsia="zh-CN"/>
        </w:rPr>
        <w:t xml:space="preserve">Therefore, </w:t>
      </w:r>
      <w:r w:rsidR="007F72FD">
        <w:rPr>
          <w:rFonts w:ascii="Arial" w:eastAsiaTheme="minorEastAsia" w:hAnsi="Arial" w:cs="Arial"/>
          <w:sz w:val="22"/>
          <w:szCs w:val="22"/>
          <w:lang w:eastAsia="zh-CN"/>
        </w:rPr>
        <w:t xml:space="preserve">a </w:t>
      </w:r>
      <w:r w:rsidR="005869D5" w:rsidRPr="00197164">
        <w:rPr>
          <w:rFonts w:ascii="Arial" w:eastAsiaTheme="minorEastAsia" w:hAnsi="Arial" w:cs="Arial"/>
          <w:sz w:val="22"/>
          <w:szCs w:val="22"/>
          <w:lang w:eastAsia="zh-CN"/>
        </w:rPr>
        <w:t>c</w:t>
      </w:r>
      <w:r w:rsidR="00595AEE" w:rsidRPr="00197164">
        <w:rPr>
          <w:rFonts w:ascii="Arial" w:eastAsiaTheme="minorEastAsia" w:hAnsi="Arial" w:cs="Arial"/>
          <w:sz w:val="22"/>
          <w:szCs w:val="22"/>
          <w:lang w:eastAsia="zh-CN"/>
        </w:rPr>
        <w:t xml:space="preserve">omprehensive analysis is essential </w:t>
      </w:r>
      <w:r w:rsidR="00442F1E" w:rsidRPr="00197164">
        <w:rPr>
          <w:rFonts w:ascii="Arial" w:eastAsiaTheme="minorEastAsia" w:hAnsi="Arial" w:cs="Arial"/>
          <w:sz w:val="22"/>
          <w:szCs w:val="22"/>
          <w:lang w:eastAsia="zh-CN"/>
        </w:rPr>
        <w:t xml:space="preserve">for </w:t>
      </w:r>
      <w:r w:rsidR="00595AEE" w:rsidRPr="00197164">
        <w:rPr>
          <w:rFonts w:ascii="Arial" w:eastAsiaTheme="minorEastAsia" w:hAnsi="Arial" w:cs="Arial"/>
          <w:sz w:val="22"/>
          <w:szCs w:val="22"/>
          <w:lang w:eastAsia="zh-CN"/>
        </w:rPr>
        <w:t xml:space="preserve">engaging with stakeholders and advocating for policies </w:t>
      </w:r>
      <w:r w:rsidR="004E3F95" w:rsidRPr="00197164">
        <w:rPr>
          <w:rFonts w:ascii="Arial" w:eastAsiaTheme="minorEastAsia" w:hAnsi="Arial" w:cs="Arial"/>
          <w:sz w:val="22"/>
          <w:szCs w:val="22"/>
          <w:lang w:eastAsia="zh-CN"/>
        </w:rPr>
        <w:t xml:space="preserve">that </w:t>
      </w:r>
      <w:r w:rsidR="005C14B7" w:rsidRPr="00197164">
        <w:rPr>
          <w:rFonts w:ascii="Arial" w:eastAsiaTheme="minorEastAsia" w:hAnsi="Arial" w:cs="Arial" w:hint="eastAsia"/>
          <w:sz w:val="22"/>
          <w:szCs w:val="22"/>
          <w:lang w:eastAsia="zh-CN"/>
        </w:rPr>
        <w:t>steer</w:t>
      </w:r>
      <w:r w:rsidR="005C14B7" w:rsidRPr="00197164">
        <w:rPr>
          <w:rFonts w:ascii="Arial" w:eastAsiaTheme="minorEastAsia" w:hAnsi="Arial" w:cs="Arial"/>
          <w:sz w:val="22"/>
          <w:szCs w:val="22"/>
          <w:lang w:eastAsia="zh-CN"/>
        </w:rPr>
        <w:t xml:space="preserve"> </w:t>
      </w:r>
      <w:r w:rsidR="00595AEE" w:rsidRPr="00197164">
        <w:rPr>
          <w:rFonts w:ascii="Arial" w:eastAsiaTheme="minorEastAsia" w:hAnsi="Arial" w:cs="Arial"/>
          <w:sz w:val="22"/>
          <w:szCs w:val="22"/>
          <w:lang w:eastAsia="zh-CN"/>
        </w:rPr>
        <w:t xml:space="preserve">the chemical industry </w:t>
      </w:r>
      <w:r w:rsidR="00480EA7" w:rsidRPr="00197164">
        <w:rPr>
          <w:rFonts w:ascii="Arial" w:eastAsiaTheme="minorEastAsia" w:hAnsi="Arial" w:cs="Arial"/>
          <w:sz w:val="22"/>
          <w:szCs w:val="22"/>
          <w:lang w:eastAsia="zh-CN"/>
        </w:rPr>
        <w:t>toward</w:t>
      </w:r>
      <w:r w:rsidR="00595AEE" w:rsidRPr="00197164">
        <w:rPr>
          <w:rFonts w:ascii="Arial" w:eastAsiaTheme="minorEastAsia" w:hAnsi="Arial" w:cs="Arial"/>
          <w:sz w:val="22"/>
          <w:szCs w:val="22"/>
          <w:lang w:eastAsia="zh-CN"/>
        </w:rPr>
        <w:t xml:space="preserve"> </w:t>
      </w:r>
      <w:r w:rsidR="005C14B7" w:rsidRPr="00197164">
        <w:rPr>
          <w:rFonts w:ascii="Arial" w:eastAsiaTheme="minorEastAsia" w:hAnsi="Arial" w:cs="Arial" w:hint="eastAsia"/>
          <w:sz w:val="22"/>
          <w:szCs w:val="22"/>
          <w:lang w:eastAsia="zh-CN"/>
        </w:rPr>
        <w:t xml:space="preserve">sustainable and economically viable </w:t>
      </w:r>
      <w:r w:rsidR="00595AEE" w:rsidRPr="00197164">
        <w:rPr>
          <w:rFonts w:ascii="Arial" w:eastAsiaTheme="minorEastAsia" w:hAnsi="Arial" w:cs="Arial"/>
          <w:sz w:val="22"/>
          <w:szCs w:val="22"/>
          <w:lang w:eastAsia="zh-CN"/>
        </w:rPr>
        <w:t>C</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H</w:t>
      </w:r>
      <w:r w:rsidR="00595AEE" w:rsidRPr="00197164">
        <w:rPr>
          <w:rFonts w:ascii="Arial" w:eastAsiaTheme="minorEastAsia" w:hAnsi="Arial" w:cs="Arial"/>
          <w:sz w:val="22"/>
          <w:szCs w:val="22"/>
          <w:vertAlign w:val="subscript"/>
          <w:lang w:eastAsia="zh-CN"/>
        </w:rPr>
        <w:t>2</w:t>
      </w:r>
      <w:r w:rsidR="005C14B7" w:rsidRPr="00197164">
        <w:rPr>
          <w:rFonts w:ascii="Arial" w:eastAsiaTheme="minorEastAsia" w:hAnsi="Arial" w:cs="Arial" w:hint="eastAsia"/>
          <w:sz w:val="22"/>
          <w:szCs w:val="22"/>
          <w:lang w:eastAsia="zh-CN"/>
        </w:rPr>
        <w:t xml:space="preserve"> production</w:t>
      </w:r>
      <w:r w:rsidR="00595AEE" w:rsidRPr="00197164">
        <w:rPr>
          <w:rFonts w:ascii="Arial" w:eastAsiaTheme="minorEastAsia" w:hAnsi="Arial" w:cs="Arial"/>
          <w:sz w:val="22"/>
          <w:szCs w:val="22"/>
          <w:lang w:eastAsia="zh-CN"/>
        </w:rPr>
        <w:t>.</w:t>
      </w:r>
    </w:p>
    <w:p w14:paraId="72FE513A" w14:textId="275A0DE1" w:rsidR="0087731C" w:rsidRPr="000F115B" w:rsidRDefault="006503FC" w:rsidP="000F115B">
      <w:pPr>
        <w:snapToGrid w:val="0"/>
        <w:spacing w:before="240" w:line="360" w:lineRule="auto"/>
        <w:jc w:val="both"/>
        <w:rPr>
          <w:rFonts w:ascii="Arial" w:hAnsi="Arial" w:cs="Arial"/>
          <w:b/>
          <w:bCs/>
          <w:sz w:val="22"/>
          <w:szCs w:val="22"/>
        </w:rPr>
      </w:pPr>
      <w:r w:rsidRPr="000F115B">
        <w:rPr>
          <w:rFonts w:ascii="Arial" w:eastAsiaTheme="minorEastAsia" w:hAnsi="Arial" w:cs="Arial"/>
          <w:b/>
          <w:sz w:val="22"/>
          <w:szCs w:val="22"/>
          <w:lang w:eastAsia="zh-CN"/>
        </w:rPr>
        <w:t>O</w:t>
      </w:r>
      <w:r w:rsidR="0087731C" w:rsidRPr="000F115B">
        <w:rPr>
          <w:rFonts w:ascii="Arial" w:hAnsi="Arial" w:cs="Arial"/>
          <w:b/>
          <w:sz w:val="22"/>
          <w:szCs w:val="22"/>
        </w:rPr>
        <w:t>utlook</w:t>
      </w:r>
    </w:p>
    <w:p w14:paraId="586E1FFD" w14:textId="4CF092F0" w:rsidR="00F23B1B" w:rsidRPr="00197164" w:rsidRDefault="00E8545B" w:rsidP="006F5BC0">
      <w:pPr>
        <w:pStyle w:val="ListParagraph"/>
        <w:spacing w:line="360" w:lineRule="auto"/>
        <w:ind w:left="0"/>
        <w:jc w:val="both"/>
        <w:rPr>
          <w:rFonts w:ascii="Arial" w:eastAsiaTheme="minorEastAsia" w:hAnsi="Arial" w:cs="Arial"/>
          <w:sz w:val="22"/>
          <w:szCs w:val="22"/>
          <w:lang w:eastAsia="zh-CN"/>
        </w:rPr>
      </w:pPr>
      <w:bookmarkStart w:id="39" w:name="_Hlk166062738"/>
      <w:r w:rsidRPr="00197164">
        <w:rPr>
          <w:rFonts w:ascii="Arial" w:eastAsiaTheme="minorEastAsia" w:hAnsi="Arial" w:cs="Arial" w:hint="eastAsia"/>
          <w:sz w:val="22"/>
          <w:szCs w:val="22"/>
          <w:lang w:eastAsia="zh-CN"/>
        </w:rPr>
        <w:t>T</w:t>
      </w:r>
      <w:r w:rsidRPr="00197164">
        <w:rPr>
          <w:rFonts w:ascii="Arial" w:eastAsiaTheme="minorEastAsia" w:hAnsi="Arial" w:cs="Arial"/>
          <w:sz w:val="22"/>
          <w:szCs w:val="22"/>
          <w:lang w:eastAsia="zh-CN"/>
        </w:rPr>
        <w:t xml:space="preserve">ransitioning to </w:t>
      </w:r>
      <w:r w:rsidR="006E4EDF" w:rsidRPr="00197164">
        <w:rPr>
          <w:rFonts w:ascii="Arial" w:eastAsiaTheme="minorEastAsia" w:hAnsi="Arial" w:cs="Arial" w:hint="eastAsia"/>
          <w:sz w:val="22"/>
          <w:szCs w:val="22"/>
          <w:lang w:eastAsia="zh-CN"/>
        </w:rPr>
        <w:t xml:space="preserve">a </w:t>
      </w:r>
      <w:r w:rsidRPr="00197164">
        <w:rPr>
          <w:rFonts w:ascii="Arial" w:eastAsiaTheme="minorEastAsia" w:hAnsi="Arial" w:cs="Arial" w:hint="eastAsia"/>
          <w:sz w:val="22"/>
          <w:szCs w:val="22"/>
          <w:lang w:eastAsia="zh-CN"/>
        </w:rPr>
        <w:t xml:space="preserve">sustainable chemical industry is a </w:t>
      </w:r>
      <w:r w:rsidR="00125884" w:rsidRPr="00197164">
        <w:rPr>
          <w:rFonts w:ascii="Arial" w:eastAsiaTheme="minorEastAsia" w:hAnsi="Arial" w:cs="Arial" w:hint="eastAsia"/>
          <w:sz w:val="22"/>
          <w:szCs w:val="22"/>
          <w:lang w:eastAsia="zh-CN"/>
        </w:rPr>
        <w:t xml:space="preserve">global </w:t>
      </w:r>
      <w:r w:rsidR="00861772" w:rsidRPr="00197164">
        <w:rPr>
          <w:rFonts w:ascii="Arial" w:eastAsiaTheme="minorEastAsia" w:hAnsi="Arial" w:cs="Arial"/>
          <w:sz w:val="22"/>
          <w:szCs w:val="22"/>
          <w:lang w:eastAsia="zh-CN"/>
        </w:rPr>
        <w:t>imperative</w:t>
      </w:r>
      <w:r w:rsidR="00861772" w:rsidRPr="00197164">
        <w:rPr>
          <w:rFonts w:ascii="Arial" w:eastAsiaTheme="minorEastAsia" w:hAnsi="Arial" w:cs="Arial" w:hint="eastAsia"/>
          <w:sz w:val="22"/>
          <w:szCs w:val="22"/>
          <w:lang w:eastAsia="zh-CN"/>
        </w:rPr>
        <w:t xml:space="preserve"> </w:t>
      </w:r>
      <w:r w:rsidR="006E4EDF" w:rsidRPr="00197164">
        <w:rPr>
          <w:rFonts w:ascii="Arial" w:eastAsiaTheme="minorEastAsia" w:hAnsi="Arial" w:cs="Arial" w:hint="eastAsia"/>
          <w:sz w:val="22"/>
          <w:szCs w:val="22"/>
          <w:lang w:eastAsia="zh-CN"/>
        </w:rPr>
        <w:t>that presents</w:t>
      </w:r>
      <w:r w:rsidRPr="00197164">
        <w:rPr>
          <w:rFonts w:ascii="Arial" w:eastAsiaTheme="minorEastAsia" w:hAnsi="Arial" w:cs="Arial" w:hint="eastAsia"/>
          <w:sz w:val="22"/>
          <w:szCs w:val="22"/>
          <w:lang w:eastAsia="zh-CN"/>
        </w:rPr>
        <w:t xml:space="preserve"> </w:t>
      </w:r>
      <w:r w:rsidR="006E4EDF" w:rsidRPr="00197164">
        <w:rPr>
          <w:rFonts w:ascii="Arial" w:eastAsiaTheme="minorEastAsia" w:hAnsi="Arial" w:cs="Arial" w:hint="eastAsia"/>
          <w:sz w:val="22"/>
          <w:szCs w:val="22"/>
          <w:lang w:eastAsia="zh-CN"/>
        </w:rPr>
        <w:t>an opportunity to revitalize the acetylene</w:t>
      </w:r>
      <w:r w:rsidR="00125884" w:rsidRPr="00197164">
        <w:rPr>
          <w:rFonts w:ascii="Arial" w:eastAsiaTheme="minorEastAsia" w:hAnsi="Arial" w:cs="Arial" w:hint="eastAsia"/>
          <w:sz w:val="22"/>
          <w:szCs w:val="22"/>
          <w:lang w:eastAsia="zh-CN"/>
        </w:rPr>
        <w:t xml:space="preserve"> industry.</w:t>
      </w:r>
      <w:r w:rsidRPr="00197164">
        <w:rPr>
          <w:rFonts w:ascii="Arial" w:eastAsiaTheme="minorEastAsia" w:hAnsi="Arial" w:cs="Arial" w:hint="eastAsia"/>
          <w:sz w:val="22"/>
          <w:szCs w:val="22"/>
          <w:lang w:eastAsia="zh-CN"/>
        </w:rPr>
        <w:t xml:space="preserve"> To </w:t>
      </w:r>
      <w:r w:rsidR="00A31383" w:rsidRPr="00197164">
        <w:rPr>
          <w:rFonts w:ascii="Arial" w:eastAsiaTheme="minorEastAsia" w:hAnsi="Arial" w:cs="Arial" w:hint="eastAsia"/>
          <w:sz w:val="22"/>
          <w:szCs w:val="22"/>
          <w:lang w:eastAsia="zh-CN"/>
        </w:rPr>
        <w:t>achieve</w:t>
      </w:r>
      <w:r w:rsidRPr="00197164">
        <w:rPr>
          <w:rFonts w:ascii="Arial" w:eastAsiaTheme="minorEastAsia" w:hAnsi="Arial" w:cs="Arial" w:hint="eastAsia"/>
          <w:sz w:val="22"/>
          <w:szCs w:val="22"/>
          <w:lang w:eastAsia="zh-CN"/>
        </w:rPr>
        <w:t xml:space="preserve"> this, </w:t>
      </w:r>
      <w:r w:rsidR="00A31383" w:rsidRPr="00197164">
        <w:rPr>
          <w:rFonts w:ascii="Arial" w:eastAsiaTheme="minorEastAsia" w:hAnsi="Arial" w:cs="Arial" w:hint="eastAsia"/>
          <w:sz w:val="22"/>
          <w:szCs w:val="22"/>
          <w:lang w:eastAsia="zh-CN"/>
        </w:rPr>
        <w:t>focus on both</w:t>
      </w:r>
      <w:r w:rsidR="00C713D2" w:rsidRPr="00197164">
        <w:rPr>
          <w:rFonts w:ascii="Arial" w:eastAsiaTheme="minorEastAsia" w:hAnsi="Arial" w:cs="Arial" w:hint="eastAsia"/>
          <w:sz w:val="22"/>
          <w:szCs w:val="22"/>
          <w:lang w:eastAsia="zh-CN"/>
        </w:rPr>
        <w:t xml:space="preserve">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production and</w:t>
      </w:r>
      <w:r w:rsidRPr="00197164">
        <w:rPr>
          <w:rFonts w:ascii="Arial" w:eastAsiaTheme="minorEastAsia" w:hAnsi="Arial" w:cs="Arial"/>
          <w:sz w:val="22"/>
          <w:szCs w:val="22"/>
          <w:lang w:eastAsia="zh-CN"/>
        </w:rPr>
        <w:t xml:space="preserve"> </w:t>
      </w:r>
      <w:r w:rsidR="00A31383" w:rsidRPr="00197164">
        <w:rPr>
          <w:rFonts w:ascii="Arial" w:eastAsiaTheme="minorEastAsia" w:hAnsi="Arial" w:cs="Arial" w:hint="eastAsia"/>
          <w:sz w:val="22"/>
          <w:szCs w:val="22"/>
          <w:lang w:eastAsia="zh-CN"/>
        </w:rPr>
        <w:t>its</w:t>
      </w:r>
      <w:r w:rsidRPr="00197164">
        <w:rPr>
          <w:rFonts w:ascii="Arial" w:eastAsiaTheme="minorEastAsia" w:hAnsi="Arial" w:cs="Arial" w:hint="eastAsia"/>
          <w:sz w:val="22"/>
          <w:szCs w:val="22"/>
          <w:lang w:eastAsia="zh-CN"/>
        </w:rPr>
        <w:t xml:space="preserve"> chemistry</w:t>
      </w:r>
      <w:r w:rsidR="00C713D2" w:rsidRPr="00197164">
        <w:rPr>
          <w:rFonts w:ascii="Arial" w:eastAsiaTheme="minorEastAsia" w:hAnsi="Arial" w:cs="Arial" w:hint="eastAsia"/>
          <w:sz w:val="22"/>
          <w:szCs w:val="22"/>
          <w:lang w:eastAsia="zh-CN"/>
        </w:rPr>
        <w:t xml:space="preserve"> </w:t>
      </w:r>
      <w:r w:rsidR="00A31383" w:rsidRPr="00197164">
        <w:rPr>
          <w:rFonts w:ascii="Arial" w:eastAsiaTheme="minorEastAsia" w:hAnsi="Arial" w:cs="Arial" w:hint="eastAsia"/>
          <w:sz w:val="22"/>
          <w:szCs w:val="22"/>
          <w:lang w:eastAsia="zh-CN"/>
        </w:rPr>
        <w:t>is essential</w:t>
      </w:r>
      <w:r w:rsidRPr="00197164">
        <w:rPr>
          <w:rFonts w:ascii="Arial" w:eastAsiaTheme="minorEastAsia" w:hAnsi="Arial" w:cs="Arial" w:hint="eastAsia"/>
          <w:sz w:val="22"/>
          <w:szCs w:val="22"/>
          <w:lang w:eastAsia="zh-CN"/>
        </w:rPr>
        <w:t xml:space="preserve">. </w:t>
      </w:r>
      <w:r w:rsidR="00C713D2" w:rsidRPr="00197164">
        <w:rPr>
          <w:rFonts w:ascii="Arial" w:eastAsiaTheme="minorEastAsia" w:hAnsi="Arial" w:cs="Arial" w:hint="eastAsia"/>
          <w:sz w:val="22"/>
          <w:szCs w:val="22"/>
          <w:lang w:eastAsia="zh-CN"/>
        </w:rPr>
        <w:t xml:space="preserve">For production, </w:t>
      </w:r>
      <w:r w:rsidR="005E6E60" w:rsidRPr="00197164">
        <w:rPr>
          <w:rFonts w:ascii="Arial" w:eastAsiaTheme="minorEastAsia" w:hAnsi="Arial" w:cs="Arial" w:hint="eastAsia"/>
          <w:sz w:val="22"/>
          <w:szCs w:val="22"/>
          <w:lang w:eastAsia="zh-CN"/>
        </w:rPr>
        <w:t xml:space="preserve">two </w:t>
      </w:r>
      <w:r w:rsidR="00C543E3" w:rsidRPr="00197164">
        <w:rPr>
          <w:rFonts w:ascii="Arial" w:eastAsiaTheme="minorEastAsia" w:hAnsi="Arial" w:cs="Arial" w:hint="eastAsia"/>
          <w:sz w:val="22"/>
          <w:szCs w:val="22"/>
          <w:lang w:eastAsia="zh-CN"/>
        </w:rPr>
        <w:t xml:space="preserve">main </w:t>
      </w:r>
      <w:r w:rsidR="00C543E3" w:rsidRPr="00197164">
        <w:rPr>
          <w:rFonts w:ascii="Arial" w:eastAsiaTheme="minorEastAsia" w:hAnsi="Arial" w:cs="Arial"/>
          <w:sz w:val="22"/>
          <w:szCs w:val="22"/>
          <w:lang w:eastAsia="zh-CN"/>
        </w:rPr>
        <w:t>strategies</w:t>
      </w:r>
      <w:r w:rsidR="007C6949" w:rsidRPr="00197164">
        <w:rPr>
          <w:rFonts w:ascii="Arial" w:eastAsiaTheme="minorEastAsia" w:hAnsi="Arial" w:cs="Arial"/>
          <w:sz w:val="22"/>
          <w:szCs w:val="22"/>
          <w:lang w:eastAsia="zh-CN"/>
        </w:rPr>
        <w:t xml:space="preserve"> are considered</w:t>
      </w:r>
      <w:r w:rsidR="005E6E60" w:rsidRPr="00197164">
        <w:rPr>
          <w:rFonts w:ascii="Arial" w:eastAsiaTheme="minorEastAsia" w:hAnsi="Arial" w:cs="Arial" w:hint="eastAsia"/>
          <w:sz w:val="22"/>
          <w:szCs w:val="22"/>
          <w:lang w:eastAsia="zh-CN"/>
        </w:rPr>
        <w:t xml:space="preserve">: </w:t>
      </w:r>
      <w:r w:rsidR="007F72FD">
        <w:rPr>
          <w:rFonts w:ascii="Arial" w:eastAsiaTheme="minorEastAsia" w:hAnsi="Arial" w:cs="Arial"/>
          <w:sz w:val="22"/>
          <w:szCs w:val="22"/>
          <w:lang w:eastAsia="zh-CN"/>
        </w:rPr>
        <w:t>(i) </w:t>
      </w:r>
      <w:r w:rsidR="00C543E3" w:rsidRPr="00197164">
        <w:rPr>
          <w:rFonts w:ascii="Arial" w:eastAsiaTheme="minorEastAsia" w:hAnsi="Arial" w:cs="Arial"/>
          <w:sz w:val="22"/>
          <w:szCs w:val="22"/>
          <w:lang w:eastAsia="zh-CN"/>
        </w:rPr>
        <w:t>integrating</w:t>
      </w:r>
      <w:r w:rsidR="00C543E3" w:rsidRPr="00197164">
        <w:rPr>
          <w:rFonts w:ascii="Arial" w:eastAsiaTheme="minorEastAsia" w:hAnsi="Arial" w:cs="Arial" w:hint="eastAsia"/>
          <w:sz w:val="22"/>
          <w:szCs w:val="22"/>
          <w:lang w:eastAsia="zh-CN"/>
        </w:rPr>
        <w:t xml:space="preserve"> </w:t>
      </w:r>
      <w:r w:rsidR="005E6E60" w:rsidRPr="00197164">
        <w:rPr>
          <w:rFonts w:ascii="Arial" w:eastAsiaTheme="minorEastAsia" w:hAnsi="Arial" w:cs="Arial" w:hint="eastAsia"/>
          <w:sz w:val="22"/>
          <w:szCs w:val="22"/>
          <w:lang w:eastAsia="zh-CN"/>
        </w:rPr>
        <w:t>mature</w:t>
      </w:r>
      <w:r w:rsidR="005E6E60" w:rsidRPr="00197164">
        <w:rPr>
          <w:rFonts w:ascii="Arial" w:eastAsiaTheme="minorEastAsia" w:hAnsi="Arial" w:cs="Arial"/>
          <w:sz w:val="22"/>
          <w:szCs w:val="22"/>
          <w:lang w:eastAsia="zh-CN"/>
        </w:rPr>
        <w:t xml:space="preserve"> technologies with renewable carbon sources</w:t>
      </w:r>
      <w:r w:rsidR="006331F3" w:rsidRPr="00197164">
        <w:rPr>
          <w:rFonts w:ascii="Arial" w:eastAsiaTheme="minorEastAsia" w:hAnsi="Arial" w:cs="Arial"/>
          <w:sz w:val="22"/>
          <w:szCs w:val="22"/>
          <w:lang w:eastAsia="zh-CN"/>
        </w:rPr>
        <w:t xml:space="preserve"> </w:t>
      </w:r>
      <w:r w:rsidR="005E6E60" w:rsidRPr="00197164">
        <w:rPr>
          <w:rFonts w:ascii="Arial" w:eastAsiaTheme="minorEastAsia" w:hAnsi="Arial" w:cs="Arial"/>
          <w:sz w:val="22"/>
          <w:szCs w:val="22"/>
          <w:lang w:eastAsia="zh-CN"/>
        </w:rPr>
        <w:t xml:space="preserve">and </w:t>
      </w:r>
      <w:r w:rsidR="00C543E3" w:rsidRPr="00197164">
        <w:rPr>
          <w:rFonts w:ascii="Arial" w:eastAsiaTheme="minorEastAsia" w:hAnsi="Arial" w:cs="Arial" w:hint="eastAsia"/>
          <w:sz w:val="22"/>
          <w:szCs w:val="22"/>
          <w:lang w:eastAsia="zh-CN"/>
        </w:rPr>
        <w:t xml:space="preserve">decarbonized </w:t>
      </w:r>
      <w:r w:rsidR="005E6E60" w:rsidRPr="00197164">
        <w:rPr>
          <w:rFonts w:ascii="Arial" w:eastAsiaTheme="minorEastAsia" w:hAnsi="Arial" w:cs="Arial"/>
          <w:sz w:val="22"/>
          <w:szCs w:val="22"/>
          <w:lang w:eastAsia="zh-CN"/>
        </w:rPr>
        <w:t xml:space="preserve">electricity to </w:t>
      </w:r>
      <w:r w:rsidR="007C6949" w:rsidRPr="00197164">
        <w:rPr>
          <w:rFonts w:ascii="Arial" w:eastAsiaTheme="minorEastAsia" w:hAnsi="Arial" w:cs="Arial"/>
          <w:sz w:val="22"/>
          <w:szCs w:val="22"/>
          <w:lang w:eastAsia="zh-CN"/>
        </w:rPr>
        <w:t xml:space="preserve">reduce </w:t>
      </w:r>
      <w:r w:rsidR="005E6E60" w:rsidRPr="00197164">
        <w:rPr>
          <w:rFonts w:ascii="Arial" w:eastAsiaTheme="minorEastAsia" w:hAnsi="Arial" w:cs="Arial"/>
          <w:sz w:val="22"/>
          <w:szCs w:val="22"/>
          <w:lang w:eastAsia="zh-CN"/>
        </w:rPr>
        <w:t xml:space="preserve">the carbon </w:t>
      </w:r>
      <w:r w:rsidR="00C55618" w:rsidRPr="00197164">
        <w:rPr>
          <w:rFonts w:ascii="Arial" w:eastAsiaTheme="minorEastAsia" w:hAnsi="Arial" w:cs="Arial"/>
          <w:sz w:val="22"/>
          <w:szCs w:val="22"/>
          <w:lang w:eastAsia="zh-CN"/>
        </w:rPr>
        <w:t>footprint</w:t>
      </w:r>
      <w:r w:rsidR="006517E4" w:rsidRPr="00197164">
        <w:rPr>
          <w:rFonts w:ascii="Arial" w:eastAsiaTheme="minorEastAsia" w:hAnsi="Arial" w:cs="Arial" w:hint="eastAsia"/>
          <w:sz w:val="22"/>
          <w:szCs w:val="22"/>
          <w:lang w:eastAsia="zh-CN"/>
        </w:rPr>
        <w:t>, and</w:t>
      </w:r>
      <w:r w:rsidR="005E6E60" w:rsidRPr="00197164">
        <w:rPr>
          <w:rFonts w:ascii="Arial" w:eastAsiaTheme="minorEastAsia" w:hAnsi="Arial" w:cs="Arial" w:hint="eastAsia"/>
          <w:sz w:val="22"/>
          <w:szCs w:val="22"/>
          <w:lang w:eastAsia="zh-CN"/>
        </w:rPr>
        <w:t xml:space="preserve"> </w:t>
      </w:r>
      <w:r w:rsidR="007F72FD">
        <w:rPr>
          <w:rFonts w:ascii="Arial" w:eastAsiaTheme="minorEastAsia" w:hAnsi="Arial" w:cs="Arial"/>
          <w:sz w:val="22"/>
          <w:szCs w:val="22"/>
          <w:lang w:eastAsia="zh-CN"/>
        </w:rPr>
        <w:t>(ii) </w:t>
      </w:r>
      <w:r w:rsidR="00B55BBF" w:rsidRPr="00197164">
        <w:rPr>
          <w:rFonts w:ascii="Arial" w:eastAsiaTheme="minorEastAsia" w:hAnsi="Arial" w:cs="Arial" w:hint="eastAsia"/>
          <w:sz w:val="22"/>
          <w:szCs w:val="22"/>
          <w:lang w:eastAsia="zh-CN"/>
        </w:rPr>
        <w:t>explor</w:t>
      </w:r>
      <w:r w:rsidR="00C543E3" w:rsidRPr="00197164">
        <w:rPr>
          <w:rFonts w:ascii="Arial" w:eastAsiaTheme="minorEastAsia" w:hAnsi="Arial" w:cs="Arial" w:hint="eastAsia"/>
          <w:sz w:val="22"/>
          <w:szCs w:val="22"/>
          <w:lang w:eastAsia="zh-CN"/>
        </w:rPr>
        <w:t>ing</w:t>
      </w:r>
      <w:r w:rsidR="00B55BBF" w:rsidRPr="00197164">
        <w:rPr>
          <w:rFonts w:ascii="Arial" w:eastAsiaTheme="minorEastAsia" w:hAnsi="Arial" w:cs="Arial" w:hint="eastAsia"/>
          <w:sz w:val="22"/>
          <w:szCs w:val="22"/>
          <w:lang w:eastAsia="zh-CN"/>
        </w:rPr>
        <w:t xml:space="preserve"> emerging technologies</w:t>
      </w:r>
      <w:r w:rsidR="0052164C" w:rsidRPr="00197164">
        <w:rPr>
          <w:rFonts w:ascii="Arial" w:eastAsiaTheme="minorEastAsia" w:hAnsi="Arial" w:cs="Arial" w:hint="eastAsia"/>
          <w:sz w:val="22"/>
          <w:szCs w:val="22"/>
          <w:lang w:eastAsia="zh-CN"/>
        </w:rPr>
        <w:t xml:space="preserve"> </w:t>
      </w:r>
      <w:r w:rsidR="00C543E3" w:rsidRPr="00197164">
        <w:rPr>
          <w:rFonts w:ascii="Arial" w:eastAsiaTheme="minorEastAsia" w:hAnsi="Arial" w:cs="Arial" w:hint="eastAsia"/>
          <w:sz w:val="22"/>
          <w:szCs w:val="22"/>
          <w:lang w:eastAsia="zh-CN"/>
        </w:rPr>
        <w:t xml:space="preserve">to </w:t>
      </w:r>
      <w:r w:rsidR="005633F0" w:rsidRPr="00197164">
        <w:rPr>
          <w:rFonts w:ascii="Arial" w:eastAsiaTheme="minorEastAsia" w:hAnsi="Arial" w:cs="Arial" w:hint="eastAsia"/>
          <w:sz w:val="22"/>
          <w:szCs w:val="22"/>
          <w:lang w:eastAsia="zh-CN"/>
        </w:rPr>
        <w:t>improve</w:t>
      </w:r>
      <w:r w:rsidR="005633F0" w:rsidRPr="00197164">
        <w:rPr>
          <w:rFonts w:ascii="Arial" w:eastAsiaTheme="minorEastAsia" w:hAnsi="Arial" w:cs="Arial"/>
          <w:sz w:val="22"/>
          <w:szCs w:val="22"/>
          <w:lang w:eastAsia="zh-CN"/>
        </w:rPr>
        <w:t xml:space="preserve"> </w:t>
      </w:r>
      <w:r w:rsidR="00357B96" w:rsidRPr="00197164">
        <w:rPr>
          <w:rFonts w:ascii="Arial" w:eastAsiaTheme="minorEastAsia" w:hAnsi="Arial" w:cs="Arial"/>
          <w:sz w:val="22"/>
          <w:szCs w:val="22"/>
          <w:lang w:eastAsia="zh-CN"/>
        </w:rPr>
        <w:t>C</w:t>
      </w:r>
      <w:r w:rsidR="00357B96" w:rsidRPr="00197164">
        <w:rPr>
          <w:rFonts w:ascii="Arial" w:eastAsiaTheme="minorEastAsia" w:hAnsi="Arial" w:cs="Arial"/>
          <w:sz w:val="22"/>
          <w:szCs w:val="22"/>
          <w:vertAlign w:val="subscript"/>
          <w:lang w:eastAsia="zh-CN"/>
        </w:rPr>
        <w:t>2</w:t>
      </w:r>
      <w:r w:rsidR="00357B96" w:rsidRPr="00197164">
        <w:rPr>
          <w:rFonts w:ascii="Arial" w:eastAsiaTheme="minorEastAsia" w:hAnsi="Arial" w:cs="Arial"/>
          <w:sz w:val="22"/>
          <w:szCs w:val="22"/>
          <w:lang w:eastAsia="zh-CN"/>
        </w:rPr>
        <w:t>H</w:t>
      </w:r>
      <w:r w:rsidR="00357B96" w:rsidRPr="00197164">
        <w:rPr>
          <w:rFonts w:ascii="Arial" w:eastAsiaTheme="minorEastAsia" w:hAnsi="Arial" w:cs="Arial"/>
          <w:sz w:val="22"/>
          <w:szCs w:val="22"/>
          <w:vertAlign w:val="subscript"/>
          <w:lang w:eastAsia="zh-CN"/>
        </w:rPr>
        <w:t>2</w:t>
      </w:r>
      <w:r w:rsidR="00357B96" w:rsidRPr="00197164">
        <w:rPr>
          <w:rFonts w:ascii="Arial" w:eastAsiaTheme="minorEastAsia" w:hAnsi="Arial" w:cs="Arial" w:hint="eastAsia"/>
          <w:sz w:val="22"/>
          <w:szCs w:val="22"/>
          <w:lang w:eastAsia="zh-CN"/>
        </w:rPr>
        <w:t xml:space="preserve"> yield and energy </w:t>
      </w:r>
      <w:r w:rsidR="00357B96" w:rsidRPr="00197164">
        <w:rPr>
          <w:rFonts w:ascii="Arial" w:eastAsiaTheme="minorEastAsia" w:hAnsi="Arial" w:cs="Arial"/>
          <w:sz w:val="22"/>
          <w:szCs w:val="22"/>
          <w:lang w:eastAsia="zh-CN"/>
        </w:rPr>
        <w:t>efficiency</w:t>
      </w:r>
      <w:r w:rsidR="005E6E60" w:rsidRPr="00197164">
        <w:rPr>
          <w:rFonts w:ascii="Arial" w:eastAsiaTheme="minorEastAsia" w:hAnsi="Arial" w:cs="Arial" w:hint="eastAsia"/>
          <w:sz w:val="22"/>
          <w:szCs w:val="22"/>
          <w:lang w:eastAsia="zh-CN"/>
        </w:rPr>
        <w:t>.</w:t>
      </w:r>
      <w:r w:rsidR="00C413C7" w:rsidRPr="00197164">
        <w:rPr>
          <w:rFonts w:ascii="Arial" w:eastAsiaTheme="minorEastAsia" w:hAnsi="Arial" w:cs="Arial" w:hint="eastAsia"/>
          <w:color w:val="000000" w:themeColor="text1"/>
          <w:sz w:val="22"/>
          <w:szCs w:val="22"/>
          <w:lang w:eastAsia="zh-CN"/>
        </w:rPr>
        <w:t xml:space="preserve"> </w:t>
      </w:r>
      <w:r w:rsidR="00CC7B69" w:rsidRPr="00197164">
        <w:rPr>
          <w:rFonts w:ascii="Arial" w:eastAsiaTheme="minorEastAsia" w:hAnsi="Arial" w:cs="Arial"/>
          <w:sz w:val="22"/>
          <w:szCs w:val="22"/>
          <w:lang w:eastAsia="zh-CN"/>
        </w:rPr>
        <w:t xml:space="preserve">Replacing natural gas with more expensive </w:t>
      </w:r>
      <w:r w:rsidR="00393AEB" w:rsidRPr="00197164">
        <w:rPr>
          <w:rFonts w:ascii="Arial" w:eastAsiaTheme="minorEastAsia" w:hAnsi="Arial" w:cs="Arial"/>
          <w:sz w:val="22"/>
          <w:szCs w:val="22"/>
          <w:lang w:eastAsia="zh-CN"/>
        </w:rPr>
        <w:t xml:space="preserve">biomethane </w:t>
      </w:r>
      <w:r w:rsidR="00CC7B69" w:rsidRPr="00197164">
        <w:rPr>
          <w:rFonts w:ascii="Arial" w:eastAsiaTheme="minorEastAsia" w:hAnsi="Arial" w:cs="Arial"/>
          <w:sz w:val="22"/>
          <w:szCs w:val="22"/>
          <w:lang w:eastAsia="zh-CN"/>
        </w:rPr>
        <w:t xml:space="preserve">is not suitable </w:t>
      </w:r>
      <w:r w:rsidR="00D62B08" w:rsidRPr="00197164">
        <w:rPr>
          <w:rFonts w:ascii="Arial" w:eastAsiaTheme="minorEastAsia" w:hAnsi="Arial" w:cs="Arial"/>
          <w:sz w:val="22"/>
          <w:szCs w:val="22"/>
          <w:lang w:eastAsia="zh-CN"/>
        </w:rPr>
        <w:t>for</w:t>
      </w:r>
      <w:r w:rsidR="00663989" w:rsidRPr="00197164">
        <w:rPr>
          <w:rFonts w:ascii="Arial" w:eastAsiaTheme="minorEastAsia" w:hAnsi="Arial" w:cs="Arial"/>
          <w:sz w:val="22"/>
          <w:szCs w:val="22"/>
          <w:lang w:eastAsia="zh-CN"/>
        </w:rPr>
        <w:t xml:space="preserve"> </w:t>
      </w:r>
      <w:r w:rsidR="00D62B08" w:rsidRPr="00197164">
        <w:rPr>
          <w:rFonts w:ascii="Arial" w:eastAsiaTheme="minorEastAsia" w:hAnsi="Arial" w:cs="Arial"/>
          <w:sz w:val="22"/>
          <w:szCs w:val="22"/>
          <w:lang w:eastAsia="zh-CN"/>
        </w:rPr>
        <w:t xml:space="preserve">the </w:t>
      </w:r>
      <w:r w:rsidR="00763B49" w:rsidRPr="00197164">
        <w:rPr>
          <w:rFonts w:ascii="Arial" w:eastAsiaTheme="minorEastAsia" w:hAnsi="Arial" w:cs="Arial"/>
          <w:sz w:val="22"/>
          <w:szCs w:val="22"/>
          <w:lang w:eastAsia="zh-CN"/>
        </w:rPr>
        <w:t>PC</w:t>
      </w:r>
      <w:r w:rsidR="00663989" w:rsidRPr="00197164">
        <w:rPr>
          <w:rFonts w:ascii="Arial" w:eastAsiaTheme="minorEastAsia" w:hAnsi="Arial" w:cs="Arial"/>
          <w:sz w:val="22"/>
          <w:szCs w:val="22"/>
          <w:lang w:eastAsia="zh-CN"/>
        </w:rPr>
        <w:t xml:space="preserve"> </w:t>
      </w:r>
      <w:r w:rsidR="00D62B08" w:rsidRPr="00197164">
        <w:rPr>
          <w:rFonts w:ascii="Arial" w:eastAsiaTheme="minorEastAsia" w:hAnsi="Arial" w:cs="Arial"/>
          <w:sz w:val="22"/>
          <w:szCs w:val="22"/>
          <w:lang w:eastAsia="zh-CN"/>
        </w:rPr>
        <w:t>route</w:t>
      </w:r>
      <w:r w:rsidR="00CC7B69" w:rsidRPr="00197164">
        <w:rPr>
          <w:rFonts w:ascii="Arial" w:eastAsiaTheme="minorEastAsia" w:hAnsi="Arial" w:cs="Arial"/>
          <w:sz w:val="22"/>
          <w:szCs w:val="22"/>
          <w:lang w:eastAsia="zh-CN"/>
        </w:rPr>
        <w:t xml:space="preserve">, </w:t>
      </w:r>
      <w:r w:rsidR="004969F4" w:rsidRPr="00197164">
        <w:rPr>
          <w:rFonts w:ascii="Arial" w:eastAsiaTheme="minorEastAsia" w:hAnsi="Arial" w:cs="Arial"/>
          <w:sz w:val="22"/>
          <w:szCs w:val="22"/>
          <w:lang w:eastAsia="zh-CN"/>
        </w:rPr>
        <w:t xml:space="preserve">as it </w:t>
      </w:r>
      <w:r w:rsidR="00C543E3" w:rsidRPr="00197164">
        <w:rPr>
          <w:rFonts w:ascii="Arial" w:eastAsiaTheme="minorEastAsia" w:hAnsi="Arial" w:cs="Arial" w:hint="eastAsia"/>
          <w:sz w:val="22"/>
          <w:szCs w:val="22"/>
          <w:lang w:eastAsia="zh-CN"/>
        </w:rPr>
        <w:t>requires</w:t>
      </w:r>
      <w:r w:rsidR="00C543E3" w:rsidRPr="00197164">
        <w:rPr>
          <w:rFonts w:ascii="Arial" w:eastAsiaTheme="minorEastAsia" w:hAnsi="Arial" w:cs="Arial"/>
          <w:sz w:val="22"/>
          <w:szCs w:val="22"/>
          <w:lang w:eastAsia="zh-CN"/>
        </w:rPr>
        <w:t xml:space="preserve"> </w:t>
      </w:r>
      <w:r w:rsidR="00C543E3" w:rsidRPr="00197164">
        <w:rPr>
          <w:rFonts w:ascii="Arial" w:eastAsiaTheme="minorEastAsia" w:hAnsi="Arial" w:cs="Arial" w:hint="eastAsia"/>
          <w:sz w:val="22"/>
          <w:szCs w:val="22"/>
          <w:lang w:eastAsia="zh-CN"/>
        </w:rPr>
        <w:t>nearly</w:t>
      </w:r>
      <w:r w:rsidR="004969F4" w:rsidRPr="00197164">
        <w:rPr>
          <w:rFonts w:ascii="Arial" w:eastAsiaTheme="minorEastAsia" w:hAnsi="Arial" w:cs="Arial"/>
          <w:sz w:val="22"/>
          <w:szCs w:val="22"/>
          <w:lang w:eastAsia="zh-CN"/>
        </w:rPr>
        <w:t xml:space="preserve"> three times more </w:t>
      </w:r>
      <w:r w:rsidR="00393AEB" w:rsidRPr="00197164">
        <w:rPr>
          <w:rFonts w:ascii="Arial" w:eastAsiaTheme="minorEastAsia" w:hAnsi="Arial" w:cs="Arial"/>
          <w:sz w:val="22"/>
          <w:szCs w:val="22"/>
          <w:lang w:eastAsia="zh-CN"/>
        </w:rPr>
        <w:t xml:space="preserve">biomethane </w:t>
      </w:r>
      <w:r w:rsidR="00C543E3" w:rsidRPr="00197164">
        <w:rPr>
          <w:rFonts w:ascii="Arial" w:eastAsiaTheme="minorEastAsia" w:hAnsi="Arial" w:cs="Arial" w:hint="eastAsia"/>
          <w:sz w:val="22"/>
          <w:szCs w:val="22"/>
          <w:lang w:eastAsia="zh-CN"/>
        </w:rPr>
        <w:t>than</w:t>
      </w:r>
      <w:r w:rsidR="00393AEB" w:rsidRPr="00197164">
        <w:rPr>
          <w:rFonts w:ascii="Arial" w:eastAsiaTheme="minorEastAsia" w:hAnsi="Arial" w:cs="Arial"/>
          <w:sz w:val="22"/>
          <w:szCs w:val="22"/>
          <w:lang w:eastAsia="zh-CN"/>
        </w:rPr>
        <w:t xml:space="preserve"> </w:t>
      </w:r>
      <w:r w:rsidR="004969F4" w:rsidRPr="00197164">
        <w:rPr>
          <w:rFonts w:ascii="Arial" w:eastAsiaTheme="minorEastAsia" w:hAnsi="Arial" w:cs="Arial"/>
          <w:sz w:val="22"/>
          <w:szCs w:val="22"/>
          <w:lang w:eastAsia="zh-CN"/>
        </w:rPr>
        <w:t>plasma technolog</w:t>
      </w:r>
      <w:r w:rsidR="00393AEB" w:rsidRPr="00197164">
        <w:rPr>
          <w:rFonts w:ascii="Arial" w:eastAsiaTheme="minorEastAsia" w:hAnsi="Arial" w:cs="Arial"/>
          <w:sz w:val="22"/>
          <w:szCs w:val="22"/>
          <w:lang w:eastAsia="zh-CN"/>
        </w:rPr>
        <w:t>ies</w:t>
      </w:r>
      <w:r w:rsidR="009D186D" w:rsidRPr="00197164">
        <w:rPr>
          <w:rFonts w:ascii="Arial" w:eastAsiaTheme="minorEastAsia" w:hAnsi="Arial" w:cs="Arial"/>
          <w:sz w:val="22"/>
          <w:szCs w:val="22"/>
          <w:lang w:eastAsia="zh-CN"/>
        </w:rPr>
        <w:t>.</w:t>
      </w:r>
      <w:r w:rsidR="00D62B08" w:rsidRPr="00197164">
        <w:rPr>
          <w:rFonts w:ascii="Arial" w:eastAsiaTheme="minorEastAsia" w:hAnsi="Arial" w:cs="Arial"/>
          <w:sz w:val="22"/>
          <w:szCs w:val="22"/>
          <w:lang w:eastAsia="zh-CN"/>
        </w:rPr>
        <w:t xml:space="preserve"> Consequently, biochar-based CaC</w:t>
      </w:r>
      <w:r w:rsidR="00D62B08" w:rsidRPr="00197164">
        <w:rPr>
          <w:rFonts w:ascii="Arial" w:eastAsiaTheme="minorEastAsia" w:hAnsi="Arial" w:cs="Arial"/>
          <w:sz w:val="22"/>
          <w:szCs w:val="22"/>
          <w:vertAlign w:val="subscript"/>
          <w:lang w:eastAsia="zh-CN"/>
        </w:rPr>
        <w:t>2</w:t>
      </w:r>
      <w:r w:rsidR="00D62B08" w:rsidRPr="00197164">
        <w:rPr>
          <w:rFonts w:ascii="Arial" w:eastAsiaTheme="minorEastAsia" w:hAnsi="Arial" w:cs="Arial"/>
          <w:sz w:val="22"/>
          <w:szCs w:val="22"/>
          <w:lang w:eastAsia="zh-CN"/>
        </w:rPr>
        <w:t xml:space="preserve"> and </w:t>
      </w:r>
      <w:r w:rsidR="00563D58" w:rsidRPr="00197164">
        <w:rPr>
          <w:rFonts w:ascii="Arial" w:eastAsiaTheme="minorEastAsia" w:hAnsi="Arial" w:cs="Arial"/>
          <w:sz w:val="22"/>
          <w:szCs w:val="22"/>
          <w:lang w:eastAsia="zh-CN"/>
        </w:rPr>
        <w:t>biomethane</w:t>
      </w:r>
      <w:r w:rsidR="00BB4F75" w:rsidRPr="00197164">
        <w:rPr>
          <w:rFonts w:ascii="Arial" w:eastAsiaTheme="minorEastAsia" w:hAnsi="Arial" w:cs="Arial"/>
          <w:sz w:val="22"/>
          <w:szCs w:val="22"/>
          <w:lang w:eastAsia="zh-CN"/>
        </w:rPr>
        <w:noBreakHyphen/>
      </w:r>
      <w:r w:rsidR="00D62B08" w:rsidRPr="00197164">
        <w:rPr>
          <w:rFonts w:ascii="Arial" w:eastAsiaTheme="minorEastAsia" w:hAnsi="Arial" w:cs="Arial"/>
          <w:sz w:val="22"/>
          <w:szCs w:val="22"/>
          <w:lang w:eastAsia="zh-CN"/>
        </w:rPr>
        <w:t xml:space="preserve">based plasma routes </w:t>
      </w:r>
      <w:r w:rsidR="00563BA9" w:rsidRPr="00197164">
        <w:rPr>
          <w:rFonts w:ascii="Arial" w:eastAsiaTheme="minorEastAsia" w:hAnsi="Arial" w:cs="Arial" w:hint="eastAsia"/>
          <w:sz w:val="22"/>
          <w:szCs w:val="22"/>
          <w:lang w:eastAsia="zh-CN"/>
        </w:rPr>
        <w:t xml:space="preserve">are expected to </w:t>
      </w:r>
      <w:r w:rsidR="00D62B08" w:rsidRPr="00197164">
        <w:rPr>
          <w:rFonts w:ascii="Arial" w:eastAsiaTheme="minorEastAsia" w:hAnsi="Arial" w:cs="Arial"/>
          <w:sz w:val="22"/>
          <w:szCs w:val="22"/>
          <w:lang w:eastAsia="zh-CN"/>
        </w:rPr>
        <w:t>become more prominent</w:t>
      </w:r>
      <w:r w:rsidR="004E3F95" w:rsidRPr="00197164">
        <w:rPr>
          <w:rFonts w:ascii="Arial" w:eastAsiaTheme="minorEastAsia" w:hAnsi="Arial" w:cs="Arial"/>
          <w:sz w:val="22"/>
          <w:szCs w:val="22"/>
          <w:lang w:eastAsia="zh-CN"/>
        </w:rPr>
        <w:t>.</w:t>
      </w:r>
      <w:r w:rsidR="00C543E3"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T</w:t>
      </w:r>
      <w:r w:rsidR="00C543E3" w:rsidRPr="00197164">
        <w:rPr>
          <w:rFonts w:ascii="Arial" w:eastAsiaTheme="minorEastAsia" w:hAnsi="Arial" w:cs="Arial" w:hint="eastAsia"/>
          <w:sz w:val="22"/>
          <w:szCs w:val="22"/>
          <w:lang w:eastAsia="zh-CN"/>
        </w:rPr>
        <w:t>heir</w:t>
      </w:r>
      <w:r w:rsidR="00F23B1B" w:rsidRPr="00197164">
        <w:rPr>
          <w:rFonts w:ascii="Arial" w:eastAsiaTheme="minorEastAsia" w:hAnsi="Arial" w:cs="Arial" w:hint="eastAsia"/>
          <w:sz w:val="22"/>
          <w:szCs w:val="22"/>
          <w:lang w:eastAsia="zh-CN"/>
        </w:rPr>
        <w:t xml:space="preserve"> development </w:t>
      </w:r>
      <w:r w:rsidR="004E3F95" w:rsidRPr="00197164">
        <w:rPr>
          <w:rFonts w:ascii="Arial" w:eastAsiaTheme="minorEastAsia" w:hAnsi="Arial" w:cs="Arial"/>
          <w:sz w:val="22"/>
          <w:szCs w:val="22"/>
          <w:lang w:eastAsia="zh-CN"/>
        </w:rPr>
        <w:t xml:space="preserve">will </w:t>
      </w:r>
      <w:r w:rsidR="00C543E3" w:rsidRPr="00197164">
        <w:rPr>
          <w:rFonts w:ascii="Arial" w:eastAsiaTheme="minorEastAsia" w:hAnsi="Arial" w:cs="Arial" w:hint="eastAsia"/>
          <w:sz w:val="22"/>
          <w:szCs w:val="22"/>
          <w:lang w:eastAsia="zh-CN"/>
        </w:rPr>
        <w:t>d</w:t>
      </w:r>
      <w:r w:rsidR="00F23B1B" w:rsidRPr="00197164">
        <w:rPr>
          <w:rFonts w:ascii="Arial" w:eastAsiaTheme="minorEastAsia" w:hAnsi="Arial" w:cs="Arial"/>
          <w:sz w:val="22"/>
          <w:szCs w:val="22"/>
          <w:lang w:eastAsia="zh-CN"/>
        </w:rPr>
        <w:t>epend on the availability and cost of biochar and biomethane</w:t>
      </w:r>
      <w:r w:rsidR="008679FE" w:rsidRPr="00197164">
        <w:rPr>
          <w:rFonts w:ascii="Arial" w:eastAsiaTheme="minorEastAsia" w:hAnsi="Arial" w:cs="Arial"/>
          <w:sz w:val="22"/>
          <w:szCs w:val="22"/>
          <w:lang w:eastAsia="zh-CN"/>
        </w:rPr>
        <w:t xml:space="preserve">, </w:t>
      </w:r>
      <w:r w:rsidR="004E3F95" w:rsidRPr="00197164">
        <w:rPr>
          <w:rFonts w:ascii="Arial" w:eastAsiaTheme="minorEastAsia" w:hAnsi="Arial" w:cs="Arial"/>
          <w:sz w:val="22"/>
          <w:szCs w:val="22"/>
          <w:lang w:eastAsia="zh-CN"/>
        </w:rPr>
        <w:t>with</w:t>
      </w:r>
      <w:r w:rsidR="008679FE" w:rsidRPr="00197164">
        <w:rPr>
          <w:rFonts w:ascii="Arial" w:eastAsiaTheme="minorEastAsia" w:hAnsi="Arial" w:cs="Arial"/>
          <w:sz w:val="22"/>
          <w:szCs w:val="22"/>
          <w:lang w:eastAsia="zh-CN"/>
        </w:rPr>
        <w:t xml:space="preserve"> competitive uses </w:t>
      </w:r>
      <w:r w:rsidR="004E3F95" w:rsidRPr="00197164">
        <w:rPr>
          <w:rFonts w:ascii="Arial" w:eastAsiaTheme="minorEastAsia" w:hAnsi="Arial" w:cs="Arial"/>
          <w:sz w:val="22"/>
          <w:szCs w:val="22"/>
          <w:lang w:eastAsia="zh-CN"/>
        </w:rPr>
        <w:t xml:space="preserve">emerging </w:t>
      </w:r>
      <w:r w:rsidR="00C36B32" w:rsidRPr="00197164">
        <w:rPr>
          <w:rFonts w:ascii="Arial" w:eastAsiaTheme="minorEastAsia" w:hAnsi="Arial" w:cs="Arial"/>
          <w:sz w:val="22"/>
          <w:szCs w:val="22"/>
          <w:lang w:eastAsia="zh-CN"/>
        </w:rPr>
        <w:t>(</w:t>
      </w:r>
      <w:r w:rsidR="00AB5348">
        <w:rPr>
          <w:rFonts w:ascii="Arial" w:eastAsiaTheme="minorEastAsia" w:hAnsi="Arial" w:cs="Arial"/>
          <w:sz w:val="22"/>
          <w:szCs w:val="22"/>
          <w:lang w:eastAsia="zh-CN"/>
        </w:rPr>
        <w:t>for example,</w:t>
      </w:r>
      <w:r w:rsidR="00C36B32" w:rsidRPr="00197164">
        <w:rPr>
          <w:rFonts w:ascii="Arial" w:eastAsiaTheme="minorEastAsia" w:hAnsi="Arial" w:cs="Arial"/>
          <w:sz w:val="22"/>
          <w:szCs w:val="22"/>
          <w:lang w:eastAsia="zh-CN"/>
        </w:rPr>
        <w:t xml:space="preserve"> </w:t>
      </w:r>
      <w:r w:rsidR="00174381" w:rsidRPr="00197164">
        <w:rPr>
          <w:rFonts w:ascii="Arial" w:eastAsiaTheme="minorEastAsia" w:hAnsi="Arial" w:cs="Arial"/>
          <w:sz w:val="22"/>
          <w:szCs w:val="22"/>
          <w:lang w:eastAsia="zh-CN"/>
        </w:rPr>
        <w:t xml:space="preserve">biochar for carbon removal and </w:t>
      </w:r>
      <w:r w:rsidR="00C36B32" w:rsidRPr="00197164">
        <w:rPr>
          <w:rFonts w:ascii="Arial" w:eastAsiaTheme="minorEastAsia" w:hAnsi="Arial" w:cs="Arial"/>
          <w:sz w:val="22"/>
          <w:szCs w:val="22"/>
          <w:lang w:eastAsia="zh-CN"/>
        </w:rPr>
        <w:t xml:space="preserve">biomethane </w:t>
      </w:r>
      <w:r w:rsidR="004E3F95" w:rsidRPr="00197164">
        <w:rPr>
          <w:rFonts w:ascii="Arial" w:eastAsiaTheme="minorEastAsia" w:hAnsi="Arial" w:cs="Arial"/>
          <w:sz w:val="22"/>
          <w:szCs w:val="22"/>
          <w:lang w:eastAsia="zh-CN"/>
        </w:rPr>
        <w:t xml:space="preserve">for </w:t>
      </w:r>
      <w:r w:rsidR="00C36B32" w:rsidRPr="00197164">
        <w:rPr>
          <w:rFonts w:ascii="Arial" w:eastAsiaTheme="minorEastAsia" w:hAnsi="Arial" w:cs="Arial"/>
          <w:sz w:val="22"/>
          <w:szCs w:val="22"/>
          <w:lang w:eastAsia="zh-CN"/>
        </w:rPr>
        <w:t>defossiliz</w:t>
      </w:r>
      <w:r w:rsidR="004E3F95" w:rsidRPr="00197164">
        <w:rPr>
          <w:rFonts w:ascii="Arial" w:eastAsiaTheme="minorEastAsia" w:hAnsi="Arial" w:cs="Arial"/>
          <w:sz w:val="22"/>
          <w:szCs w:val="22"/>
          <w:lang w:eastAsia="zh-CN"/>
        </w:rPr>
        <w:t>ing</w:t>
      </w:r>
      <w:r w:rsidR="00C36B32" w:rsidRPr="00197164">
        <w:rPr>
          <w:rFonts w:ascii="Arial" w:eastAsiaTheme="minorEastAsia" w:hAnsi="Arial" w:cs="Arial"/>
          <w:sz w:val="22"/>
          <w:szCs w:val="22"/>
          <w:lang w:eastAsia="zh-CN"/>
        </w:rPr>
        <w:t xml:space="preserve"> industrial heating)</w:t>
      </w:r>
      <w:r w:rsidR="00F23B1B" w:rsidRPr="00197164">
        <w:rPr>
          <w:rFonts w:ascii="Arial" w:eastAsiaTheme="minorEastAsia" w:hAnsi="Arial" w:cs="Arial"/>
          <w:sz w:val="22"/>
          <w:szCs w:val="22"/>
          <w:lang w:eastAsia="zh-CN"/>
        </w:rPr>
        <w:t>.</w:t>
      </w:r>
      <w:r w:rsidR="008839D8" w:rsidRPr="00197164">
        <w:rPr>
          <w:rFonts w:ascii="Arial" w:eastAsiaTheme="minorEastAsia" w:hAnsi="Arial" w:cs="Arial" w:hint="eastAsia"/>
          <w:sz w:val="22"/>
          <w:szCs w:val="22"/>
          <w:lang w:eastAsia="zh-CN"/>
        </w:rPr>
        <w:t xml:space="preserve"> </w:t>
      </w:r>
      <w:r w:rsidR="00773E4B" w:rsidRPr="00197164">
        <w:rPr>
          <w:rFonts w:ascii="Arial" w:eastAsiaTheme="minorEastAsia" w:hAnsi="Arial" w:cs="Arial"/>
          <w:sz w:val="22"/>
          <w:szCs w:val="22"/>
          <w:lang w:eastAsia="zh-CN"/>
        </w:rPr>
        <w:t>Given the explosive potential of 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H</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on</w:t>
      </w:r>
      <w:r w:rsidR="001A71E0" w:rsidRPr="00197164">
        <w:rPr>
          <w:rFonts w:ascii="Arial" w:eastAsiaTheme="minorEastAsia" w:hAnsi="Arial" w:cs="Arial"/>
          <w:sz w:val="22"/>
          <w:szCs w:val="22"/>
          <w:lang w:eastAsia="zh-CN"/>
        </w:rPr>
        <w:noBreakHyphen/>
      </w:r>
      <w:r w:rsidR="00773E4B" w:rsidRPr="00197164">
        <w:rPr>
          <w:rFonts w:ascii="Arial" w:eastAsiaTheme="minorEastAsia" w:hAnsi="Arial" w:cs="Arial"/>
          <w:sz w:val="22"/>
          <w:szCs w:val="22"/>
          <w:lang w:eastAsia="zh-CN"/>
        </w:rPr>
        <w:t xml:space="preserve">site generation for </w:t>
      </w:r>
      <w:r w:rsidR="00361E1C" w:rsidRPr="00197164">
        <w:rPr>
          <w:rFonts w:ascii="Arial" w:eastAsiaTheme="minorEastAsia" w:hAnsi="Arial" w:cs="Arial" w:hint="eastAsia"/>
          <w:sz w:val="22"/>
          <w:szCs w:val="22"/>
          <w:lang w:eastAsia="zh-CN"/>
        </w:rPr>
        <w:t xml:space="preserve">downstream </w:t>
      </w:r>
      <w:r w:rsidR="00773E4B" w:rsidRPr="00197164">
        <w:rPr>
          <w:rFonts w:ascii="Arial" w:eastAsiaTheme="minorEastAsia" w:hAnsi="Arial" w:cs="Arial"/>
          <w:sz w:val="22"/>
          <w:szCs w:val="22"/>
          <w:lang w:eastAsia="zh-CN"/>
        </w:rPr>
        <w:t>applications is advantageous.</w:t>
      </w:r>
      <w:r w:rsidR="00E609DC" w:rsidRPr="00197164">
        <w:rPr>
          <w:rFonts w:ascii="Arial" w:eastAsiaTheme="minorEastAsia" w:hAnsi="Arial" w:cs="Arial" w:hint="eastAsia"/>
          <w:sz w:val="22"/>
          <w:vertAlign w:val="superscript"/>
          <w:lang w:eastAsia="zh-CN"/>
        </w:rPr>
        <w:t>27</w:t>
      </w:r>
      <w:r w:rsidR="00773E4B" w:rsidRPr="00197164">
        <w:rPr>
          <w:rFonts w:ascii="Arial" w:eastAsiaTheme="minorEastAsia" w:hAnsi="Arial" w:cs="Arial"/>
          <w:sz w:val="22"/>
          <w:szCs w:val="22"/>
          <w:lang w:eastAsia="zh-CN"/>
        </w:rPr>
        <w:t xml:space="preserve"> </w:t>
      </w:r>
      <w:r w:rsidR="00F07306" w:rsidRPr="00197164">
        <w:rPr>
          <w:rFonts w:ascii="Arial" w:eastAsiaTheme="minorEastAsia" w:hAnsi="Arial" w:cs="Arial" w:hint="eastAsia"/>
          <w:sz w:val="22"/>
          <w:szCs w:val="22"/>
          <w:lang w:eastAsia="zh-CN"/>
        </w:rPr>
        <w:t>T</w:t>
      </w:r>
      <w:r w:rsidR="00773E4B" w:rsidRPr="00197164">
        <w:rPr>
          <w:rFonts w:ascii="Arial" w:eastAsiaTheme="minorEastAsia" w:hAnsi="Arial" w:cs="Arial"/>
          <w:sz w:val="22"/>
          <w:szCs w:val="22"/>
          <w:lang w:eastAsia="zh-CN"/>
        </w:rPr>
        <w:t>he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route offers a significant advantage by eliminating the risk of explosion through the transport of solid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instead of 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H</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positioning the biochar</w:t>
      </w:r>
      <w:r w:rsidR="007C6949" w:rsidRPr="00197164">
        <w:rPr>
          <w:rFonts w:ascii="Arial" w:eastAsiaTheme="minorEastAsia" w:hAnsi="Arial" w:cs="Arial"/>
          <w:sz w:val="22"/>
          <w:szCs w:val="22"/>
          <w:lang w:eastAsia="zh-CN"/>
        </w:rPr>
        <w:noBreakHyphen/>
      </w:r>
      <w:r w:rsidR="00773E4B" w:rsidRPr="00197164">
        <w:rPr>
          <w:rFonts w:ascii="Arial" w:eastAsiaTheme="minorEastAsia" w:hAnsi="Arial" w:cs="Arial"/>
          <w:sz w:val="22"/>
          <w:szCs w:val="22"/>
          <w:lang w:eastAsia="zh-CN"/>
        </w:rPr>
        <w:t>based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route favorably for the future.</w:t>
      </w:r>
    </w:p>
    <w:p w14:paraId="52B5D7CF" w14:textId="6BD81481" w:rsidR="00EA447F" w:rsidRPr="00197164" w:rsidRDefault="008D31D4"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E</w:t>
      </w:r>
      <w:r w:rsidR="00291F78" w:rsidRPr="00197164">
        <w:rPr>
          <w:rFonts w:ascii="Arial" w:eastAsiaTheme="minorEastAsia" w:hAnsi="Arial" w:cs="Arial"/>
          <w:sz w:val="22"/>
          <w:szCs w:val="22"/>
          <w:lang w:eastAsia="zh-CN"/>
        </w:rPr>
        <w:t>merging technologies, such as non</w:t>
      </w:r>
      <w:r w:rsidR="00291F78" w:rsidRPr="00197164">
        <w:rPr>
          <w:rFonts w:ascii="Arial" w:eastAsiaTheme="minorEastAsia" w:hAnsi="Arial" w:cs="Arial"/>
          <w:sz w:val="22"/>
          <w:szCs w:val="22"/>
          <w:lang w:eastAsia="zh-CN"/>
        </w:rPr>
        <w:noBreakHyphen/>
        <w:t>thermal plasma, face commercialization challenges</w:t>
      </w:r>
      <w:r w:rsidR="00747FA5" w:rsidRPr="00197164">
        <w:rPr>
          <w:rFonts w:ascii="Arial" w:eastAsiaTheme="minorEastAsia" w:hAnsi="Arial" w:cs="Arial"/>
          <w:sz w:val="22"/>
          <w:szCs w:val="22"/>
          <w:lang w:eastAsia="zh-CN"/>
        </w:rPr>
        <w:t xml:space="preserve">, requiring </w:t>
      </w:r>
      <w:r w:rsidR="00291F78" w:rsidRPr="00197164">
        <w:rPr>
          <w:rFonts w:ascii="Arial" w:eastAsiaTheme="minorEastAsia" w:hAnsi="Arial" w:cs="Arial" w:hint="eastAsia"/>
          <w:sz w:val="22"/>
          <w:szCs w:val="22"/>
          <w:lang w:eastAsia="zh-CN"/>
        </w:rPr>
        <w:t>advancements in reactor</w:t>
      </w:r>
      <w:r w:rsidR="00A17F6E" w:rsidRPr="00197164">
        <w:rPr>
          <w:rFonts w:ascii="Arial" w:eastAsiaTheme="minorEastAsia" w:hAnsi="Arial" w:cs="Arial" w:hint="eastAsia"/>
          <w:sz w:val="22"/>
          <w:szCs w:val="22"/>
          <w:lang w:eastAsia="zh-CN"/>
        </w:rPr>
        <w:t xml:space="preserve"> </w:t>
      </w:r>
      <w:r w:rsidR="00291F78" w:rsidRPr="00197164">
        <w:rPr>
          <w:rFonts w:ascii="Arial" w:eastAsiaTheme="minorEastAsia" w:hAnsi="Arial" w:cs="Arial" w:hint="eastAsia"/>
          <w:sz w:val="22"/>
          <w:szCs w:val="22"/>
          <w:lang w:eastAsia="zh-CN"/>
        </w:rPr>
        <w:t xml:space="preserve">design, catalyst development, and </w:t>
      </w:r>
      <w:r w:rsidR="002D5970" w:rsidRPr="00197164">
        <w:rPr>
          <w:rFonts w:ascii="Arial" w:eastAsiaTheme="minorEastAsia" w:hAnsi="Arial" w:cs="Arial" w:hint="eastAsia"/>
          <w:sz w:val="22"/>
          <w:szCs w:val="22"/>
          <w:lang w:eastAsia="zh-CN"/>
        </w:rPr>
        <w:t xml:space="preserve">a deeper understanding of </w:t>
      </w:r>
      <w:r w:rsidR="00291F78" w:rsidRPr="00197164">
        <w:rPr>
          <w:rFonts w:ascii="Arial" w:eastAsiaTheme="minorEastAsia" w:hAnsi="Arial" w:cs="Arial" w:hint="eastAsia"/>
          <w:sz w:val="22"/>
          <w:szCs w:val="22"/>
          <w:lang w:eastAsia="zh-CN"/>
        </w:rPr>
        <w:t>reaction mechanism</w:t>
      </w:r>
      <w:r w:rsidR="00117F8D" w:rsidRPr="00197164">
        <w:rPr>
          <w:rFonts w:ascii="Arial" w:eastAsiaTheme="minorEastAsia" w:hAnsi="Arial" w:cs="Arial" w:hint="eastAsia"/>
          <w:sz w:val="22"/>
          <w:szCs w:val="22"/>
          <w:lang w:eastAsia="zh-CN"/>
        </w:rPr>
        <w:t>s</w:t>
      </w:r>
      <w:r w:rsidR="00291F78" w:rsidRPr="00197164">
        <w:rPr>
          <w:rFonts w:ascii="Arial" w:eastAsiaTheme="minorEastAsia" w:hAnsi="Arial" w:cs="Arial" w:hint="eastAsia"/>
          <w:sz w:val="22"/>
          <w:szCs w:val="22"/>
          <w:lang w:eastAsia="zh-CN"/>
        </w:rPr>
        <w:t xml:space="preserve">. </w:t>
      </w:r>
      <w:r w:rsidR="0049112D">
        <w:rPr>
          <w:rFonts w:ascii="Arial" w:eastAsiaTheme="minorEastAsia" w:hAnsi="Arial" w:cs="Arial" w:hint="eastAsia"/>
          <w:sz w:val="22"/>
          <w:szCs w:val="22"/>
          <w:lang w:eastAsia="zh-CN"/>
        </w:rPr>
        <w:t>It</w:t>
      </w:r>
      <w:r w:rsidR="00BA6A5E"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demonstrate</w:t>
      </w:r>
      <w:r w:rsidR="0049112D">
        <w:rPr>
          <w:rFonts w:ascii="Arial" w:eastAsiaTheme="minorEastAsia" w:hAnsi="Arial" w:cs="Arial" w:hint="eastAsia"/>
          <w:sz w:val="22"/>
          <w:szCs w:val="22"/>
          <w:lang w:eastAsia="zh-CN"/>
        </w:rPr>
        <w:t>s</w:t>
      </w:r>
      <w:r w:rsidR="004E3F95"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performance close to commercial thermal plasma</w:t>
      </w:r>
      <w:r w:rsidR="00AB4A94" w:rsidRPr="00197164">
        <w:rPr>
          <w:rFonts w:ascii="Arial" w:eastAsiaTheme="minorEastAsia" w:hAnsi="Arial" w:cs="Arial"/>
          <w:sz w:val="22"/>
          <w:szCs w:val="22"/>
          <w:lang w:eastAsia="zh-CN"/>
        </w:rPr>
        <w:t xml:space="preserve"> </w:t>
      </w:r>
      <w:r w:rsidR="004E2677" w:rsidRPr="00197164">
        <w:rPr>
          <w:rFonts w:ascii="Arial" w:eastAsiaTheme="minorEastAsia" w:hAnsi="Arial" w:cs="Arial" w:hint="eastAsia"/>
          <w:sz w:val="22"/>
          <w:szCs w:val="22"/>
          <w:lang w:eastAsia="zh-CN"/>
        </w:rPr>
        <w:t>but</w:t>
      </w:r>
      <w:r w:rsidR="00BA6A5E" w:rsidRPr="00197164">
        <w:rPr>
          <w:rFonts w:ascii="Arial" w:eastAsiaTheme="minorEastAsia" w:hAnsi="Arial" w:cs="Arial" w:hint="eastAsia"/>
          <w:sz w:val="22"/>
          <w:szCs w:val="22"/>
          <w:lang w:eastAsia="zh-CN"/>
        </w:rPr>
        <w:t xml:space="preserve"> </w:t>
      </w:r>
      <w:r w:rsidR="00BA6A5E" w:rsidRPr="00197164">
        <w:rPr>
          <w:rFonts w:ascii="Arial" w:eastAsiaTheme="minorEastAsia" w:hAnsi="Arial" w:cs="Arial"/>
          <w:sz w:val="22"/>
          <w:szCs w:val="22"/>
          <w:lang w:eastAsia="zh-CN"/>
        </w:rPr>
        <w:t xml:space="preserve">typically </w:t>
      </w:r>
      <w:r w:rsidR="0051399E" w:rsidRPr="00197164">
        <w:rPr>
          <w:rFonts w:ascii="Arial" w:eastAsiaTheme="minorEastAsia" w:hAnsi="Arial" w:cs="Arial"/>
          <w:sz w:val="22"/>
          <w:szCs w:val="22"/>
          <w:lang w:eastAsia="zh-CN"/>
        </w:rPr>
        <w:t>requires</w:t>
      </w:r>
      <w:r w:rsidR="00BA6A5E" w:rsidRPr="00197164">
        <w:rPr>
          <w:rFonts w:ascii="Arial" w:eastAsiaTheme="minorEastAsia" w:hAnsi="Arial" w:cs="Arial"/>
          <w:sz w:val="22"/>
          <w:szCs w:val="22"/>
          <w:lang w:eastAsia="zh-CN"/>
        </w:rPr>
        <w:t xml:space="preserve"> </w:t>
      </w:r>
      <w:r w:rsidR="00E128E5" w:rsidRPr="00197164">
        <w:rPr>
          <w:rFonts w:ascii="Arial" w:eastAsiaTheme="minorEastAsia" w:hAnsi="Arial" w:cs="Arial"/>
          <w:sz w:val="22"/>
          <w:szCs w:val="22"/>
          <w:lang w:eastAsia="zh-CN"/>
        </w:rPr>
        <w:t>similar</w:t>
      </w:r>
      <w:r w:rsidR="00E128E5" w:rsidRPr="00197164">
        <w:rPr>
          <w:rFonts w:ascii="Arial" w:eastAsiaTheme="minorEastAsia" w:hAnsi="Arial" w:cs="Arial" w:hint="eastAsia"/>
          <w:sz w:val="22"/>
          <w:szCs w:val="22"/>
          <w:lang w:eastAsia="zh-CN"/>
        </w:rPr>
        <w:t xml:space="preserve"> </w:t>
      </w:r>
      <w:bookmarkStart w:id="40" w:name="_Hlk184748023"/>
      <w:r w:rsidR="006804F8" w:rsidRPr="00197164">
        <w:rPr>
          <w:rFonts w:ascii="Arial" w:eastAsiaTheme="minorEastAsia" w:hAnsi="Arial" w:cs="Arial" w:hint="eastAsia"/>
          <w:sz w:val="22"/>
          <w:szCs w:val="22"/>
          <w:lang w:eastAsia="zh-CN"/>
        </w:rPr>
        <w:t xml:space="preserve">or </w:t>
      </w:r>
      <w:bookmarkEnd w:id="40"/>
      <w:r w:rsidR="00E128E5">
        <w:rPr>
          <w:rFonts w:ascii="Arial" w:eastAsiaTheme="minorEastAsia" w:hAnsi="Arial" w:cs="Arial"/>
          <w:sz w:val="22"/>
          <w:szCs w:val="22"/>
          <w:lang w:eastAsia="zh-CN"/>
        </w:rPr>
        <w:t xml:space="preserve">even </w:t>
      </w:r>
      <w:r w:rsidR="00E128E5" w:rsidRPr="00197164">
        <w:rPr>
          <w:rFonts w:ascii="Arial" w:eastAsiaTheme="minorEastAsia" w:hAnsi="Arial" w:cs="Arial" w:hint="eastAsia"/>
          <w:sz w:val="22"/>
          <w:szCs w:val="22"/>
          <w:lang w:eastAsia="zh-CN"/>
        </w:rPr>
        <w:t>higher</w:t>
      </w:r>
      <w:r w:rsidR="00E128E5"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 xml:space="preserve">energy </w:t>
      </w:r>
      <w:r w:rsidR="004E2677" w:rsidRPr="00197164">
        <w:rPr>
          <w:rFonts w:ascii="Arial" w:eastAsiaTheme="minorEastAsia" w:hAnsi="Arial" w:cs="Arial" w:hint="eastAsia"/>
          <w:sz w:val="22"/>
          <w:szCs w:val="22"/>
          <w:lang w:eastAsia="zh-CN"/>
        </w:rPr>
        <w:t>input an</w:t>
      </w:r>
      <w:r w:rsidR="00BA6A5E" w:rsidRPr="00197164">
        <w:rPr>
          <w:rFonts w:ascii="Arial" w:eastAsiaTheme="minorEastAsia" w:hAnsi="Arial" w:cs="Arial"/>
          <w:sz w:val="22"/>
          <w:szCs w:val="22"/>
          <w:lang w:eastAsia="zh-CN"/>
        </w:rPr>
        <w:t xml:space="preserve">d </w:t>
      </w:r>
      <w:r w:rsidR="00117F8D" w:rsidRPr="00197164">
        <w:rPr>
          <w:rFonts w:ascii="Arial" w:eastAsiaTheme="minorEastAsia" w:hAnsi="Arial" w:cs="Arial" w:hint="eastAsia"/>
          <w:sz w:val="22"/>
          <w:szCs w:val="22"/>
          <w:lang w:eastAsia="zh-CN"/>
        </w:rPr>
        <w:t xml:space="preserve">more </w:t>
      </w:r>
      <w:r w:rsidR="00BA6A5E" w:rsidRPr="00197164">
        <w:rPr>
          <w:rFonts w:ascii="Arial" w:eastAsiaTheme="minorEastAsia" w:hAnsi="Arial" w:cs="Arial"/>
          <w:sz w:val="22"/>
          <w:szCs w:val="22"/>
          <w:lang w:eastAsia="zh-CN"/>
        </w:rPr>
        <w:t>complex equipment.</w:t>
      </w:r>
      <w:r w:rsidR="00BA6A5E" w:rsidRPr="00197164">
        <w:rPr>
          <w:rFonts w:ascii="Arial" w:eastAsiaTheme="minorEastAsia" w:hAnsi="Arial" w:cs="Arial" w:hint="eastAsia"/>
          <w:sz w:val="22"/>
          <w:szCs w:val="22"/>
          <w:lang w:eastAsia="zh-CN"/>
        </w:rPr>
        <w:t xml:space="preserve"> </w:t>
      </w:r>
      <w:r w:rsidR="005B08B5" w:rsidRPr="00197164">
        <w:rPr>
          <w:rFonts w:ascii="Arial" w:eastAsiaTheme="minorEastAsia" w:hAnsi="Arial" w:cs="Arial" w:hint="eastAsia"/>
          <w:sz w:val="22"/>
          <w:szCs w:val="22"/>
          <w:lang w:eastAsia="zh-CN"/>
        </w:rPr>
        <w:t>While c</w:t>
      </w:r>
      <w:r w:rsidR="00BA6A5E" w:rsidRPr="00197164">
        <w:rPr>
          <w:rFonts w:ascii="Arial" w:eastAsiaTheme="minorEastAsia" w:hAnsi="Arial" w:cs="Arial" w:hint="eastAsia"/>
          <w:sz w:val="22"/>
          <w:szCs w:val="22"/>
          <w:lang w:eastAsia="zh-CN"/>
        </w:rPr>
        <w:t>atalyst</w:t>
      </w:r>
      <w:r w:rsidR="005B08B5" w:rsidRPr="00197164">
        <w:rPr>
          <w:rFonts w:ascii="Arial" w:eastAsiaTheme="minorEastAsia" w:hAnsi="Arial" w:cs="Arial" w:hint="eastAsia"/>
          <w:sz w:val="22"/>
          <w:szCs w:val="22"/>
          <w:lang w:eastAsia="zh-CN"/>
        </w:rPr>
        <w:t>s</w:t>
      </w:r>
      <w:r w:rsidR="00BA6A5E" w:rsidRPr="00197164">
        <w:rPr>
          <w:rFonts w:ascii="Arial" w:eastAsiaTheme="minorEastAsia" w:hAnsi="Arial" w:cs="Arial" w:hint="eastAsia"/>
          <w:sz w:val="22"/>
          <w:szCs w:val="22"/>
          <w:lang w:eastAsia="zh-CN"/>
        </w:rPr>
        <w:t xml:space="preserve"> </w:t>
      </w:r>
      <w:r w:rsidR="004E2677" w:rsidRPr="00197164">
        <w:rPr>
          <w:rFonts w:ascii="Arial" w:eastAsiaTheme="minorEastAsia" w:hAnsi="Arial" w:cs="Arial" w:hint="eastAsia"/>
          <w:sz w:val="22"/>
          <w:szCs w:val="22"/>
          <w:lang w:eastAsia="zh-CN"/>
        </w:rPr>
        <w:t>can</w:t>
      </w:r>
      <w:r w:rsidR="00BA6A5E" w:rsidRPr="00197164">
        <w:rPr>
          <w:rFonts w:ascii="Arial" w:eastAsiaTheme="minorEastAsia" w:hAnsi="Arial" w:cs="Arial" w:hint="eastAsia"/>
          <w:sz w:val="22"/>
          <w:szCs w:val="22"/>
          <w:lang w:eastAsia="zh-CN"/>
        </w:rPr>
        <w:t xml:space="preserve"> </w:t>
      </w:r>
      <w:r w:rsidR="005B08B5" w:rsidRPr="00197164">
        <w:rPr>
          <w:rFonts w:ascii="Arial" w:eastAsiaTheme="minorEastAsia" w:hAnsi="Arial" w:cs="Arial" w:hint="eastAsia"/>
          <w:sz w:val="22"/>
          <w:szCs w:val="22"/>
          <w:lang w:eastAsia="zh-CN"/>
        </w:rPr>
        <w:t>favor</w:t>
      </w:r>
      <w:r w:rsidR="004E2677" w:rsidRPr="00197164">
        <w:rPr>
          <w:rFonts w:ascii="Arial" w:eastAsiaTheme="minorEastAsia" w:hAnsi="Arial" w:cs="Arial" w:hint="eastAsia"/>
          <w:sz w:val="22"/>
          <w:szCs w:val="22"/>
          <w:lang w:eastAsia="zh-CN"/>
        </w:rPr>
        <w:t xml:space="preserve"> </w:t>
      </w:r>
      <w:r w:rsidR="00BA6A5E" w:rsidRPr="00197164">
        <w:rPr>
          <w:rFonts w:ascii="Arial" w:eastAsiaTheme="minorEastAsia" w:hAnsi="Arial" w:cs="Arial"/>
          <w:sz w:val="22"/>
          <w:szCs w:val="22"/>
          <w:lang w:eastAsia="zh-CN"/>
        </w:rPr>
        <w:t>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hint="eastAsia"/>
          <w:sz w:val="22"/>
          <w:szCs w:val="22"/>
          <w:lang w:eastAsia="zh-CN"/>
        </w:rPr>
        <w:t xml:space="preserve"> production,</w:t>
      </w:r>
      <w:r w:rsidR="00BA6A5E" w:rsidRPr="00197164">
        <w:rPr>
          <w:rFonts w:ascii="Arial" w:eastAsiaTheme="minorEastAsia" w:hAnsi="Arial" w:cs="Arial"/>
          <w:sz w:val="22"/>
          <w:szCs w:val="22"/>
          <w:lang w:eastAsia="zh-CN"/>
        </w:rPr>
        <w:t xml:space="preserve"> the</w:t>
      </w:r>
      <w:r w:rsidR="004E3F95" w:rsidRPr="00197164">
        <w:rPr>
          <w:rFonts w:ascii="Arial" w:eastAsiaTheme="minorEastAsia" w:hAnsi="Arial" w:cs="Arial"/>
          <w:sz w:val="22"/>
          <w:szCs w:val="22"/>
          <w:lang w:eastAsia="zh-CN"/>
        </w:rPr>
        <w:t>ir</w:t>
      </w:r>
      <w:r w:rsidR="009C0278" w:rsidRPr="00197164">
        <w:rPr>
          <w:rFonts w:ascii="Arial" w:eastAsiaTheme="minorEastAsia" w:hAnsi="Arial" w:cs="Arial" w:hint="eastAsia"/>
          <w:sz w:val="22"/>
          <w:szCs w:val="22"/>
          <w:lang w:eastAsia="zh-CN"/>
        </w:rPr>
        <w:t xml:space="preserve"> use does not appear to reduce energy </w:t>
      </w:r>
      <w:r w:rsidR="009C0278" w:rsidRPr="00197164">
        <w:rPr>
          <w:rFonts w:ascii="Arial" w:eastAsiaTheme="minorEastAsia" w:hAnsi="Arial" w:cs="Arial"/>
          <w:sz w:val="22"/>
          <w:szCs w:val="22"/>
          <w:lang w:eastAsia="zh-CN"/>
        </w:rPr>
        <w:t>requirements</w:t>
      </w:r>
      <w:r w:rsidR="004E3F95" w:rsidRPr="00197164">
        <w:rPr>
          <w:rFonts w:ascii="Arial" w:eastAsiaTheme="minorEastAsia" w:hAnsi="Arial" w:cs="Arial"/>
          <w:sz w:val="22"/>
          <w:szCs w:val="22"/>
          <w:lang w:eastAsia="zh-CN"/>
        </w:rPr>
        <w:t>,</w:t>
      </w:r>
      <w:r w:rsidR="006E00DD" w:rsidRPr="00197164">
        <w:rPr>
          <w:rFonts w:ascii="Arial" w:eastAsiaTheme="minorEastAsia" w:hAnsi="Arial" w:cs="Arial" w:hint="eastAsia"/>
          <w:sz w:val="22"/>
          <w:szCs w:val="22"/>
          <w:lang w:eastAsia="zh-CN"/>
        </w:rPr>
        <w:t xml:space="preserve"> and </w:t>
      </w:r>
      <w:r w:rsidR="006E00DD" w:rsidRPr="00197164">
        <w:rPr>
          <w:rFonts w:ascii="Arial" w:eastAsiaTheme="minorEastAsia" w:hAnsi="Arial" w:cs="Arial"/>
          <w:sz w:val="22"/>
          <w:szCs w:val="22"/>
          <w:lang w:eastAsia="zh-CN"/>
        </w:rPr>
        <w:t>the design of catalytic plasma reactors</w:t>
      </w:r>
      <w:r w:rsidR="006E00DD" w:rsidRPr="00197164">
        <w:rPr>
          <w:rFonts w:ascii="Arial" w:eastAsiaTheme="minorEastAsia" w:hAnsi="Arial" w:cs="Arial" w:hint="eastAsia"/>
          <w:sz w:val="22"/>
          <w:szCs w:val="22"/>
          <w:lang w:eastAsia="zh-CN"/>
        </w:rPr>
        <w:t xml:space="preserve"> </w:t>
      </w:r>
      <w:r w:rsidR="006E00DD" w:rsidRPr="00197164">
        <w:rPr>
          <w:rFonts w:ascii="Arial" w:eastAsiaTheme="minorEastAsia" w:hAnsi="Arial" w:cs="Arial"/>
          <w:sz w:val="22"/>
          <w:szCs w:val="22"/>
          <w:lang w:eastAsia="zh-CN"/>
        </w:rPr>
        <w:t>remains complex and insufficiently explored</w:t>
      </w:r>
      <w:r w:rsidR="00BA6A5E" w:rsidRPr="00197164">
        <w:rPr>
          <w:rFonts w:ascii="Arial" w:eastAsiaTheme="minorEastAsia" w:hAnsi="Arial" w:cs="Arial" w:hint="eastAsia"/>
          <w:sz w:val="22"/>
          <w:szCs w:val="22"/>
          <w:lang w:eastAsia="zh-CN"/>
        </w:rPr>
        <w:t>.</w:t>
      </w:r>
      <w:r w:rsidR="00BA6A5E" w:rsidRPr="00197164">
        <w:rPr>
          <w:rFonts w:ascii="Arial" w:eastAsiaTheme="minorEastAsia" w:hAnsi="Arial" w:cs="Arial"/>
          <w:sz w:val="22"/>
          <w:szCs w:val="22"/>
          <w:lang w:eastAsia="zh-CN"/>
        </w:rPr>
        <w:t xml:space="preserve"> </w:t>
      </w:r>
      <w:r w:rsidR="00190FE5" w:rsidRPr="00197164">
        <w:rPr>
          <w:rFonts w:ascii="Arial" w:eastAsiaTheme="minorEastAsia" w:hAnsi="Arial" w:cs="Arial"/>
          <w:sz w:val="22"/>
          <w:szCs w:val="22"/>
          <w:lang w:eastAsia="zh-CN"/>
        </w:rPr>
        <w:t>Therefore, f</w:t>
      </w:r>
      <w:r w:rsidR="00BA6A5E" w:rsidRPr="00197164">
        <w:rPr>
          <w:rFonts w:ascii="Arial" w:eastAsiaTheme="minorEastAsia" w:hAnsi="Arial" w:cs="Arial"/>
          <w:sz w:val="22"/>
          <w:szCs w:val="22"/>
          <w:lang w:eastAsia="zh-CN"/>
        </w:rPr>
        <w:t xml:space="preserve">uture research should </w:t>
      </w:r>
      <w:r w:rsidR="00F851A7" w:rsidRPr="00197164">
        <w:rPr>
          <w:rFonts w:ascii="Arial" w:eastAsiaTheme="minorEastAsia" w:hAnsi="Arial" w:cs="Arial" w:hint="eastAsia"/>
          <w:sz w:val="22"/>
          <w:szCs w:val="22"/>
          <w:lang w:eastAsia="zh-CN"/>
        </w:rPr>
        <w:t xml:space="preserve">aim to </w:t>
      </w:r>
      <w:r w:rsidR="00BA6A5E" w:rsidRPr="00197164">
        <w:rPr>
          <w:rFonts w:ascii="Arial" w:eastAsiaTheme="minorEastAsia" w:hAnsi="Arial" w:cs="Arial" w:hint="eastAsia"/>
          <w:sz w:val="22"/>
          <w:szCs w:val="22"/>
          <w:lang w:eastAsia="zh-CN"/>
        </w:rPr>
        <w:t>improv</w:t>
      </w:r>
      <w:r w:rsidR="00F851A7" w:rsidRPr="00197164">
        <w:rPr>
          <w:rFonts w:ascii="Arial" w:eastAsiaTheme="minorEastAsia" w:hAnsi="Arial" w:cs="Arial" w:hint="eastAsia"/>
          <w:sz w:val="22"/>
          <w:szCs w:val="22"/>
          <w:lang w:eastAsia="zh-CN"/>
        </w:rPr>
        <w:t>e</w:t>
      </w:r>
      <w:r w:rsidR="00BA6A5E" w:rsidRPr="00197164">
        <w:rPr>
          <w:rFonts w:ascii="Arial" w:eastAsiaTheme="minorEastAsia" w:hAnsi="Arial" w:cs="Arial"/>
          <w:sz w:val="22"/>
          <w:szCs w:val="22"/>
          <w:lang w:eastAsia="zh-CN"/>
        </w:rPr>
        <w:t xml:space="preserve">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w:t>
      </w:r>
      <w:r w:rsidR="00BA6A5E" w:rsidRPr="00197164">
        <w:rPr>
          <w:rFonts w:ascii="Arial" w:eastAsiaTheme="minorEastAsia" w:hAnsi="Arial" w:cs="Arial" w:hint="eastAsia"/>
          <w:sz w:val="22"/>
          <w:szCs w:val="22"/>
          <w:lang w:eastAsia="zh-CN"/>
        </w:rPr>
        <w:t>yield, energy efficiency</w:t>
      </w:r>
      <w:r w:rsidR="004E2677" w:rsidRPr="00197164">
        <w:rPr>
          <w:rFonts w:ascii="Arial" w:eastAsiaTheme="minorEastAsia" w:hAnsi="Arial" w:cs="Arial" w:hint="eastAsia"/>
          <w:sz w:val="22"/>
          <w:szCs w:val="22"/>
          <w:lang w:eastAsia="zh-CN"/>
        </w:rPr>
        <w:t>,</w:t>
      </w:r>
      <w:r w:rsidR="00BA6A5E" w:rsidRPr="00197164">
        <w:rPr>
          <w:rFonts w:ascii="Arial" w:eastAsiaTheme="minorEastAsia" w:hAnsi="Arial" w:cs="Arial" w:hint="eastAsia"/>
          <w:sz w:val="22"/>
          <w:szCs w:val="22"/>
          <w:lang w:eastAsia="zh-CN"/>
        </w:rPr>
        <w:t xml:space="preserve"> and </w:t>
      </w:r>
      <w:r w:rsidR="00BA6A5E" w:rsidRPr="00197164">
        <w:rPr>
          <w:rFonts w:ascii="Arial" w:eastAsiaTheme="minorEastAsia" w:hAnsi="Arial" w:cs="Arial"/>
          <w:sz w:val="22"/>
          <w:szCs w:val="22"/>
          <w:lang w:eastAsia="zh-CN"/>
        </w:rPr>
        <w:t>equipment</w:t>
      </w:r>
      <w:r w:rsidR="00BA6A5E" w:rsidRPr="00197164">
        <w:rPr>
          <w:rFonts w:ascii="Arial" w:eastAsiaTheme="minorEastAsia" w:hAnsi="Arial" w:cs="Arial" w:hint="eastAsia"/>
          <w:sz w:val="22"/>
          <w:szCs w:val="22"/>
          <w:lang w:eastAsia="zh-CN"/>
        </w:rPr>
        <w:t xml:space="preserve"> life</w:t>
      </w:r>
      <w:r w:rsidR="004E2677" w:rsidRPr="00197164">
        <w:rPr>
          <w:rFonts w:ascii="Arial" w:eastAsiaTheme="minorEastAsia" w:hAnsi="Arial" w:cs="Arial" w:hint="eastAsia"/>
          <w:sz w:val="22"/>
          <w:szCs w:val="22"/>
          <w:lang w:eastAsia="zh-CN"/>
        </w:rPr>
        <w:t>span</w:t>
      </w:r>
      <w:r w:rsidR="00BA6A5E" w:rsidRPr="00197164">
        <w:rPr>
          <w:rFonts w:ascii="Arial" w:eastAsiaTheme="minorEastAsia" w:hAnsi="Arial" w:cs="Arial"/>
          <w:sz w:val="22"/>
          <w:szCs w:val="22"/>
          <w:lang w:eastAsia="zh-CN"/>
        </w:rPr>
        <w:t>.</w:t>
      </w:r>
    </w:p>
    <w:p w14:paraId="7CA62FD9" w14:textId="4AB66A3D" w:rsidR="00C56145" w:rsidRPr="00197164" w:rsidRDefault="000B0164"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Unlike</w:t>
      </w:r>
      <w:r w:rsidR="00BA6A5E" w:rsidRPr="00197164">
        <w:rPr>
          <w:rFonts w:ascii="Arial" w:eastAsiaTheme="minorEastAsia" w:hAnsi="Arial" w:cs="Arial" w:hint="eastAsia"/>
          <w:sz w:val="22"/>
          <w:szCs w:val="22"/>
          <w:lang w:eastAsia="zh-CN"/>
        </w:rPr>
        <w:t xml:space="preserve"> n</w:t>
      </w:r>
      <w:r w:rsidR="00BA6A5E" w:rsidRPr="00197164">
        <w:rPr>
          <w:rFonts w:ascii="Arial" w:eastAsiaTheme="minorEastAsia" w:hAnsi="Arial" w:cs="Arial"/>
          <w:sz w:val="22"/>
          <w:szCs w:val="22"/>
          <w:lang w:eastAsia="zh-CN"/>
        </w:rPr>
        <w:t>on</w:t>
      </w:r>
      <w:r w:rsidR="00BA6A5E" w:rsidRPr="00197164">
        <w:rPr>
          <w:rFonts w:ascii="Arial" w:eastAsiaTheme="minorEastAsia" w:hAnsi="Arial" w:cs="Arial"/>
          <w:sz w:val="22"/>
          <w:szCs w:val="22"/>
          <w:lang w:eastAsia="zh-CN"/>
        </w:rPr>
        <w:noBreakHyphen/>
        <w:t>thermal plasma,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yield through TP remains </w:t>
      </w:r>
      <w:r w:rsidRPr="00197164">
        <w:rPr>
          <w:rFonts w:ascii="Arial" w:eastAsiaTheme="minorEastAsia" w:hAnsi="Arial" w:cs="Arial"/>
          <w:sz w:val="22"/>
          <w:szCs w:val="22"/>
          <w:lang w:eastAsia="zh-CN"/>
        </w:rPr>
        <w:t>below</w:t>
      </w:r>
      <w:r w:rsidR="00BA6A5E" w:rsidRPr="00197164">
        <w:rPr>
          <w:rFonts w:ascii="Arial" w:eastAsiaTheme="minorEastAsia" w:hAnsi="Arial" w:cs="Arial"/>
          <w:sz w:val="22"/>
          <w:szCs w:val="22"/>
          <w:lang w:eastAsia="zh-CN"/>
        </w:rPr>
        <w:t xml:space="preserve"> 10% (</w:t>
      </w:r>
      <w:r w:rsidR="00BA6A5E" w:rsidRPr="00197164">
        <w:rPr>
          <w:rFonts w:ascii="Arial" w:eastAsiaTheme="minorEastAsia" w:hAnsi="Arial" w:cs="Arial"/>
          <w:b/>
          <w:bCs/>
          <w:sz w:val="22"/>
          <w:szCs w:val="22"/>
          <w:lang w:eastAsia="zh-CN"/>
        </w:rPr>
        <w:t>Fig. </w:t>
      </w:r>
      <w:r w:rsidR="003759C8" w:rsidRPr="00197164">
        <w:rPr>
          <w:rFonts w:ascii="Arial" w:eastAsiaTheme="minorEastAsia" w:hAnsi="Arial" w:cs="Arial"/>
          <w:b/>
          <w:bCs/>
          <w:sz w:val="22"/>
          <w:szCs w:val="22"/>
          <w:lang w:eastAsia="zh-CN"/>
        </w:rPr>
        <w:t>4c</w:t>
      </w:r>
      <w:r w:rsidR="00BA6A5E" w:rsidRPr="00197164">
        <w:rPr>
          <w:rFonts w:ascii="Arial" w:eastAsiaTheme="minorEastAsia" w:hAnsi="Arial" w:cs="Arial"/>
          <w:sz w:val="22"/>
          <w:szCs w:val="22"/>
          <w:lang w:eastAsia="zh-CN"/>
        </w:rPr>
        <w:t>) due to thermodynamic limit</w:t>
      </w:r>
      <w:r w:rsidRPr="00197164">
        <w:rPr>
          <w:rFonts w:ascii="Arial" w:eastAsiaTheme="minorEastAsia" w:hAnsi="Arial" w:cs="Arial"/>
          <w:sz w:val="22"/>
          <w:szCs w:val="22"/>
          <w:lang w:eastAsia="zh-CN"/>
        </w:rPr>
        <w:t>ations</w:t>
      </w:r>
      <w:r w:rsidR="00BA6A5E" w:rsidRPr="00197164">
        <w:rPr>
          <w:rFonts w:ascii="Arial" w:eastAsiaTheme="minorEastAsia" w:hAnsi="Arial" w:cs="Arial"/>
          <w:sz w:val="22"/>
          <w:szCs w:val="22"/>
          <w:lang w:eastAsia="zh-CN"/>
        </w:rPr>
        <w:t xml:space="preserve"> at low temperatures.</w:t>
      </w:r>
      <w:r w:rsidR="00F35020"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To improve activity, selectivity, and catalyst stability, advanced c</w:t>
      </w:r>
      <w:r w:rsidR="00BA6A5E" w:rsidRPr="00197164">
        <w:rPr>
          <w:rFonts w:ascii="Arial" w:eastAsiaTheme="minorEastAsia" w:hAnsi="Arial" w:cs="Arial"/>
          <w:sz w:val="22"/>
          <w:szCs w:val="22"/>
          <w:lang w:eastAsia="zh-CN"/>
        </w:rPr>
        <w:t xml:space="preserve">atalyst </w:t>
      </w:r>
      <w:r w:rsidRPr="00197164">
        <w:rPr>
          <w:rFonts w:ascii="Arial" w:eastAsiaTheme="minorEastAsia" w:hAnsi="Arial" w:cs="Arial"/>
          <w:sz w:val="22"/>
          <w:szCs w:val="22"/>
          <w:lang w:eastAsia="zh-CN"/>
        </w:rPr>
        <w:t>design</w:t>
      </w:r>
      <w:r w:rsidR="004E3F95" w:rsidRPr="00197164">
        <w:rPr>
          <w:rFonts w:ascii="Arial" w:eastAsiaTheme="minorEastAsia" w:hAnsi="Arial" w:cs="Arial"/>
          <w:sz w:val="22"/>
          <w:szCs w:val="22"/>
          <w:lang w:eastAsia="zh-CN"/>
        </w:rPr>
        <w:t>s</w:t>
      </w:r>
      <w:r w:rsidRPr="00197164">
        <w:rPr>
          <w:rFonts w:ascii="Arial" w:eastAsiaTheme="minorEastAsia" w:hAnsi="Arial" w:cs="Arial"/>
          <w:sz w:val="22"/>
          <w:szCs w:val="22"/>
          <w:lang w:eastAsia="zh-CN"/>
        </w:rPr>
        <w:t xml:space="preserve"> (</w:t>
      </w:r>
      <w:r w:rsidR="007F298D">
        <w:rPr>
          <w:rFonts w:ascii="Arial" w:eastAsiaTheme="minorEastAsia" w:hAnsi="Arial" w:cs="Arial"/>
          <w:iCs/>
          <w:sz w:val="22"/>
          <w:szCs w:val="22"/>
          <w:lang w:eastAsia="zh-CN"/>
        </w:rPr>
        <w:t>for example</w:t>
      </w:r>
      <w:r w:rsidRPr="00197164">
        <w:rPr>
          <w:rFonts w:ascii="Arial" w:eastAsiaTheme="minorEastAsia" w:hAnsi="Arial" w:cs="Arial"/>
          <w:sz w:val="22"/>
          <w:szCs w:val="22"/>
          <w:lang w:eastAsia="zh-CN"/>
        </w:rPr>
        <w:t>, single</w:t>
      </w:r>
      <w:r w:rsidRPr="00197164">
        <w:rPr>
          <w:rFonts w:ascii="Arial" w:eastAsiaTheme="minorEastAsia" w:hAnsi="Arial" w:cs="Arial"/>
          <w:sz w:val="22"/>
          <w:szCs w:val="22"/>
          <w:lang w:eastAsia="zh-CN"/>
        </w:rPr>
        <w:noBreakHyphen/>
        <w:t>atom Pt</w:t>
      </w:r>
      <w:r w:rsidRPr="00197164">
        <w:rPr>
          <w:rFonts w:ascii="Arial" w:eastAsiaTheme="minorEastAsia" w:hAnsi="Arial" w:cs="Arial"/>
          <w:sz w:val="22"/>
          <w:szCs w:val="22"/>
          <w:vertAlign w:val="subscript"/>
          <w:lang w:eastAsia="zh-CN"/>
        </w:rPr>
        <w:t>1</w:t>
      </w:r>
      <w:r w:rsidRPr="00197164">
        <w:rPr>
          <w:rFonts w:ascii="Arial" w:eastAsiaTheme="minorEastAsia" w:hAnsi="Arial" w:cs="Arial"/>
          <w:sz w:val="22"/>
          <w:szCs w:val="22"/>
          <w:lang w:eastAsia="zh-CN"/>
        </w:rPr>
        <w:t xml:space="preserve"> or Fe</w:t>
      </w:r>
      <w:r w:rsidRPr="00197164">
        <w:rPr>
          <w:rFonts w:ascii="Arial" w:eastAsiaTheme="minorEastAsia" w:hAnsi="Arial" w:cs="Arial"/>
          <w:sz w:val="22"/>
          <w:szCs w:val="22"/>
          <w:vertAlign w:val="subscript"/>
          <w:lang w:eastAsia="zh-CN"/>
        </w:rPr>
        <w:t>1</w:t>
      </w:r>
      <w:r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and reactor design</w:t>
      </w:r>
      <w:r w:rsidR="004E3F95" w:rsidRPr="00197164">
        <w:rPr>
          <w:rFonts w:ascii="Arial" w:eastAsiaTheme="minorEastAsia" w:hAnsi="Arial" w:cs="Arial"/>
          <w:sz w:val="22"/>
          <w:szCs w:val="22"/>
          <w:lang w:eastAsia="zh-CN"/>
        </w:rPr>
        <w:t>s</w:t>
      </w:r>
      <w:r w:rsidR="00BA6A5E" w:rsidRPr="00197164">
        <w:rPr>
          <w:rFonts w:ascii="Arial" w:eastAsiaTheme="minorEastAsia" w:hAnsi="Arial" w:cs="Arial"/>
          <w:sz w:val="22"/>
          <w:szCs w:val="22"/>
          <w:lang w:eastAsia="zh-CN"/>
        </w:rPr>
        <w:t xml:space="preserve"> (</w:t>
      </w:r>
      <w:r w:rsidR="007F298D">
        <w:rPr>
          <w:rFonts w:ascii="Arial" w:eastAsiaTheme="minorEastAsia" w:hAnsi="Arial" w:cs="Arial"/>
          <w:sz w:val="22"/>
          <w:szCs w:val="22"/>
          <w:lang w:eastAsia="zh-CN"/>
        </w:rPr>
        <w:t>for example</w:t>
      </w:r>
      <w:r w:rsidR="00BA6A5E" w:rsidRPr="00197164">
        <w:rPr>
          <w:rFonts w:ascii="Arial" w:eastAsiaTheme="minorEastAsia" w:hAnsi="Arial" w:cs="Arial"/>
          <w:sz w:val="22"/>
          <w:szCs w:val="22"/>
          <w:lang w:eastAsia="zh-CN"/>
        </w:rPr>
        <w:t>, membrane or millisecond reactor</w:t>
      </w:r>
      <w:r w:rsidR="00967F20" w:rsidRPr="00197164">
        <w:rPr>
          <w:rFonts w:ascii="Arial" w:eastAsiaTheme="minorEastAsia" w:hAnsi="Arial" w:cs="Arial"/>
          <w:sz w:val="22"/>
          <w:szCs w:val="22"/>
          <w:lang w:eastAsia="zh-CN"/>
        </w:rPr>
        <w:t>s</w:t>
      </w:r>
      <w:r w:rsidR="00BA6A5E" w:rsidRPr="00197164">
        <w:rPr>
          <w:rFonts w:ascii="Arial" w:eastAsiaTheme="minorEastAsia" w:hAnsi="Arial" w:cs="Arial"/>
          <w:sz w:val="22"/>
          <w:szCs w:val="22"/>
          <w:lang w:eastAsia="zh-CN"/>
        </w:rPr>
        <w:t xml:space="preserve">) </w:t>
      </w:r>
      <w:r w:rsidR="004E3F95" w:rsidRPr="00197164">
        <w:rPr>
          <w:rFonts w:ascii="Arial" w:eastAsiaTheme="minorEastAsia" w:hAnsi="Arial" w:cs="Arial"/>
          <w:sz w:val="22"/>
          <w:szCs w:val="22"/>
          <w:lang w:eastAsia="zh-CN"/>
        </w:rPr>
        <w:t xml:space="preserve">have been </w:t>
      </w:r>
      <w:r w:rsidRPr="00197164">
        <w:rPr>
          <w:rFonts w:ascii="Arial" w:eastAsiaTheme="minorEastAsia" w:hAnsi="Arial" w:cs="Arial"/>
          <w:sz w:val="22"/>
          <w:szCs w:val="22"/>
          <w:lang w:eastAsia="zh-CN"/>
        </w:rPr>
        <w:t>developed</w:t>
      </w:r>
      <w:r w:rsidR="00BA6A5E" w:rsidRPr="00197164">
        <w:rPr>
          <w:rFonts w:ascii="Arial" w:eastAsiaTheme="minorEastAsia" w:hAnsi="Arial" w:cs="Arial"/>
          <w:sz w:val="22"/>
          <w:szCs w:val="22"/>
          <w:lang w:eastAsia="zh-CN"/>
        </w:rPr>
        <w:t xml:space="preserve">. Despite decades of effort, </w:t>
      </w:r>
      <w:r w:rsidR="003759C8" w:rsidRPr="00197164">
        <w:rPr>
          <w:rFonts w:ascii="Arial" w:eastAsiaTheme="minorEastAsia" w:hAnsi="Arial" w:cs="Arial" w:hint="eastAsia"/>
          <w:sz w:val="22"/>
          <w:szCs w:val="22"/>
          <w:lang w:eastAsia="zh-CN"/>
        </w:rPr>
        <w:t>catalytic TP</w:t>
      </w:r>
      <w:r w:rsidR="003759C8" w:rsidRPr="00197164">
        <w:t xml:space="preserve"> </w:t>
      </w:r>
      <w:r w:rsidR="003759C8" w:rsidRPr="00197164">
        <w:rPr>
          <w:rFonts w:ascii="Arial" w:eastAsiaTheme="minorEastAsia" w:hAnsi="Arial" w:cs="Arial"/>
          <w:sz w:val="22"/>
          <w:szCs w:val="22"/>
          <w:lang w:eastAsia="zh-CN"/>
        </w:rPr>
        <w:t xml:space="preserve">is not yet </w:t>
      </w:r>
      <w:r w:rsidR="005B7CDF" w:rsidRPr="00197164">
        <w:rPr>
          <w:rFonts w:ascii="Arial" w:eastAsiaTheme="minorEastAsia" w:hAnsi="Arial" w:cs="Arial"/>
          <w:sz w:val="22"/>
          <w:szCs w:val="22"/>
          <w:lang w:eastAsia="zh-CN"/>
        </w:rPr>
        <w:t>commercially</w:t>
      </w:r>
      <w:r w:rsidR="003759C8" w:rsidRPr="00197164">
        <w:rPr>
          <w:rFonts w:ascii="Arial" w:eastAsiaTheme="minorEastAsia" w:hAnsi="Arial" w:cs="Arial"/>
          <w:sz w:val="22"/>
          <w:szCs w:val="22"/>
          <w:lang w:eastAsia="zh-CN"/>
        </w:rPr>
        <w:t xml:space="preserve"> </w:t>
      </w:r>
      <w:r w:rsidR="003D7DAA" w:rsidRPr="00197164">
        <w:rPr>
          <w:rFonts w:ascii="Arial" w:eastAsiaTheme="minorEastAsia" w:hAnsi="Arial" w:cs="Arial"/>
          <w:sz w:val="22"/>
          <w:szCs w:val="22"/>
          <w:lang w:eastAsia="zh-CN"/>
        </w:rPr>
        <w:t>viable and</w:t>
      </w:r>
      <w:r w:rsidR="003759C8" w:rsidRPr="00197164">
        <w:rPr>
          <w:rFonts w:ascii="Arial" w:eastAsiaTheme="minorEastAsia" w:hAnsi="Arial" w:cs="Arial" w:hint="eastAsia"/>
          <w:sz w:val="22"/>
          <w:szCs w:val="22"/>
          <w:lang w:eastAsia="zh-CN"/>
        </w:rPr>
        <w:t xml:space="preserve"> is therefore </w:t>
      </w:r>
      <w:r w:rsidR="00DD4A29" w:rsidRPr="00197164">
        <w:rPr>
          <w:rFonts w:ascii="Arial" w:eastAsiaTheme="minorEastAsia" w:hAnsi="Arial" w:cs="Arial" w:hint="eastAsia"/>
          <w:sz w:val="22"/>
          <w:szCs w:val="22"/>
          <w:lang w:eastAsia="zh-CN"/>
        </w:rPr>
        <w:t xml:space="preserve">more </w:t>
      </w:r>
      <w:r w:rsidR="00DD4A29" w:rsidRPr="00197164">
        <w:rPr>
          <w:rFonts w:ascii="Arial" w:eastAsiaTheme="minorEastAsia" w:hAnsi="Arial" w:cs="Arial"/>
          <w:sz w:val="22"/>
          <w:szCs w:val="22"/>
          <w:lang w:eastAsia="zh-CN"/>
        </w:rPr>
        <w:t>practical</w:t>
      </w:r>
      <w:r w:rsidR="00BA6A5E" w:rsidRPr="00197164">
        <w:rPr>
          <w:rFonts w:ascii="Arial" w:eastAsiaTheme="minorEastAsia" w:hAnsi="Arial" w:cs="Arial"/>
          <w:sz w:val="22"/>
          <w:szCs w:val="22"/>
          <w:lang w:eastAsia="zh-CN"/>
        </w:rPr>
        <w:t xml:space="preserve"> </w:t>
      </w:r>
      <w:r w:rsidR="00DD4A29" w:rsidRPr="00197164">
        <w:rPr>
          <w:rFonts w:ascii="Arial" w:eastAsiaTheme="minorEastAsia" w:hAnsi="Arial" w:cs="Arial" w:hint="eastAsia"/>
          <w:sz w:val="22"/>
          <w:szCs w:val="22"/>
          <w:lang w:eastAsia="zh-CN"/>
        </w:rPr>
        <w:t>for</w:t>
      </w:r>
      <w:r w:rsidR="00BA6A5E" w:rsidRPr="00197164">
        <w:rPr>
          <w:rFonts w:ascii="Arial" w:eastAsiaTheme="minorEastAsia" w:hAnsi="Arial" w:cs="Arial"/>
          <w:sz w:val="22"/>
          <w:szCs w:val="22"/>
          <w:lang w:eastAsia="zh-CN"/>
        </w:rPr>
        <w:t xml:space="preserve"> selective conversion to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products or mixtures of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and other hydrocarbons.</w:t>
      </w:r>
      <w:r w:rsidR="00DD4A29" w:rsidRPr="00197164">
        <w:rPr>
          <w:rFonts w:ascii="Arial" w:eastAsiaTheme="minorEastAsia" w:hAnsi="Arial" w:cs="Arial" w:hint="eastAsia"/>
          <w:sz w:val="22"/>
          <w:szCs w:val="22"/>
          <w:lang w:eastAsia="zh-CN"/>
        </w:rPr>
        <w:t xml:space="preserve"> Additionally, kinetic studies and advanced </w:t>
      </w:r>
      <w:r w:rsidR="00DD4A29" w:rsidRPr="00197164">
        <w:rPr>
          <w:rFonts w:ascii="Arial" w:eastAsiaTheme="minorEastAsia" w:hAnsi="Arial" w:cs="Arial"/>
          <w:i/>
          <w:sz w:val="22"/>
          <w:szCs w:val="22"/>
          <w:lang w:eastAsia="zh-CN"/>
        </w:rPr>
        <w:t>operando</w:t>
      </w:r>
      <w:r w:rsidR="00DD4A29" w:rsidRPr="00197164">
        <w:rPr>
          <w:rFonts w:ascii="Arial" w:eastAsiaTheme="minorEastAsia" w:hAnsi="Arial" w:cs="Arial" w:hint="eastAsia"/>
          <w:sz w:val="22"/>
          <w:szCs w:val="22"/>
          <w:lang w:eastAsia="zh-CN"/>
        </w:rPr>
        <w:t xml:space="preserve"> characterization </w:t>
      </w:r>
      <w:r w:rsidR="00D41032" w:rsidRPr="00197164">
        <w:rPr>
          <w:rFonts w:ascii="Arial" w:eastAsiaTheme="minorEastAsia" w:hAnsi="Arial" w:cs="Arial"/>
          <w:sz w:val="22"/>
          <w:szCs w:val="22"/>
          <w:lang w:eastAsia="zh-CN"/>
        </w:rPr>
        <w:t>will</w:t>
      </w:r>
      <w:r w:rsidR="00DD4A29" w:rsidRPr="00197164">
        <w:rPr>
          <w:rFonts w:ascii="Arial" w:eastAsiaTheme="minorEastAsia" w:hAnsi="Arial" w:cs="Arial" w:hint="eastAsia"/>
          <w:sz w:val="22"/>
          <w:szCs w:val="22"/>
          <w:lang w:eastAsia="zh-CN"/>
        </w:rPr>
        <w:t xml:space="preserve"> be </w:t>
      </w:r>
      <w:r w:rsidR="00224C18" w:rsidRPr="00197164">
        <w:rPr>
          <w:rFonts w:ascii="Arial" w:eastAsiaTheme="minorEastAsia" w:hAnsi="Arial" w:cs="Arial" w:hint="eastAsia"/>
          <w:sz w:val="22"/>
          <w:szCs w:val="22"/>
          <w:lang w:eastAsia="zh-CN"/>
        </w:rPr>
        <w:t xml:space="preserve">valuable in elucidating </w:t>
      </w:r>
      <w:r w:rsidR="00DD4A29" w:rsidRPr="00197164">
        <w:rPr>
          <w:rFonts w:ascii="Arial" w:eastAsiaTheme="minorEastAsia" w:hAnsi="Arial" w:cs="Arial" w:hint="eastAsia"/>
          <w:sz w:val="22"/>
          <w:szCs w:val="22"/>
          <w:lang w:eastAsia="zh-CN"/>
        </w:rPr>
        <w:t>the complex</w:t>
      </w:r>
      <w:r w:rsidR="00DD4A29" w:rsidRPr="00197164">
        <w:rPr>
          <w:rFonts w:ascii="Arial" w:eastAsiaTheme="minorEastAsia" w:hAnsi="Arial" w:cs="Arial"/>
          <w:sz w:val="22"/>
          <w:szCs w:val="22"/>
          <w:lang w:eastAsia="zh-CN"/>
        </w:rPr>
        <w:t xml:space="preserve"> CH</w:t>
      </w:r>
      <w:r w:rsidR="00DD4A29" w:rsidRPr="00197164">
        <w:rPr>
          <w:rFonts w:ascii="Arial" w:eastAsiaTheme="minorEastAsia" w:hAnsi="Arial" w:cs="Arial" w:hint="eastAsia"/>
          <w:sz w:val="22"/>
          <w:szCs w:val="22"/>
          <w:vertAlign w:val="subscript"/>
          <w:lang w:eastAsia="zh-CN"/>
        </w:rPr>
        <w:t>4</w:t>
      </w:r>
      <w:r w:rsidR="00DD4A29" w:rsidRPr="00197164">
        <w:rPr>
          <w:rFonts w:ascii="Arial" w:eastAsiaTheme="minorEastAsia" w:hAnsi="Arial" w:cs="Arial" w:hint="eastAsia"/>
          <w:sz w:val="22"/>
          <w:szCs w:val="22"/>
          <w:lang w:eastAsia="zh-CN"/>
        </w:rPr>
        <w:t xml:space="preserve"> reaction </w:t>
      </w:r>
      <w:r w:rsidR="00DD4A29" w:rsidRPr="00197164">
        <w:rPr>
          <w:rFonts w:ascii="Arial" w:eastAsiaTheme="minorEastAsia" w:hAnsi="Arial" w:cs="Arial"/>
          <w:sz w:val="22"/>
          <w:szCs w:val="22"/>
          <w:lang w:eastAsia="zh-CN"/>
        </w:rPr>
        <w:t>mechanism</w:t>
      </w:r>
      <w:r w:rsidR="00224C18" w:rsidRPr="00197164">
        <w:rPr>
          <w:rFonts w:ascii="Arial" w:eastAsiaTheme="minorEastAsia" w:hAnsi="Arial" w:cs="Arial" w:hint="eastAsia"/>
          <w:sz w:val="22"/>
          <w:szCs w:val="22"/>
          <w:lang w:eastAsia="zh-CN"/>
        </w:rPr>
        <w:t>s</w:t>
      </w:r>
      <w:r w:rsidR="004E3F95" w:rsidRPr="00197164">
        <w:rPr>
          <w:rFonts w:ascii="Arial" w:eastAsiaTheme="minorEastAsia" w:hAnsi="Arial" w:cs="Arial"/>
          <w:sz w:val="22"/>
          <w:szCs w:val="22"/>
          <w:lang w:eastAsia="zh-CN"/>
        </w:rPr>
        <w:t>,</w:t>
      </w:r>
      <w:r w:rsidR="00224C18" w:rsidRPr="00197164">
        <w:rPr>
          <w:rFonts w:ascii="Arial" w:eastAsiaTheme="minorEastAsia" w:hAnsi="Arial" w:cs="Arial" w:hint="eastAsia"/>
          <w:sz w:val="22"/>
          <w:szCs w:val="22"/>
          <w:lang w:eastAsia="zh-CN"/>
        </w:rPr>
        <w:t xml:space="preserve"> </w:t>
      </w:r>
      <w:r w:rsidR="004A1551" w:rsidRPr="00197164">
        <w:rPr>
          <w:rFonts w:ascii="Arial" w:eastAsiaTheme="minorEastAsia" w:hAnsi="Arial" w:cs="Arial" w:hint="eastAsia"/>
          <w:sz w:val="22"/>
          <w:szCs w:val="22"/>
          <w:lang w:eastAsia="zh-CN"/>
        </w:rPr>
        <w:t xml:space="preserve">likely </w:t>
      </w:r>
      <w:r w:rsidR="00224C18" w:rsidRPr="00197164">
        <w:rPr>
          <w:rFonts w:ascii="Arial" w:eastAsiaTheme="minorEastAsia" w:hAnsi="Arial" w:cs="Arial" w:hint="eastAsia"/>
          <w:sz w:val="22"/>
          <w:szCs w:val="22"/>
          <w:lang w:eastAsia="zh-CN"/>
        </w:rPr>
        <w:t xml:space="preserve">involving coupled </w:t>
      </w:r>
      <w:r w:rsidR="00DD4A29" w:rsidRPr="00197164">
        <w:rPr>
          <w:rFonts w:ascii="Arial" w:eastAsiaTheme="minorEastAsia" w:hAnsi="Arial" w:cs="Arial"/>
          <w:sz w:val="22"/>
          <w:szCs w:val="22"/>
          <w:lang w:eastAsia="zh-CN"/>
        </w:rPr>
        <w:t>surface</w:t>
      </w:r>
      <w:r w:rsidR="00DD4A29" w:rsidRPr="00197164">
        <w:rPr>
          <w:rFonts w:ascii="Arial" w:eastAsiaTheme="minorEastAsia" w:hAnsi="Arial" w:cs="Arial" w:hint="eastAsia"/>
          <w:sz w:val="22"/>
          <w:szCs w:val="22"/>
          <w:lang w:eastAsia="zh-CN"/>
        </w:rPr>
        <w:t xml:space="preserve"> and gas</w:t>
      </w:r>
      <w:r w:rsidR="00DD4A29" w:rsidRPr="00197164">
        <w:rPr>
          <w:rFonts w:ascii="Arial" w:eastAsiaTheme="minorEastAsia" w:hAnsi="Arial" w:cs="Arial"/>
          <w:sz w:val="22"/>
          <w:szCs w:val="22"/>
          <w:lang w:eastAsia="zh-CN"/>
        </w:rPr>
        <w:noBreakHyphen/>
      </w:r>
      <w:r w:rsidR="00DD4A29" w:rsidRPr="00197164">
        <w:rPr>
          <w:rFonts w:ascii="Arial" w:eastAsiaTheme="minorEastAsia" w:hAnsi="Arial" w:cs="Arial" w:hint="eastAsia"/>
          <w:sz w:val="22"/>
          <w:szCs w:val="22"/>
          <w:lang w:eastAsia="zh-CN"/>
        </w:rPr>
        <w:t xml:space="preserve">phase </w:t>
      </w:r>
      <w:r w:rsidR="00DD4A29" w:rsidRPr="00197164">
        <w:rPr>
          <w:rFonts w:ascii="Arial" w:eastAsiaTheme="minorEastAsia" w:hAnsi="Arial" w:cs="Arial"/>
          <w:sz w:val="22"/>
          <w:szCs w:val="22"/>
          <w:lang w:eastAsia="zh-CN"/>
        </w:rPr>
        <w:t>chemistry</w:t>
      </w:r>
      <w:r w:rsidR="00DD4A29" w:rsidRPr="00197164">
        <w:rPr>
          <w:rFonts w:ascii="Arial" w:eastAsiaTheme="minorEastAsia" w:hAnsi="Arial" w:cs="Arial" w:hint="eastAsia"/>
          <w:sz w:val="22"/>
          <w:szCs w:val="22"/>
          <w:lang w:eastAsia="zh-CN"/>
        </w:rPr>
        <w:t>.</w:t>
      </w:r>
      <w:r w:rsidR="00A612CF" w:rsidRPr="00197164">
        <w:rPr>
          <w:rFonts w:ascii="Arial" w:eastAsiaTheme="minorEastAsia" w:hAnsi="Arial" w:cs="Arial"/>
          <w:sz w:val="22"/>
          <w:szCs w:val="22"/>
          <w:lang w:eastAsia="zh-CN"/>
        </w:rPr>
        <w:t xml:space="preserve"> </w:t>
      </w:r>
      <w:r w:rsidR="00A612CF" w:rsidRPr="00197164">
        <w:rPr>
          <w:rFonts w:ascii="Arial" w:eastAsiaTheme="minorEastAsia" w:hAnsi="Arial" w:cs="Arial" w:hint="eastAsia"/>
          <w:sz w:val="22"/>
          <w:szCs w:val="22"/>
          <w:lang w:eastAsia="zh-CN"/>
        </w:rPr>
        <w:t>D</w:t>
      </w:r>
      <w:r w:rsidR="00A612CF" w:rsidRPr="00197164">
        <w:rPr>
          <w:rFonts w:ascii="Arial" w:eastAsiaTheme="minorEastAsia" w:hAnsi="Arial" w:cs="Arial"/>
          <w:sz w:val="22"/>
          <w:szCs w:val="22"/>
          <w:lang w:eastAsia="zh-CN"/>
        </w:rPr>
        <w:t>esign</w:t>
      </w:r>
      <w:r w:rsidR="00A612CF" w:rsidRPr="00197164">
        <w:rPr>
          <w:rFonts w:ascii="Arial" w:eastAsiaTheme="minorEastAsia" w:hAnsi="Arial" w:cs="Arial" w:hint="eastAsia"/>
          <w:sz w:val="22"/>
          <w:szCs w:val="22"/>
          <w:lang w:eastAsia="zh-CN"/>
        </w:rPr>
        <w:t>ing</w:t>
      </w:r>
      <w:r w:rsidR="00A612CF" w:rsidRPr="00197164">
        <w:rPr>
          <w:rFonts w:ascii="Arial" w:eastAsiaTheme="minorEastAsia" w:hAnsi="Arial" w:cs="Arial"/>
          <w:sz w:val="22"/>
          <w:szCs w:val="22"/>
          <w:lang w:eastAsia="zh-CN"/>
        </w:rPr>
        <w:t xml:space="preserve"> high</w:t>
      </w:r>
      <w:r w:rsidR="00A612CF" w:rsidRPr="00197164">
        <w:rPr>
          <w:rFonts w:ascii="Arial" w:eastAsiaTheme="minorEastAsia" w:hAnsi="Arial" w:cs="Arial"/>
          <w:sz w:val="22"/>
          <w:szCs w:val="22"/>
          <w:lang w:eastAsia="zh-CN"/>
        </w:rPr>
        <w:noBreakHyphen/>
        <w:t>temperature reactors</w:t>
      </w:r>
      <w:r w:rsidR="00A612CF" w:rsidRPr="00197164">
        <w:rPr>
          <w:rFonts w:ascii="Arial" w:eastAsiaTheme="minorEastAsia" w:hAnsi="Arial" w:cs="Arial" w:hint="eastAsia"/>
          <w:sz w:val="22"/>
          <w:szCs w:val="22"/>
          <w:lang w:eastAsia="zh-CN"/>
        </w:rPr>
        <w:t xml:space="preserve"> that</w:t>
      </w:r>
      <w:r w:rsidR="00A612CF" w:rsidRPr="00197164">
        <w:rPr>
          <w:rFonts w:ascii="Arial" w:eastAsiaTheme="minorEastAsia" w:hAnsi="Arial" w:cs="Arial"/>
          <w:sz w:val="22"/>
          <w:szCs w:val="22"/>
          <w:lang w:eastAsia="zh-CN"/>
        </w:rPr>
        <w:t xml:space="preserve"> operat</w:t>
      </w:r>
      <w:r w:rsidR="00A612CF" w:rsidRPr="00197164">
        <w:rPr>
          <w:rFonts w:ascii="Arial" w:eastAsiaTheme="minorEastAsia" w:hAnsi="Arial" w:cs="Arial" w:hint="eastAsia"/>
          <w:sz w:val="22"/>
          <w:szCs w:val="22"/>
          <w:lang w:eastAsia="zh-CN"/>
        </w:rPr>
        <w:t>e</w:t>
      </w:r>
      <w:r w:rsidR="00A612CF" w:rsidRPr="00197164">
        <w:rPr>
          <w:rFonts w:ascii="Arial" w:eastAsiaTheme="minorEastAsia" w:hAnsi="Arial" w:cs="Arial"/>
          <w:sz w:val="22"/>
          <w:szCs w:val="22"/>
          <w:lang w:eastAsia="zh-CN"/>
        </w:rPr>
        <w:t xml:space="preserve"> up to 1100 °C </w:t>
      </w:r>
      <w:r w:rsidR="00A612CF" w:rsidRPr="00197164">
        <w:rPr>
          <w:rFonts w:ascii="Arial" w:eastAsiaTheme="minorEastAsia" w:hAnsi="Arial" w:cs="Arial" w:hint="eastAsia"/>
          <w:sz w:val="22"/>
          <w:szCs w:val="22"/>
          <w:lang w:eastAsia="zh-CN"/>
        </w:rPr>
        <w:t>for</w:t>
      </w:r>
      <w:r w:rsidR="00A612CF" w:rsidRPr="00197164">
        <w:rPr>
          <w:rFonts w:ascii="Arial" w:eastAsiaTheme="minorEastAsia" w:hAnsi="Arial" w:cs="Arial"/>
          <w:sz w:val="22"/>
          <w:szCs w:val="22"/>
          <w:lang w:eastAsia="zh-CN"/>
        </w:rPr>
        <w:t xml:space="preserve"> </w:t>
      </w:r>
      <w:r w:rsidR="00A612CF" w:rsidRPr="00197164">
        <w:rPr>
          <w:rFonts w:ascii="Arial" w:eastAsiaTheme="minorEastAsia" w:hAnsi="Arial" w:cs="Arial" w:hint="eastAsia"/>
          <w:sz w:val="22"/>
          <w:szCs w:val="22"/>
          <w:lang w:eastAsia="zh-CN"/>
        </w:rPr>
        <w:t>synchrotron</w:t>
      </w:r>
      <w:r w:rsidR="00A612CF" w:rsidRPr="00197164">
        <w:rPr>
          <w:rFonts w:ascii="Arial" w:eastAsiaTheme="minorEastAsia" w:hAnsi="Arial" w:cs="Arial"/>
          <w:sz w:val="22"/>
          <w:szCs w:val="22"/>
          <w:lang w:eastAsia="zh-CN"/>
        </w:rPr>
        <w:noBreakHyphen/>
      </w:r>
      <w:r w:rsidR="00A612CF" w:rsidRPr="00197164">
        <w:rPr>
          <w:rFonts w:ascii="Arial" w:eastAsiaTheme="minorEastAsia" w:hAnsi="Arial" w:cs="Arial" w:hint="eastAsia"/>
          <w:sz w:val="22"/>
          <w:szCs w:val="22"/>
          <w:lang w:eastAsia="zh-CN"/>
        </w:rPr>
        <w:t>based spectroscopy studies will present a significant challenge in the future.</w:t>
      </w:r>
      <w:r w:rsidR="0013468A" w:rsidRPr="00197164">
        <w:rPr>
          <w:rFonts w:ascii="Arial" w:eastAsiaTheme="minorEastAsia" w:hAnsi="Arial" w:cs="Arial" w:hint="eastAsia"/>
          <w:sz w:val="22"/>
          <w:szCs w:val="22"/>
          <w:lang w:eastAsia="zh-CN"/>
        </w:rPr>
        <w:t xml:space="preserve"> </w:t>
      </w:r>
      <w:r w:rsidR="00B67FD8" w:rsidRPr="00197164">
        <w:rPr>
          <w:rFonts w:ascii="Arial" w:eastAsiaTheme="minorEastAsia" w:hAnsi="Arial" w:cs="Arial"/>
          <w:sz w:val="22"/>
          <w:szCs w:val="22"/>
          <w:lang w:eastAsia="zh-CN"/>
        </w:rPr>
        <w:t>Plasma-assisted plastic upgrading to C</w:t>
      </w:r>
      <w:r w:rsidR="00674166"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H</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 xml:space="preserve"> is promising but</w:t>
      </w:r>
      <w:r w:rsidR="008F4229" w:rsidRPr="00197164">
        <w:rPr>
          <w:rFonts w:ascii="Arial" w:eastAsiaTheme="minorEastAsia" w:hAnsi="Arial" w:cs="Arial" w:hint="eastAsia"/>
          <w:sz w:val="22"/>
          <w:szCs w:val="22"/>
          <w:lang w:eastAsia="zh-CN"/>
        </w:rPr>
        <w:t xml:space="preserve"> currently</w:t>
      </w:r>
      <w:r w:rsidR="00B67FD8" w:rsidRPr="00197164">
        <w:rPr>
          <w:rFonts w:ascii="Arial" w:eastAsiaTheme="minorEastAsia" w:hAnsi="Arial" w:cs="Arial"/>
          <w:sz w:val="22"/>
          <w:szCs w:val="22"/>
          <w:lang w:eastAsia="zh-CN"/>
        </w:rPr>
        <w:t xml:space="preserve"> requires</w:t>
      </w:r>
      <w:r w:rsidR="00DA2A72" w:rsidRPr="00197164">
        <w:rPr>
          <w:rFonts w:ascii="Arial" w:eastAsiaTheme="minorEastAsia" w:hAnsi="Arial" w:cs="Arial" w:hint="eastAsia"/>
          <w:sz w:val="22"/>
          <w:szCs w:val="22"/>
          <w:lang w:eastAsia="zh-CN"/>
        </w:rPr>
        <w:t xml:space="preserve"> </w:t>
      </w:r>
      <w:r w:rsidR="00B67FD8" w:rsidRPr="00197164">
        <w:rPr>
          <w:rFonts w:ascii="Arial" w:eastAsiaTheme="minorEastAsia" w:hAnsi="Arial" w:cs="Arial"/>
          <w:sz w:val="22"/>
          <w:szCs w:val="22"/>
          <w:lang w:eastAsia="zh-CN"/>
        </w:rPr>
        <w:t xml:space="preserve">significant energy </w:t>
      </w:r>
      <w:r w:rsidR="00A71949" w:rsidRPr="00197164">
        <w:rPr>
          <w:rFonts w:ascii="Arial" w:eastAsiaTheme="minorEastAsia" w:hAnsi="Arial" w:cs="Arial"/>
          <w:sz w:val="22"/>
          <w:szCs w:val="22"/>
          <w:lang w:eastAsia="zh-CN"/>
        </w:rPr>
        <w:t>input</w:t>
      </w:r>
      <w:r w:rsidR="00525769" w:rsidRPr="00197164">
        <w:rPr>
          <w:rFonts w:ascii="Arial" w:eastAsiaTheme="minorEastAsia" w:hAnsi="Arial" w:cs="Arial"/>
          <w:sz w:val="22"/>
          <w:szCs w:val="22"/>
          <w:lang w:eastAsia="zh-CN"/>
        </w:rPr>
        <w:t xml:space="preserve"> </w:t>
      </w:r>
      <w:r w:rsidR="00594643" w:rsidRPr="00197164">
        <w:rPr>
          <w:rFonts w:ascii="Arial" w:eastAsiaTheme="minorEastAsia" w:hAnsi="Arial" w:cs="Arial"/>
          <w:sz w:val="22"/>
          <w:szCs w:val="22"/>
          <w:lang w:eastAsia="zh-CN"/>
        </w:rPr>
        <w:br/>
      </w:r>
      <w:r w:rsidR="00B67FD8" w:rsidRPr="00197164">
        <w:rPr>
          <w:rFonts w:ascii="Arial" w:eastAsiaTheme="minorEastAsia" w:hAnsi="Arial" w:cs="Arial"/>
          <w:sz w:val="22"/>
          <w:szCs w:val="22"/>
          <w:lang w:eastAsia="zh-CN"/>
        </w:rPr>
        <w:t>(20</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kWh</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kg</w:t>
      </w:r>
      <w:r w:rsidR="00917C41" w:rsidRPr="00197164">
        <w:rPr>
          <w:rFonts w:ascii="Arial" w:eastAsiaTheme="minorEastAsia" w:hAnsi="Arial" w:cs="Arial"/>
          <w:sz w:val="22"/>
          <w:szCs w:val="22"/>
          <w:vertAlign w:val="superscript"/>
          <w:lang w:eastAsia="zh-CN"/>
        </w:rPr>
        <w:t>–</w:t>
      </w:r>
      <w:r w:rsidR="00B67FD8" w:rsidRPr="00197164">
        <w:rPr>
          <w:rFonts w:ascii="Arial" w:eastAsiaTheme="minorEastAsia" w:hAnsi="Arial" w:cs="Arial"/>
          <w:sz w:val="22"/>
          <w:szCs w:val="22"/>
          <w:vertAlign w:val="superscript"/>
          <w:lang w:eastAsia="zh-CN"/>
        </w:rPr>
        <w:t>1</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C</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H</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 xml:space="preserve">), </w:t>
      </w:r>
      <w:r w:rsidR="000C50D8" w:rsidRPr="00197164">
        <w:rPr>
          <w:rFonts w:ascii="Arial" w:eastAsiaTheme="minorEastAsia" w:hAnsi="Arial" w:cs="Arial"/>
          <w:sz w:val="22"/>
          <w:szCs w:val="22"/>
          <w:lang w:eastAsia="zh-CN"/>
        </w:rPr>
        <w:t>making it</w:t>
      </w:r>
      <w:r w:rsidR="00674166" w:rsidRPr="00197164">
        <w:rPr>
          <w:rFonts w:ascii="Arial" w:eastAsiaTheme="minorEastAsia" w:hAnsi="Arial" w:cs="Arial"/>
          <w:sz w:val="22"/>
          <w:szCs w:val="22"/>
          <w:lang w:eastAsia="zh-CN"/>
        </w:rPr>
        <w:t xml:space="preserve"> </w:t>
      </w:r>
      <w:r w:rsidR="008F4229" w:rsidRPr="00197164">
        <w:rPr>
          <w:rFonts w:ascii="Arial" w:eastAsiaTheme="minorEastAsia" w:hAnsi="Arial" w:cs="Arial" w:hint="eastAsia"/>
          <w:sz w:val="22"/>
          <w:szCs w:val="22"/>
          <w:lang w:eastAsia="zh-CN"/>
        </w:rPr>
        <w:t xml:space="preserve">impractical </w:t>
      </w:r>
      <w:r w:rsidR="00674166" w:rsidRPr="00197164">
        <w:rPr>
          <w:rFonts w:ascii="Arial" w:eastAsiaTheme="minorEastAsia" w:hAnsi="Arial" w:cs="Arial"/>
          <w:sz w:val="22"/>
          <w:szCs w:val="22"/>
          <w:lang w:eastAsia="zh-CN"/>
        </w:rPr>
        <w:t xml:space="preserve">without further </w:t>
      </w:r>
      <w:r w:rsidR="0013468A" w:rsidRPr="00197164">
        <w:rPr>
          <w:rFonts w:ascii="Arial" w:eastAsiaTheme="minorEastAsia" w:hAnsi="Arial" w:cs="Arial"/>
          <w:sz w:val="22"/>
          <w:szCs w:val="22"/>
          <w:lang w:eastAsia="zh-CN"/>
        </w:rPr>
        <w:t>breakthrough</w:t>
      </w:r>
      <w:r w:rsidR="00736C3E"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79</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0</w:t>
      </w:r>
      <w:r w:rsidR="00736C3E" w:rsidRPr="00197164">
        <w:rPr>
          <w:rFonts w:ascii="Arial" w:eastAsiaTheme="minorEastAsia" w:hAnsi="Arial" w:cs="Arial"/>
          <w:sz w:val="22"/>
          <w:szCs w:val="22"/>
          <w:lang w:eastAsia="zh-CN"/>
        </w:rPr>
        <w:t xml:space="preserve"> </w:t>
      </w:r>
      <w:r w:rsidR="00594643" w:rsidRPr="00197164">
        <w:rPr>
          <w:rFonts w:ascii="Arial" w:eastAsiaTheme="minorEastAsia" w:hAnsi="Arial" w:cs="Arial"/>
          <w:sz w:val="22"/>
          <w:szCs w:val="22"/>
          <w:lang w:eastAsia="zh-CN"/>
        </w:rPr>
        <w:t>Similarly, t</w:t>
      </w:r>
      <w:r w:rsidR="00674166" w:rsidRPr="00197164">
        <w:rPr>
          <w:rFonts w:ascii="Arial" w:eastAsiaTheme="minorEastAsia" w:hAnsi="Arial" w:cs="Arial"/>
          <w:sz w:val="22"/>
          <w:szCs w:val="22"/>
          <w:lang w:eastAsia="zh-CN"/>
        </w:rPr>
        <w:t>ransforming CO</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and 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O into 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and O</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via </w:t>
      </w:r>
      <w:r w:rsidR="00BE5A61" w:rsidRPr="00197164">
        <w:rPr>
          <w:rFonts w:ascii="Arial" w:eastAsiaTheme="minorEastAsia" w:hAnsi="Arial" w:cs="Arial"/>
          <w:sz w:val="22"/>
          <w:szCs w:val="22"/>
          <w:lang w:eastAsia="zh-CN"/>
        </w:rPr>
        <w:t xml:space="preserve">the </w:t>
      </w:r>
      <w:r w:rsidR="00674166" w:rsidRPr="00197164">
        <w:rPr>
          <w:rFonts w:ascii="Arial" w:eastAsiaTheme="minorEastAsia" w:hAnsi="Arial" w:cs="Arial"/>
          <w:sz w:val="22"/>
          <w:szCs w:val="22"/>
          <w:lang w:eastAsia="zh-CN"/>
        </w:rPr>
        <w:t>CO</w:t>
      </w:r>
      <w:r w:rsidR="00674166" w:rsidRPr="00197164">
        <w:rPr>
          <w:rFonts w:ascii="Arial" w:eastAsiaTheme="minorEastAsia" w:hAnsi="Arial" w:cs="Arial"/>
          <w:sz w:val="22"/>
          <w:szCs w:val="22"/>
          <w:vertAlign w:val="subscript"/>
          <w:lang w:eastAsia="zh-CN"/>
        </w:rPr>
        <w:t>2</w:t>
      </w:r>
      <w:r w:rsidR="006127A2" w:rsidRPr="00197164">
        <w:rPr>
          <w:rFonts w:ascii="Arial" w:eastAsiaTheme="minorEastAsia" w:hAnsi="Arial" w:cs="Arial"/>
          <w:sz w:val="22"/>
          <w:szCs w:val="22"/>
          <w:lang w:eastAsia="zh-CN"/>
        </w:rPr>
        <w:noBreakHyphen/>
      </w:r>
      <w:r w:rsidR="00674166" w:rsidRPr="00197164">
        <w:rPr>
          <w:rFonts w:ascii="Arial" w:eastAsiaTheme="minorEastAsia" w:hAnsi="Arial" w:cs="Arial"/>
          <w:sz w:val="22"/>
          <w:szCs w:val="22"/>
          <w:lang w:eastAsia="zh-CN"/>
        </w:rPr>
        <w:t>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concept cycle </w:t>
      </w:r>
      <w:r w:rsidR="008F4229" w:rsidRPr="00197164">
        <w:rPr>
          <w:rFonts w:ascii="Arial" w:eastAsiaTheme="minorEastAsia" w:hAnsi="Arial" w:cs="Arial"/>
          <w:sz w:val="22"/>
          <w:szCs w:val="22"/>
          <w:lang w:eastAsia="zh-CN"/>
        </w:rPr>
        <w:t xml:space="preserve">is </w:t>
      </w:r>
      <w:r w:rsidR="00674166" w:rsidRPr="00197164">
        <w:rPr>
          <w:rFonts w:ascii="Arial" w:eastAsiaTheme="minorEastAsia" w:hAnsi="Arial" w:cs="Arial"/>
          <w:sz w:val="22"/>
          <w:szCs w:val="22"/>
          <w:lang w:eastAsia="zh-CN"/>
        </w:rPr>
        <w:t>an ideal but nascent approach.</w:t>
      </w:r>
      <w:r w:rsidR="00A07ABC" w:rsidRPr="00197164">
        <w:rPr>
          <w:rFonts w:ascii="Arial" w:eastAsiaTheme="minorEastAsia" w:hAnsi="Arial" w:cs="Arial" w:hint="eastAsia"/>
          <w:sz w:val="22"/>
          <w:vertAlign w:val="superscript"/>
          <w:lang w:eastAsia="zh-CN"/>
        </w:rPr>
        <w:t>84</w:t>
      </w:r>
    </w:p>
    <w:p w14:paraId="58CBC33D" w14:textId="4462932E" w:rsidR="00AA2ADA" w:rsidRPr="00197164" w:rsidRDefault="008F4229"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 xml:space="preserve">Revitalizing the </w:t>
      </w:r>
      <w:r w:rsidR="00B910B5" w:rsidRPr="00197164">
        <w:rPr>
          <w:rFonts w:ascii="Arial" w:eastAsiaTheme="minorEastAsia" w:hAnsi="Arial" w:cs="Arial"/>
          <w:sz w:val="22"/>
          <w:szCs w:val="22"/>
          <w:lang w:eastAsia="zh-CN"/>
        </w:rPr>
        <w:t>C</w:t>
      </w:r>
      <w:r w:rsidR="00B910B5" w:rsidRPr="00197164">
        <w:rPr>
          <w:rFonts w:ascii="Arial" w:eastAsiaTheme="minorEastAsia" w:hAnsi="Arial" w:cs="Arial"/>
          <w:sz w:val="22"/>
          <w:szCs w:val="22"/>
          <w:vertAlign w:val="subscript"/>
          <w:lang w:eastAsia="zh-CN"/>
        </w:rPr>
        <w:t>2</w:t>
      </w:r>
      <w:r w:rsidR="00B910B5" w:rsidRPr="00197164">
        <w:rPr>
          <w:rFonts w:ascii="Arial" w:eastAsiaTheme="minorEastAsia" w:hAnsi="Arial" w:cs="Arial"/>
          <w:sz w:val="22"/>
          <w:szCs w:val="22"/>
          <w:lang w:eastAsia="zh-CN"/>
        </w:rPr>
        <w:t>H</w:t>
      </w:r>
      <w:r w:rsidR="00B910B5"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industry also </w:t>
      </w:r>
      <w:r w:rsidRPr="00197164">
        <w:rPr>
          <w:rFonts w:ascii="Arial" w:eastAsiaTheme="minorEastAsia" w:hAnsi="Arial" w:cs="Arial"/>
          <w:sz w:val="22"/>
          <w:szCs w:val="22"/>
          <w:lang w:eastAsia="zh-CN"/>
        </w:rPr>
        <w:t>requires</w:t>
      </w:r>
      <w:r w:rsidRPr="00197164">
        <w:rPr>
          <w:rFonts w:ascii="Arial" w:eastAsiaTheme="minorEastAsia" w:hAnsi="Arial" w:cs="Arial" w:hint="eastAsia"/>
          <w:sz w:val="22"/>
          <w:szCs w:val="22"/>
          <w:lang w:eastAsia="zh-CN"/>
        </w:rPr>
        <w:t xml:space="preserve"> </w:t>
      </w:r>
      <w:r w:rsidR="00130EFE" w:rsidRPr="00197164">
        <w:rPr>
          <w:rFonts w:ascii="Arial" w:eastAsiaTheme="minorEastAsia" w:hAnsi="Arial" w:cs="Arial" w:hint="eastAsia"/>
          <w:sz w:val="22"/>
          <w:szCs w:val="22"/>
          <w:lang w:eastAsia="zh-CN"/>
        </w:rPr>
        <w:t xml:space="preserve">a </w:t>
      </w:r>
      <w:r w:rsidR="00116E5A" w:rsidRPr="00197164">
        <w:rPr>
          <w:rFonts w:ascii="Arial" w:eastAsiaTheme="minorEastAsia" w:hAnsi="Arial" w:cs="Arial" w:hint="eastAsia"/>
          <w:sz w:val="22"/>
          <w:szCs w:val="22"/>
          <w:lang w:eastAsia="zh-CN"/>
        </w:rPr>
        <w:t>substantial market for</w:t>
      </w:r>
      <w:r w:rsidR="00130EFE" w:rsidRPr="00197164">
        <w:rPr>
          <w:rFonts w:ascii="Arial" w:eastAsiaTheme="minorEastAsia" w:hAnsi="Arial" w:cs="Arial"/>
          <w:sz w:val="22"/>
          <w:szCs w:val="22"/>
          <w:lang w:eastAsia="zh-CN"/>
        </w:rPr>
        <w:t xml:space="preserve"> C</w:t>
      </w:r>
      <w:r w:rsidR="00130EFE" w:rsidRPr="00197164">
        <w:rPr>
          <w:rFonts w:ascii="Arial" w:eastAsiaTheme="minorEastAsia" w:hAnsi="Arial" w:cs="Arial"/>
          <w:sz w:val="22"/>
          <w:szCs w:val="22"/>
          <w:vertAlign w:val="subscript"/>
          <w:lang w:eastAsia="zh-CN"/>
        </w:rPr>
        <w:t>2</w:t>
      </w:r>
      <w:r w:rsidR="00130EFE" w:rsidRPr="00197164">
        <w:rPr>
          <w:rFonts w:ascii="Arial" w:eastAsiaTheme="minorEastAsia" w:hAnsi="Arial" w:cs="Arial"/>
          <w:sz w:val="22"/>
          <w:szCs w:val="22"/>
          <w:lang w:eastAsia="zh-CN"/>
        </w:rPr>
        <w:t>H</w:t>
      </w:r>
      <w:r w:rsidR="00130EFE" w:rsidRPr="00197164">
        <w:rPr>
          <w:rFonts w:ascii="Arial" w:eastAsiaTheme="minorEastAsia" w:hAnsi="Arial" w:cs="Arial"/>
          <w:sz w:val="22"/>
          <w:szCs w:val="22"/>
          <w:vertAlign w:val="subscript"/>
          <w:lang w:eastAsia="zh-CN"/>
        </w:rPr>
        <w:t>2</w:t>
      </w:r>
      <w:r w:rsidR="00130EFE" w:rsidRPr="00197164">
        <w:rPr>
          <w:rFonts w:ascii="Arial" w:eastAsiaTheme="minorEastAsia" w:hAnsi="Arial" w:cs="Arial" w:hint="eastAsia"/>
          <w:sz w:val="22"/>
          <w:szCs w:val="22"/>
          <w:lang w:eastAsia="zh-CN"/>
        </w:rPr>
        <w:t xml:space="preserve"> application</w:t>
      </w:r>
      <w:r w:rsidR="00116E5A" w:rsidRPr="00197164">
        <w:rPr>
          <w:rFonts w:ascii="Arial" w:eastAsiaTheme="minorEastAsia" w:hAnsi="Arial" w:cs="Arial" w:hint="eastAsia"/>
          <w:sz w:val="22"/>
          <w:szCs w:val="22"/>
          <w:lang w:eastAsia="zh-CN"/>
        </w:rPr>
        <w:t>s</w:t>
      </w:r>
      <w:r w:rsidR="00130EFE" w:rsidRPr="00197164">
        <w:rPr>
          <w:rFonts w:ascii="Arial" w:eastAsiaTheme="minorEastAsia" w:hAnsi="Arial" w:cs="Arial" w:hint="eastAsia"/>
          <w:sz w:val="22"/>
          <w:szCs w:val="22"/>
          <w:lang w:eastAsia="zh-CN"/>
        </w:rPr>
        <w:t>.</w:t>
      </w:r>
      <w:r w:rsidR="00B910B5" w:rsidRPr="00197164">
        <w:rPr>
          <w:rFonts w:ascii="Arial" w:eastAsiaTheme="minorEastAsia" w:hAnsi="Arial" w:cs="Arial" w:hint="eastAsia"/>
          <w:sz w:val="22"/>
          <w:szCs w:val="22"/>
          <w:lang w:eastAsia="zh-CN"/>
        </w:rPr>
        <w:t xml:space="preserve"> </w:t>
      </w:r>
      <w:r w:rsidR="00AC5FA8" w:rsidRPr="00197164">
        <w:rPr>
          <w:rFonts w:ascii="Arial" w:eastAsiaTheme="minorEastAsia" w:hAnsi="Arial" w:cs="Arial"/>
          <w:sz w:val="22"/>
          <w:szCs w:val="22"/>
          <w:lang w:eastAsia="zh-CN"/>
        </w:rPr>
        <w:t>T</w:t>
      </w:r>
      <w:r w:rsidR="00130EFE" w:rsidRPr="00197164">
        <w:rPr>
          <w:rFonts w:ascii="Arial" w:eastAsiaTheme="minorEastAsia" w:hAnsi="Arial" w:cs="Arial"/>
          <w:sz w:val="22"/>
          <w:szCs w:val="22"/>
          <w:lang w:eastAsia="zh-CN"/>
        </w:rPr>
        <w:t>he</w:t>
      </w:r>
      <w:r w:rsidR="00130EFE" w:rsidRPr="00197164">
        <w:rPr>
          <w:rFonts w:ascii="Arial" w:eastAsiaTheme="minorEastAsia" w:hAnsi="Arial" w:cs="Arial" w:hint="eastAsia"/>
          <w:sz w:val="22"/>
          <w:szCs w:val="22"/>
          <w:lang w:eastAsia="zh-CN"/>
        </w:rPr>
        <w:t xml:space="preserve"> development of sustainable </w:t>
      </w:r>
      <w:r w:rsidR="00674166" w:rsidRPr="00197164">
        <w:rPr>
          <w:rFonts w:ascii="Arial" w:eastAsiaTheme="minorEastAsia" w:hAnsi="Arial" w:cs="Arial"/>
          <w:sz w:val="22"/>
          <w:szCs w:val="22"/>
          <w:lang w:eastAsia="zh-CN"/>
        </w:rPr>
        <w:t>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w:t>
      </w:r>
      <w:r w:rsidR="00130EFE" w:rsidRPr="00197164">
        <w:rPr>
          <w:rFonts w:ascii="Arial" w:eastAsiaTheme="minorEastAsia" w:hAnsi="Arial" w:cs="Arial" w:hint="eastAsia"/>
          <w:sz w:val="22"/>
          <w:szCs w:val="22"/>
          <w:lang w:eastAsia="zh-CN"/>
        </w:rPr>
        <w:t xml:space="preserve">production could </w:t>
      </w:r>
      <w:r w:rsidR="00664AFE" w:rsidRPr="00197164">
        <w:rPr>
          <w:rFonts w:ascii="Arial" w:eastAsiaTheme="minorEastAsia" w:hAnsi="Arial" w:cs="Arial"/>
          <w:sz w:val="22"/>
          <w:szCs w:val="22"/>
          <w:lang w:eastAsia="zh-CN"/>
        </w:rPr>
        <w:t>prompt</w:t>
      </w:r>
      <w:r w:rsidR="00130EFE" w:rsidRPr="00197164">
        <w:rPr>
          <w:rFonts w:ascii="Arial" w:eastAsiaTheme="minorEastAsia" w:hAnsi="Arial" w:cs="Arial" w:hint="eastAsia"/>
          <w:sz w:val="22"/>
          <w:szCs w:val="22"/>
          <w:lang w:eastAsia="zh-CN"/>
        </w:rPr>
        <w:t xml:space="preserve"> </w:t>
      </w:r>
      <w:r w:rsidR="00116E5A" w:rsidRPr="00197164">
        <w:rPr>
          <w:rFonts w:ascii="Arial" w:eastAsiaTheme="minorEastAsia" w:hAnsi="Arial" w:cs="Arial" w:hint="eastAsia"/>
          <w:sz w:val="22"/>
          <w:szCs w:val="22"/>
          <w:lang w:eastAsia="zh-CN"/>
        </w:rPr>
        <w:t xml:space="preserve">a shift in </w:t>
      </w:r>
      <w:r w:rsidR="00130EFE" w:rsidRPr="00197164">
        <w:rPr>
          <w:rFonts w:ascii="Arial" w:eastAsiaTheme="minorEastAsia" w:hAnsi="Arial" w:cs="Arial" w:hint="eastAsia"/>
          <w:sz w:val="22"/>
          <w:szCs w:val="22"/>
          <w:lang w:eastAsia="zh-CN"/>
        </w:rPr>
        <w:t>VCM production from</w:t>
      </w:r>
      <w:r w:rsidR="00130EFE" w:rsidRPr="00197164">
        <w:rPr>
          <w:rFonts w:ascii="Arial" w:eastAsiaTheme="minorEastAsia" w:hAnsi="Arial" w:cs="Arial"/>
          <w:sz w:val="22"/>
          <w:szCs w:val="22"/>
          <w:lang w:eastAsia="zh-CN"/>
        </w:rPr>
        <w:t xml:space="preserve"> </w:t>
      </w:r>
      <w:r w:rsidR="00664AFE" w:rsidRPr="00197164">
        <w:rPr>
          <w:rFonts w:ascii="Arial" w:eastAsiaTheme="minorEastAsia" w:hAnsi="Arial" w:cs="Arial"/>
          <w:sz w:val="22"/>
          <w:szCs w:val="22"/>
          <w:lang w:eastAsia="zh-CN"/>
        </w:rPr>
        <w:t>ethylene</w:t>
      </w:r>
      <w:r w:rsidR="00116E5A" w:rsidRPr="00197164">
        <w:rPr>
          <w:rFonts w:ascii="Arial" w:eastAsiaTheme="minorEastAsia" w:hAnsi="Arial" w:cs="Arial" w:hint="eastAsia"/>
          <w:sz w:val="22"/>
          <w:szCs w:val="22"/>
          <w:lang w:eastAsia="zh-CN"/>
        </w:rPr>
        <w:t xml:space="preserve"> </w:t>
      </w:r>
      <w:r w:rsidR="00130EFE" w:rsidRPr="00197164">
        <w:rPr>
          <w:rFonts w:ascii="Arial" w:eastAsiaTheme="minorEastAsia" w:hAnsi="Arial" w:cs="Arial" w:hint="eastAsia"/>
          <w:sz w:val="22"/>
          <w:szCs w:val="22"/>
          <w:lang w:eastAsia="zh-CN"/>
        </w:rPr>
        <w:t>to</w:t>
      </w:r>
      <w:r w:rsidR="00130EFE" w:rsidRPr="00197164">
        <w:rPr>
          <w:rFonts w:ascii="Arial" w:eastAsiaTheme="minorEastAsia" w:hAnsi="Arial" w:cs="Arial"/>
          <w:sz w:val="22"/>
          <w:szCs w:val="22"/>
          <w:lang w:eastAsia="zh-CN"/>
        </w:rPr>
        <w:t xml:space="preserve"> </w:t>
      </w:r>
      <w:r w:rsidR="00664AFE" w:rsidRPr="00197164">
        <w:rPr>
          <w:rFonts w:ascii="Arial" w:eastAsiaTheme="minorEastAsia" w:hAnsi="Arial" w:cs="Arial"/>
          <w:sz w:val="22"/>
          <w:szCs w:val="22"/>
          <w:lang w:eastAsia="zh-CN"/>
        </w:rPr>
        <w:t xml:space="preserve">acetylene </w:t>
      </w:r>
      <w:r w:rsidR="00130EFE" w:rsidRPr="00197164">
        <w:rPr>
          <w:rFonts w:ascii="Arial" w:eastAsiaTheme="minorEastAsia" w:hAnsi="Arial" w:cs="Arial" w:hint="eastAsia"/>
          <w:sz w:val="22"/>
          <w:szCs w:val="22"/>
          <w:lang w:eastAsia="zh-CN"/>
        </w:rPr>
        <w:t>route</w:t>
      </w:r>
      <w:r w:rsidR="00664AFE" w:rsidRPr="00197164">
        <w:rPr>
          <w:rFonts w:ascii="Arial" w:eastAsiaTheme="minorEastAsia" w:hAnsi="Arial" w:cs="Arial"/>
          <w:sz w:val="22"/>
          <w:szCs w:val="22"/>
          <w:lang w:eastAsia="zh-CN"/>
        </w:rPr>
        <w:t>s</w:t>
      </w:r>
      <w:r w:rsidR="004E3F95" w:rsidRPr="00197164">
        <w:rPr>
          <w:rFonts w:ascii="Arial" w:eastAsiaTheme="minorEastAsia" w:hAnsi="Arial" w:cs="Arial"/>
          <w:sz w:val="22"/>
          <w:szCs w:val="22"/>
          <w:lang w:eastAsia="zh-CN"/>
        </w:rPr>
        <w:t>,</w:t>
      </w:r>
      <w:r w:rsidR="00F956DA"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driven by</w:t>
      </w:r>
      <w:r w:rsidR="00F956DA" w:rsidRPr="00197164">
        <w:rPr>
          <w:rFonts w:ascii="Arial" w:eastAsiaTheme="minorEastAsia" w:hAnsi="Arial" w:cs="Arial" w:hint="eastAsia"/>
          <w:sz w:val="22"/>
          <w:szCs w:val="22"/>
          <w:lang w:eastAsia="zh-CN"/>
        </w:rPr>
        <w:t xml:space="preserve"> environmental and economic </w:t>
      </w:r>
      <w:r w:rsidR="004E3F95" w:rsidRPr="00197164">
        <w:rPr>
          <w:rFonts w:ascii="Arial" w:eastAsiaTheme="minorEastAsia" w:hAnsi="Arial" w:cs="Arial"/>
          <w:sz w:val="22"/>
          <w:szCs w:val="22"/>
          <w:lang w:eastAsia="zh-CN"/>
        </w:rPr>
        <w:t>assessments</w:t>
      </w:r>
      <w:r w:rsidR="00130EFE" w:rsidRPr="00197164">
        <w:rPr>
          <w:rFonts w:ascii="Arial" w:eastAsiaTheme="minorEastAsia" w:hAnsi="Arial" w:cs="Arial" w:hint="eastAsia"/>
          <w:sz w:val="22"/>
          <w:szCs w:val="22"/>
          <w:lang w:eastAsia="zh-CN"/>
        </w:rPr>
        <w:t xml:space="preserve">. </w:t>
      </w:r>
      <w:r w:rsidR="009B0E2C" w:rsidRPr="00197164">
        <w:rPr>
          <w:rFonts w:ascii="Arial" w:eastAsiaTheme="minorEastAsia" w:hAnsi="Arial" w:cs="Arial"/>
          <w:sz w:val="22"/>
          <w:szCs w:val="22"/>
          <w:lang w:eastAsia="zh-CN"/>
        </w:rPr>
        <w:t>Moreover</w:t>
      </w:r>
      <w:r w:rsidR="00AD67E8" w:rsidRPr="00197164">
        <w:rPr>
          <w:rFonts w:ascii="Arial" w:eastAsiaTheme="minorEastAsia" w:hAnsi="Arial" w:cs="Arial"/>
          <w:sz w:val="22"/>
          <w:szCs w:val="22"/>
          <w:lang w:eastAsia="zh-CN"/>
        </w:rPr>
        <w:t>,</w:t>
      </w:r>
      <w:r w:rsidR="007E128F" w:rsidRPr="00197164">
        <w:rPr>
          <w:rFonts w:ascii="Arial" w:eastAsiaTheme="minorEastAsia" w:hAnsi="Arial" w:cs="Arial"/>
          <w:sz w:val="22"/>
          <w:szCs w:val="22"/>
          <w:lang w:eastAsia="zh-CN"/>
        </w:rPr>
        <w:t xml:space="preserve"> </w:t>
      </w:r>
      <w:r w:rsidR="009B0E2C" w:rsidRPr="00197164">
        <w:rPr>
          <w:rFonts w:ascii="Arial" w:eastAsiaTheme="minorEastAsia" w:hAnsi="Arial" w:cs="Arial"/>
          <w:sz w:val="22"/>
          <w:szCs w:val="22"/>
          <w:lang w:eastAsia="zh-CN"/>
        </w:rPr>
        <w:t>the</w:t>
      </w:r>
      <w:r w:rsidR="00F956DA" w:rsidRPr="00197164">
        <w:rPr>
          <w:rFonts w:ascii="Arial" w:eastAsiaTheme="minorEastAsia" w:hAnsi="Arial" w:cs="Arial" w:hint="eastAsia"/>
          <w:sz w:val="22"/>
          <w:szCs w:val="22"/>
          <w:lang w:eastAsia="zh-CN"/>
        </w:rPr>
        <w:t xml:space="preserve"> </w:t>
      </w:r>
      <w:r w:rsidR="000460B2" w:rsidRPr="00197164">
        <w:rPr>
          <w:rFonts w:ascii="Arial" w:eastAsiaTheme="minorEastAsia" w:hAnsi="Arial" w:cs="Arial" w:hint="eastAsia"/>
          <w:sz w:val="22"/>
          <w:szCs w:val="22"/>
          <w:lang w:eastAsia="zh-CN"/>
        </w:rPr>
        <w:t xml:space="preserve">longstanding </w:t>
      </w:r>
      <w:r w:rsidR="00674166" w:rsidRPr="00197164">
        <w:rPr>
          <w:rFonts w:ascii="Arial" w:eastAsiaTheme="minorEastAsia" w:hAnsi="Arial" w:cs="Arial"/>
          <w:sz w:val="22"/>
          <w:szCs w:val="22"/>
          <w:lang w:eastAsia="zh-CN"/>
        </w:rPr>
        <w:t xml:space="preserve">challenge </w:t>
      </w:r>
      <w:r w:rsidR="00F956DA" w:rsidRPr="00197164">
        <w:rPr>
          <w:rFonts w:ascii="Arial" w:eastAsiaTheme="minorEastAsia" w:hAnsi="Arial" w:cs="Arial" w:hint="eastAsia"/>
          <w:sz w:val="22"/>
          <w:szCs w:val="22"/>
          <w:lang w:eastAsia="zh-CN"/>
        </w:rPr>
        <w:t>in</w:t>
      </w:r>
      <w:r w:rsidR="009B0E2C" w:rsidRPr="00197164">
        <w:rPr>
          <w:rFonts w:ascii="Arial" w:eastAsiaTheme="minorEastAsia" w:hAnsi="Arial" w:cs="Arial"/>
          <w:sz w:val="22"/>
          <w:szCs w:val="22"/>
          <w:lang w:eastAsia="zh-CN"/>
        </w:rPr>
        <w:t xml:space="preserve"> C</w:t>
      </w:r>
      <w:r w:rsidR="009B0E2C" w:rsidRPr="00197164">
        <w:rPr>
          <w:rFonts w:ascii="Arial" w:eastAsiaTheme="minorEastAsia" w:hAnsi="Arial" w:cs="Arial"/>
          <w:sz w:val="22"/>
          <w:szCs w:val="22"/>
          <w:vertAlign w:val="subscript"/>
          <w:lang w:eastAsia="zh-CN"/>
        </w:rPr>
        <w:t>2</w:t>
      </w:r>
      <w:r w:rsidR="009B0E2C" w:rsidRPr="00197164">
        <w:rPr>
          <w:rFonts w:ascii="Arial" w:eastAsiaTheme="minorEastAsia" w:hAnsi="Arial" w:cs="Arial"/>
          <w:sz w:val="22"/>
          <w:szCs w:val="22"/>
          <w:lang w:eastAsia="zh-CN"/>
        </w:rPr>
        <w:t>H</w:t>
      </w:r>
      <w:r w:rsidR="009B0E2C" w:rsidRPr="00197164">
        <w:rPr>
          <w:rFonts w:ascii="Arial" w:eastAsiaTheme="minorEastAsia" w:hAnsi="Arial" w:cs="Arial"/>
          <w:sz w:val="22"/>
          <w:szCs w:val="22"/>
          <w:vertAlign w:val="subscript"/>
          <w:lang w:eastAsia="zh-CN"/>
        </w:rPr>
        <w:t>2</w:t>
      </w:r>
      <w:r w:rsidR="009B0E2C" w:rsidRPr="00197164">
        <w:rPr>
          <w:rFonts w:ascii="Arial" w:eastAsiaTheme="minorEastAsia" w:hAnsi="Arial" w:cs="Arial"/>
          <w:sz w:val="22"/>
          <w:szCs w:val="22"/>
          <w:lang w:eastAsia="zh-CN"/>
        </w:rPr>
        <w:noBreakHyphen/>
        <w:t>derived</w:t>
      </w:r>
      <w:r w:rsidR="00F956DA" w:rsidRPr="00197164">
        <w:rPr>
          <w:rFonts w:ascii="Arial" w:eastAsiaTheme="minorEastAsia" w:hAnsi="Arial" w:cs="Arial" w:hint="eastAsia"/>
          <w:sz w:val="22"/>
          <w:szCs w:val="22"/>
          <w:lang w:eastAsia="zh-CN"/>
        </w:rPr>
        <w:t xml:space="preserve"> </w:t>
      </w:r>
      <w:r w:rsidR="00674166" w:rsidRPr="00197164">
        <w:rPr>
          <w:rFonts w:ascii="Arial" w:eastAsiaTheme="minorEastAsia" w:hAnsi="Arial" w:cs="Arial"/>
          <w:sz w:val="22"/>
          <w:szCs w:val="22"/>
          <w:lang w:eastAsia="zh-CN"/>
        </w:rPr>
        <w:t xml:space="preserve">VCM </w:t>
      </w:r>
      <w:r w:rsidR="00F956DA" w:rsidRPr="00197164">
        <w:rPr>
          <w:rFonts w:ascii="Arial" w:eastAsiaTheme="minorEastAsia" w:hAnsi="Arial" w:cs="Arial" w:hint="eastAsia"/>
          <w:sz w:val="22"/>
          <w:szCs w:val="22"/>
          <w:lang w:eastAsia="zh-CN"/>
        </w:rPr>
        <w:t>production</w:t>
      </w:r>
      <w:r w:rsidR="004E3F95" w:rsidRPr="00197164">
        <w:rPr>
          <w:rFonts w:ascii="Arial" w:eastAsiaTheme="minorEastAsia" w:hAnsi="Arial" w:cs="Arial"/>
          <w:sz w:val="22"/>
          <w:szCs w:val="22"/>
          <w:lang w:eastAsia="zh-CN"/>
        </w:rPr>
        <w:t>–specifically</w:t>
      </w:r>
      <w:r w:rsidR="00116E5A" w:rsidRPr="00197164">
        <w:rPr>
          <w:rFonts w:ascii="Arial" w:eastAsiaTheme="minorEastAsia" w:hAnsi="Arial" w:cs="Arial" w:hint="eastAsia"/>
          <w:sz w:val="22"/>
          <w:szCs w:val="22"/>
          <w:lang w:eastAsia="zh-CN"/>
        </w:rPr>
        <w:t xml:space="preserve"> </w:t>
      </w:r>
      <w:r w:rsidR="00F956DA" w:rsidRPr="00197164">
        <w:rPr>
          <w:rFonts w:ascii="Arial" w:eastAsiaTheme="minorEastAsia" w:hAnsi="Arial" w:cs="Arial"/>
          <w:sz w:val="22"/>
          <w:szCs w:val="22"/>
          <w:lang w:eastAsia="zh-CN"/>
        </w:rPr>
        <w:t>the</w:t>
      </w:r>
      <w:r w:rsidR="00F956DA" w:rsidRPr="00197164">
        <w:rPr>
          <w:rFonts w:ascii="Arial" w:eastAsiaTheme="minorEastAsia" w:hAnsi="Arial" w:cs="Arial" w:hint="eastAsia"/>
          <w:sz w:val="22"/>
          <w:szCs w:val="22"/>
          <w:lang w:eastAsia="zh-CN"/>
        </w:rPr>
        <w:t xml:space="preserve"> use of </w:t>
      </w:r>
      <w:r w:rsidR="00674166" w:rsidRPr="00197164">
        <w:rPr>
          <w:rFonts w:ascii="Arial" w:eastAsiaTheme="minorEastAsia" w:hAnsi="Arial" w:cs="Arial"/>
          <w:sz w:val="22"/>
          <w:szCs w:val="22"/>
          <w:lang w:eastAsia="zh-CN"/>
        </w:rPr>
        <w:t>mercury catalysts</w:t>
      </w:r>
      <w:r w:rsidR="004E3F95" w:rsidRPr="00197164">
        <w:rPr>
          <w:rFonts w:ascii="Arial" w:eastAsiaTheme="minorEastAsia" w:hAnsi="Arial" w:cs="Arial"/>
          <w:sz w:val="22"/>
          <w:szCs w:val="22"/>
          <w:lang w:eastAsia="zh-CN"/>
        </w:rPr>
        <w:t>–</w:t>
      </w:r>
      <w:r w:rsidR="009B0E2C" w:rsidRPr="00197164">
        <w:rPr>
          <w:rFonts w:ascii="Arial" w:eastAsiaTheme="minorEastAsia" w:hAnsi="Arial" w:cs="Arial"/>
          <w:sz w:val="22"/>
          <w:szCs w:val="22"/>
          <w:lang w:eastAsia="zh-CN"/>
        </w:rPr>
        <w:t xml:space="preserve">has been addressed </w:t>
      </w:r>
      <w:r w:rsidR="004E3F95" w:rsidRPr="00197164">
        <w:rPr>
          <w:rFonts w:ascii="Arial" w:eastAsiaTheme="minorEastAsia" w:hAnsi="Arial" w:cs="Arial"/>
          <w:sz w:val="22"/>
          <w:szCs w:val="22"/>
          <w:lang w:eastAsia="zh-CN"/>
        </w:rPr>
        <w:t>due to</w:t>
      </w:r>
      <w:r w:rsidR="009B0E2C" w:rsidRPr="00197164">
        <w:rPr>
          <w:rFonts w:ascii="Arial" w:eastAsiaTheme="minorEastAsia" w:hAnsi="Arial" w:cs="Arial"/>
          <w:sz w:val="22"/>
          <w:szCs w:val="22"/>
          <w:lang w:eastAsia="zh-CN"/>
        </w:rPr>
        <w:t xml:space="preserve"> t</w:t>
      </w:r>
      <w:r w:rsidR="00674166" w:rsidRPr="00197164">
        <w:rPr>
          <w:rFonts w:ascii="Arial" w:eastAsiaTheme="minorEastAsia" w:hAnsi="Arial" w:cs="Arial"/>
          <w:sz w:val="22"/>
          <w:szCs w:val="22"/>
          <w:lang w:eastAsia="zh-CN"/>
        </w:rPr>
        <w:t>he recent commercialization of an Au/C catalyst</w:t>
      </w:r>
      <w:r w:rsidR="00360362" w:rsidRPr="00197164">
        <w:rPr>
          <w:rFonts w:ascii="Arial" w:eastAsiaTheme="minorEastAsia" w:hAnsi="Arial" w:cs="Arial"/>
          <w:sz w:val="22"/>
          <w:szCs w:val="22"/>
          <w:lang w:eastAsia="zh-CN"/>
        </w:rPr>
        <w:t>.</w:t>
      </w:r>
      <w:r w:rsidR="00B2464A" w:rsidRPr="00197164">
        <w:rPr>
          <w:rFonts w:ascii="Arial" w:eastAsiaTheme="minorEastAsia" w:hAnsi="Arial" w:cs="Arial" w:hint="eastAsia"/>
          <w:sz w:val="22"/>
          <w:vertAlign w:val="superscript"/>
          <w:lang w:eastAsia="zh-CN"/>
        </w:rPr>
        <w:t>9</w:t>
      </w:r>
      <w:r w:rsidR="00A07ABC" w:rsidRPr="00197164">
        <w:rPr>
          <w:rFonts w:ascii="Arial" w:eastAsiaTheme="minorEastAsia" w:hAnsi="Arial" w:cs="Arial" w:hint="eastAsia"/>
          <w:sz w:val="22"/>
          <w:vertAlign w:val="superscript"/>
          <w:lang w:eastAsia="zh-CN"/>
        </w:rPr>
        <w:t>2</w:t>
      </w:r>
      <w:r w:rsidR="00B2464A" w:rsidRPr="00197164">
        <w:rPr>
          <w:rFonts w:ascii="Arial" w:eastAsiaTheme="minorEastAsia" w:hAnsi="Arial" w:cs="Arial" w:hint="eastAsia"/>
          <w:sz w:val="22"/>
          <w:vertAlign w:val="superscript"/>
          <w:lang w:eastAsia="zh-CN"/>
        </w:rPr>
        <w:t>,9</w:t>
      </w:r>
      <w:r w:rsidR="00A07ABC" w:rsidRPr="00197164">
        <w:rPr>
          <w:rFonts w:ascii="Arial" w:eastAsiaTheme="minorEastAsia" w:hAnsi="Arial" w:cs="Arial" w:hint="eastAsia"/>
          <w:sz w:val="22"/>
          <w:vertAlign w:val="superscript"/>
          <w:lang w:eastAsia="zh-CN"/>
        </w:rPr>
        <w:t>3</w:t>
      </w:r>
      <w:r w:rsidR="00116E5A" w:rsidRPr="00197164">
        <w:rPr>
          <w:rFonts w:ascii="Arial" w:eastAsiaTheme="minorEastAsia" w:hAnsi="Arial" w:cs="Arial" w:hint="eastAsia"/>
          <w:sz w:val="22"/>
          <w:szCs w:val="22"/>
          <w:lang w:eastAsia="zh-CN"/>
        </w:rPr>
        <w:t xml:space="preserve"> </w:t>
      </w:r>
      <w:r w:rsidR="005F342E" w:rsidRPr="00197164">
        <w:rPr>
          <w:rFonts w:ascii="Arial" w:eastAsiaTheme="minorEastAsia" w:hAnsi="Arial" w:cs="Arial" w:hint="eastAsia"/>
          <w:sz w:val="22"/>
          <w:szCs w:val="22"/>
          <w:lang w:eastAsia="zh-CN"/>
        </w:rPr>
        <w:t xml:space="preserve">The </w:t>
      </w:r>
      <w:r w:rsidR="005F342E" w:rsidRPr="00197164">
        <w:rPr>
          <w:rFonts w:ascii="Arial" w:eastAsiaTheme="minorEastAsia" w:hAnsi="Arial" w:cs="Arial"/>
          <w:sz w:val="22"/>
          <w:szCs w:val="22"/>
          <w:lang w:eastAsia="zh-CN"/>
        </w:rPr>
        <w:t xml:space="preserve">anticipated </w:t>
      </w:r>
      <w:r w:rsidR="005F342E" w:rsidRPr="00197164">
        <w:rPr>
          <w:rFonts w:ascii="Arial" w:eastAsiaTheme="minorEastAsia" w:hAnsi="Arial" w:cs="Arial" w:hint="eastAsia"/>
          <w:sz w:val="22"/>
          <w:szCs w:val="22"/>
          <w:lang w:eastAsia="zh-CN"/>
        </w:rPr>
        <w:t>growth in the PVC market</w:t>
      </w:r>
      <w:r w:rsidR="00504A56" w:rsidRPr="00197164">
        <w:rPr>
          <w:rFonts w:ascii="Arial" w:eastAsiaTheme="minorEastAsia" w:hAnsi="Arial" w:cs="Arial"/>
          <w:sz w:val="22"/>
          <w:szCs w:val="22"/>
          <w:lang w:eastAsia="zh-CN"/>
        </w:rPr>
        <w:t>, along with</w:t>
      </w:r>
      <w:r w:rsidR="005F342E" w:rsidRPr="00197164">
        <w:rPr>
          <w:rFonts w:ascii="Arial" w:eastAsiaTheme="minorEastAsia" w:hAnsi="Arial" w:cs="Arial" w:hint="eastAsia"/>
          <w:sz w:val="22"/>
          <w:szCs w:val="22"/>
          <w:lang w:eastAsia="zh-CN"/>
        </w:rPr>
        <w:t xml:space="preserve"> the potential shift from </w:t>
      </w:r>
      <w:r w:rsidR="005F342E" w:rsidRPr="00197164">
        <w:rPr>
          <w:rFonts w:ascii="Arial" w:eastAsiaTheme="minorEastAsia" w:hAnsi="Arial" w:cs="Arial"/>
          <w:sz w:val="22"/>
          <w:szCs w:val="22"/>
          <w:lang w:eastAsia="zh-CN"/>
        </w:rPr>
        <w:t>ethylene</w:t>
      </w:r>
      <w:r w:rsidR="00AC5FA8" w:rsidRPr="00197164">
        <w:rPr>
          <w:rFonts w:ascii="Arial" w:eastAsiaTheme="minorEastAsia" w:hAnsi="Arial" w:cs="Arial"/>
          <w:sz w:val="22"/>
          <w:szCs w:val="22"/>
          <w:lang w:eastAsia="zh-CN"/>
        </w:rPr>
        <w:noBreakHyphen/>
      </w:r>
      <w:r w:rsidR="005F342E" w:rsidRPr="00197164">
        <w:rPr>
          <w:rFonts w:ascii="Arial" w:eastAsiaTheme="minorEastAsia" w:hAnsi="Arial" w:cs="Arial" w:hint="eastAsia"/>
          <w:sz w:val="22"/>
          <w:szCs w:val="22"/>
          <w:lang w:eastAsia="zh-CN"/>
        </w:rPr>
        <w:t xml:space="preserve"> to </w:t>
      </w:r>
      <w:r w:rsidR="005F342E" w:rsidRPr="00197164">
        <w:rPr>
          <w:rFonts w:ascii="Arial" w:eastAsiaTheme="minorEastAsia" w:hAnsi="Arial" w:cs="Arial"/>
          <w:sz w:val="22"/>
          <w:szCs w:val="22"/>
          <w:lang w:eastAsia="zh-CN"/>
        </w:rPr>
        <w:t>acetylene</w:t>
      </w:r>
      <w:r w:rsidR="00AC5FA8" w:rsidRPr="00197164">
        <w:rPr>
          <w:rFonts w:ascii="Arial" w:eastAsiaTheme="minorEastAsia" w:hAnsi="Arial" w:cs="Arial"/>
          <w:sz w:val="22"/>
          <w:szCs w:val="22"/>
          <w:lang w:eastAsia="zh-CN"/>
        </w:rPr>
        <w:noBreakHyphen/>
      </w:r>
      <w:r w:rsidR="005F342E" w:rsidRPr="00197164">
        <w:rPr>
          <w:rFonts w:ascii="Arial" w:eastAsiaTheme="minorEastAsia" w:hAnsi="Arial" w:cs="Arial" w:hint="eastAsia"/>
          <w:sz w:val="22"/>
          <w:szCs w:val="22"/>
          <w:lang w:eastAsia="zh-CN"/>
        </w:rPr>
        <w:t>based production</w:t>
      </w:r>
      <w:r w:rsidR="00504A56" w:rsidRPr="00197164">
        <w:rPr>
          <w:rFonts w:ascii="Arial" w:eastAsiaTheme="minorEastAsia" w:hAnsi="Arial" w:cs="Arial"/>
          <w:sz w:val="22"/>
          <w:szCs w:val="22"/>
          <w:lang w:eastAsia="zh-CN"/>
        </w:rPr>
        <w:t>,</w:t>
      </w:r>
      <w:r w:rsidR="005F342E" w:rsidRPr="00197164">
        <w:rPr>
          <w:rFonts w:ascii="Arial" w:eastAsiaTheme="minorEastAsia" w:hAnsi="Arial" w:cs="Arial" w:hint="eastAsia"/>
          <w:sz w:val="22"/>
          <w:szCs w:val="22"/>
          <w:lang w:eastAsia="zh-CN"/>
        </w:rPr>
        <w:t xml:space="preserve"> </w:t>
      </w:r>
      <w:r w:rsidR="005F342E" w:rsidRPr="00197164">
        <w:rPr>
          <w:rFonts w:ascii="Arial" w:eastAsiaTheme="minorEastAsia" w:hAnsi="Arial" w:cs="Arial"/>
          <w:sz w:val="22"/>
          <w:szCs w:val="22"/>
          <w:lang w:eastAsia="zh-CN"/>
        </w:rPr>
        <w:t>exemplif</w:t>
      </w:r>
      <w:r w:rsidR="00504A56" w:rsidRPr="00197164">
        <w:rPr>
          <w:rFonts w:ascii="Arial" w:eastAsiaTheme="minorEastAsia" w:hAnsi="Arial" w:cs="Arial"/>
          <w:sz w:val="22"/>
          <w:szCs w:val="22"/>
          <w:lang w:eastAsia="zh-CN"/>
        </w:rPr>
        <w:t>ies</w:t>
      </w:r>
      <w:r w:rsidR="005F342E" w:rsidRPr="00197164">
        <w:rPr>
          <w:rFonts w:ascii="Arial" w:eastAsiaTheme="minorEastAsia" w:hAnsi="Arial" w:cs="Arial"/>
          <w:sz w:val="22"/>
          <w:szCs w:val="22"/>
          <w:lang w:eastAsia="zh-CN"/>
        </w:rPr>
        <w:t xml:space="preserve"> the possible resurgence of the acetylene industry.</w:t>
      </w:r>
      <w:r w:rsidR="00AC5FA8" w:rsidRPr="00197164">
        <w:rPr>
          <w:rFonts w:ascii="Arial" w:eastAsiaTheme="minorEastAsia" w:hAnsi="Arial" w:cs="Arial"/>
          <w:sz w:val="22"/>
          <w:szCs w:val="22"/>
          <w:lang w:eastAsia="zh-CN"/>
        </w:rPr>
        <w:t xml:space="preserve"> </w:t>
      </w:r>
      <w:r w:rsidR="006F5BC0" w:rsidRPr="00197164">
        <w:rPr>
          <w:rFonts w:ascii="Arial" w:eastAsiaTheme="minorEastAsia" w:hAnsi="Arial" w:cs="Arial"/>
          <w:sz w:val="22"/>
          <w:szCs w:val="22"/>
          <w:lang w:eastAsia="zh-CN"/>
        </w:rPr>
        <w:t>Since C</w:t>
      </w:r>
      <w:r w:rsidR="006F5BC0" w:rsidRPr="00197164">
        <w:rPr>
          <w:rFonts w:ascii="Arial" w:eastAsiaTheme="minorEastAsia" w:hAnsi="Arial" w:cs="Arial"/>
          <w:sz w:val="22"/>
          <w:szCs w:val="22"/>
          <w:vertAlign w:val="subscript"/>
          <w:lang w:eastAsia="zh-CN"/>
        </w:rPr>
        <w:t>2</w:t>
      </w:r>
      <w:r w:rsidR="006F5BC0" w:rsidRPr="00197164">
        <w:rPr>
          <w:rFonts w:ascii="Arial" w:eastAsiaTheme="minorEastAsia" w:hAnsi="Arial" w:cs="Arial"/>
          <w:sz w:val="22"/>
          <w:szCs w:val="22"/>
          <w:lang w:eastAsia="zh-CN"/>
        </w:rPr>
        <w:t>H</w:t>
      </w:r>
      <w:r w:rsidR="006F5BC0" w:rsidRPr="00197164">
        <w:rPr>
          <w:rFonts w:ascii="Arial" w:eastAsiaTheme="minorEastAsia" w:hAnsi="Arial" w:cs="Arial"/>
          <w:sz w:val="22"/>
          <w:szCs w:val="22"/>
          <w:vertAlign w:val="subscript"/>
          <w:lang w:eastAsia="zh-CN"/>
        </w:rPr>
        <w:t>2</w:t>
      </w:r>
      <w:r w:rsidR="006F5BC0" w:rsidRPr="00197164">
        <w:rPr>
          <w:rFonts w:ascii="Arial" w:eastAsiaTheme="minorEastAsia" w:hAnsi="Arial" w:cs="Arial" w:hint="eastAsia"/>
          <w:sz w:val="22"/>
          <w:szCs w:val="22"/>
          <w:lang w:eastAsia="zh-CN"/>
        </w:rPr>
        <w:t xml:space="preserve"> </w:t>
      </w:r>
      <w:r w:rsidR="006F5BC0" w:rsidRPr="00197164">
        <w:rPr>
          <w:rFonts w:ascii="Arial" w:eastAsiaTheme="minorEastAsia" w:hAnsi="Arial" w:cs="Arial"/>
          <w:sz w:val="22"/>
          <w:szCs w:val="22"/>
          <w:lang w:eastAsia="zh-CN"/>
        </w:rPr>
        <w:t>chemistry</w:t>
      </w:r>
      <w:r w:rsidR="006F5BC0" w:rsidRPr="00197164">
        <w:rPr>
          <w:rFonts w:ascii="Arial" w:eastAsiaTheme="minorEastAsia" w:hAnsi="Arial" w:cs="Arial" w:hint="eastAsia"/>
          <w:sz w:val="22"/>
          <w:szCs w:val="22"/>
          <w:lang w:eastAsia="zh-CN"/>
        </w:rPr>
        <w:t xml:space="preserve"> was only extensively</w:t>
      </w:r>
      <w:r w:rsidR="006F5BC0" w:rsidRPr="00197164">
        <w:rPr>
          <w:rFonts w:ascii="Arial" w:eastAsiaTheme="minorEastAsia" w:hAnsi="Arial" w:cs="Arial"/>
          <w:sz w:val="22"/>
          <w:szCs w:val="22"/>
          <w:lang w:eastAsia="zh-CN"/>
        </w:rPr>
        <w:t xml:space="preserve"> studied by Reppe in the mid</w:t>
      </w:r>
      <w:r w:rsidR="006F5BC0" w:rsidRPr="00197164">
        <w:rPr>
          <w:rFonts w:ascii="Arial" w:eastAsiaTheme="minorEastAsia" w:hAnsi="Arial" w:cs="Arial"/>
          <w:sz w:val="22"/>
          <w:szCs w:val="22"/>
          <w:lang w:eastAsia="zh-CN"/>
        </w:rPr>
        <w:noBreakHyphen/>
        <w:t>20</w:t>
      </w:r>
      <w:r w:rsidR="006F5BC0" w:rsidRPr="00197164">
        <w:rPr>
          <w:rFonts w:ascii="Arial" w:eastAsiaTheme="minorEastAsia" w:hAnsi="Arial" w:cs="Arial"/>
          <w:sz w:val="22"/>
          <w:szCs w:val="22"/>
          <w:vertAlign w:val="superscript"/>
          <w:lang w:eastAsia="zh-CN"/>
        </w:rPr>
        <w:t>th</w:t>
      </w:r>
      <w:r w:rsidR="006F5BC0" w:rsidRPr="00197164">
        <w:rPr>
          <w:rFonts w:ascii="Arial" w:eastAsiaTheme="minorEastAsia" w:hAnsi="Arial" w:cs="Arial"/>
          <w:sz w:val="22"/>
          <w:szCs w:val="22"/>
          <w:lang w:eastAsia="zh-CN"/>
        </w:rPr>
        <w:t xml:space="preserve"> century, </w:t>
      </w:r>
      <w:r w:rsidR="005F342E" w:rsidRPr="00197164">
        <w:rPr>
          <w:rFonts w:ascii="Arial" w:eastAsiaTheme="minorEastAsia" w:hAnsi="Arial" w:cs="Arial"/>
          <w:sz w:val="22"/>
          <w:szCs w:val="22"/>
          <w:lang w:eastAsia="zh-CN"/>
        </w:rPr>
        <w:t>there remains significant untapped potential beyond VCM production and other conventional applications</w:t>
      </w:r>
      <w:r w:rsidR="00E03F32" w:rsidRPr="00197164">
        <w:rPr>
          <w:rFonts w:ascii="Arial" w:eastAsiaTheme="minorEastAsia" w:hAnsi="Arial" w:cs="Arial" w:hint="eastAsia"/>
          <w:sz w:val="22"/>
          <w:szCs w:val="22"/>
          <w:lang w:eastAsia="zh-CN"/>
        </w:rPr>
        <w:t>.</w:t>
      </w:r>
      <w:r w:rsidR="0013468A" w:rsidRPr="00197164">
        <w:rPr>
          <w:rFonts w:ascii="Arial" w:eastAsiaTheme="minorEastAsia" w:hAnsi="Arial" w:cs="Arial" w:hint="eastAsia"/>
          <w:sz w:val="22"/>
          <w:szCs w:val="22"/>
          <w:lang w:eastAsia="zh-CN"/>
        </w:rPr>
        <w:t xml:space="preserve"> </w:t>
      </w:r>
      <w:r w:rsidR="00E03F32" w:rsidRPr="00197164">
        <w:rPr>
          <w:rFonts w:ascii="Arial" w:eastAsiaTheme="minorEastAsia" w:hAnsi="Arial" w:cs="Arial" w:hint="eastAsia"/>
          <w:sz w:val="22"/>
          <w:szCs w:val="22"/>
          <w:lang w:eastAsia="zh-CN"/>
        </w:rPr>
        <w:t>E</w:t>
      </w:r>
      <w:r w:rsidR="001817D5" w:rsidRPr="00197164">
        <w:rPr>
          <w:rFonts w:ascii="Arial" w:eastAsiaTheme="minorEastAsia" w:hAnsi="Arial" w:cs="Arial" w:hint="eastAsia"/>
          <w:sz w:val="22"/>
          <w:szCs w:val="22"/>
          <w:lang w:eastAsia="zh-CN"/>
        </w:rPr>
        <w:t>merging technologies</w:t>
      </w:r>
      <w:r w:rsidR="00504A56" w:rsidRPr="00197164">
        <w:rPr>
          <w:rFonts w:ascii="Arial" w:eastAsiaTheme="minorEastAsia" w:hAnsi="Arial" w:cs="Arial"/>
          <w:sz w:val="22"/>
          <w:szCs w:val="22"/>
          <w:lang w:eastAsia="zh-CN"/>
        </w:rPr>
        <w:t>,</w:t>
      </w:r>
      <w:r w:rsidR="001817D5" w:rsidRPr="00197164">
        <w:rPr>
          <w:rFonts w:ascii="Arial" w:eastAsiaTheme="minorEastAsia" w:hAnsi="Arial" w:cs="Arial" w:hint="eastAsia"/>
          <w:sz w:val="22"/>
          <w:szCs w:val="22"/>
          <w:lang w:eastAsia="zh-CN"/>
        </w:rPr>
        <w:t xml:space="preserve"> </w:t>
      </w:r>
      <w:r w:rsidR="0056001E" w:rsidRPr="00197164">
        <w:rPr>
          <w:rFonts w:ascii="Arial" w:eastAsiaTheme="minorEastAsia" w:hAnsi="Arial" w:cs="Arial" w:hint="eastAsia"/>
          <w:sz w:val="22"/>
          <w:szCs w:val="22"/>
          <w:lang w:eastAsia="zh-CN"/>
        </w:rPr>
        <w:t xml:space="preserve">such as </w:t>
      </w:r>
      <w:r w:rsidR="001817D5" w:rsidRPr="00197164">
        <w:rPr>
          <w:rFonts w:ascii="Arial" w:eastAsiaTheme="minorEastAsia" w:hAnsi="Arial" w:cs="Arial" w:hint="eastAsia"/>
          <w:sz w:val="22"/>
          <w:szCs w:val="22"/>
          <w:lang w:eastAsia="zh-CN"/>
        </w:rPr>
        <w:t>electrocatalysis and photocatalysis</w:t>
      </w:r>
      <w:r w:rsidR="00494B49" w:rsidRPr="00197164">
        <w:rPr>
          <w:rFonts w:ascii="Arial" w:eastAsiaTheme="minorEastAsia" w:hAnsi="Arial" w:cs="Arial" w:hint="eastAsia"/>
          <w:sz w:val="22"/>
          <w:szCs w:val="22"/>
          <w:lang w:eastAsia="zh-CN"/>
        </w:rPr>
        <w:t xml:space="preserve">, along with novel </w:t>
      </w:r>
      <w:r w:rsidR="001817D5" w:rsidRPr="00197164">
        <w:rPr>
          <w:rFonts w:ascii="Arial" w:eastAsiaTheme="minorEastAsia" w:hAnsi="Arial" w:cs="Arial" w:hint="eastAsia"/>
          <w:sz w:val="22"/>
          <w:szCs w:val="22"/>
          <w:lang w:eastAsia="zh-CN"/>
        </w:rPr>
        <w:t xml:space="preserve">acetylene chemistry </w:t>
      </w:r>
      <w:r w:rsidR="00504A56" w:rsidRPr="00197164">
        <w:rPr>
          <w:rFonts w:ascii="Arial" w:eastAsiaTheme="minorEastAsia" w:hAnsi="Arial" w:cs="Arial"/>
          <w:sz w:val="22"/>
          <w:szCs w:val="22"/>
          <w:lang w:eastAsia="zh-CN"/>
        </w:rPr>
        <w:t>(</w:t>
      </w:r>
      <w:r w:rsidR="007F298D">
        <w:rPr>
          <w:rFonts w:ascii="Arial" w:eastAsiaTheme="minorEastAsia" w:hAnsi="Arial" w:cs="Arial"/>
          <w:sz w:val="22"/>
          <w:szCs w:val="22"/>
          <w:lang w:eastAsia="zh-CN"/>
        </w:rPr>
        <w:t>for example</w:t>
      </w:r>
      <w:r w:rsidR="00504A56" w:rsidRPr="00197164">
        <w:rPr>
          <w:rFonts w:ascii="Arial" w:eastAsiaTheme="minorEastAsia" w:hAnsi="Arial" w:cs="Arial"/>
          <w:sz w:val="22"/>
          <w:szCs w:val="22"/>
          <w:lang w:eastAsia="zh-CN"/>
        </w:rPr>
        <w:t>, its</w:t>
      </w:r>
      <w:r w:rsidR="001817D5" w:rsidRPr="00197164">
        <w:rPr>
          <w:rFonts w:ascii="Arial" w:eastAsiaTheme="minorEastAsia" w:hAnsi="Arial" w:cs="Arial" w:hint="eastAsia"/>
          <w:sz w:val="22"/>
          <w:szCs w:val="22"/>
          <w:lang w:eastAsia="zh-CN"/>
        </w:rPr>
        <w:t xml:space="preserve"> </w:t>
      </w:r>
      <w:r w:rsidR="001817D5" w:rsidRPr="00197164">
        <w:rPr>
          <w:rFonts w:ascii="Arial" w:eastAsiaTheme="minorEastAsia" w:hAnsi="Arial" w:cs="Arial"/>
          <w:sz w:val="22"/>
          <w:szCs w:val="22"/>
          <w:lang w:eastAsia="zh-CN"/>
        </w:rPr>
        <w:t>coupling</w:t>
      </w:r>
      <w:r w:rsidR="001817D5" w:rsidRPr="00197164">
        <w:rPr>
          <w:rFonts w:ascii="Arial" w:eastAsiaTheme="minorEastAsia" w:hAnsi="Arial" w:cs="Arial" w:hint="eastAsia"/>
          <w:sz w:val="22"/>
          <w:szCs w:val="22"/>
          <w:lang w:eastAsia="zh-CN"/>
        </w:rPr>
        <w:t xml:space="preserve"> with CO or CO</w:t>
      </w:r>
      <w:r w:rsidR="001817D5" w:rsidRPr="00197164">
        <w:rPr>
          <w:rFonts w:ascii="Arial" w:eastAsiaTheme="minorEastAsia" w:hAnsi="Arial" w:cs="Arial" w:hint="eastAsia"/>
          <w:sz w:val="22"/>
          <w:szCs w:val="22"/>
          <w:vertAlign w:val="subscript"/>
          <w:lang w:eastAsia="zh-CN"/>
        </w:rPr>
        <w:t>2</w:t>
      </w:r>
      <w:r w:rsidR="00504A56" w:rsidRPr="00197164">
        <w:rPr>
          <w:rFonts w:ascii="Arial" w:eastAsiaTheme="minorEastAsia" w:hAnsi="Arial" w:cs="Arial"/>
          <w:sz w:val="22"/>
          <w:szCs w:val="22"/>
          <w:lang w:eastAsia="zh-CN"/>
        </w:rPr>
        <w:t>),</w:t>
      </w:r>
      <w:r w:rsidR="001817D5" w:rsidRPr="00197164">
        <w:rPr>
          <w:rFonts w:ascii="Arial" w:eastAsiaTheme="minorEastAsia" w:hAnsi="Arial" w:cs="Arial" w:hint="eastAsia"/>
          <w:sz w:val="22"/>
          <w:szCs w:val="22"/>
          <w:lang w:eastAsia="zh-CN"/>
        </w:rPr>
        <w:t xml:space="preserve"> </w:t>
      </w:r>
      <w:r w:rsidR="00494B49" w:rsidRPr="00197164">
        <w:rPr>
          <w:rFonts w:ascii="Arial" w:eastAsiaTheme="minorEastAsia" w:hAnsi="Arial" w:cs="Arial"/>
          <w:sz w:val="22"/>
          <w:szCs w:val="22"/>
          <w:lang w:eastAsia="zh-CN"/>
        </w:rPr>
        <w:t xml:space="preserve">warrant </w:t>
      </w:r>
      <w:r w:rsidR="00494B49" w:rsidRPr="00197164">
        <w:rPr>
          <w:rFonts w:ascii="Arial" w:eastAsiaTheme="minorEastAsia" w:hAnsi="Arial" w:cs="Arial" w:hint="eastAsia"/>
          <w:sz w:val="22"/>
          <w:szCs w:val="22"/>
          <w:lang w:eastAsia="zh-CN"/>
        </w:rPr>
        <w:t>greater</w:t>
      </w:r>
      <w:r w:rsidR="001817D5" w:rsidRPr="00197164">
        <w:rPr>
          <w:rFonts w:ascii="Arial" w:eastAsiaTheme="minorEastAsia" w:hAnsi="Arial" w:cs="Arial" w:hint="eastAsia"/>
          <w:sz w:val="22"/>
          <w:szCs w:val="22"/>
          <w:lang w:eastAsia="zh-CN"/>
        </w:rPr>
        <w:t xml:space="preserve"> attention</w:t>
      </w:r>
      <w:r w:rsidR="0013468A" w:rsidRPr="00197164">
        <w:rPr>
          <w:rFonts w:ascii="Arial" w:eastAsiaTheme="minorEastAsia" w:hAnsi="Arial" w:cs="Arial" w:hint="eastAsia"/>
          <w:sz w:val="22"/>
          <w:szCs w:val="22"/>
          <w:lang w:eastAsia="zh-CN"/>
        </w:rPr>
        <w:t xml:space="preserve">. </w:t>
      </w:r>
      <w:r w:rsidR="003F5C8F" w:rsidRPr="00197164">
        <w:rPr>
          <w:rFonts w:ascii="Arial" w:eastAsiaTheme="minorEastAsia" w:hAnsi="Arial" w:cs="Arial"/>
          <w:sz w:val="22"/>
          <w:szCs w:val="22"/>
          <w:lang w:eastAsia="zh-CN"/>
        </w:rPr>
        <w:t xml:space="preserve">Overall, </w:t>
      </w:r>
      <w:bookmarkStart w:id="41" w:name="_Hlk184748254"/>
      <w:r w:rsidR="006804F8" w:rsidRPr="00197164">
        <w:rPr>
          <w:rFonts w:ascii="Arial" w:eastAsiaTheme="minorEastAsia" w:hAnsi="Arial" w:cs="Arial" w:hint="eastAsia"/>
          <w:sz w:val="22"/>
          <w:szCs w:val="22"/>
          <w:lang w:eastAsia="zh-CN"/>
        </w:rPr>
        <w:t xml:space="preserve">we believe </w:t>
      </w:r>
      <w:bookmarkEnd w:id="41"/>
      <w:r w:rsidR="003F5C8F" w:rsidRPr="00197164">
        <w:rPr>
          <w:rFonts w:ascii="Arial" w:eastAsiaTheme="minorEastAsia" w:hAnsi="Arial" w:cs="Arial"/>
          <w:sz w:val="22"/>
          <w:szCs w:val="22"/>
          <w:lang w:eastAsia="zh-CN"/>
        </w:rPr>
        <w:t>t</w:t>
      </w:r>
      <w:r w:rsidR="006F5BC0" w:rsidRPr="00197164">
        <w:rPr>
          <w:rFonts w:ascii="Arial" w:eastAsiaTheme="minorEastAsia" w:hAnsi="Arial" w:cs="Arial" w:hint="eastAsia"/>
          <w:sz w:val="22"/>
          <w:szCs w:val="22"/>
          <w:lang w:eastAsia="zh-CN"/>
        </w:rPr>
        <w:t>he</w:t>
      </w:r>
      <w:r w:rsidR="00F62E27" w:rsidRPr="00197164">
        <w:t xml:space="preserve"> </w:t>
      </w:r>
      <w:r w:rsidR="00F62E27" w:rsidRPr="00197164">
        <w:rPr>
          <w:rFonts w:ascii="Arial" w:eastAsiaTheme="minorEastAsia" w:hAnsi="Arial" w:cs="Arial"/>
          <w:sz w:val="22"/>
          <w:szCs w:val="22"/>
          <w:lang w:eastAsia="zh-CN"/>
        </w:rPr>
        <w:t xml:space="preserve">expansion </w:t>
      </w:r>
      <w:r w:rsidR="00F62E27" w:rsidRPr="00197164">
        <w:rPr>
          <w:rFonts w:ascii="Arial" w:eastAsiaTheme="minorEastAsia" w:hAnsi="Arial" w:cs="Arial" w:hint="eastAsia"/>
          <w:sz w:val="22"/>
          <w:szCs w:val="22"/>
          <w:lang w:eastAsia="zh-CN"/>
        </w:rPr>
        <w:t xml:space="preserve">of </w:t>
      </w:r>
      <w:r w:rsidR="00B1355B" w:rsidRPr="00197164">
        <w:rPr>
          <w:rFonts w:ascii="Arial" w:eastAsiaTheme="minorEastAsia" w:hAnsi="Arial" w:cs="Arial"/>
          <w:sz w:val="22"/>
          <w:szCs w:val="22"/>
          <w:lang w:eastAsia="zh-CN"/>
        </w:rPr>
        <w:t xml:space="preserve">the </w:t>
      </w:r>
      <w:r w:rsidR="006F5BC0" w:rsidRPr="00197164">
        <w:rPr>
          <w:rFonts w:ascii="Arial" w:eastAsiaTheme="minorEastAsia" w:hAnsi="Arial" w:cs="Arial" w:hint="eastAsia"/>
          <w:sz w:val="22"/>
          <w:szCs w:val="22"/>
          <w:lang w:eastAsia="zh-CN"/>
        </w:rPr>
        <w:t>downstream market</w:t>
      </w:r>
      <w:r w:rsidR="00015E38" w:rsidRPr="00197164">
        <w:rPr>
          <w:rFonts w:ascii="Arial" w:eastAsiaTheme="minorEastAsia" w:hAnsi="Arial" w:cs="Arial" w:hint="eastAsia"/>
          <w:sz w:val="22"/>
          <w:szCs w:val="22"/>
          <w:lang w:eastAsia="zh-CN"/>
        </w:rPr>
        <w:t>, combined with</w:t>
      </w:r>
      <w:r w:rsidR="00910411" w:rsidRPr="00197164">
        <w:rPr>
          <w:rFonts w:ascii="Arial" w:eastAsiaTheme="minorEastAsia" w:hAnsi="Arial" w:cs="Arial"/>
          <w:sz w:val="22"/>
          <w:szCs w:val="22"/>
          <w:lang w:eastAsia="zh-CN"/>
        </w:rPr>
        <w:t xml:space="preserve"> </w:t>
      </w:r>
      <w:r w:rsidR="00015E38" w:rsidRPr="00197164">
        <w:rPr>
          <w:rFonts w:ascii="Arial" w:eastAsiaTheme="minorEastAsia" w:hAnsi="Arial" w:cs="Arial" w:hint="eastAsia"/>
          <w:sz w:val="22"/>
          <w:szCs w:val="22"/>
          <w:lang w:eastAsia="zh-CN"/>
        </w:rPr>
        <w:t>advancements</w:t>
      </w:r>
      <w:r w:rsidR="006F5BC0" w:rsidRPr="00197164">
        <w:rPr>
          <w:rFonts w:ascii="Arial" w:eastAsiaTheme="minorEastAsia" w:hAnsi="Arial" w:cs="Arial" w:hint="eastAsia"/>
          <w:sz w:val="22"/>
          <w:szCs w:val="22"/>
          <w:lang w:eastAsia="zh-CN"/>
        </w:rPr>
        <w:t xml:space="preserve"> </w:t>
      </w:r>
      <w:r w:rsidR="00015E38" w:rsidRPr="00197164">
        <w:rPr>
          <w:rFonts w:ascii="Arial" w:eastAsiaTheme="minorEastAsia" w:hAnsi="Arial" w:cs="Arial" w:hint="eastAsia"/>
          <w:sz w:val="22"/>
          <w:szCs w:val="22"/>
          <w:lang w:eastAsia="zh-CN"/>
        </w:rPr>
        <w:t>in</w:t>
      </w:r>
      <w:r w:rsidR="006F5BC0" w:rsidRPr="00197164">
        <w:rPr>
          <w:rFonts w:ascii="Arial" w:eastAsiaTheme="minorEastAsia" w:hAnsi="Arial" w:cs="Arial" w:hint="eastAsia"/>
          <w:sz w:val="22"/>
          <w:szCs w:val="22"/>
          <w:lang w:eastAsia="zh-CN"/>
        </w:rPr>
        <w:t xml:space="preserve"> green </w:t>
      </w:r>
      <w:r w:rsidR="006F5BC0" w:rsidRPr="00197164">
        <w:rPr>
          <w:rFonts w:ascii="Arial" w:eastAsiaTheme="minorEastAsia" w:hAnsi="Arial" w:cs="Arial"/>
          <w:sz w:val="22"/>
          <w:szCs w:val="22"/>
          <w:lang w:eastAsia="zh-CN"/>
        </w:rPr>
        <w:t>acetylene</w:t>
      </w:r>
      <w:r w:rsidR="006F5BC0" w:rsidRPr="00197164">
        <w:rPr>
          <w:rFonts w:ascii="Arial" w:eastAsiaTheme="minorEastAsia" w:hAnsi="Arial" w:cs="Arial" w:hint="eastAsia"/>
          <w:sz w:val="22"/>
          <w:szCs w:val="22"/>
          <w:lang w:eastAsia="zh-CN"/>
        </w:rPr>
        <w:t xml:space="preserve"> production</w:t>
      </w:r>
      <w:r w:rsidR="00015E38" w:rsidRPr="00197164">
        <w:rPr>
          <w:rFonts w:ascii="Arial" w:eastAsiaTheme="minorEastAsia" w:hAnsi="Arial" w:cs="Arial" w:hint="eastAsia"/>
          <w:sz w:val="22"/>
          <w:szCs w:val="22"/>
          <w:lang w:eastAsia="zh-CN"/>
        </w:rPr>
        <w:t>,</w:t>
      </w:r>
      <w:r w:rsidR="006F5BC0" w:rsidRPr="00197164">
        <w:rPr>
          <w:rFonts w:ascii="Arial" w:eastAsiaTheme="minorEastAsia" w:hAnsi="Arial" w:cs="Arial" w:hint="eastAsia"/>
          <w:sz w:val="22"/>
          <w:szCs w:val="22"/>
          <w:lang w:eastAsia="zh-CN"/>
        </w:rPr>
        <w:t xml:space="preserve"> </w:t>
      </w:r>
      <w:r w:rsidR="00B76A35" w:rsidRPr="00197164">
        <w:rPr>
          <w:rFonts w:ascii="Arial" w:eastAsiaTheme="minorEastAsia" w:hAnsi="Arial" w:cs="Arial" w:hint="eastAsia"/>
          <w:sz w:val="22"/>
          <w:szCs w:val="22"/>
          <w:lang w:eastAsia="zh-CN"/>
        </w:rPr>
        <w:t xml:space="preserve">could </w:t>
      </w:r>
      <w:r w:rsidR="00015E38" w:rsidRPr="00197164">
        <w:rPr>
          <w:rFonts w:ascii="Arial" w:eastAsiaTheme="minorEastAsia" w:hAnsi="Arial" w:cs="Arial" w:hint="eastAsia"/>
          <w:sz w:val="22"/>
          <w:szCs w:val="22"/>
          <w:lang w:eastAsia="zh-CN"/>
        </w:rPr>
        <w:t xml:space="preserve">serve as a catalyst for the </w:t>
      </w:r>
      <w:r w:rsidR="00015E38" w:rsidRPr="00197164">
        <w:rPr>
          <w:rFonts w:ascii="Arial" w:eastAsiaTheme="minorEastAsia" w:hAnsi="Arial" w:cs="Arial"/>
          <w:sz w:val="22"/>
          <w:szCs w:val="22"/>
          <w:lang w:eastAsia="zh-CN"/>
        </w:rPr>
        <w:t xml:space="preserve">revitalization </w:t>
      </w:r>
      <w:r w:rsidR="00015E38" w:rsidRPr="00197164">
        <w:rPr>
          <w:rFonts w:ascii="Arial" w:eastAsiaTheme="minorEastAsia" w:hAnsi="Arial" w:cs="Arial" w:hint="eastAsia"/>
          <w:sz w:val="22"/>
          <w:szCs w:val="22"/>
          <w:lang w:eastAsia="zh-CN"/>
        </w:rPr>
        <w:t xml:space="preserve">of </w:t>
      </w:r>
      <w:r w:rsidR="00116E5A" w:rsidRPr="00197164">
        <w:rPr>
          <w:rFonts w:ascii="Arial" w:eastAsiaTheme="minorEastAsia" w:hAnsi="Arial" w:cs="Arial" w:hint="eastAsia"/>
          <w:sz w:val="22"/>
          <w:szCs w:val="22"/>
          <w:lang w:eastAsia="zh-CN"/>
        </w:rPr>
        <w:t>the</w:t>
      </w:r>
      <w:r w:rsidR="00B76A35" w:rsidRPr="00197164">
        <w:rPr>
          <w:rFonts w:ascii="Arial" w:eastAsiaTheme="minorEastAsia" w:hAnsi="Arial" w:cs="Arial" w:hint="eastAsia"/>
          <w:sz w:val="22"/>
          <w:szCs w:val="22"/>
          <w:lang w:eastAsia="zh-CN"/>
        </w:rPr>
        <w:t xml:space="preserve"> </w:t>
      </w:r>
      <w:r w:rsidR="00B76A35" w:rsidRPr="00197164">
        <w:rPr>
          <w:rFonts w:ascii="Arial" w:eastAsiaTheme="minorEastAsia" w:hAnsi="Arial" w:cs="Arial"/>
          <w:sz w:val="22"/>
          <w:szCs w:val="22"/>
          <w:lang w:eastAsia="zh-CN"/>
        </w:rPr>
        <w:t>C</w:t>
      </w:r>
      <w:r w:rsidR="00B76A35" w:rsidRPr="00197164">
        <w:rPr>
          <w:rFonts w:ascii="Arial" w:eastAsiaTheme="minorEastAsia" w:hAnsi="Arial" w:cs="Arial"/>
          <w:sz w:val="22"/>
          <w:szCs w:val="22"/>
          <w:vertAlign w:val="subscript"/>
          <w:lang w:eastAsia="zh-CN"/>
        </w:rPr>
        <w:t>2</w:t>
      </w:r>
      <w:r w:rsidR="00B76A35" w:rsidRPr="00197164">
        <w:rPr>
          <w:rFonts w:ascii="Arial" w:eastAsiaTheme="minorEastAsia" w:hAnsi="Arial" w:cs="Arial"/>
          <w:sz w:val="22"/>
          <w:szCs w:val="22"/>
          <w:lang w:eastAsia="zh-CN"/>
        </w:rPr>
        <w:t>H</w:t>
      </w:r>
      <w:r w:rsidR="00B76A35" w:rsidRPr="00197164">
        <w:rPr>
          <w:rFonts w:ascii="Arial" w:eastAsiaTheme="minorEastAsia" w:hAnsi="Arial" w:cs="Arial"/>
          <w:sz w:val="22"/>
          <w:szCs w:val="22"/>
          <w:vertAlign w:val="subscript"/>
          <w:lang w:eastAsia="zh-CN"/>
        </w:rPr>
        <w:t>2</w:t>
      </w:r>
      <w:r w:rsidR="00B76A35" w:rsidRPr="00197164">
        <w:rPr>
          <w:rFonts w:ascii="Arial" w:eastAsiaTheme="minorEastAsia" w:hAnsi="Arial" w:cs="Arial" w:hint="eastAsia"/>
          <w:sz w:val="22"/>
          <w:szCs w:val="22"/>
          <w:lang w:eastAsia="zh-CN"/>
        </w:rPr>
        <w:t xml:space="preserve"> </w:t>
      </w:r>
      <w:r w:rsidR="00116E5A" w:rsidRPr="00197164">
        <w:rPr>
          <w:rFonts w:ascii="Arial" w:eastAsiaTheme="minorEastAsia" w:hAnsi="Arial" w:cs="Arial" w:hint="eastAsia"/>
          <w:sz w:val="22"/>
          <w:szCs w:val="22"/>
          <w:lang w:eastAsia="zh-CN"/>
        </w:rPr>
        <w:t>industry</w:t>
      </w:r>
      <w:r w:rsidR="00B76A35" w:rsidRPr="00197164">
        <w:rPr>
          <w:rFonts w:ascii="Arial" w:eastAsiaTheme="minorEastAsia" w:hAnsi="Arial" w:cs="Arial" w:hint="eastAsia"/>
          <w:sz w:val="22"/>
          <w:szCs w:val="22"/>
          <w:lang w:eastAsia="zh-CN"/>
        </w:rPr>
        <w:t>.</w:t>
      </w:r>
    </w:p>
    <w:bookmarkEnd w:id="39"/>
    <w:p w14:paraId="23D98742" w14:textId="1EAAEE4E" w:rsidR="008553FC" w:rsidRPr="00197164" w:rsidRDefault="008553FC" w:rsidP="00095B38">
      <w:pPr>
        <w:pStyle w:val="HAcknowledgements"/>
        <w:spacing w:before="240" w:after="0" w:line="360" w:lineRule="auto"/>
        <w:rPr>
          <w:rFonts w:cs="Arial"/>
          <w:szCs w:val="22"/>
          <w:lang w:val="en-US"/>
        </w:rPr>
      </w:pPr>
      <w:r w:rsidRPr="00197164">
        <w:rPr>
          <w:rFonts w:cs="Arial"/>
          <w:szCs w:val="22"/>
          <w:lang w:val="en-US"/>
        </w:rPr>
        <w:t>Acknowledgements</w:t>
      </w:r>
    </w:p>
    <w:p w14:paraId="4E637846" w14:textId="6E3D4987" w:rsidR="008553FC" w:rsidRPr="00197164" w:rsidRDefault="00AE553F" w:rsidP="00800D8E">
      <w:pPr>
        <w:spacing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This publication was crea</w:t>
      </w:r>
      <w:r w:rsidR="00BA13AF" w:rsidRPr="00197164">
        <w:rPr>
          <w:rFonts w:ascii="Arial" w:eastAsiaTheme="minorEastAsia" w:hAnsi="Arial" w:cs="Arial"/>
          <w:sz w:val="22"/>
          <w:szCs w:val="22"/>
          <w:lang w:eastAsia="zh-CN"/>
        </w:rPr>
        <w:t>ted as part of</w:t>
      </w:r>
      <w:r w:rsidR="005E794C" w:rsidRPr="00197164">
        <w:rPr>
          <w:rFonts w:ascii="Arial" w:hAnsi="Arial" w:cs="Arial"/>
          <w:sz w:val="22"/>
          <w:szCs w:val="22"/>
        </w:rPr>
        <w:t xml:space="preserve"> NCCR Catalysis (grant n</w:t>
      </w:r>
      <w:r w:rsidR="001559F4" w:rsidRPr="00197164">
        <w:rPr>
          <w:rFonts w:ascii="Arial" w:hAnsi="Arial" w:cs="Arial"/>
          <w:sz w:val="22"/>
          <w:szCs w:val="22"/>
        </w:rPr>
        <w:t>umber</w:t>
      </w:r>
      <w:r w:rsidR="005E794C" w:rsidRPr="00197164">
        <w:rPr>
          <w:rFonts w:ascii="Arial" w:hAnsi="Arial" w:cs="Arial"/>
          <w:sz w:val="22"/>
          <w:szCs w:val="22"/>
        </w:rPr>
        <w:t xml:space="preserve"> 180544), a National Centre of Competence in Research funded by the Swiss National Science Foundation.</w:t>
      </w:r>
    </w:p>
    <w:p w14:paraId="5909EDB2" w14:textId="3C2B7770" w:rsidR="008553FC" w:rsidRPr="00197164" w:rsidRDefault="008553FC" w:rsidP="00213CA5">
      <w:pPr>
        <w:pStyle w:val="HAcknowledgements"/>
        <w:spacing w:before="240" w:after="0" w:line="360" w:lineRule="auto"/>
        <w:rPr>
          <w:rFonts w:cs="Arial"/>
          <w:szCs w:val="22"/>
          <w:lang w:val="en-US"/>
        </w:rPr>
      </w:pPr>
      <w:r w:rsidRPr="00197164">
        <w:rPr>
          <w:rFonts w:cs="Arial"/>
          <w:szCs w:val="22"/>
          <w:lang w:val="en-US"/>
        </w:rPr>
        <w:t>Author contributions</w:t>
      </w:r>
    </w:p>
    <w:p w14:paraId="134870B4" w14:textId="695FE680" w:rsidR="008553FC" w:rsidRPr="00197164" w:rsidRDefault="00303D66" w:rsidP="002F25A6">
      <w:pPr>
        <w:spacing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Z</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Z</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and </w:t>
      </w:r>
      <w:r w:rsidR="005E794C" w:rsidRPr="00197164">
        <w:rPr>
          <w:rFonts w:ascii="Arial" w:eastAsiaTheme="minorEastAsia" w:hAnsi="Arial" w:cs="Arial"/>
          <w:sz w:val="22"/>
          <w:szCs w:val="22"/>
          <w:lang w:eastAsia="zh-CN"/>
        </w:rPr>
        <w:t>J</w:t>
      </w:r>
      <w:r w:rsidR="00D73F2E" w:rsidRPr="00197164">
        <w:rPr>
          <w:rFonts w:ascii="Arial" w:eastAsiaTheme="minorEastAsia" w:hAnsi="Arial" w:cs="Arial"/>
          <w:sz w:val="22"/>
          <w:szCs w:val="22"/>
          <w:lang w:eastAsia="zh-CN"/>
        </w:rPr>
        <w:t>.</w:t>
      </w:r>
      <w:r w:rsidR="005E794C" w:rsidRPr="00197164">
        <w:rPr>
          <w:rFonts w:ascii="Arial" w:eastAsiaTheme="minorEastAsia" w:hAnsi="Arial" w:cs="Arial"/>
          <w:sz w:val="22"/>
          <w:szCs w:val="22"/>
          <w:lang w:eastAsia="zh-CN"/>
        </w:rPr>
        <w:t>P</w:t>
      </w:r>
      <w:r w:rsidR="00D73F2E" w:rsidRPr="00197164">
        <w:rPr>
          <w:rFonts w:ascii="Arial" w:eastAsiaTheme="minorEastAsia" w:hAnsi="Arial" w:cs="Arial"/>
          <w:sz w:val="22"/>
          <w:szCs w:val="22"/>
          <w:lang w:eastAsia="zh-CN"/>
        </w:rPr>
        <w:t>.</w:t>
      </w:r>
      <w:r w:rsidR="00C32F7C" w:rsidRPr="00197164">
        <w:rPr>
          <w:rFonts w:ascii="Arial" w:eastAsiaTheme="minorEastAsia" w:hAnsi="Arial" w:cs="Arial"/>
          <w:sz w:val="22"/>
          <w:szCs w:val="22"/>
          <w:lang w:eastAsia="zh-CN"/>
        </w:rPr>
        <w:noBreakHyphen/>
      </w:r>
      <w:r w:rsidR="005E794C" w:rsidRPr="00197164">
        <w:rPr>
          <w:rFonts w:ascii="Arial" w:eastAsiaTheme="minorEastAsia" w:hAnsi="Arial" w:cs="Arial"/>
          <w:sz w:val="22"/>
          <w:szCs w:val="22"/>
          <w:lang w:eastAsia="zh-CN"/>
        </w:rPr>
        <w:t>R</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conceived the </w:t>
      </w:r>
      <w:r w:rsidR="00CB7EAC" w:rsidRPr="00197164">
        <w:rPr>
          <w:rFonts w:ascii="Arial" w:eastAsiaTheme="minorEastAsia" w:hAnsi="Arial" w:cs="Arial" w:hint="eastAsia"/>
          <w:sz w:val="22"/>
          <w:szCs w:val="22"/>
          <w:lang w:eastAsia="zh-CN"/>
        </w:rPr>
        <w:t>perspective</w:t>
      </w:r>
      <w:r w:rsidRPr="00197164">
        <w:rPr>
          <w:rFonts w:ascii="Arial" w:eastAsiaTheme="minorEastAsia" w:hAnsi="Arial" w:cs="Arial"/>
          <w:sz w:val="22"/>
          <w:szCs w:val="22"/>
          <w:lang w:eastAsia="zh-CN"/>
        </w:rPr>
        <w:t xml:space="preserve">. </w:t>
      </w:r>
      <w:r w:rsidR="006E1098" w:rsidRPr="00197164">
        <w:rPr>
          <w:rFonts w:ascii="Arial" w:eastAsiaTheme="minorEastAsia" w:hAnsi="Arial" w:cs="Arial"/>
          <w:sz w:val="22"/>
          <w:szCs w:val="22"/>
          <w:lang w:eastAsia="zh-CN"/>
        </w:rPr>
        <w:t xml:space="preserve">Z.Z. </w:t>
      </w:r>
      <w:r w:rsidR="006E1098" w:rsidRPr="00197164">
        <w:rPr>
          <w:rFonts w:ascii="Arial" w:eastAsiaTheme="minorEastAsia" w:hAnsi="Arial" w:cs="Arial" w:hint="eastAsia"/>
          <w:bCs/>
          <w:iCs/>
          <w:color w:val="000000" w:themeColor="text1"/>
          <w:sz w:val="22"/>
          <w:szCs w:val="22"/>
          <w:lang w:eastAsia="zh-CN"/>
        </w:rPr>
        <w:t>and</w:t>
      </w:r>
      <w:r w:rsidR="00A92E90" w:rsidRPr="00197164">
        <w:rPr>
          <w:rFonts w:ascii="Arial" w:eastAsiaTheme="minorEastAsia" w:hAnsi="Arial" w:cs="Arial"/>
          <w:bCs/>
          <w:iCs/>
          <w:color w:val="000000" w:themeColor="text1"/>
          <w:sz w:val="22"/>
          <w:szCs w:val="22"/>
          <w:lang w:eastAsia="zh-CN"/>
        </w:rPr>
        <w:t xml:space="preserve"> </w:t>
      </w:r>
      <w:r w:rsidR="006E1098" w:rsidRPr="00197164">
        <w:rPr>
          <w:rFonts w:ascii="Arial" w:hAnsi="Arial" w:cs="Arial"/>
          <w:bCs/>
          <w:iCs/>
          <w:color w:val="000000" w:themeColor="text1"/>
          <w:sz w:val="22"/>
          <w:szCs w:val="22"/>
        </w:rPr>
        <w:t>A</w:t>
      </w:r>
      <w:r w:rsidR="006E1098" w:rsidRPr="00197164">
        <w:rPr>
          <w:rFonts w:ascii="Arial" w:eastAsiaTheme="minorEastAsia" w:hAnsi="Arial" w:cs="Arial"/>
          <w:bCs/>
          <w:iCs/>
          <w:color w:val="000000" w:themeColor="text1"/>
          <w:sz w:val="22"/>
          <w:szCs w:val="22"/>
          <w:lang w:eastAsia="zh-CN"/>
        </w:rPr>
        <w:t xml:space="preserve">.N. </w:t>
      </w:r>
      <w:r w:rsidR="00A92E90" w:rsidRPr="00197164">
        <w:rPr>
          <w:rFonts w:ascii="Arial" w:eastAsiaTheme="minorEastAsia" w:hAnsi="Arial" w:cs="Arial"/>
          <w:sz w:val="22"/>
          <w:szCs w:val="22"/>
          <w:lang w:eastAsia="zh-CN"/>
        </w:rPr>
        <w:t xml:space="preserve">produced figures. </w:t>
      </w:r>
      <w:r w:rsidR="00274736" w:rsidRPr="00197164">
        <w:rPr>
          <w:rFonts w:ascii="Arial" w:hAnsi="Arial" w:cs="Arial"/>
          <w:bCs/>
          <w:iCs/>
          <w:color w:val="000000" w:themeColor="text1"/>
          <w:sz w:val="22"/>
          <w:szCs w:val="22"/>
        </w:rPr>
        <w:t>A</w:t>
      </w:r>
      <w:r w:rsidR="00D73F2E" w:rsidRPr="00197164">
        <w:rPr>
          <w:rFonts w:ascii="Arial" w:hAnsi="Arial" w:cs="Arial"/>
          <w:bCs/>
          <w:iCs/>
          <w:color w:val="000000" w:themeColor="text1"/>
          <w:sz w:val="22"/>
          <w:szCs w:val="22"/>
        </w:rPr>
        <w:t>.</w:t>
      </w:r>
      <w:r w:rsidR="00274736" w:rsidRPr="00197164">
        <w:rPr>
          <w:rFonts w:ascii="Arial" w:eastAsiaTheme="minorEastAsia" w:hAnsi="Arial" w:cs="Arial"/>
          <w:bCs/>
          <w:iCs/>
          <w:color w:val="000000" w:themeColor="text1"/>
          <w:sz w:val="22"/>
          <w:szCs w:val="22"/>
          <w:lang w:eastAsia="zh-CN"/>
        </w:rPr>
        <w:t>N</w:t>
      </w:r>
      <w:r w:rsidR="00D73F2E" w:rsidRPr="00197164">
        <w:rPr>
          <w:rFonts w:ascii="Arial" w:eastAsiaTheme="minorEastAsia" w:hAnsi="Arial" w:cs="Arial"/>
          <w:bCs/>
          <w:iCs/>
          <w:color w:val="000000" w:themeColor="text1"/>
          <w:sz w:val="22"/>
          <w:szCs w:val="22"/>
          <w:lang w:eastAsia="zh-CN"/>
        </w:rPr>
        <w:t>.</w:t>
      </w:r>
      <w:r w:rsidR="00274736" w:rsidRPr="00197164">
        <w:rPr>
          <w:rFonts w:ascii="Arial" w:eastAsiaTheme="minorEastAsia" w:hAnsi="Arial" w:cs="Arial"/>
          <w:bCs/>
          <w:iCs/>
          <w:color w:val="000000" w:themeColor="text1"/>
          <w:sz w:val="22"/>
          <w:szCs w:val="22"/>
          <w:lang w:eastAsia="zh-CN"/>
        </w:rPr>
        <w:t xml:space="preserve"> and</w:t>
      </w:r>
      <w:r w:rsidR="00274736" w:rsidRPr="00197164">
        <w:rPr>
          <w:rFonts w:ascii="Arial" w:hAnsi="Arial" w:cs="Arial"/>
          <w:bCs/>
          <w:iCs/>
          <w:color w:val="000000" w:themeColor="text1"/>
          <w:sz w:val="22"/>
          <w:szCs w:val="22"/>
        </w:rPr>
        <w:t xml:space="preserve"> G</w:t>
      </w:r>
      <w:r w:rsidR="00D73F2E" w:rsidRPr="00197164">
        <w:rPr>
          <w:rFonts w:ascii="Arial" w:hAnsi="Arial" w:cs="Arial"/>
          <w:bCs/>
          <w:iCs/>
          <w:color w:val="000000" w:themeColor="text1"/>
          <w:sz w:val="22"/>
          <w:szCs w:val="22"/>
        </w:rPr>
        <w:t>.</w:t>
      </w:r>
      <w:r w:rsidR="00274736"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274736"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274736" w:rsidRPr="00197164">
        <w:rPr>
          <w:rFonts w:ascii="Arial" w:eastAsiaTheme="minorEastAsia" w:hAnsi="Arial" w:cs="Arial"/>
          <w:bCs/>
          <w:iCs/>
          <w:color w:val="000000" w:themeColor="text1"/>
          <w:sz w:val="22"/>
          <w:szCs w:val="22"/>
          <w:lang w:eastAsia="zh-CN"/>
        </w:rPr>
        <w:t xml:space="preserve"> </w:t>
      </w:r>
      <w:r w:rsidR="00A92E90" w:rsidRPr="00197164">
        <w:rPr>
          <w:rFonts w:ascii="Arial" w:eastAsiaTheme="minorEastAsia" w:hAnsi="Arial" w:cs="Arial"/>
          <w:bCs/>
          <w:iCs/>
          <w:color w:val="000000" w:themeColor="text1"/>
          <w:sz w:val="22"/>
          <w:szCs w:val="22"/>
          <w:lang w:eastAsia="zh-CN"/>
        </w:rPr>
        <w:t>completed</w:t>
      </w:r>
      <w:r w:rsidR="00274736" w:rsidRPr="00197164">
        <w:rPr>
          <w:rFonts w:ascii="Arial" w:eastAsiaTheme="minorEastAsia" w:hAnsi="Arial" w:cs="Arial"/>
          <w:bCs/>
          <w:iCs/>
          <w:color w:val="000000" w:themeColor="text1"/>
          <w:sz w:val="22"/>
          <w:szCs w:val="22"/>
          <w:lang w:eastAsia="zh-CN"/>
        </w:rPr>
        <w:t xml:space="preserve"> the life cycle assessment </w:t>
      </w:r>
      <w:r w:rsidR="00992F97" w:rsidRPr="00197164">
        <w:rPr>
          <w:rFonts w:ascii="Arial" w:eastAsiaTheme="minorEastAsia" w:hAnsi="Arial" w:cs="Arial"/>
          <w:bCs/>
          <w:iCs/>
          <w:color w:val="000000" w:themeColor="text1"/>
          <w:sz w:val="22"/>
          <w:szCs w:val="22"/>
          <w:lang w:eastAsia="zh-CN"/>
        </w:rPr>
        <w:t>and techno</w:t>
      </w:r>
      <w:r w:rsidR="00992F97" w:rsidRPr="00197164">
        <w:rPr>
          <w:rFonts w:ascii="Arial" w:eastAsiaTheme="minorEastAsia" w:hAnsi="Arial" w:cs="Arial"/>
          <w:bCs/>
          <w:iCs/>
          <w:color w:val="000000" w:themeColor="text1"/>
          <w:sz w:val="22"/>
          <w:szCs w:val="22"/>
          <w:lang w:eastAsia="zh-CN"/>
        </w:rPr>
        <w:noBreakHyphen/>
        <w:t xml:space="preserve">economic </w:t>
      </w:r>
      <w:r w:rsidR="00274736" w:rsidRPr="00197164">
        <w:rPr>
          <w:rFonts w:ascii="Arial" w:eastAsiaTheme="minorEastAsia" w:hAnsi="Arial" w:cs="Arial"/>
          <w:bCs/>
          <w:iCs/>
          <w:color w:val="000000" w:themeColor="text1"/>
          <w:sz w:val="22"/>
          <w:szCs w:val="22"/>
          <w:lang w:eastAsia="zh-CN"/>
        </w:rPr>
        <w:t>study.</w:t>
      </w:r>
      <w:r w:rsidR="005E794C" w:rsidRPr="00197164">
        <w:rPr>
          <w:rFonts w:ascii="Arial" w:eastAsiaTheme="minorEastAsia" w:hAnsi="Arial" w:cs="Arial"/>
          <w:sz w:val="22"/>
          <w:szCs w:val="22"/>
          <w:lang w:eastAsia="zh-CN"/>
        </w:rPr>
        <w:t xml:space="preserve"> </w:t>
      </w:r>
      <w:r w:rsidR="00A92E90" w:rsidRPr="00197164">
        <w:rPr>
          <w:rFonts w:ascii="Arial" w:eastAsiaTheme="minorEastAsia" w:hAnsi="Arial" w:cs="Arial"/>
          <w:sz w:val="22"/>
          <w:szCs w:val="22"/>
          <w:lang w:eastAsia="zh-CN"/>
        </w:rPr>
        <w:t>Z.Z</w:t>
      </w:r>
      <w:r w:rsidR="00D73F2E" w:rsidRPr="00197164">
        <w:rPr>
          <w:rFonts w:ascii="Arial" w:eastAsiaTheme="minorEastAsia" w:hAnsi="Arial" w:cs="Arial"/>
          <w:sz w:val="22"/>
          <w:szCs w:val="22"/>
          <w:lang w:eastAsia="zh-CN"/>
        </w:rPr>
        <w:t>.</w:t>
      </w:r>
      <w:r w:rsidR="00A92E90" w:rsidRPr="00197164">
        <w:rPr>
          <w:rFonts w:ascii="Arial" w:eastAsiaTheme="minorEastAsia" w:hAnsi="Arial" w:cs="Arial"/>
          <w:sz w:val="22"/>
          <w:szCs w:val="22"/>
          <w:lang w:eastAsia="zh-CN"/>
        </w:rPr>
        <w:t xml:space="preserve"> and A.N. co</w:t>
      </w:r>
      <w:r w:rsidR="001010C4" w:rsidRPr="00197164">
        <w:rPr>
          <w:rFonts w:ascii="Arial" w:eastAsiaTheme="minorEastAsia" w:hAnsi="Arial" w:cs="Arial"/>
          <w:sz w:val="22"/>
          <w:szCs w:val="22"/>
          <w:lang w:eastAsia="zh-CN"/>
        </w:rPr>
        <w:noBreakHyphen/>
      </w:r>
      <w:r w:rsidR="00A92E90" w:rsidRPr="00197164">
        <w:rPr>
          <w:rFonts w:ascii="Arial" w:eastAsiaTheme="minorEastAsia" w:hAnsi="Arial" w:cs="Arial"/>
          <w:sz w:val="22"/>
          <w:szCs w:val="22"/>
          <w:lang w:eastAsia="zh-CN"/>
        </w:rPr>
        <w:t xml:space="preserve">wrote the manuscript. </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eastAsiaTheme="minorEastAsia" w:hAnsi="Arial" w:cs="Arial"/>
          <w:bCs/>
          <w:iCs/>
          <w:color w:val="000000" w:themeColor="text1"/>
          <w:sz w:val="22"/>
          <w:szCs w:val="22"/>
          <w:lang w:eastAsia="zh-CN"/>
        </w:rPr>
        <w:t xml:space="preserve"> and </w:t>
      </w:r>
      <w:r w:rsidR="00A92E90" w:rsidRPr="00197164">
        <w:rPr>
          <w:rFonts w:ascii="Arial" w:eastAsiaTheme="minorEastAsia" w:hAnsi="Arial" w:cs="Arial"/>
          <w:sz w:val="22"/>
          <w:szCs w:val="22"/>
          <w:lang w:eastAsia="zh-CN"/>
        </w:rPr>
        <w:t>J</w:t>
      </w:r>
      <w:r w:rsidR="00D73F2E" w:rsidRPr="00197164">
        <w:rPr>
          <w:rFonts w:ascii="Arial" w:eastAsiaTheme="minorEastAsia" w:hAnsi="Arial" w:cs="Arial"/>
          <w:sz w:val="22"/>
          <w:szCs w:val="22"/>
          <w:lang w:eastAsia="zh-CN"/>
        </w:rPr>
        <w:t>.</w:t>
      </w:r>
      <w:r w:rsidR="00A92E90" w:rsidRPr="00197164">
        <w:rPr>
          <w:rFonts w:ascii="Arial" w:eastAsiaTheme="minorEastAsia" w:hAnsi="Arial" w:cs="Arial"/>
          <w:sz w:val="22"/>
          <w:szCs w:val="22"/>
          <w:lang w:eastAsia="zh-CN"/>
        </w:rPr>
        <w:t>P</w:t>
      </w:r>
      <w:r w:rsidR="00D73F2E" w:rsidRPr="00197164">
        <w:rPr>
          <w:rFonts w:ascii="Arial" w:eastAsiaTheme="minorEastAsia" w:hAnsi="Arial" w:cs="Arial"/>
          <w:sz w:val="22"/>
          <w:szCs w:val="22"/>
          <w:lang w:eastAsia="zh-CN"/>
        </w:rPr>
        <w:t>.</w:t>
      </w:r>
      <w:r w:rsidR="00C811C7" w:rsidRPr="00197164">
        <w:rPr>
          <w:rFonts w:ascii="Arial" w:eastAsiaTheme="minorEastAsia" w:hAnsi="Arial" w:cs="Arial"/>
          <w:sz w:val="22"/>
          <w:szCs w:val="22"/>
          <w:lang w:eastAsia="zh-CN"/>
        </w:rPr>
        <w:noBreakHyphen/>
      </w:r>
      <w:r w:rsidR="00A92E90" w:rsidRPr="00197164">
        <w:rPr>
          <w:rFonts w:ascii="Arial" w:eastAsiaTheme="minorEastAsia" w:hAnsi="Arial" w:cs="Arial"/>
          <w:sz w:val="22"/>
          <w:szCs w:val="22"/>
          <w:lang w:eastAsia="zh-CN"/>
        </w:rPr>
        <w:t xml:space="preserve">R. </w:t>
      </w:r>
      <w:r w:rsidR="00426B51" w:rsidRPr="00197164">
        <w:rPr>
          <w:rFonts w:ascii="Arial" w:eastAsiaTheme="minorEastAsia" w:hAnsi="Arial" w:cs="Arial" w:hint="eastAsia"/>
          <w:sz w:val="22"/>
          <w:szCs w:val="22"/>
          <w:lang w:eastAsia="zh-CN"/>
        </w:rPr>
        <w:t>revised the manuscript</w:t>
      </w:r>
      <w:r w:rsidR="00D73F2E" w:rsidRPr="00197164">
        <w:rPr>
          <w:rFonts w:ascii="Arial" w:eastAsiaTheme="minorEastAsia" w:hAnsi="Arial" w:cs="Arial"/>
          <w:sz w:val="22"/>
          <w:szCs w:val="22"/>
          <w:lang w:eastAsia="zh-CN"/>
        </w:rPr>
        <w:t>. J.P.</w:t>
      </w:r>
      <w:r w:rsidR="006C1D1B" w:rsidRPr="00197164">
        <w:rPr>
          <w:rFonts w:ascii="Arial" w:eastAsiaTheme="minorEastAsia" w:hAnsi="Arial" w:cs="Arial"/>
          <w:sz w:val="22"/>
          <w:szCs w:val="22"/>
          <w:lang w:eastAsia="zh-CN"/>
        </w:rPr>
        <w:noBreakHyphen/>
      </w:r>
      <w:r w:rsidR="00D73F2E" w:rsidRPr="00197164">
        <w:rPr>
          <w:rFonts w:ascii="Arial" w:eastAsiaTheme="minorEastAsia" w:hAnsi="Arial" w:cs="Arial"/>
          <w:sz w:val="22"/>
          <w:szCs w:val="22"/>
          <w:lang w:eastAsia="zh-CN"/>
        </w:rPr>
        <w:t>R.</w:t>
      </w:r>
      <w:r w:rsidR="00426B51" w:rsidRPr="00197164">
        <w:rPr>
          <w:rFonts w:ascii="Arial" w:eastAsiaTheme="minorEastAsia" w:hAnsi="Arial" w:cs="Arial" w:hint="eastAsia"/>
          <w:sz w:val="22"/>
          <w:szCs w:val="22"/>
          <w:lang w:eastAsia="zh-CN"/>
        </w:rPr>
        <w:t xml:space="preserve"> </w:t>
      </w:r>
      <w:r w:rsidR="00A92E90" w:rsidRPr="00197164">
        <w:rPr>
          <w:rFonts w:ascii="Arial" w:eastAsiaTheme="minorEastAsia" w:hAnsi="Arial" w:cs="Arial"/>
          <w:sz w:val="22"/>
          <w:szCs w:val="22"/>
          <w:lang w:eastAsia="zh-CN"/>
        </w:rPr>
        <w:t xml:space="preserve">supervised the project. </w:t>
      </w:r>
      <w:r w:rsidRPr="00197164">
        <w:rPr>
          <w:rFonts w:ascii="Arial" w:eastAsiaTheme="minorEastAsia" w:hAnsi="Arial" w:cs="Arial"/>
          <w:sz w:val="22"/>
          <w:szCs w:val="22"/>
          <w:lang w:eastAsia="zh-CN"/>
        </w:rPr>
        <w:t>All authors reviewed, edited and</w:t>
      </w:r>
      <w:r w:rsidR="00A92E90" w:rsidRPr="00197164">
        <w:rPr>
          <w:rFonts w:ascii="Arial" w:eastAsiaTheme="minorEastAsia" w:hAnsi="Arial" w:cs="Arial"/>
          <w:sz w:val="22"/>
          <w:szCs w:val="22"/>
          <w:lang w:eastAsia="zh-CN"/>
        </w:rPr>
        <w:t xml:space="preserve"> enriched each section of the </w:t>
      </w:r>
      <w:r w:rsidR="00CB7EAC" w:rsidRPr="00197164">
        <w:rPr>
          <w:rFonts w:ascii="Arial" w:eastAsiaTheme="minorEastAsia" w:hAnsi="Arial" w:cs="Arial" w:hint="eastAsia"/>
          <w:sz w:val="22"/>
          <w:szCs w:val="22"/>
          <w:lang w:eastAsia="zh-CN"/>
        </w:rPr>
        <w:t>perspective</w:t>
      </w:r>
      <w:r w:rsidR="00A92E90" w:rsidRPr="00197164">
        <w:rPr>
          <w:rFonts w:ascii="Arial" w:eastAsiaTheme="minorEastAsia" w:hAnsi="Arial" w:cs="Arial"/>
          <w:sz w:val="22"/>
          <w:szCs w:val="22"/>
          <w:lang w:eastAsia="zh-CN"/>
        </w:rPr>
        <w:t>.</w:t>
      </w:r>
    </w:p>
    <w:p w14:paraId="5D18523A" w14:textId="29EAEE56" w:rsidR="008553FC" w:rsidRPr="00197164" w:rsidRDefault="008553FC" w:rsidP="00095B38">
      <w:pPr>
        <w:pStyle w:val="HAcknowledgements"/>
        <w:spacing w:before="240" w:after="0" w:line="360" w:lineRule="auto"/>
        <w:rPr>
          <w:rFonts w:cs="Arial"/>
          <w:szCs w:val="22"/>
          <w:lang w:val="en-US"/>
        </w:rPr>
      </w:pPr>
      <w:r w:rsidRPr="00197164">
        <w:rPr>
          <w:rFonts w:cs="Arial"/>
          <w:szCs w:val="22"/>
          <w:lang w:val="en-US"/>
        </w:rPr>
        <w:t>Competing interests</w:t>
      </w:r>
    </w:p>
    <w:p w14:paraId="729D2498" w14:textId="1191E158" w:rsidR="001B0977" w:rsidRPr="00197164" w:rsidRDefault="008553FC" w:rsidP="001B0977">
      <w:pPr>
        <w:spacing w:after="240" w:line="360" w:lineRule="auto"/>
        <w:rPr>
          <w:rFonts w:ascii="Arial" w:hAnsi="Arial" w:cs="Arial"/>
          <w:b/>
          <w:bCs/>
          <w:sz w:val="22"/>
          <w:szCs w:val="22"/>
        </w:rPr>
      </w:pPr>
      <w:r w:rsidRPr="00197164">
        <w:rPr>
          <w:rFonts w:ascii="Arial" w:hAnsi="Arial" w:cs="Arial"/>
          <w:sz w:val="22"/>
          <w:szCs w:val="22"/>
        </w:rPr>
        <w:t>The authors declare no competing interests.</w:t>
      </w:r>
      <w:bookmarkStart w:id="42" w:name="_Hlk174388286"/>
      <w:r w:rsidR="001B0977" w:rsidRPr="00197164">
        <w:rPr>
          <w:rFonts w:ascii="Arial" w:hAnsi="Arial" w:cs="Arial"/>
          <w:b/>
          <w:bCs/>
          <w:sz w:val="22"/>
          <w:szCs w:val="22"/>
        </w:rPr>
        <w:br w:type="page"/>
      </w:r>
    </w:p>
    <w:p w14:paraId="36B941A1" w14:textId="4AEFF52A" w:rsidR="00627228" w:rsidRPr="00197164" w:rsidRDefault="00627228" w:rsidP="00495801">
      <w:pPr>
        <w:spacing w:line="480" w:lineRule="auto"/>
        <w:jc w:val="both"/>
        <w:rPr>
          <w:rFonts w:ascii="Arial" w:eastAsiaTheme="minorEastAsia" w:hAnsi="Arial" w:cs="Arial"/>
          <w:b/>
          <w:bCs/>
          <w:sz w:val="22"/>
          <w:szCs w:val="22"/>
          <w:lang w:eastAsia="zh-CN"/>
        </w:rPr>
      </w:pPr>
      <w:r w:rsidRPr="00197164">
        <w:rPr>
          <w:rFonts w:ascii="Arial" w:hAnsi="Arial" w:cs="Arial"/>
          <w:b/>
          <w:bCs/>
          <w:sz w:val="22"/>
          <w:szCs w:val="22"/>
        </w:rPr>
        <w:t>References</w:t>
      </w:r>
    </w:p>
    <w:bookmarkEnd w:id="42"/>
    <w:p w14:paraId="2AEB80F7" w14:textId="77777777" w:rsidR="00A25CFD" w:rsidRPr="00197164" w:rsidRDefault="00A25CFD" w:rsidP="00A25CFD">
      <w:pPr>
        <w:pStyle w:val="Bibliography"/>
        <w:numPr>
          <w:ilvl w:val="0"/>
          <w:numId w:val="45"/>
        </w:numPr>
        <w:tabs>
          <w:tab w:val="clear" w:pos="264"/>
        </w:tabs>
        <w:adjustRightInd w:val="0"/>
        <w:snapToGrid w:val="0"/>
        <w:spacing w:line="360" w:lineRule="auto"/>
        <w:ind w:left="360"/>
        <w:jc w:val="both"/>
        <w:rPr>
          <w:rFonts w:ascii="Arial" w:hAnsi="Arial" w:cs="Arial"/>
          <w:sz w:val="20"/>
          <w:szCs w:val="20"/>
        </w:rPr>
      </w:pPr>
      <w:r w:rsidRPr="00197164">
        <w:rPr>
          <w:rFonts w:ascii="Arial" w:hAnsi="Arial" w:cs="Arial"/>
          <w:sz w:val="20"/>
          <w:szCs w:val="20"/>
        </w:rPr>
        <w:t xml:space="preserve">Davy, E. Notice of carburet of potassium, and of a new gaseous bi-carburet of hydrogen. </w:t>
      </w:r>
      <w:r w:rsidRPr="00197164">
        <w:rPr>
          <w:rFonts w:ascii="Arial" w:hAnsi="Arial" w:cs="Arial"/>
          <w:i/>
          <w:iCs/>
          <w:sz w:val="20"/>
          <w:szCs w:val="20"/>
        </w:rPr>
        <w:t>J. Frankl. Inst.</w:t>
      </w:r>
      <w:r w:rsidRPr="00197164">
        <w:rPr>
          <w:rFonts w:ascii="Arial" w:hAnsi="Arial" w:cs="Arial"/>
          <w:sz w:val="20"/>
          <w:szCs w:val="20"/>
        </w:rPr>
        <w:t xml:space="preserve"> </w:t>
      </w:r>
      <w:r w:rsidRPr="00197164">
        <w:rPr>
          <w:rFonts w:ascii="Arial" w:hAnsi="Arial" w:cs="Arial"/>
          <w:b/>
          <w:bCs/>
          <w:sz w:val="20"/>
          <w:szCs w:val="20"/>
        </w:rPr>
        <w:t>19</w:t>
      </w:r>
      <w:r w:rsidRPr="00197164">
        <w:rPr>
          <w:rFonts w:ascii="Arial" w:hAnsi="Arial" w:cs="Arial"/>
          <w:sz w:val="20"/>
          <w:szCs w:val="20"/>
        </w:rPr>
        <w:t>, 216 (1837).</w:t>
      </w:r>
    </w:p>
    <w:p w14:paraId="27BF436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Rasmussen, S. C. </w:t>
      </w:r>
      <w:r w:rsidRPr="00197164">
        <w:rPr>
          <w:rFonts w:ascii="Arial" w:hAnsi="Arial" w:cs="Arial"/>
          <w:i/>
          <w:iCs/>
          <w:sz w:val="20"/>
          <w:szCs w:val="20"/>
        </w:rPr>
        <w:t>Acetylene and Its Polymers: 150+ Years of History</w:t>
      </w:r>
      <w:r w:rsidRPr="00197164">
        <w:rPr>
          <w:rFonts w:ascii="Arial" w:hAnsi="Arial" w:cs="Arial"/>
          <w:sz w:val="20"/>
          <w:szCs w:val="20"/>
        </w:rPr>
        <w:t>. (Springer International Publishing, 2018).</w:t>
      </w:r>
    </w:p>
    <w:p w14:paraId="6F8A48D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Carolina, N. </w:t>
      </w:r>
      <w:r w:rsidRPr="00197164">
        <w:rPr>
          <w:rFonts w:ascii="Arial" w:hAnsi="Arial" w:cs="Arial"/>
          <w:i/>
          <w:iCs/>
          <w:sz w:val="20"/>
          <w:szCs w:val="20"/>
        </w:rPr>
        <w:t>Discovery of the Commercial Processes for Making Calcium Carbide and Acetylene</w:t>
      </w:r>
      <w:r w:rsidRPr="00197164">
        <w:rPr>
          <w:rFonts w:ascii="Arial" w:hAnsi="Arial" w:cs="Arial"/>
          <w:sz w:val="20"/>
          <w:szCs w:val="20"/>
        </w:rPr>
        <w:t>. (American Chemical Society, 1998).</w:t>
      </w:r>
    </w:p>
    <w:p w14:paraId="271972A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Trotuş, I. T., Zimmermann, T. &amp; Schüth, F. Catalytic reactions of acetylene: a feedstock for the chemical industry revisited. </w:t>
      </w:r>
      <w:r w:rsidRPr="00197164">
        <w:rPr>
          <w:rFonts w:ascii="Arial" w:hAnsi="Arial" w:cs="Arial"/>
          <w:i/>
          <w:iCs/>
          <w:sz w:val="20"/>
          <w:szCs w:val="20"/>
        </w:rPr>
        <w:t>Chem. Rev.</w:t>
      </w:r>
      <w:r w:rsidRPr="00197164">
        <w:rPr>
          <w:rFonts w:ascii="Arial" w:hAnsi="Arial" w:cs="Arial"/>
          <w:sz w:val="20"/>
          <w:szCs w:val="20"/>
        </w:rPr>
        <w:t xml:space="preserve"> </w:t>
      </w:r>
      <w:r w:rsidRPr="00197164">
        <w:rPr>
          <w:rFonts w:ascii="Arial" w:hAnsi="Arial" w:cs="Arial"/>
          <w:b/>
          <w:bCs/>
          <w:sz w:val="20"/>
          <w:szCs w:val="20"/>
        </w:rPr>
        <w:t>114</w:t>
      </w:r>
      <w:r w:rsidRPr="00197164">
        <w:rPr>
          <w:rFonts w:ascii="Arial" w:hAnsi="Arial" w:cs="Arial"/>
          <w:sz w:val="20"/>
          <w:szCs w:val="20"/>
        </w:rPr>
        <w:t>, 1761–1782 (2014).</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review of catalytic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applications</w:t>
      </w:r>
      <w:r w:rsidRPr="00197164">
        <w:rPr>
          <w:rFonts w:ascii="Arial" w:hAnsi="Arial" w:cs="Arial"/>
          <w:color w:val="2E74B5" w:themeColor="accent5" w:themeShade="BF"/>
          <w:sz w:val="20"/>
          <w:szCs w:val="20"/>
        </w:rPr>
        <w:t>.</w:t>
      </w:r>
    </w:p>
    <w:p w14:paraId="1650C8B0" w14:textId="1C96E61E"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Jiang, C. &amp; Hu, J. </w:t>
      </w:r>
      <w:r w:rsidRPr="00197164">
        <w:rPr>
          <w:rFonts w:ascii="Arial" w:hAnsi="Arial" w:cs="Arial"/>
          <w:i/>
          <w:iCs/>
          <w:sz w:val="20"/>
          <w:szCs w:val="20"/>
        </w:rPr>
        <w:t>Conversion of Methane to Acetylene</w:t>
      </w:r>
      <w:r w:rsidRPr="00197164">
        <w:rPr>
          <w:rFonts w:ascii="Arial" w:hAnsi="Arial" w:cs="Arial"/>
          <w:sz w:val="20"/>
          <w:szCs w:val="20"/>
        </w:rPr>
        <w:t>. 93</w:t>
      </w:r>
      <w:r w:rsidR="00F774A3" w:rsidRPr="00197164">
        <w:rPr>
          <w:rFonts w:ascii="Arial" w:hAnsi="Arial" w:cs="Arial"/>
          <w:sz w:val="20"/>
          <w:szCs w:val="20"/>
        </w:rPr>
        <w:t>–</w:t>
      </w:r>
      <w:r w:rsidRPr="00197164">
        <w:rPr>
          <w:rFonts w:ascii="Arial" w:hAnsi="Arial" w:cs="Arial"/>
          <w:sz w:val="20"/>
          <w:szCs w:val="20"/>
        </w:rPr>
        <w:t>116 (Royal Society of Chemistry, 2023).</w:t>
      </w:r>
      <w:r w:rsidRPr="00197164">
        <w:rPr>
          <w:rFonts w:ascii="Arial" w:eastAsiaTheme="minorEastAsia" w:hAnsi="Arial" w:cs="Arial"/>
          <w:sz w:val="20"/>
          <w:szCs w:val="20"/>
          <w:lang w:eastAsia="zh-CN"/>
        </w:rPr>
        <w:t xml:space="preserve"> </w:t>
      </w:r>
      <w:r w:rsidRPr="00197164">
        <w:rPr>
          <w:rFonts w:ascii="Arial" w:hAnsi="Arial" w:cs="Arial"/>
          <w:color w:val="2E74B5" w:themeColor="accent5" w:themeShade="BF"/>
          <w:sz w:val="20"/>
          <w:szCs w:val="20"/>
        </w:rPr>
        <w:t xml:space="preserve">The </w:t>
      </w:r>
      <w:r w:rsidRPr="00197164">
        <w:rPr>
          <w:rFonts w:ascii="Arial" w:eastAsiaTheme="minorEastAsia" w:hAnsi="Arial" w:cs="Arial"/>
          <w:color w:val="2E74B5" w:themeColor="accent5" w:themeShade="BF"/>
          <w:sz w:val="20"/>
          <w:szCs w:val="20"/>
          <w:lang w:eastAsia="zh-CN"/>
        </w:rPr>
        <w:t>most comprehensive book chapter on CH</w:t>
      </w:r>
      <w:r w:rsidRPr="00197164">
        <w:rPr>
          <w:rFonts w:ascii="Arial" w:eastAsiaTheme="minorEastAsia" w:hAnsi="Arial" w:cs="Arial"/>
          <w:color w:val="2E74B5" w:themeColor="accent5" w:themeShade="BF"/>
          <w:sz w:val="20"/>
          <w:szCs w:val="20"/>
          <w:vertAlign w:val="subscript"/>
          <w:lang w:eastAsia="zh-CN"/>
        </w:rPr>
        <w:t>4</w:t>
      </w:r>
      <w:r w:rsidRPr="00197164">
        <w:rPr>
          <w:rFonts w:ascii="Arial" w:eastAsiaTheme="minorEastAsia" w:hAnsi="Arial" w:cs="Arial"/>
          <w:color w:val="2E74B5" w:themeColor="accent5" w:themeShade="BF"/>
          <w:sz w:val="20"/>
          <w:szCs w:val="20"/>
          <w:lang w:eastAsia="zh-CN"/>
        </w:rPr>
        <w:noBreakHyphen/>
        <w:t>to</w:t>
      </w:r>
      <w:r w:rsidRPr="00197164">
        <w:rPr>
          <w:rFonts w:ascii="Arial" w:eastAsiaTheme="minorEastAsia" w:hAnsi="Arial" w:cs="Arial"/>
          <w:color w:val="2E74B5" w:themeColor="accent5" w:themeShade="BF"/>
          <w:sz w:val="20"/>
          <w:szCs w:val="20"/>
          <w:lang w:eastAsia="zh-CN"/>
        </w:rPr>
        <w:noBreakHyphen/>
        <w:t>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routes, covering calcium carbide, partial combustion, hot plasma, warm/cold plasma, and thermal pyrolysis</w:t>
      </w:r>
      <w:r w:rsidRPr="00197164">
        <w:rPr>
          <w:rFonts w:ascii="Arial" w:hAnsi="Arial" w:cs="Arial"/>
          <w:color w:val="2E74B5" w:themeColor="accent5" w:themeShade="BF"/>
          <w:sz w:val="20"/>
          <w:szCs w:val="20"/>
        </w:rPr>
        <w:t>.</w:t>
      </w:r>
    </w:p>
    <w:p w14:paraId="342FD51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Bixler, G. H. &amp; Coberly, C. W. Wulff process acetylene. </w:t>
      </w:r>
      <w:r w:rsidRPr="00197164">
        <w:rPr>
          <w:rFonts w:ascii="Arial" w:hAnsi="Arial" w:cs="Arial"/>
          <w:i/>
          <w:iCs/>
          <w:sz w:val="20"/>
          <w:szCs w:val="20"/>
        </w:rPr>
        <w:t>Ind. Eng. Chem.</w:t>
      </w:r>
      <w:r w:rsidRPr="00197164">
        <w:rPr>
          <w:rFonts w:ascii="Arial" w:hAnsi="Arial" w:cs="Arial"/>
          <w:sz w:val="20"/>
          <w:szCs w:val="20"/>
        </w:rPr>
        <w:t xml:space="preserve"> </w:t>
      </w:r>
      <w:r w:rsidRPr="00197164">
        <w:rPr>
          <w:rFonts w:ascii="Arial" w:hAnsi="Arial" w:cs="Arial"/>
          <w:b/>
          <w:bCs/>
          <w:sz w:val="20"/>
          <w:szCs w:val="20"/>
        </w:rPr>
        <w:t>45</w:t>
      </w:r>
      <w:r w:rsidRPr="00197164">
        <w:rPr>
          <w:rFonts w:ascii="Arial" w:hAnsi="Arial" w:cs="Arial"/>
          <w:sz w:val="20"/>
          <w:szCs w:val="20"/>
        </w:rPr>
        <w:t>, 2596–2606 (1953).</w:t>
      </w:r>
    </w:p>
    <w:p w14:paraId="2A0F96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Weissermel, K. &amp; Arpe, H.-J. </w:t>
      </w:r>
      <w:r w:rsidRPr="00197164">
        <w:rPr>
          <w:rFonts w:ascii="Arial" w:hAnsi="Arial" w:cs="Arial"/>
          <w:i/>
          <w:iCs/>
          <w:sz w:val="20"/>
          <w:szCs w:val="20"/>
        </w:rPr>
        <w:t>Industrial Organic Chemistry</w:t>
      </w:r>
      <w:r w:rsidRPr="00197164">
        <w:rPr>
          <w:rFonts w:ascii="Arial" w:hAnsi="Arial" w:cs="Arial"/>
          <w:sz w:val="20"/>
          <w:szCs w:val="20"/>
        </w:rPr>
        <w:t>. (Wiley, 2008).</w:t>
      </w:r>
    </w:p>
    <w:p w14:paraId="3319D59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Crafts, J. M. A lecture upon acetylene. </w:t>
      </w:r>
      <w:r w:rsidRPr="00197164">
        <w:rPr>
          <w:rFonts w:ascii="Arial" w:hAnsi="Arial" w:cs="Arial"/>
          <w:i/>
          <w:iCs/>
          <w:sz w:val="20"/>
          <w:szCs w:val="20"/>
        </w:rPr>
        <w:t>Science</w:t>
      </w:r>
      <w:r w:rsidRPr="00197164">
        <w:rPr>
          <w:rFonts w:ascii="Arial" w:hAnsi="Arial" w:cs="Arial"/>
          <w:sz w:val="20"/>
          <w:szCs w:val="20"/>
        </w:rPr>
        <w:t xml:space="preserve"> </w:t>
      </w:r>
      <w:r w:rsidRPr="00197164">
        <w:rPr>
          <w:rFonts w:ascii="Arial" w:hAnsi="Arial" w:cs="Arial"/>
          <w:b/>
          <w:bCs/>
          <w:sz w:val="20"/>
          <w:szCs w:val="20"/>
        </w:rPr>
        <w:t>3</w:t>
      </w:r>
      <w:r w:rsidRPr="00197164">
        <w:rPr>
          <w:rFonts w:ascii="Arial" w:hAnsi="Arial" w:cs="Arial"/>
          <w:sz w:val="20"/>
          <w:szCs w:val="20"/>
        </w:rPr>
        <w:t>, 377–392 (1896).</w:t>
      </w:r>
    </w:p>
    <w:p w14:paraId="01242A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Schobert, H. Production of acetylene and acetylene-based chemicals from coal. </w:t>
      </w:r>
      <w:r w:rsidRPr="00197164">
        <w:rPr>
          <w:rFonts w:ascii="Arial" w:hAnsi="Arial" w:cs="Arial"/>
          <w:i/>
          <w:iCs/>
          <w:sz w:val="20"/>
          <w:szCs w:val="20"/>
        </w:rPr>
        <w:t>Chem. Rev.</w:t>
      </w:r>
      <w:r w:rsidRPr="00197164">
        <w:rPr>
          <w:rFonts w:ascii="Arial" w:hAnsi="Arial" w:cs="Arial"/>
          <w:sz w:val="20"/>
          <w:szCs w:val="20"/>
        </w:rPr>
        <w:t xml:space="preserve"> </w:t>
      </w:r>
      <w:r w:rsidRPr="00197164">
        <w:rPr>
          <w:rFonts w:ascii="Arial" w:hAnsi="Arial" w:cs="Arial"/>
          <w:b/>
          <w:bCs/>
          <w:sz w:val="20"/>
          <w:szCs w:val="20"/>
        </w:rPr>
        <w:t>114</w:t>
      </w:r>
      <w:r w:rsidRPr="00197164">
        <w:rPr>
          <w:rFonts w:ascii="Arial" w:hAnsi="Arial" w:cs="Arial"/>
          <w:sz w:val="20"/>
          <w:szCs w:val="20"/>
        </w:rPr>
        <w:t>, 1743–1760 (2014).</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review of coal</w:t>
      </w:r>
      <w:r w:rsidRPr="00197164">
        <w:rPr>
          <w:rFonts w:ascii="Arial" w:eastAsiaTheme="minorEastAsia" w:hAnsi="Arial" w:cs="Arial"/>
          <w:color w:val="2E74B5" w:themeColor="accent5" w:themeShade="BF"/>
          <w:sz w:val="20"/>
          <w:szCs w:val="20"/>
          <w:lang w:eastAsia="zh-CN"/>
        </w:rPr>
        <w:noBreakHyphen/>
        <w:t>based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synthesis, encompassing commercial calcium carbide route and all related attempts.</w:t>
      </w:r>
    </w:p>
    <w:p w14:paraId="637485C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Crynes, B. L., Albright, L. F. &amp; Tan, L. F. </w:t>
      </w:r>
      <w:r w:rsidRPr="00197164">
        <w:rPr>
          <w:rFonts w:ascii="Arial" w:hAnsi="Arial" w:cs="Arial"/>
          <w:i/>
          <w:iCs/>
          <w:sz w:val="20"/>
          <w:szCs w:val="20"/>
        </w:rPr>
        <w:t>Thermal Cracking.</w:t>
      </w:r>
      <w:r w:rsidRPr="00197164">
        <w:rPr>
          <w:rFonts w:ascii="Arial" w:hAnsi="Arial" w:cs="Arial"/>
          <w:sz w:val="20"/>
          <w:szCs w:val="20"/>
        </w:rPr>
        <w:t xml:space="preserve"> in </w:t>
      </w:r>
      <w:r w:rsidRPr="00197164">
        <w:rPr>
          <w:rFonts w:ascii="Arial" w:hAnsi="Arial" w:cs="Arial"/>
          <w:i/>
          <w:iCs/>
          <w:sz w:val="20"/>
          <w:szCs w:val="20"/>
        </w:rPr>
        <w:t>Encyclopedia of Physical Science and Technology</w:t>
      </w:r>
      <w:r w:rsidRPr="00197164">
        <w:rPr>
          <w:rFonts w:ascii="Arial" w:hAnsi="Arial" w:cs="Arial"/>
          <w:sz w:val="20"/>
          <w:szCs w:val="20"/>
        </w:rPr>
        <w:t>. (3</w:t>
      </w:r>
      <w:r w:rsidRPr="00197164">
        <w:rPr>
          <w:rFonts w:ascii="Arial" w:hAnsi="Arial" w:cs="Arial"/>
          <w:sz w:val="20"/>
          <w:szCs w:val="20"/>
          <w:vertAlign w:val="superscript"/>
        </w:rPr>
        <w:t>rd</w:t>
      </w:r>
      <w:r w:rsidRPr="00197164">
        <w:rPr>
          <w:rFonts w:ascii="Arial" w:hAnsi="Arial" w:cs="Arial"/>
          <w:sz w:val="20"/>
          <w:szCs w:val="20"/>
        </w:rPr>
        <w:t xml:space="preserve"> ed.) 613–626 (Academic Press, 2003).</w:t>
      </w:r>
    </w:p>
    <w:p w14:paraId="083DF30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Shlyapin, D. A., Afonasenko, T. N., Glyzdova, D. V., Leont’eva, N. N. &amp; Lavrenov, A. V. Acetylene production technologies in the 21st century: main trends of their development in the paradigm of low-carbon economy of the future. </w:t>
      </w:r>
      <w:r w:rsidRPr="00197164">
        <w:rPr>
          <w:rFonts w:ascii="Arial" w:hAnsi="Arial" w:cs="Arial"/>
          <w:i/>
          <w:iCs/>
          <w:sz w:val="20"/>
          <w:szCs w:val="20"/>
        </w:rPr>
        <w:t>Catal. Ind.</w:t>
      </w:r>
      <w:r w:rsidRPr="00197164">
        <w:rPr>
          <w:rFonts w:ascii="Arial" w:hAnsi="Arial" w:cs="Arial"/>
          <w:sz w:val="20"/>
          <w:szCs w:val="20"/>
        </w:rPr>
        <w:t xml:space="preserve"> </w:t>
      </w:r>
      <w:r w:rsidRPr="00197164">
        <w:rPr>
          <w:rFonts w:ascii="Arial" w:hAnsi="Arial" w:cs="Arial"/>
          <w:b/>
          <w:bCs/>
          <w:sz w:val="20"/>
          <w:szCs w:val="20"/>
        </w:rPr>
        <w:t>14</w:t>
      </w:r>
      <w:r w:rsidRPr="00197164">
        <w:rPr>
          <w:rFonts w:ascii="Arial" w:hAnsi="Arial" w:cs="Arial"/>
          <w:sz w:val="20"/>
          <w:szCs w:val="20"/>
        </w:rPr>
        <w:t>, 251–267 (2022).</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Prediction on</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potential transition of carbide and partial combustion routes to plasma processes using renewable energy sources</w:t>
      </w:r>
      <w:r w:rsidRPr="00197164">
        <w:rPr>
          <w:rFonts w:ascii="Arial" w:hAnsi="Arial" w:cs="Arial"/>
          <w:color w:val="2E74B5" w:themeColor="accent5" w:themeShade="BF"/>
          <w:sz w:val="20"/>
          <w:szCs w:val="20"/>
        </w:rPr>
        <w:t>.</w:t>
      </w:r>
    </w:p>
    <w:p w14:paraId="4BA1F60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Chauhan, R., Sartape, R., Minocha, N., Goyal, I. &amp; Singh, M. R. Advancements in environmentally sustainable technologies for ethylene production. </w:t>
      </w:r>
      <w:r w:rsidRPr="00197164">
        <w:rPr>
          <w:rFonts w:ascii="Arial" w:hAnsi="Arial" w:cs="Arial"/>
          <w:i/>
          <w:iCs/>
          <w:sz w:val="20"/>
          <w:szCs w:val="20"/>
          <w:lang w:eastAsia="zh-CN"/>
        </w:rPr>
        <w:t>Energy Fuels</w:t>
      </w:r>
      <w:r w:rsidRPr="00197164">
        <w:rPr>
          <w:rFonts w:ascii="Arial" w:hAnsi="Arial" w:cs="Arial"/>
          <w:sz w:val="20"/>
          <w:szCs w:val="20"/>
          <w:lang w:eastAsia="zh-CN"/>
        </w:rPr>
        <w:t xml:space="preserve"> </w:t>
      </w:r>
      <w:r w:rsidRPr="00197164">
        <w:rPr>
          <w:rFonts w:ascii="Arial" w:hAnsi="Arial" w:cs="Arial"/>
          <w:b/>
          <w:bCs/>
          <w:sz w:val="20"/>
          <w:szCs w:val="20"/>
          <w:lang w:eastAsia="zh-CN"/>
        </w:rPr>
        <w:t>37</w:t>
      </w:r>
      <w:r w:rsidRPr="00197164">
        <w:rPr>
          <w:rFonts w:ascii="Arial" w:hAnsi="Arial" w:cs="Arial"/>
          <w:sz w:val="20"/>
          <w:szCs w:val="20"/>
          <w:lang w:eastAsia="zh-CN"/>
        </w:rPr>
        <w:t>, 12589–12622 (2023).</w:t>
      </w:r>
    </w:p>
    <w:p w14:paraId="1F68BFF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S. </w:t>
      </w:r>
      <w:r w:rsidRPr="00197164">
        <w:rPr>
          <w:rFonts w:ascii="Arial" w:hAnsi="Arial" w:cs="Arial"/>
          <w:i/>
          <w:iCs/>
          <w:sz w:val="20"/>
          <w:szCs w:val="20"/>
        </w:rPr>
        <w:t>et al.</w:t>
      </w:r>
      <w:r w:rsidRPr="00197164">
        <w:rPr>
          <w:rFonts w:ascii="Arial" w:hAnsi="Arial" w:cs="Arial"/>
          <w:sz w:val="20"/>
          <w:szCs w:val="20"/>
        </w:rPr>
        <w:t xml:space="preserve"> Life cycle assessment of acetylene production from calcium carbide and methane in China. </w:t>
      </w:r>
      <w:r w:rsidRPr="00197164">
        <w:rPr>
          <w:rFonts w:ascii="Arial" w:hAnsi="Arial" w:cs="Arial"/>
          <w:i/>
          <w:iCs/>
          <w:sz w:val="20"/>
          <w:szCs w:val="20"/>
        </w:rPr>
        <w:t>J. Clean. Prod.</w:t>
      </w:r>
      <w:r w:rsidRPr="00197164">
        <w:rPr>
          <w:rFonts w:ascii="Arial" w:hAnsi="Arial" w:cs="Arial"/>
          <w:sz w:val="20"/>
          <w:szCs w:val="20"/>
        </w:rPr>
        <w:t xml:space="preserve"> </w:t>
      </w:r>
      <w:r w:rsidRPr="00197164">
        <w:rPr>
          <w:rFonts w:ascii="Arial" w:hAnsi="Arial" w:cs="Arial"/>
          <w:b/>
          <w:bCs/>
          <w:sz w:val="20"/>
          <w:szCs w:val="20"/>
        </w:rPr>
        <w:t>322</w:t>
      </w:r>
      <w:r w:rsidRPr="00197164">
        <w:rPr>
          <w:rFonts w:ascii="Arial" w:hAnsi="Arial" w:cs="Arial"/>
          <w:sz w:val="20"/>
          <w:szCs w:val="20"/>
        </w:rPr>
        <w:t>, 129055 (2021).</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Comparison of three commercial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synthesis routes—calcium carbide, partial combustion, and hot plasma—via life cycle assessment.</w:t>
      </w:r>
    </w:p>
    <w:p w14:paraId="1098400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Jiang, P. </w:t>
      </w:r>
      <w:r w:rsidRPr="00197164">
        <w:rPr>
          <w:rFonts w:ascii="Arial" w:hAnsi="Arial" w:cs="Arial"/>
          <w:i/>
          <w:iCs/>
          <w:sz w:val="20"/>
          <w:szCs w:val="20"/>
        </w:rPr>
        <w:t>et al.</w:t>
      </w:r>
      <w:r w:rsidRPr="00197164">
        <w:rPr>
          <w:rFonts w:ascii="Arial" w:hAnsi="Arial" w:cs="Arial"/>
          <w:sz w:val="20"/>
          <w:szCs w:val="20"/>
        </w:rPr>
        <w:t xml:space="preserve"> Towards carbon neutrality of calcium carbide-based acetylene production with sustainable biomass resources. </w:t>
      </w:r>
      <w:r w:rsidRPr="00197164">
        <w:rPr>
          <w:rFonts w:ascii="Arial" w:hAnsi="Arial" w:cs="Arial"/>
          <w:i/>
          <w:iCs/>
          <w:sz w:val="20"/>
          <w:szCs w:val="20"/>
        </w:rPr>
        <w:t>Green Energy Environ.</w:t>
      </w:r>
      <w:r w:rsidRPr="00197164">
        <w:rPr>
          <w:rFonts w:ascii="Arial" w:hAnsi="Arial" w:cs="Arial"/>
          <w:sz w:val="20"/>
          <w:szCs w:val="20"/>
        </w:rPr>
        <w:t xml:space="preserve"> </w:t>
      </w:r>
      <w:r w:rsidRPr="00197164">
        <w:rPr>
          <w:rFonts w:ascii="Arial" w:hAnsi="Arial" w:cs="Arial"/>
          <w:b/>
          <w:bCs/>
          <w:sz w:val="20"/>
          <w:szCs w:val="20"/>
        </w:rPr>
        <w:t>9</w:t>
      </w:r>
      <w:r w:rsidRPr="00197164">
        <w:rPr>
          <w:rFonts w:ascii="Arial" w:hAnsi="Arial" w:cs="Arial"/>
          <w:sz w:val="20"/>
          <w:szCs w:val="20"/>
        </w:rPr>
        <w:t>, 1068–1078 (2024).</w:t>
      </w:r>
    </w:p>
    <w:p w14:paraId="3BDCAD8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Huo, H. </w:t>
      </w:r>
      <w:r w:rsidRPr="00197164">
        <w:rPr>
          <w:rFonts w:ascii="Arial" w:hAnsi="Arial" w:cs="Arial"/>
          <w:i/>
          <w:iCs/>
          <w:sz w:val="20"/>
          <w:szCs w:val="20"/>
        </w:rPr>
        <w:t>et al.</w:t>
      </w:r>
      <w:r w:rsidRPr="00197164">
        <w:rPr>
          <w:rFonts w:ascii="Arial" w:hAnsi="Arial" w:cs="Arial"/>
          <w:sz w:val="20"/>
          <w:szCs w:val="20"/>
        </w:rPr>
        <w:t xml:space="preserve"> Case study of a novel low rank coal to calcium carbide process based on techno-economic assessment. </w:t>
      </w:r>
      <w:r w:rsidRPr="00197164">
        <w:rPr>
          <w:rFonts w:ascii="Arial" w:hAnsi="Arial" w:cs="Arial"/>
          <w:i/>
          <w:iCs/>
          <w:sz w:val="20"/>
          <w:szCs w:val="20"/>
        </w:rPr>
        <w:t>Energy</w:t>
      </w:r>
      <w:r w:rsidRPr="00197164">
        <w:rPr>
          <w:rFonts w:ascii="Arial" w:hAnsi="Arial" w:cs="Arial"/>
          <w:sz w:val="20"/>
          <w:szCs w:val="20"/>
        </w:rPr>
        <w:t xml:space="preserve"> </w:t>
      </w:r>
      <w:r w:rsidRPr="00197164">
        <w:rPr>
          <w:rFonts w:ascii="Arial" w:hAnsi="Arial" w:cs="Arial"/>
          <w:b/>
          <w:bCs/>
          <w:sz w:val="20"/>
          <w:szCs w:val="20"/>
        </w:rPr>
        <w:t>228</w:t>
      </w:r>
      <w:r w:rsidRPr="00197164">
        <w:rPr>
          <w:rFonts w:ascii="Arial" w:hAnsi="Arial" w:cs="Arial"/>
          <w:sz w:val="20"/>
          <w:szCs w:val="20"/>
        </w:rPr>
        <w:t>, 120566 (2021).</w:t>
      </w:r>
    </w:p>
    <w:p w14:paraId="1BF9BFE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fr-CH" w:eastAsia="zh-CN"/>
        </w:rPr>
        <w:t xml:space="preserve">Saeki, Y. &amp; Emura, T. Technical progresses for PVC production. </w:t>
      </w:r>
      <w:r w:rsidRPr="00197164">
        <w:rPr>
          <w:rFonts w:ascii="Arial" w:hAnsi="Arial" w:cs="Arial"/>
          <w:i/>
          <w:iCs/>
          <w:sz w:val="20"/>
          <w:szCs w:val="20"/>
          <w:lang w:val="fr-CH" w:eastAsia="zh-CN"/>
        </w:rPr>
        <w:t>Prog. Polym. Sci.</w:t>
      </w:r>
      <w:r w:rsidRPr="00197164">
        <w:rPr>
          <w:rFonts w:ascii="Arial" w:hAnsi="Arial" w:cs="Arial"/>
          <w:sz w:val="20"/>
          <w:szCs w:val="20"/>
          <w:lang w:val="fr-CH" w:eastAsia="zh-CN"/>
        </w:rPr>
        <w:t xml:space="preserve"> </w:t>
      </w:r>
      <w:r w:rsidRPr="00197164">
        <w:rPr>
          <w:rFonts w:ascii="Arial" w:hAnsi="Arial" w:cs="Arial"/>
          <w:b/>
          <w:bCs/>
          <w:sz w:val="20"/>
          <w:szCs w:val="20"/>
          <w:lang w:val="fr-CH" w:eastAsia="zh-CN"/>
        </w:rPr>
        <w:t>27</w:t>
      </w:r>
      <w:r w:rsidRPr="00197164">
        <w:rPr>
          <w:rFonts w:ascii="Arial" w:hAnsi="Arial" w:cs="Arial"/>
          <w:sz w:val="20"/>
          <w:szCs w:val="20"/>
          <w:lang w:val="fr-CH" w:eastAsia="zh-CN"/>
        </w:rPr>
        <w:t>, 2055–2131 (2002).</w:t>
      </w:r>
    </w:p>
    <w:p w14:paraId="5742D82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Jiang,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Tracing fossil-based plastics, chemicals and fertilizers production in China. </w:t>
      </w:r>
      <w:r w:rsidRPr="00197164">
        <w:rPr>
          <w:rFonts w:ascii="Arial" w:hAnsi="Arial" w:cs="Arial"/>
          <w:i/>
          <w:iCs/>
          <w:sz w:val="20"/>
          <w:szCs w:val="20"/>
          <w:lang w:eastAsia="zh-CN"/>
        </w:rPr>
        <w:t>Nat. Commun.</w:t>
      </w:r>
      <w:r w:rsidRPr="00197164">
        <w:rPr>
          <w:rFonts w:ascii="Arial" w:hAnsi="Arial" w:cs="Arial"/>
          <w:sz w:val="20"/>
          <w:szCs w:val="20"/>
          <w:lang w:eastAsia="zh-CN"/>
        </w:rPr>
        <w:t xml:space="preserve"> </w:t>
      </w:r>
      <w:r w:rsidRPr="00197164">
        <w:rPr>
          <w:rFonts w:ascii="Arial" w:hAnsi="Arial" w:cs="Arial"/>
          <w:b/>
          <w:bCs/>
          <w:sz w:val="20"/>
          <w:szCs w:val="20"/>
          <w:lang w:eastAsia="zh-CN"/>
        </w:rPr>
        <w:t>15</w:t>
      </w:r>
      <w:r w:rsidRPr="00197164">
        <w:rPr>
          <w:rFonts w:ascii="Arial" w:hAnsi="Arial" w:cs="Arial"/>
          <w:sz w:val="20"/>
          <w:szCs w:val="20"/>
          <w:lang w:eastAsia="zh-CN"/>
        </w:rPr>
        <w:t>, 3854 (2024).</w:t>
      </w:r>
    </w:p>
    <w:p w14:paraId="3A6C347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Liu, Y. </w:t>
      </w:r>
      <w:r w:rsidRPr="00197164">
        <w:rPr>
          <w:rFonts w:ascii="Arial" w:hAnsi="Arial" w:cs="Arial"/>
          <w:i/>
          <w:iCs/>
          <w:sz w:val="20"/>
          <w:szCs w:val="20"/>
        </w:rPr>
        <w:t>et al.</w:t>
      </w:r>
      <w:r w:rsidRPr="00197164">
        <w:rPr>
          <w:rFonts w:ascii="Arial" w:hAnsi="Arial" w:cs="Arial"/>
          <w:sz w:val="20"/>
          <w:szCs w:val="20"/>
        </w:rPr>
        <w:t xml:space="preserve"> Life cycle assessment of beneficial use of calcium carbide sludge in cement clinker production: A case study in China. </w:t>
      </w:r>
      <w:r w:rsidRPr="00197164">
        <w:rPr>
          <w:rFonts w:ascii="Arial" w:hAnsi="Arial" w:cs="Arial"/>
          <w:i/>
          <w:iCs/>
          <w:sz w:val="20"/>
          <w:szCs w:val="20"/>
        </w:rPr>
        <w:t>J. Clean. Prod.</w:t>
      </w:r>
      <w:r w:rsidRPr="00197164">
        <w:rPr>
          <w:rFonts w:ascii="Arial" w:hAnsi="Arial" w:cs="Arial"/>
          <w:sz w:val="20"/>
          <w:szCs w:val="20"/>
        </w:rPr>
        <w:t xml:space="preserve"> </w:t>
      </w:r>
      <w:r w:rsidRPr="00197164">
        <w:rPr>
          <w:rFonts w:ascii="Arial" w:hAnsi="Arial" w:cs="Arial"/>
          <w:b/>
          <w:bCs/>
          <w:sz w:val="20"/>
          <w:szCs w:val="20"/>
        </w:rPr>
        <w:t>418</w:t>
      </w:r>
      <w:r w:rsidRPr="00197164">
        <w:rPr>
          <w:rFonts w:ascii="Arial" w:hAnsi="Arial" w:cs="Arial"/>
          <w:sz w:val="20"/>
          <w:szCs w:val="20"/>
        </w:rPr>
        <w:t>, 138003 (2023).</w:t>
      </w:r>
    </w:p>
    <w:p w14:paraId="6425148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Stournaras, Y. A. </w:t>
      </w:r>
      <w:r w:rsidRPr="00197164">
        <w:rPr>
          <w:rFonts w:ascii="Arial" w:hAnsi="Arial" w:cs="Arial"/>
          <w:i/>
          <w:iCs/>
          <w:sz w:val="20"/>
          <w:szCs w:val="20"/>
        </w:rPr>
        <w:t>Are Oil Price Movements Perverse? A Critical Explanation of Oil Price Levels 1950</w:t>
      </w:r>
      <w:r w:rsidRPr="00197164">
        <w:rPr>
          <w:rFonts w:ascii="Arial" w:hAnsi="Arial" w:cs="Arial"/>
          <w:sz w:val="20"/>
          <w:szCs w:val="20"/>
        </w:rPr>
        <w:t>–</w:t>
      </w:r>
      <w:r w:rsidRPr="00197164">
        <w:rPr>
          <w:rFonts w:ascii="Arial" w:hAnsi="Arial" w:cs="Arial"/>
          <w:i/>
          <w:iCs/>
          <w:sz w:val="20"/>
          <w:szCs w:val="20"/>
        </w:rPr>
        <w:t>1985</w:t>
      </w:r>
      <w:r w:rsidRPr="00197164">
        <w:rPr>
          <w:rFonts w:ascii="Arial" w:hAnsi="Arial" w:cs="Arial"/>
          <w:sz w:val="20"/>
          <w:szCs w:val="20"/>
        </w:rPr>
        <w:t>. (Oxford Institute for Energy Studies, 1985).</w:t>
      </w:r>
    </w:p>
    <w:p w14:paraId="7D90E5A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Gadea, M. D., Gómez-Loscos, A. &amp; Montañés, A. Oil price and economic growth: a long story? </w:t>
      </w:r>
      <w:r w:rsidRPr="00197164">
        <w:rPr>
          <w:rFonts w:ascii="Arial" w:hAnsi="Arial" w:cs="Arial"/>
          <w:i/>
          <w:iCs/>
          <w:sz w:val="20"/>
          <w:szCs w:val="20"/>
        </w:rPr>
        <w:t>Econometrics</w:t>
      </w:r>
      <w:r w:rsidRPr="00197164">
        <w:rPr>
          <w:rFonts w:ascii="Arial" w:hAnsi="Arial" w:cs="Arial"/>
          <w:sz w:val="20"/>
          <w:szCs w:val="20"/>
        </w:rPr>
        <w:t xml:space="preserve"> </w:t>
      </w:r>
      <w:r w:rsidRPr="00197164">
        <w:rPr>
          <w:rFonts w:ascii="Arial" w:hAnsi="Arial" w:cs="Arial"/>
          <w:b/>
          <w:bCs/>
          <w:sz w:val="20"/>
          <w:szCs w:val="20"/>
        </w:rPr>
        <w:t>4</w:t>
      </w:r>
      <w:r w:rsidRPr="00197164">
        <w:rPr>
          <w:rFonts w:ascii="Arial" w:hAnsi="Arial" w:cs="Arial"/>
          <w:sz w:val="20"/>
          <w:szCs w:val="20"/>
        </w:rPr>
        <w:t>, 41 (2016).</w:t>
      </w:r>
    </w:p>
    <w:p w14:paraId="3AC6AEA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Yan, B., Lu, W. &amp; Cheng, Y. China goes green: cleaner production of chemicals. </w:t>
      </w:r>
      <w:r w:rsidRPr="00197164">
        <w:rPr>
          <w:rFonts w:ascii="Arial" w:hAnsi="Arial" w:cs="Arial"/>
          <w:i/>
          <w:iCs/>
          <w:sz w:val="20"/>
          <w:szCs w:val="20"/>
        </w:rPr>
        <w:t>Green Process. Synth.</w:t>
      </w:r>
      <w:r w:rsidRPr="00197164">
        <w:rPr>
          <w:rFonts w:ascii="Arial" w:hAnsi="Arial" w:cs="Arial"/>
          <w:sz w:val="20"/>
          <w:szCs w:val="20"/>
        </w:rPr>
        <w:t xml:space="preserve"> </w:t>
      </w:r>
      <w:r w:rsidRPr="00197164">
        <w:rPr>
          <w:rFonts w:ascii="Arial" w:hAnsi="Arial" w:cs="Arial"/>
          <w:b/>
          <w:bCs/>
          <w:sz w:val="20"/>
          <w:szCs w:val="20"/>
        </w:rPr>
        <w:t>1</w:t>
      </w:r>
      <w:r w:rsidRPr="00197164">
        <w:rPr>
          <w:rFonts w:ascii="Arial" w:hAnsi="Arial" w:cs="Arial"/>
          <w:sz w:val="20"/>
          <w:szCs w:val="20"/>
        </w:rPr>
        <w:t>, 33–47 (2012).</w:t>
      </w:r>
    </w:p>
    <w:p w14:paraId="7328047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Singh, R. P., Kumar, S., Dubey, S. &amp; Singh, A. A review on working and applications of oxy-acetylene gas welding. </w:t>
      </w:r>
      <w:r w:rsidRPr="00197164">
        <w:rPr>
          <w:rFonts w:ascii="Arial" w:hAnsi="Arial" w:cs="Arial"/>
          <w:i/>
          <w:iCs/>
          <w:sz w:val="20"/>
          <w:szCs w:val="20"/>
        </w:rPr>
        <w:t>Mater. Today Proc.</w:t>
      </w:r>
      <w:r w:rsidRPr="00197164">
        <w:rPr>
          <w:rFonts w:ascii="Arial" w:hAnsi="Arial" w:cs="Arial"/>
          <w:sz w:val="20"/>
          <w:szCs w:val="20"/>
        </w:rPr>
        <w:t xml:space="preserve"> </w:t>
      </w:r>
      <w:r w:rsidRPr="00197164">
        <w:rPr>
          <w:rFonts w:ascii="Arial" w:hAnsi="Arial" w:cs="Arial"/>
          <w:b/>
          <w:bCs/>
          <w:sz w:val="20"/>
          <w:szCs w:val="20"/>
        </w:rPr>
        <w:t>38</w:t>
      </w:r>
      <w:r w:rsidRPr="00197164">
        <w:rPr>
          <w:rFonts w:ascii="Arial" w:hAnsi="Arial" w:cs="Arial"/>
          <w:sz w:val="20"/>
          <w:szCs w:val="20"/>
        </w:rPr>
        <w:t>, 34–39 (2021).</w:t>
      </w:r>
    </w:p>
    <w:p w14:paraId="6140B02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Khodabakhshi, S., Fulvio, P. F. &amp; Andreoli, E. Carbon black reborn: structure and chemistry for renewable energy harnessing. </w:t>
      </w:r>
      <w:r w:rsidRPr="00197164">
        <w:rPr>
          <w:rFonts w:ascii="Arial" w:hAnsi="Arial" w:cs="Arial"/>
          <w:i/>
          <w:iCs/>
          <w:sz w:val="20"/>
          <w:szCs w:val="20"/>
        </w:rPr>
        <w:t>Carbon</w:t>
      </w:r>
      <w:r w:rsidRPr="00197164">
        <w:rPr>
          <w:rFonts w:ascii="Arial" w:hAnsi="Arial" w:cs="Arial"/>
          <w:sz w:val="20"/>
          <w:szCs w:val="20"/>
        </w:rPr>
        <w:t xml:space="preserve"> </w:t>
      </w:r>
      <w:r w:rsidRPr="00197164">
        <w:rPr>
          <w:rFonts w:ascii="Arial" w:hAnsi="Arial" w:cs="Arial"/>
          <w:b/>
          <w:bCs/>
          <w:sz w:val="20"/>
          <w:szCs w:val="20"/>
        </w:rPr>
        <w:t>162</w:t>
      </w:r>
      <w:r w:rsidRPr="00197164">
        <w:rPr>
          <w:rFonts w:ascii="Arial" w:hAnsi="Arial" w:cs="Arial"/>
          <w:sz w:val="20"/>
          <w:szCs w:val="20"/>
        </w:rPr>
        <w:t>, 604–649 (2020).</w:t>
      </w:r>
    </w:p>
    <w:p w14:paraId="09B2E7D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Zhu, Y., Yang, J., Mei, F., Li, X. &amp; Zhao, C. Bio-based 1,4-butanediol and tetrahydrofuran synthesis: perspective. </w:t>
      </w:r>
      <w:r w:rsidRPr="00197164">
        <w:rPr>
          <w:rFonts w:ascii="Arial" w:hAnsi="Arial" w:cs="Arial"/>
          <w:i/>
          <w:iCs/>
          <w:sz w:val="20"/>
          <w:szCs w:val="20"/>
        </w:rPr>
        <w:t>Green Chem.</w:t>
      </w:r>
      <w:r w:rsidRPr="00197164">
        <w:rPr>
          <w:rFonts w:ascii="Arial" w:hAnsi="Arial" w:cs="Arial"/>
          <w:sz w:val="20"/>
          <w:szCs w:val="20"/>
        </w:rPr>
        <w:t xml:space="preserve"> </w:t>
      </w:r>
      <w:r w:rsidRPr="00197164">
        <w:rPr>
          <w:rFonts w:ascii="Arial" w:hAnsi="Arial" w:cs="Arial"/>
          <w:b/>
          <w:bCs/>
          <w:sz w:val="20"/>
          <w:szCs w:val="20"/>
        </w:rPr>
        <w:t>24</w:t>
      </w:r>
      <w:r w:rsidRPr="00197164">
        <w:rPr>
          <w:rFonts w:ascii="Arial" w:hAnsi="Arial" w:cs="Arial"/>
          <w:sz w:val="20"/>
          <w:szCs w:val="20"/>
        </w:rPr>
        <w:t>, 6450–6466 (2022).</w:t>
      </w:r>
    </w:p>
    <w:p w14:paraId="2F74FFD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rPr>
        <w:t xml:space="preserve">Chiang, C. K. </w:t>
      </w:r>
      <w:r w:rsidRPr="00197164">
        <w:rPr>
          <w:rFonts w:ascii="Arial" w:hAnsi="Arial" w:cs="Arial"/>
          <w:i/>
          <w:iCs/>
          <w:sz w:val="20"/>
          <w:szCs w:val="20"/>
          <w:lang w:val="nb-NO"/>
        </w:rPr>
        <w:t>et al.</w:t>
      </w:r>
      <w:r w:rsidRPr="00197164">
        <w:rPr>
          <w:rFonts w:ascii="Arial" w:hAnsi="Arial" w:cs="Arial"/>
          <w:sz w:val="20"/>
          <w:szCs w:val="20"/>
          <w:lang w:val="nb-NO"/>
        </w:rPr>
        <w:t xml:space="preserve"> </w:t>
      </w:r>
      <w:r w:rsidRPr="00197164">
        <w:rPr>
          <w:rFonts w:ascii="Arial" w:hAnsi="Arial" w:cs="Arial"/>
          <w:sz w:val="20"/>
          <w:szCs w:val="20"/>
        </w:rPr>
        <w:t xml:space="preserve">Electrical conductivity in doped polyacetylene. </w:t>
      </w:r>
      <w:r w:rsidRPr="00197164">
        <w:rPr>
          <w:rFonts w:ascii="Arial" w:hAnsi="Arial" w:cs="Arial"/>
          <w:i/>
          <w:iCs/>
          <w:sz w:val="20"/>
          <w:szCs w:val="20"/>
        </w:rPr>
        <w:t>Phys. Rev. Lett.</w:t>
      </w:r>
      <w:r w:rsidRPr="00197164">
        <w:rPr>
          <w:rFonts w:ascii="Arial" w:hAnsi="Arial" w:cs="Arial"/>
          <w:sz w:val="20"/>
          <w:szCs w:val="20"/>
        </w:rPr>
        <w:t xml:space="preserve"> </w:t>
      </w:r>
      <w:r w:rsidRPr="00197164">
        <w:rPr>
          <w:rFonts w:ascii="Arial" w:hAnsi="Arial" w:cs="Arial"/>
          <w:b/>
          <w:bCs/>
          <w:sz w:val="20"/>
          <w:szCs w:val="20"/>
        </w:rPr>
        <w:t>39</w:t>
      </w:r>
      <w:r w:rsidRPr="00197164">
        <w:rPr>
          <w:rFonts w:ascii="Arial" w:hAnsi="Arial" w:cs="Arial"/>
          <w:sz w:val="20"/>
          <w:szCs w:val="20"/>
        </w:rPr>
        <w:t>, 1098–1101 (1977).</w:t>
      </w:r>
    </w:p>
    <w:p w14:paraId="3688BC8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Zimmermann, H. &amp; Walzl, R. </w:t>
      </w:r>
      <w:r w:rsidRPr="00197164">
        <w:rPr>
          <w:rFonts w:ascii="Arial" w:hAnsi="Arial" w:cs="Arial"/>
          <w:i/>
          <w:iCs/>
          <w:sz w:val="20"/>
          <w:szCs w:val="20"/>
        </w:rPr>
        <w:t>Ethylene</w:t>
      </w:r>
      <w:r w:rsidRPr="00197164">
        <w:rPr>
          <w:rFonts w:ascii="Arial" w:hAnsi="Arial" w:cs="Arial"/>
          <w:sz w:val="20"/>
          <w:szCs w:val="20"/>
        </w:rPr>
        <w:t xml:space="preserve">. in </w:t>
      </w:r>
      <w:r w:rsidRPr="00197164">
        <w:rPr>
          <w:rFonts w:ascii="Arial" w:hAnsi="Arial" w:cs="Arial"/>
          <w:i/>
          <w:iCs/>
          <w:sz w:val="20"/>
          <w:szCs w:val="20"/>
        </w:rPr>
        <w:t>Ullmann’s Encyclopedia of Industrial Chemistry</w:t>
      </w:r>
      <w:r w:rsidRPr="00197164">
        <w:rPr>
          <w:rFonts w:ascii="Arial" w:hAnsi="Arial" w:cs="Arial"/>
          <w:sz w:val="20"/>
          <w:szCs w:val="20"/>
        </w:rPr>
        <w:t xml:space="preserve"> (Wiley, 2009).</w:t>
      </w:r>
    </w:p>
    <w:p w14:paraId="5DAD61A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bookmarkStart w:id="43" w:name="_Hlk184753668"/>
      <w:r w:rsidRPr="00197164">
        <w:rPr>
          <w:rFonts w:ascii="Arial" w:hAnsi="Arial" w:cs="Arial"/>
          <w:sz w:val="20"/>
          <w:szCs w:val="20"/>
        </w:rPr>
        <w:t xml:space="preserve">Pässler, P. </w:t>
      </w:r>
      <w:r w:rsidRPr="00197164">
        <w:rPr>
          <w:rFonts w:ascii="Arial" w:hAnsi="Arial" w:cs="Arial"/>
          <w:i/>
          <w:iCs/>
          <w:sz w:val="20"/>
          <w:szCs w:val="20"/>
        </w:rPr>
        <w:t>et al.</w:t>
      </w:r>
      <w:r w:rsidRPr="00197164">
        <w:rPr>
          <w:rFonts w:ascii="Arial" w:hAnsi="Arial" w:cs="Arial"/>
          <w:sz w:val="20"/>
          <w:szCs w:val="20"/>
        </w:rPr>
        <w:t xml:space="preserve"> </w:t>
      </w:r>
      <w:r w:rsidRPr="00197164">
        <w:rPr>
          <w:rFonts w:ascii="Arial" w:hAnsi="Arial" w:cs="Arial"/>
          <w:i/>
          <w:iCs/>
          <w:sz w:val="20"/>
          <w:szCs w:val="20"/>
        </w:rPr>
        <w:t>Acetylene</w:t>
      </w:r>
      <w:r w:rsidRPr="00197164">
        <w:rPr>
          <w:rFonts w:ascii="Arial" w:hAnsi="Arial" w:cs="Arial"/>
          <w:sz w:val="20"/>
          <w:szCs w:val="20"/>
        </w:rPr>
        <w:t xml:space="preserve">. in </w:t>
      </w:r>
      <w:r w:rsidRPr="00197164">
        <w:rPr>
          <w:rFonts w:ascii="Arial" w:hAnsi="Arial" w:cs="Arial"/>
          <w:i/>
          <w:iCs/>
          <w:sz w:val="20"/>
          <w:szCs w:val="20"/>
        </w:rPr>
        <w:t>Ullmann’s Encyclopedia of Industrial Chemistry</w:t>
      </w:r>
      <w:r w:rsidRPr="00197164">
        <w:rPr>
          <w:rFonts w:ascii="Arial" w:hAnsi="Arial" w:cs="Arial"/>
          <w:sz w:val="20"/>
          <w:szCs w:val="20"/>
        </w:rPr>
        <w:t xml:space="preserve"> (Wiley, 2011). </w:t>
      </w:r>
      <w:r w:rsidRPr="00197164">
        <w:rPr>
          <w:rFonts w:ascii="Arial" w:hAnsi="Arial" w:cs="Arial"/>
          <w:color w:val="2E74B5" w:themeColor="accent5" w:themeShade="BF"/>
          <w:sz w:val="20"/>
          <w:szCs w:val="20"/>
        </w:rPr>
        <w:t xml:space="preserve">The most comprehensive </w:t>
      </w:r>
      <w:r w:rsidRPr="00197164">
        <w:rPr>
          <w:rFonts w:ascii="Arial" w:eastAsiaTheme="minorEastAsia" w:hAnsi="Arial" w:cs="Arial"/>
          <w:color w:val="2E74B5" w:themeColor="accent5" w:themeShade="BF"/>
          <w:sz w:val="20"/>
          <w:szCs w:val="20"/>
          <w:lang w:eastAsia="zh-CN"/>
        </w:rPr>
        <w:t>introduction of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covering its physical and chemical properties, industrial applications, synthesis routes, safety precautions, transportation, and storage</w:t>
      </w:r>
      <w:r w:rsidRPr="00197164">
        <w:rPr>
          <w:rFonts w:ascii="Arial" w:hAnsi="Arial" w:cs="Arial"/>
          <w:color w:val="2E74B5" w:themeColor="accent5" w:themeShade="BF"/>
          <w:sz w:val="20"/>
          <w:szCs w:val="20"/>
        </w:rPr>
        <w:t>.</w:t>
      </w:r>
      <w:bookmarkEnd w:id="43"/>
    </w:p>
    <w:p w14:paraId="5F87C70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Bilera, I. V. &amp; Lebedev, Yu. A. Plasma-chemical production of acetylene from hydrocarbons: history and current status (a review). </w:t>
      </w:r>
      <w:r w:rsidRPr="00197164">
        <w:rPr>
          <w:rFonts w:ascii="Arial" w:hAnsi="Arial" w:cs="Arial"/>
          <w:i/>
          <w:iCs/>
          <w:sz w:val="20"/>
          <w:szCs w:val="20"/>
        </w:rPr>
        <w:t>Pet. Chem.</w:t>
      </w:r>
      <w:r w:rsidRPr="00197164">
        <w:rPr>
          <w:rFonts w:ascii="Arial" w:hAnsi="Arial" w:cs="Arial"/>
          <w:sz w:val="20"/>
          <w:szCs w:val="20"/>
        </w:rPr>
        <w:t xml:space="preserve"> </w:t>
      </w:r>
      <w:r w:rsidRPr="00197164">
        <w:rPr>
          <w:rFonts w:ascii="Arial" w:hAnsi="Arial" w:cs="Arial"/>
          <w:b/>
          <w:bCs/>
          <w:sz w:val="20"/>
          <w:szCs w:val="20"/>
        </w:rPr>
        <w:t>62</w:t>
      </w:r>
      <w:r w:rsidRPr="00197164">
        <w:rPr>
          <w:rFonts w:ascii="Arial" w:hAnsi="Arial" w:cs="Arial"/>
          <w:sz w:val="20"/>
          <w:szCs w:val="20"/>
        </w:rPr>
        <w:t>, 329–351 (2022).</w:t>
      </w:r>
    </w:p>
    <w:p w14:paraId="76EBAB2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Bowker, M. </w:t>
      </w:r>
      <w:r w:rsidRPr="00197164">
        <w:rPr>
          <w:rFonts w:ascii="Arial" w:hAnsi="Arial" w:cs="Arial"/>
          <w:i/>
          <w:iCs/>
          <w:sz w:val="20"/>
          <w:szCs w:val="20"/>
        </w:rPr>
        <w:t>et al.</w:t>
      </w:r>
      <w:r w:rsidRPr="00197164">
        <w:rPr>
          <w:rFonts w:ascii="Arial" w:hAnsi="Arial" w:cs="Arial"/>
          <w:sz w:val="20"/>
          <w:szCs w:val="20"/>
        </w:rPr>
        <w:t xml:space="preserve"> Advancing critical chemical processes for a sustainable future: challenges for industry and the Max Planck–Cardiff centre on the fundamentals of heterogeneous catalysis (FUNCAT). </w:t>
      </w:r>
      <w:r w:rsidRPr="00197164">
        <w:rPr>
          <w:rFonts w:ascii="Arial" w:hAnsi="Arial" w:cs="Arial"/>
          <w:i/>
          <w:iCs/>
          <w:sz w:val="20"/>
          <w:szCs w:val="20"/>
        </w:rPr>
        <w:t>Angew. Chem. Int. Ed.</w:t>
      </w:r>
      <w:r w:rsidRPr="00197164">
        <w:rPr>
          <w:rFonts w:ascii="Arial" w:hAnsi="Arial" w:cs="Arial"/>
          <w:sz w:val="20"/>
          <w:szCs w:val="20"/>
        </w:rPr>
        <w:t xml:space="preserve"> </w:t>
      </w:r>
      <w:r w:rsidRPr="00197164">
        <w:rPr>
          <w:rFonts w:ascii="Arial" w:hAnsi="Arial" w:cs="Arial"/>
          <w:b/>
          <w:bCs/>
          <w:sz w:val="20"/>
          <w:szCs w:val="20"/>
        </w:rPr>
        <w:t>61</w:t>
      </w:r>
      <w:r w:rsidRPr="00197164">
        <w:rPr>
          <w:rFonts w:ascii="Arial" w:hAnsi="Arial" w:cs="Arial"/>
          <w:sz w:val="20"/>
          <w:szCs w:val="20"/>
        </w:rPr>
        <w:t>, e202209016 (2022).</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The review pointing out the importance of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production derived from biomethane.</w:t>
      </w:r>
    </w:p>
    <w:p w14:paraId="4A115C1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Ma, H., Wang, Y., Qi, Y., Rout, K. R. &amp; Chen, D. Critical review of catalysis for ethylene oxychlorination. </w:t>
      </w:r>
      <w:r w:rsidRPr="00197164">
        <w:rPr>
          <w:rFonts w:ascii="Arial" w:hAnsi="Arial" w:cs="Arial"/>
          <w:i/>
          <w:iCs/>
          <w:sz w:val="20"/>
          <w:szCs w:val="20"/>
        </w:rPr>
        <w:t>ACS Catal.</w:t>
      </w:r>
      <w:r w:rsidRPr="00197164">
        <w:rPr>
          <w:rFonts w:ascii="Arial" w:hAnsi="Arial" w:cs="Arial"/>
          <w:sz w:val="20"/>
          <w:szCs w:val="20"/>
        </w:rPr>
        <w:t xml:space="preserve"> </w:t>
      </w:r>
      <w:r w:rsidRPr="00197164">
        <w:rPr>
          <w:rFonts w:ascii="Arial" w:hAnsi="Arial" w:cs="Arial"/>
          <w:b/>
          <w:bCs/>
          <w:sz w:val="20"/>
          <w:szCs w:val="20"/>
        </w:rPr>
        <w:t>10</w:t>
      </w:r>
      <w:r w:rsidRPr="00197164">
        <w:rPr>
          <w:rFonts w:ascii="Arial" w:hAnsi="Arial" w:cs="Arial"/>
          <w:sz w:val="20"/>
          <w:szCs w:val="20"/>
        </w:rPr>
        <w:t>, 9299–9319 (2020).</w:t>
      </w:r>
    </w:p>
    <w:p w14:paraId="1707D5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rPr>
        <w:t xml:space="preserve">Faust Akl, D. </w:t>
      </w:r>
      <w:r w:rsidRPr="00197164">
        <w:rPr>
          <w:rFonts w:ascii="Arial" w:hAnsi="Arial" w:cs="Arial"/>
          <w:i/>
          <w:iCs/>
          <w:sz w:val="20"/>
          <w:szCs w:val="20"/>
          <w:lang w:val="nb-NO"/>
        </w:rPr>
        <w:t>et al.</w:t>
      </w:r>
      <w:r w:rsidRPr="00197164">
        <w:rPr>
          <w:rFonts w:ascii="Arial" w:hAnsi="Arial" w:cs="Arial"/>
          <w:sz w:val="20"/>
          <w:szCs w:val="20"/>
          <w:lang w:val="nb-NO"/>
        </w:rPr>
        <w:t xml:space="preserve"> </w:t>
      </w:r>
      <w:r w:rsidRPr="00197164">
        <w:rPr>
          <w:rFonts w:ascii="Arial" w:hAnsi="Arial" w:cs="Arial"/>
          <w:sz w:val="20"/>
          <w:szCs w:val="20"/>
        </w:rPr>
        <w:t xml:space="preserve">Reaction-induced formation of stable mononuclear Cu(I)Cl species on carbon for low-footprint vinyl chloride production. </w:t>
      </w:r>
      <w:r w:rsidRPr="00197164">
        <w:rPr>
          <w:rFonts w:ascii="Arial" w:hAnsi="Arial" w:cs="Arial"/>
          <w:i/>
          <w:iCs/>
          <w:sz w:val="20"/>
          <w:szCs w:val="20"/>
        </w:rPr>
        <w:t>Adv. Mater.</w:t>
      </w:r>
      <w:r w:rsidRPr="00197164">
        <w:rPr>
          <w:rFonts w:ascii="Arial" w:hAnsi="Arial" w:cs="Arial"/>
          <w:sz w:val="20"/>
          <w:szCs w:val="20"/>
        </w:rPr>
        <w:t xml:space="preserve"> </w:t>
      </w:r>
      <w:r w:rsidRPr="00197164">
        <w:rPr>
          <w:rFonts w:ascii="Arial" w:hAnsi="Arial" w:cs="Arial"/>
          <w:b/>
          <w:bCs/>
          <w:sz w:val="20"/>
          <w:szCs w:val="20"/>
        </w:rPr>
        <w:t>35</w:t>
      </w:r>
      <w:r w:rsidRPr="00197164">
        <w:rPr>
          <w:rFonts w:ascii="Arial" w:hAnsi="Arial" w:cs="Arial"/>
          <w:sz w:val="20"/>
          <w:szCs w:val="20"/>
        </w:rPr>
        <w:t>, 2211464 (2023).</w:t>
      </w:r>
    </w:p>
    <w:p w14:paraId="228BBBE2"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Cannon, S., Levine, S. &amp; Ritter, A. </w:t>
      </w:r>
      <w:r w:rsidRPr="00197164">
        <w:rPr>
          <w:rFonts w:ascii="Arial" w:hAnsi="Arial" w:cs="Arial"/>
          <w:i/>
          <w:iCs/>
          <w:sz w:val="20"/>
          <w:szCs w:val="20"/>
        </w:rPr>
        <w:t>Natural Gas Conversion into Clean Hydrogen and Carbon for Li-ion Battery Electrodes Using Renewable Energy</w:t>
      </w:r>
      <w:r w:rsidRPr="00197164">
        <w:rPr>
          <w:rFonts w:ascii="Arial" w:hAnsi="Arial" w:cs="Arial"/>
          <w:sz w:val="20"/>
          <w:szCs w:val="20"/>
        </w:rPr>
        <w:t xml:space="preserve"> (Penn collection, 2022).</w:t>
      </w:r>
    </w:p>
    <w:p w14:paraId="65B38E3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Satam, C. C. &amp; Realff, M. J. Comparison of two routes for the bio-based production of economically important C</w:t>
      </w:r>
      <w:r w:rsidRPr="00197164">
        <w:rPr>
          <w:rFonts w:ascii="Arial" w:hAnsi="Arial" w:cs="Arial"/>
          <w:sz w:val="20"/>
          <w:szCs w:val="20"/>
          <w:vertAlign w:val="subscript"/>
        </w:rPr>
        <w:t>4</w:t>
      </w:r>
      <w:r w:rsidRPr="00197164">
        <w:rPr>
          <w:rFonts w:ascii="Arial" w:hAnsi="Arial" w:cs="Arial"/>
          <w:sz w:val="20"/>
          <w:szCs w:val="20"/>
        </w:rPr>
        <w:t xml:space="preserve"> streams. </w:t>
      </w:r>
      <w:r w:rsidRPr="00197164">
        <w:rPr>
          <w:rFonts w:ascii="Arial" w:hAnsi="Arial" w:cs="Arial"/>
          <w:i/>
          <w:iCs/>
          <w:sz w:val="20"/>
          <w:szCs w:val="20"/>
        </w:rPr>
        <w:t>J. Adv. Manuf. Process.</w:t>
      </w:r>
      <w:r w:rsidRPr="00197164">
        <w:rPr>
          <w:rFonts w:ascii="Arial" w:hAnsi="Arial" w:cs="Arial"/>
          <w:sz w:val="20"/>
          <w:szCs w:val="20"/>
        </w:rPr>
        <w:t xml:space="preserve"> </w:t>
      </w:r>
      <w:r w:rsidRPr="00197164">
        <w:rPr>
          <w:rFonts w:ascii="Arial" w:hAnsi="Arial" w:cs="Arial"/>
          <w:b/>
          <w:bCs/>
          <w:sz w:val="20"/>
          <w:szCs w:val="20"/>
        </w:rPr>
        <w:t>2</w:t>
      </w:r>
      <w:r w:rsidRPr="00197164">
        <w:rPr>
          <w:rFonts w:ascii="Arial" w:hAnsi="Arial" w:cs="Arial"/>
          <w:sz w:val="20"/>
          <w:szCs w:val="20"/>
        </w:rPr>
        <w:t>, e10054 (2020).</w:t>
      </w:r>
    </w:p>
    <w:p w14:paraId="3463A7E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De Bari, I.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From cardoon lignocellulosic biomass to bio-1,4 butanediol: an integrated biorefinery model. </w:t>
      </w:r>
      <w:r w:rsidRPr="00197164">
        <w:rPr>
          <w:rFonts w:ascii="Arial" w:hAnsi="Arial" w:cs="Arial"/>
          <w:i/>
          <w:iCs/>
          <w:sz w:val="20"/>
          <w:szCs w:val="20"/>
          <w:lang w:eastAsia="zh-CN"/>
        </w:rPr>
        <w:t>Processes</w:t>
      </w:r>
      <w:r w:rsidRPr="00197164">
        <w:rPr>
          <w:rFonts w:ascii="Arial" w:hAnsi="Arial" w:cs="Arial"/>
          <w:sz w:val="20"/>
          <w:szCs w:val="20"/>
          <w:lang w:eastAsia="zh-CN"/>
        </w:rPr>
        <w:t xml:space="preserve"> </w:t>
      </w:r>
      <w:r w:rsidRPr="00197164">
        <w:rPr>
          <w:rFonts w:ascii="Arial" w:hAnsi="Arial" w:cs="Arial"/>
          <w:b/>
          <w:bCs/>
          <w:sz w:val="20"/>
          <w:szCs w:val="20"/>
          <w:lang w:eastAsia="zh-CN"/>
        </w:rPr>
        <w:t>8</w:t>
      </w:r>
      <w:r w:rsidRPr="00197164">
        <w:rPr>
          <w:rFonts w:ascii="Arial" w:hAnsi="Arial" w:cs="Arial"/>
          <w:sz w:val="20"/>
          <w:szCs w:val="20"/>
          <w:lang w:eastAsia="zh-CN"/>
        </w:rPr>
        <w:t>, 1585 (2020).</w:t>
      </w:r>
    </w:p>
    <w:p w14:paraId="6E2D0D2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N., Wang, S., Gibril, M. E. &amp; Kong, F. The copolymer of polyvinyl acetate containing lignin-vinyl acetate monomer: Synthesis and characterization. </w:t>
      </w:r>
      <w:r w:rsidRPr="00197164">
        <w:rPr>
          <w:rFonts w:ascii="Arial" w:hAnsi="Arial" w:cs="Arial"/>
          <w:i/>
          <w:iCs/>
          <w:sz w:val="20"/>
          <w:szCs w:val="20"/>
          <w:lang w:eastAsia="zh-CN"/>
        </w:rPr>
        <w:t>Eur. Polym. J.</w:t>
      </w:r>
      <w:r w:rsidRPr="00197164">
        <w:rPr>
          <w:rFonts w:ascii="Arial" w:hAnsi="Arial" w:cs="Arial"/>
          <w:sz w:val="20"/>
          <w:szCs w:val="20"/>
          <w:lang w:eastAsia="zh-CN"/>
        </w:rPr>
        <w:t xml:space="preserve"> </w:t>
      </w:r>
      <w:r w:rsidRPr="00197164">
        <w:rPr>
          <w:rFonts w:ascii="Arial" w:hAnsi="Arial" w:cs="Arial"/>
          <w:b/>
          <w:bCs/>
          <w:sz w:val="20"/>
          <w:szCs w:val="20"/>
          <w:lang w:eastAsia="zh-CN"/>
        </w:rPr>
        <w:t>123</w:t>
      </w:r>
      <w:r w:rsidRPr="00197164">
        <w:rPr>
          <w:rFonts w:ascii="Arial" w:hAnsi="Arial" w:cs="Arial"/>
          <w:sz w:val="20"/>
          <w:szCs w:val="20"/>
          <w:lang w:eastAsia="zh-CN"/>
        </w:rPr>
        <w:t>, 109411 (2020).</w:t>
      </w:r>
    </w:p>
    <w:p w14:paraId="515F636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KK, S., Verma, R. &amp; Kumar, L. </w:t>
      </w:r>
      <w:r w:rsidRPr="00197164">
        <w:rPr>
          <w:rFonts w:ascii="Arial" w:hAnsi="Arial" w:cs="Arial"/>
          <w:i/>
          <w:iCs/>
          <w:sz w:val="20"/>
          <w:szCs w:val="20"/>
        </w:rPr>
        <w:t>Ethylene-Vinyl Acetate Foam</w:t>
      </w:r>
      <w:r w:rsidRPr="00197164">
        <w:rPr>
          <w:rFonts w:ascii="Arial" w:hAnsi="Arial" w:cs="Arial"/>
          <w:sz w:val="20"/>
          <w:szCs w:val="20"/>
        </w:rPr>
        <w:t xml:space="preserve">. in </w:t>
      </w:r>
      <w:r w:rsidRPr="00197164">
        <w:rPr>
          <w:rFonts w:ascii="Arial" w:hAnsi="Arial" w:cs="Arial"/>
          <w:i/>
          <w:iCs/>
          <w:sz w:val="20"/>
          <w:szCs w:val="20"/>
        </w:rPr>
        <w:t xml:space="preserve">Polymeric Foams: Fundamentals and Types of Foams </w:t>
      </w:r>
      <w:r w:rsidRPr="00197164">
        <w:rPr>
          <w:rFonts w:ascii="Arial" w:hAnsi="Arial" w:cs="Arial"/>
          <w:sz w:val="20"/>
          <w:szCs w:val="20"/>
        </w:rPr>
        <w:t>205–221 (American Chemical Society, 2023).</w:t>
      </w:r>
    </w:p>
    <w:p w14:paraId="5374F0D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Okoro, O. V., Nie, L., Alimoradi, H. &amp; Shavandi, A. Waste apple pomace conversion to acrylic acid: economic and potential environmental impact assessments. </w:t>
      </w:r>
      <w:r w:rsidRPr="00197164">
        <w:rPr>
          <w:rFonts w:ascii="Arial" w:hAnsi="Arial" w:cs="Arial"/>
          <w:i/>
          <w:iCs/>
          <w:sz w:val="20"/>
          <w:szCs w:val="20"/>
        </w:rPr>
        <w:t>Fermentation</w:t>
      </w:r>
      <w:r w:rsidRPr="00197164">
        <w:rPr>
          <w:rFonts w:ascii="Arial" w:hAnsi="Arial" w:cs="Arial"/>
          <w:sz w:val="20"/>
          <w:szCs w:val="20"/>
        </w:rPr>
        <w:t xml:space="preserve"> </w:t>
      </w:r>
      <w:r w:rsidRPr="00197164">
        <w:rPr>
          <w:rFonts w:ascii="Arial" w:hAnsi="Arial" w:cs="Arial"/>
          <w:b/>
          <w:bCs/>
          <w:sz w:val="20"/>
          <w:szCs w:val="20"/>
        </w:rPr>
        <w:t>8</w:t>
      </w:r>
      <w:r w:rsidRPr="00197164">
        <w:rPr>
          <w:rFonts w:ascii="Arial" w:hAnsi="Arial" w:cs="Arial"/>
          <w:sz w:val="20"/>
          <w:szCs w:val="20"/>
        </w:rPr>
        <w:t>, 21 (2022).</w:t>
      </w:r>
    </w:p>
    <w:p w14:paraId="4847FEB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J. </w:t>
      </w:r>
      <w:r w:rsidRPr="00197164">
        <w:rPr>
          <w:rFonts w:ascii="Arial" w:hAnsi="Arial" w:cs="Arial"/>
          <w:i/>
          <w:iCs/>
          <w:sz w:val="20"/>
          <w:szCs w:val="20"/>
        </w:rPr>
        <w:t>et al.</w:t>
      </w:r>
      <w:r w:rsidRPr="00197164">
        <w:rPr>
          <w:rFonts w:ascii="Arial" w:hAnsi="Arial" w:cs="Arial"/>
          <w:sz w:val="20"/>
          <w:szCs w:val="20"/>
        </w:rPr>
        <w:t xml:space="preserve"> Advances in the catalytic production of acrylonitrile. </w:t>
      </w:r>
      <w:r w:rsidRPr="00197164">
        <w:rPr>
          <w:rFonts w:ascii="Arial" w:hAnsi="Arial" w:cs="Arial"/>
          <w:i/>
          <w:iCs/>
          <w:sz w:val="20"/>
          <w:szCs w:val="20"/>
        </w:rPr>
        <w:t>Chem Catal.</w:t>
      </w:r>
      <w:r w:rsidRPr="00197164">
        <w:rPr>
          <w:rFonts w:ascii="Arial" w:hAnsi="Arial" w:cs="Arial"/>
          <w:sz w:val="20"/>
          <w:szCs w:val="20"/>
        </w:rPr>
        <w:t xml:space="preserve"> </w:t>
      </w:r>
      <w:r w:rsidRPr="00197164">
        <w:rPr>
          <w:rFonts w:ascii="Arial" w:hAnsi="Arial" w:cs="Arial"/>
          <w:b/>
          <w:bCs/>
          <w:sz w:val="20"/>
          <w:szCs w:val="20"/>
        </w:rPr>
        <w:t>4</w:t>
      </w:r>
      <w:r w:rsidRPr="00197164">
        <w:rPr>
          <w:rFonts w:ascii="Arial" w:hAnsi="Arial" w:cs="Arial"/>
          <w:sz w:val="20"/>
          <w:szCs w:val="20"/>
        </w:rPr>
        <w:t>, 100825 (2024).</w:t>
      </w:r>
    </w:p>
    <w:p w14:paraId="0D04469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Reesh, A. &amp; M, I. Acrylonitrile process enhancement through waste minimization: effect of reaction conditions and degree of backmixing. </w:t>
      </w:r>
      <w:r w:rsidRPr="00197164">
        <w:rPr>
          <w:rFonts w:ascii="Arial" w:hAnsi="Arial" w:cs="Arial"/>
          <w:i/>
          <w:iCs/>
          <w:sz w:val="20"/>
          <w:szCs w:val="20"/>
        </w:rPr>
        <w:t>Sustainability</w:t>
      </w:r>
      <w:r w:rsidRPr="00197164">
        <w:rPr>
          <w:rFonts w:ascii="Arial" w:hAnsi="Arial" w:cs="Arial"/>
          <w:sz w:val="20"/>
          <w:szCs w:val="20"/>
        </w:rPr>
        <w:t xml:space="preserve"> </w:t>
      </w:r>
      <w:r w:rsidRPr="00197164">
        <w:rPr>
          <w:rFonts w:ascii="Arial" w:hAnsi="Arial" w:cs="Arial"/>
          <w:b/>
          <w:bCs/>
          <w:sz w:val="20"/>
          <w:szCs w:val="20"/>
        </w:rPr>
        <w:t>13</w:t>
      </w:r>
      <w:r w:rsidRPr="00197164">
        <w:rPr>
          <w:rFonts w:ascii="Arial" w:hAnsi="Arial" w:cs="Arial"/>
          <w:sz w:val="20"/>
          <w:szCs w:val="20"/>
        </w:rPr>
        <w:t>, 7923 (2021).</w:t>
      </w:r>
    </w:p>
    <w:p w14:paraId="7814F5F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Pal, P. &amp; Nayak, J. Acetic acid production and purification: critical review towards process intensification. </w:t>
      </w:r>
      <w:r w:rsidRPr="00197164">
        <w:rPr>
          <w:rFonts w:ascii="Arial" w:hAnsi="Arial" w:cs="Arial"/>
          <w:i/>
          <w:iCs/>
          <w:sz w:val="20"/>
          <w:szCs w:val="20"/>
        </w:rPr>
        <w:t>Sep. Purif. Rev.</w:t>
      </w:r>
      <w:r w:rsidRPr="00197164">
        <w:rPr>
          <w:rFonts w:ascii="Arial" w:hAnsi="Arial" w:cs="Arial"/>
          <w:sz w:val="20"/>
          <w:szCs w:val="20"/>
        </w:rPr>
        <w:t xml:space="preserve"> </w:t>
      </w:r>
      <w:r w:rsidRPr="00197164">
        <w:rPr>
          <w:rFonts w:ascii="Arial" w:hAnsi="Arial" w:cs="Arial"/>
          <w:b/>
          <w:bCs/>
          <w:sz w:val="20"/>
          <w:szCs w:val="20"/>
        </w:rPr>
        <w:t>46</w:t>
      </w:r>
      <w:r w:rsidRPr="00197164">
        <w:rPr>
          <w:rFonts w:ascii="Arial" w:hAnsi="Arial" w:cs="Arial"/>
          <w:sz w:val="20"/>
          <w:szCs w:val="20"/>
        </w:rPr>
        <w:t>, 44–61 (2017).</w:t>
      </w:r>
    </w:p>
    <w:p w14:paraId="572C8F72"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Sarchami, T., Batta, N. &amp; Berruti, F. Production and separation of acetic acid from pyrolysis oil of lignocellulosic biomass: a review. </w:t>
      </w:r>
      <w:r w:rsidRPr="00197164">
        <w:rPr>
          <w:rFonts w:ascii="Arial" w:hAnsi="Arial" w:cs="Arial"/>
          <w:i/>
          <w:iCs/>
          <w:sz w:val="20"/>
          <w:szCs w:val="20"/>
        </w:rPr>
        <w:t>Biofuels Bioprod. Bioref.</w:t>
      </w:r>
      <w:r w:rsidRPr="00197164">
        <w:rPr>
          <w:rFonts w:ascii="Arial" w:hAnsi="Arial" w:cs="Arial"/>
          <w:sz w:val="20"/>
          <w:szCs w:val="20"/>
        </w:rPr>
        <w:t xml:space="preserve"> </w:t>
      </w:r>
      <w:r w:rsidRPr="00197164">
        <w:rPr>
          <w:rFonts w:ascii="Arial" w:hAnsi="Arial" w:cs="Arial"/>
          <w:b/>
          <w:bCs/>
          <w:sz w:val="20"/>
          <w:szCs w:val="20"/>
        </w:rPr>
        <w:t>15</w:t>
      </w:r>
      <w:r w:rsidRPr="00197164">
        <w:rPr>
          <w:rFonts w:ascii="Arial" w:hAnsi="Arial" w:cs="Arial"/>
          <w:sz w:val="20"/>
          <w:szCs w:val="20"/>
        </w:rPr>
        <w:t>, 1912–1937 (2021).</w:t>
      </w:r>
    </w:p>
    <w:p w14:paraId="6387E15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Wang, H. </w:t>
      </w:r>
      <w:r w:rsidRPr="00197164">
        <w:rPr>
          <w:rFonts w:ascii="Arial" w:hAnsi="Arial" w:cs="Arial"/>
          <w:i/>
          <w:iCs/>
          <w:sz w:val="20"/>
          <w:szCs w:val="20"/>
          <w:lang w:eastAsia="zh-CN"/>
        </w:rPr>
        <w:t>et al.</w:t>
      </w:r>
      <w:r w:rsidRPr="00197164">
        <w:rPr>
          <w:rFonts w:ascii="Arial" w:hAnsi="Arial" w:cs="Arial"/>
          <w:sz w:val="20"/>
          <w:szCs w:val="20"/>
          <w:lang w:eastAsia="zh-CN"/>
        </w:rPr>
        <w:t xml:space="preserve"> Carbon-calcium composite conversion of calcium carbide-acetylene system: on the imperative roles of carbon capture and solid waste recycling. </w:t>
      </w:r>
      <w:r w:rsidRPr="00197164">
        <w:rPr>
          <w:rFonts w:ascii="Arial" w:hAnsi="Arial" w:cs="Arial"/>
          <w:i/>
          <w:iCs/>
          <w:sz w:val="20"/>
          <w:szCs w:val="20"/>
          <w:lang w:eastAsia="zh-CN"/>
        </w:rPr>
        <w:t>Appl. Energy</w:t>
      </w:r>
      <w:r w:rsidRPr="00197164">
        <w:rPr>
          <w:rFonts w:ascii="Arial" w:hAnsi="Arial" w:cs="Arial"/>
          <w:sz w:val="20"/>
          <w:szCs w:val="20"/>
          <w:lang w:eastAsia="zh-CN"/>
        </w:rPr>
        <w:t xml:space="preserve"> </w:t>
      </w:r>
      <w:r w:rsidRPr="00197164">
        <w:rPr>
          <w:rFonts w:ascii="Arial" w:hAnsi="Arial" w:cs="Arial"/>
          <w:b/>
          <w:bCs/>
          <w:sz w:val="20"/>
          <w:szCs w:val="20"/>
          <w:lang w:eastAsia="zh-CN"/>
        </w:rPr>
        <w:t>327</w:t>
      </w:r>
      <w:r w:rsidRPr="00197164">
        <w:rPr>
          <w:rFonts w:ascii="Arial" w:hAnsi="Arial" w:cs="Arial"/>
          <w:sz w:val="20"/>
          <w:szCs w:val="20"/>
          <w:lang w:eastAsia="zh-CN"/>
        </w:rPr>
        <w:t>, 120139 (2022).</w:t>
      </w:r>
    </w:p>
    <w:p w14:paraId="6EDD2AD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Guo, J. &amp; Zheng, D. Thermodynamic analysis of low-rank-coal-based oxygen-thermal acetylene manufacturing process system. </w:t>
      </w:r>
      <w:r w:rsidRPr="00197164">
        <w:rPr>
          <w:rFonts w:ascii="Arial" w:hAnsi="Arial" w:cs="Arial"/>
          <w:i/>
          <w:iCs/>
          <w:sz w:val="20"/>
          <w:szCs w:val="20"/>
          <w:lang w:eastAsia="zh-CN"/>
        </w:rPr>
        <w:t>Ind. Eng. Chem. Res.</w:t>
      </w:r>
      <w:r w:rsidRPr="00197164">
        <w:rPr>
          <w:rFonts w:ascii="Arial" w:hAnsi="Arial" w:cs="Arial"/>
          <w:sz w:val="20"/>
          <w:szCs w:val="20"/>
          <w:lang w:eastAsia="zh-CN"/>
        </w:rPr>
        <w:t xml:space="preserve"> </w:t>
      </w:r>
      <w:r w:rsidRPr="00197164">
        <w:rPr>
          <w:rFonts w:ascii="Arial" w:hAnsi="Arial" w:cs="Arial"/>
          <w:b/>
          <w:bCs/>
          <w:sz w:val="20"/>
          <w:szCs w:val="20"/>
          <w:lang w:eastAsia="zh-CN"/>
        </w:rPr>
        <w:t>51</w:t>
      </w:r>
      <w:r w:rsidRPr="00197164">
        <w:rPr>
          <w:rFonts w:ascii="Arial" w:hAnsi="Arial" w:cs="Arial"/>
          <w:sz w:val="20"/>
          <w:szCs w:val="20"/>
          <w:lang w:eastAsia="zh-CN"/>
        </w:rPr>
        <w:t>, 13414–13422 (2012)</w:t>
      </w:r>
      <w:r w:rsidRPr="00197164">
        <w:rPr>
          <w:rFonts w:ascii="Arial" w:eastAsiaTheme="minorEastAsia" w:hAnsi="Arial" w:cs="Arial" w:hint="eastAsia"/>
          <w:sz w:val="20"/>
          <w:szCs w:val="20"/>
          <w:lang w:eastAsia="zh-CN"/>
        </w:rPr>
        <w:t>.</w:t>
      </w:r>
    </w:p>
    <w:p w14:paraId="35C138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 S. </w:t>
      </w:r>
      <w:r w:rsidRPr="00197164">
        <w:rPr>
          <w:rFonts w:ascii="Arial" w:hAnsi="Arial" w:cs="Arial"/>
          <w:i/>
          <w:iCs/>
          <w:sz w:val="20"/>
          <w:szCs w:val="20"/>
          <w:lang w:eastAsia="zh-CN"/>
        </w:rPr>
        <w:t>et al.</w:t>
      </w:r>
      <w:r w:rsidRPr="00197164">
        <w:rPr>
          <w:rFonts w:ascii="Arial" w:hAnsi="Arial" w:cs="Arial"/>
          <w:sz w:val="20"/>
          <w:szCs w:val="20"/>
          <w:lang w:eastAsia="zh-CN"/>
        </w:rPr>
        <w:t xml:space="preserve"> Energy and exergy analysis of a new calcium carbide production process. </w:t>
      </w:r>
      <w:r w:rsidRPr="00197164">
        <w:rPr>
          <w:rFonts w:ascii="Arial" w:hAnsi="Arial" w:cs="Arial"/>
          <w:i/>
          <w:iCs/>
          <w:sz w:val="20"/>
          <w:szCs w:val="20"/>
          <w:lang w:eastAsia="zh-CN"/>
        </w:rPr>
        <w:t>Fuel Process. Technol.</w:t>
      </w:r>
      <w:r w:rsidRPr="00197164">
        <w:rPr>
          <w:rFonts w:ascii="Arial" w:hAnsi="Arial" w:cs="Arial"/>
          <w:sz w:val="20"/>
          <w:szCs w:val="20"/>
          <w:lang w:eastAsia="zh-CN"/>
        </w:rPr>
        <w:t xml:space="preserve"> </w:t>
      </w:r>
      <w:r w:rsidRPr="00197164">
        <w:rPr>
          <w:rFonts w:ascii="Arial" w:hAnsi="Arial" w:cs="Arial"/>
          <w:b/>
          <w:bCs/>
          <w:sz w:val="20"/>
          <w:szCs w:val="20"/>
          <w:lang w:eastAsia="zh-CN"/>
        </w:rPr>
        <w:t>226</w:t>
      </w:r>
      <w:r w:rsidRPr="00197164">
        <w:rPr>
          <w:rFonts w:ascii="Arial" w:hAnsi="Arial" w:cs="Arial"/>
          <w:sz w:val="20"/>
          <w:szCs w:val="20"/>
          <w:lang w:eastAsia="zh-CN"/>
        </w:rPr>
        <w:t>, 107070 (2022).</w:t>
      </w:r>
    </w:p>
    <w:p w14:paraId="6D624B5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Radoiu, M. T., Chen, Y. &amp; Depew, M. C. Catalytic conversion of methane to acetylene induced by microwave irradiation. </w:t>
      </w:r>
      <w:r w:rsidRPr="00197164">
        <w:rPr>
          <w:rFonts w:ascii="Arial" w:hAnsi="Arial" w:cs="Arial"/>
          <w:i/>
          <w:iCs/>
          <w:sz w:val="20"/>
          <w:szCs w:val="20"/>
          <w:lang w:eastAsia="zh-CN"/>
        </w:rPr>
        <w:t>Appl. Catal. B: Environ.</w:t>
      </w:r>
      <w:r w:rsidRPr="00197164">
        <w:rPr>
          <w:rFonts w:ascii="Arial" w:hAnsi="Arial" w:cs="Arial"/>
          <w:sz w:val="20"/>
          <w:szCs w:val="20"/>
          <w:lang w:eastAsia="zh-CN"/>
        </w:rPr>
        <w:t xml:space="preserve"> </w:t>
      </w:r>
      <w:r w:rsidRPr="00197164">
        <w:rPr>
          <w:rFonts w:ascii="Arial" w:hAnsi="Arial" w:cs="Arial"/>
          <w:b/>
          <w:bCs/>
          <w:sz w:val="20"/>
          <w:szCs w:val="20"/>
          <w:lang w:eastAsia="zh-CN"/>
        </w:rPr>
        <w:t>43</w:t>
      </w:r>
      <w:r w:rsidRPr="00197164">
        <w:rPr>
          <w:rFonts w:ascii="Arial" w:hAnsi="Arial" w:cs="Arial"/>
          <w:sz w:val="20"/>
          <w:szCs w:val="20"/>
          <w:lang w:eastAsia="zh-CN"/>
        </w:rPr>
        <w:t>, 187–193 (2003).</w:t>
      </w:r>
    </w:p>
    <w:p w14:paraId="6EF15FB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Holmen, A., Olsvik, O. &amp; Rokstad, O. A. Pyrolysis of natural gas: chemistry and process concepts. </w:t>
      </w:r>
      <w:r w:rsidRPr="00197164">
        <w:rPr>
          <w:rFonts w:ascii="Arial" w:hAnsi="Arial" w:cs="Arial"/>
          <w:i/>
          <w:iCs/>
          <w:sz w:val="20"/>
          <w:szCs w:val="20"/>
          <w:lang w:eastAsia="zh-CN"/>
        </w:rPr>
        <w:t>Fuel Process. Technol.</w:t>
      </w:r>
      <w:r w:rsidRPr="00197164">
        <w:rPr>
          <w:rFonts w:ascii="Arial" w:hAnsi="Arial" w:cs="Arial"/>
          <w:sz w:val="20"/>
          <w:szCs w:val="20"/>
          <w:lang w:eastAsia="zh-CN"/>
        </w:rPr>
        <w:t xml:space="preserve"> </w:t>
      </w:r>
      <w:r w:rsidRPr="00197164">
        <w:rPr>
          <w:rFonts w:ascii="Arial" w:hAnsi="Arial" w:cs="Arial"/>
          <w:b/>
          <w:bCs/>
          <w:sz w:val="20"/>
          <w:szCs w:val="20"/>
          <w:lang w:eastAsia="zh-CN"/>
        </w:rPr>
        <w:t>42</w:t>
      </w:r>
      <w:r w:rsidRPr="00197164">
        <w:rPr>
          <w:rFonts w:ascii="Arial" w:hAnsi="Arial" w:cs="Arial"/>
          <w:sz w:val="20"/>
          <w:szCs w:val="20"/>
          <w:lang w:eastAsia="zh-CN"/>
        </w:rPr>
        <w:t>, 249–267 (1995).</w:t>
      </w:r>
    </w:p>
    <w:p w14:paraId="3CF2975F"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Gyrdymova, Y., Lebedev, A., Du, Y.-J. &amp; Rodygin, K. Production of acetylene from viable feedstock: promising recent approaches. </w:t>
      </w:r>
      <w:r w:rsidRPr="00197164">
        <w:rPr>
          <w:rFonts w:ascii="Arial" w:hAnsi="Arial" w:cs="Arial"/>
          <w:i/>
          <w:iCs/>
          <w:sz w:val="20"/>
          <w:szCs w:val="20"/>
          <w:lang w:eastAsia="zh-CN"/>
        </w:rPr>
        <w:t>ChemPlusChem,</w:t>
      </w:r>
      <w:r w:rsidRPr="00197164">
        <w:rPr>
          <w:rFonts w:ascii="Arial" w:hAnsi="Arial" w:cs="Arial"/>
          <w:sz w:val="20"/>
          <w:szCs w:val="20"/>
          <w:lang w:eastAsia="zh-CN"/>
        </w:rPr>
        <w:t xml:space="preserve"> e202400247 (2024).</w:t>
      </w:r>
    </w:p>
    <w:p w14:paraId="41A5FCE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bookmarkStart w:id="44" w:name="_Hlk184757159"/>
      <w:r w:rsidRPr="00197164">
        <w:rPr>
          <w:rFonts w:ascii="Arial" w:hAnsi="Arial" w:cs="Arial"/>
          <w:sz w:val="20"/>
          <w:szCs w:val="20"/>
          <w:lang w:val="nb-NO" w:eastAsia="zh-CN"/>
        </w:rPr>
        <w:t xml:space="preserve">Fincke, J. R.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bookmarkEnd w:id="44"/>
      <w:r w:rsidRPr="00197164">
        <w:rPr>
          <w:rFonts w:ascii="Arial" w:hAnsi="Arial" w:cs="Arial"/>
          <w:sz w:val="20"/>
          <w:szCs w:val="20"/>
          <w:lang w:eastAsia="zh-CN"/>
        </w:rPr>
        <w:t xml:space="preserve">Plasma thermal conversion of methane to acetylene. </w:t>
      </w:r>
      <w:r w:rsidRPr="00197164">
        <w:rPr>
          <w:rFonts w:ascii="Arial" w:hAnsi="Arial" w:cs="Arial"/>
          <w:i/>
          <w:iCs/>
          <w:sz w:val="20"/>
          <w:szCs w:val="20"/>
          <w:lang w:eastAsia="zh-CN"/>
        </w:rPr>
        <w:t>Plasma Chem. Plasma Process.</w:t>
      </w:r>
      <w:r w:rsidRPr="00197164">
        <w:rPr>
          <w:rFonts w:ascii="Arial" w:hAnsi="Arial" w:cs="Arial"/>
          <w:sz w:val="20"/>
          <w:szCs w:val="20"/>
          <w:lang w:eastAsia="zh-CN"/>
        </w:rPr>
        <w:t xml:space="preserve"> </w:t>
      </w:r>
      <w:r w:rsidRPr="00197164">
        <w:rPr>
          <w:rFonts w:ascii="Arial" w:hAnsi="Arial" w:cs="Arial"/>
          <w:b/>
          <w:bCs/>
          <w:sz w:val="20"/>
          <w:szCs w:val="20"/>
          <w:lang w:eastAsia="zh-CN"/>
        </w:rPr>
        <w:t>22</w:t>
      </w:r>
      <w:r w:rsidRPr="00197164">
        <w:rPr>
          <w:rFonts w:ascii="Arial" w:hAnsi="Arial" w:cs="Arial"/>
          <w:sz w:val="20"/>
          <w:szCs w:val="20"/>
          <w:lang w:eastAsia="zh-CN"/>
        </w:rPr>
        <w:t>, 105–136 (2002).</w:t>
      </w:r>
    </w:p>
    <w:p w14:paraId="0ED031B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Yan, B., Xu, P., Guo, C. Y., Jin, Y. &amp; Cheng, Y. Experimental study on coal pyrolysis to acetylene in thermal plasma reactors.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207–208</w:t>
      </w:r>
      <w:r w:rsidRPr="00197164">
        <w:rPr>
          <w:rFonts w:ascii="Arial" w:hAnsi="Arial" w:cs="Arial"/>
          <w:sz w:val="20"/>
          <w:szCs w:val="20"/>
          <w:lang w:eastAsia="zh-CN"/>
        </w:rPr>
        <w:t>, 109–116 (2012).</w:t>
      </w:r>
    </w:p>
    <w:p w14:paraId="640F819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eastAsiaTheme="minorEastAsia" w:hAnsi="Arial" w:cs="Arial" w:hint="eastAsia"/>
          <w:iCs/>
          <w:sz w:val="20"/>
          <w:szCs w:val="20"/>
          <w:lang w:eastAsia="zh-CN"/>
        </w:rPr>
        <w:t>Xia</w:t>
      </w:r>
      <w:r w:rsidRPr="00197164">
        <w:rPr>
          <w:rFonts w:ascii="Arial" w:hAnsi="Arial" w:cs="Arial"/>
          <w:iCs/>
          <w:sz w:val="20"/>
          <w:szCs w:val="20"/>
          <w:lang w:eastAsia="zh-CN"/>
        </w:rPr>
        <w:t xml:space="preserve">, </w:t>
      </w:r>
      <w:r w:rsidRPr="00197164">
        <w:rPr>
          <w:rFonts w:ascii="Arial" w:eastAsiaTheme="minorEastAsia" w:hAnsi="Arial" w:cs="Arial" w:hint="eastAsia"/>
          <w:iCs/>
          <w:sz w:val="20"/>
          <w:szCs w:val="20"/>
          <w:lang w:eastAsia="zh-CN"/>
        </w:rPr>
        <w:t>W</w:t>
      </w:r>
      <w:r w:rsidRPr="00197164">
        <w:rPr>
          <w:rFonts w:ascii="Arial" w:hAnsi="Arial" w:cs="Arial"/>
          <w:iCs/>
          <w:sz w:val="20"/>
          <w:szCs w:val="20"/>
          <w:lang w:eastAsia="zh-CN"/>
        </w:rPr>
        <w:t xml:space="preserve">. </w:t>
      </w:r>
      <w:r w:rsidRPr="00197164">
        <w:rPr>
          <w:rFonts w:ascii="Arial" w:hAnsi="Arial" w:cs="Arial"/>
          <w:i/>
          <w:iCs/>
          <w:sz w:val="20"/>
          <w:szCs w:val="20"/>
          <w:lang w:eastAsia="zh-CN"/>
        </w:rPr>
        <w:t>et al.</w:t>
      </w:r>
      <w:r w:rsidRPr="00197164">
        <w:rPr>
          <w:rFonts w:ascii="Arial" w:hAnsi="Arial" w:cs="Arial"/>
          <w:iCs/>
          <w:sz w:val="20"/>
          <w:szCs w:val="20"/>
          <w:lang w:eastAsia="zh-CN"/>
        </w:rPr>
        <w:t xml:space="preserve"> The plasma energy route to industrial carbon neutrality in China</w:t>
      </w:r>
      <w:r w:rsidRPr="00197164">
        <w:rPr>
          <w:rFonts w:ascii="Arial" w:eastAsiaTheme="minorEastAsia" w:hAnsi="Arial" w:cs="Arial" w:hint="eastAsia"/>
          <w:iCs/>
          <w:sz w:val="20"/>
          <w:szCs w:val="20"/>
          <w:lang w:eastAsia="zh-CN"/>
        </w:rPr>
        <w:t xml:space="preserve">. </w:t>
      </w:r>
      <w:r w:rsidRPr="00197164">
        <w:rPr>
          <w:rFonts w:ascii="Arial" w:eastAsiaTheme="minorEastAsia" w:hAnsi="Arial" w:cs="Arial" w:hint="eastAsia"/>
          <w:i/>
          <w:sz w:val="20"/>
          <w:szCs w:val="20"/>
          <w:lang w:eastAsia="zh-CN"/>
        </w:rPr>
        <w:t xml:space="preserve">Chin. </w:t>
      </w:r>
      <w:r w:rsidRPr="00197164">
        <w:rPr>
          <w:rFonts w:ascii="Arial" w:hAnsi="Arial" w:cs="Arial"/>
          <w:i/>
          <w:sz w:val="20"/>
          <w:szCs w:val="20"/>
          <w:lang w:eastAsia="zh-CN"/>
        </w:rPr>
        <w:t>J. Theor. Appl. Mech</w:t>
      </w:r>
      <w:r w:rsidRPr="00197164">
        <w:rPr>
          <w:rFonts w:ascii="Arial" w:hAnsi="Arial" w:cs="Arial"/>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55</w:t>
      </w:r>
      <w:r w:rsidRPr="00197164">
        <w:rPr>
          <w:rFonts w:ascii="Arial" w:hAnsi="Arial" w:cs="Arial"/>
          <w:sz w:val="20"/>
          <w:szCs w:val="20"/>
          <w:lang w:eastAsia="zh-CN"/>
        </w:rPr>
        <w:t>, 2779–</w:t>
      </w:r>
      <w:r w:rsidRPr="00197164">
        <w:rPr>
          <w:rFonts w:ascii="Arial" w:eastAsiaTheme="minorEastAsia" w:hAnsi="Arial" w:cs="Arial" w:hint="eastAsia"/>
          <w:sz w:val="20"/>
          <w:szCs w:val="20"/>
          <w:lang w:eastAsia="zh-CN"/>
        </w:rPr>
        <w:t>2795 (2023).</w:t>
      </w:r>
    </w:p>
    <w:p w14:paraId="41EB1E0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eastAsiaTheme="minorEastAsia" w:hAnsi="Arial" w:cs="Arial" w:hint="eastAsia"/>
          <w:iCs/>
          <w:sz w:val="20"/>
          <w:szCs w:val="20"/>
          <w:lang w:eastAsia="zh-CN"/>
        </w:rPr>
        <w:t>Guo</w:t>
      </w:r>
      <w:r w:rsidRPr="00197164">
        <w:rPr>
          <w:rFonts w:ascii="Arial" w:hAnsi="Arial" w:cs="Arial"/>
          <w:iCs/>
          <w:sz w:val="20"/>
          <w:szCs w:val="20"/>
          <w:lang w:eastAsia="zh-CN"/>
        </w:rPr>
        <w:t xml:space="preserve">, </w:t>
      </w:r>
      <w:r w:rsidRPr="00197164">
        <w:rPr>
          <w:rFonts w:ascii="Arial" w:eastAsiaTheme="minorEastAsia" w:hAnsi="Arial" w:cs="Arial" w:hint="eastAsia"/>
          <w:iCs/>
          <w:sz w:val="20"/>
          <w:szCs w:val="20"/>
          <w:lang w:eastAsia="zh-CN"/>
        </w:rPr>
        <w:t>X</w:t>
      </w:r>
      <w:r w:rsidRPr="00197164">
        <w:rPr>
          <w:rFonts w:ascii="Arial" w:hAnsi="Arial" w:cs="Arial"/>
          <w:iCs/>
          <w:sz w:val="20"/>
          <w:szCs w:val="20"/>
          <w:lang w:eastAsia="zh-CN"/>
        </w:rPr>
        <w:t xml:space="preserve">. </w:t>
      </w:r>
      <w:r w:rsidRPr="00197164">
        <w:rPr>
          <w:rFonts w:ascii="Arial" w:hAnsi="Arial" w:cs="Arial"/>
          <w:i/>
          <w:iCs/>
          <w:sz w:val="20"/>
          <w:szCs w:val="20"/>
          <w:lang w:eastAsia="zh-CN"/>
        </w:rPr>
        <w:t>et al.</w:t>
      </w:r>
      <w:r w:rsidRPr="00197164">
        <w:rPr>
          <w:rFonts w:ascii="Arial" w:hAnsi="Arial" w:cs="Arial"/>
          <w:iCs/>
          <w:sz w:val="20"/>
          <w:szCs w:val="20"/>
          <w:lang w:eastAsia="zh-CN"/>
        </w:rPr>
        <w:t xml:space="preserve"> Analysis and prospect on plasma pyrolysis technology for coal-to-acetylene production</w:t>
      </w:r>
      <w:r w:rsidRPr="00197164">
        <w:rPr>
          <w:rFonts w:ascii="Arial" w:eastAsiaTheme="minorEastAsia" w:hAnsi="Arial" w:cs="Arial" w:hint="eastAsia"/>
          <w:iCs/>
          <w:sz w:val="20"/>
          <w:szCs w:val="20"/>
          <w:lang w:eastAsia="zh-CN"/>
        </w:rPr>
        <w:t xml:space="preserve">. </w:t>
      </w:r>
      <w:r w:rsidRPr="00197164">
        <w:rPr>
          <w:rFonts w:ascii="Arial" w:hAnsi="Arial" w:cs="Arial"/>
          <w:i/>
          <w:sz w:val="20"/>
          <w:szCs w:val="20"/>
          <w:lang w:eastAsia="zh-CN"/>
        </w:rPr>
        <w:t>Environ. Prot. Chem. Ind.</w:t>
      </w:r>
      <w:r w:rsidRPr="00197164">
        <w:rPr>
          <w:rFonts w:ascii="Arial" w:hAnsi="Arial" w:cs="Arial"/>
          <w:sz w:val="20"/>
          <w:szCs w:val="20"/>
          <w:lang w:eastAsia="zh-CN"/>
        </w:rPr>
        <w:t xml:space="preserve"> </w:t>
      </w:r>
      <w:r w:rsidRPr="00197164">
        <w:rPr>
          <w:rFonts w:ascii="Arial" w:hAnsi="Arial" w:cs="Arial"/>
          <w:b/>
          <w:bCs/>
          <w:sz w:val="20"/>
          <w:szCs w:val="20"/>
          <w:lang w:eastAsia="zh-CN"/>
        </w:rPr>
        <w:t>41</w:t>
      </w:r>
      <w:r w:rsidRPr="00197164">
        <w:rPr>
          <w:rFonts w:ascii="Arial" w:hAnsi="Arial" w:cs="Arial"/>
          <w:sz w:val="20"/>
          <w:szCs w:val="20"/>
          <w:lang w:eastAsia="zh-CN"/>
        </w:rPr>
        <w:t>, 229–</w:t>
      </w:r>
      <w:r w:rsidRPr="00197164">
        <w:rPr>
          <w:rFonts w:ascii="Arial" w:eastAsiaTheme="minorEastAsia" w:hAnsi="Arial" w:cs="Arial" w:hint="eastAsia"/>
          <w:sz w:val="20"/>
          <w:szCs w:val="20"/>
          <w:lang w:eastAsia="zh-CN"/>
        </w:rPr>
        <w:t>234 (2021).</w:t>
      </w:r>
    </w:p>
    <w:p w14:paraId="3075C60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Scapinello, M., Delikonstantis, E. &amp; Stefanidis, G. D. The panorama of plasma-assisted non-oxidative methane reforming. </w:t>
      </w:r>
      <w:r w:rsidRPr="00197164">
        <w:rPr>
          <w:rFonts w:ascii="Arial" w:hAnsi="Arial" w:cs="Arial"/>
          <w:i/>
          <w:iCs/>
          <w:sz w:val="20"/>
          <w:szCs w:val="20"/>
        </w:rPr>
        <w:t>Chem. Eng. Process. Process Intensif.</w:t>
      </w:r>
      <w:r w:rsidRPr="00197164">
        <w:rPr>
          <w:rFonts w:ascii="Arial" w:hAnsi="Arial" w:cs="Arial"/>
          <w:sz w:val="20"/>
          <w:szCs w:val="20"/>
        </w:rPr>
        <w:t xml:space="preserve"> </w:t>
      </w:r>
      <w:r w:rsidRPr="00197164">
        <w:rPr>
          <w:rFonts w:ascii="Arial" w:hAnsi="Arial" w:cs="Arial"/>
          <w:b/>
          <w:bCs/>
          <w:sz w:val="20"/>
          <w:szCs w:val="20"/>
        </w:rPr>
        <w:t>117</w:t>
      </w:r>
      <w:r w:rsidRPr="00197164">
        <w:rPr>
          <w:rFonts w:ascii="Arial" w:hAnsi="Arial" w:cs="Arial"/>
          <w:sz w:val="20"/>
          <w:szCs w:val="20"/>
        </w:rPr>
        <w:t>, 120–140 (2017).</w:t>
      </w:r>
      <w:r w:rsidRPr="00197164">
        <w:rPr>
          <w:rFonts w:ascii="Arial" w:eastAsiaTheme="minorEastAsia" w:hAnsi="Arial" w:cs="Arial"/>
          <w:sz w:val="20"/>
          <w:szCs w:val="20"/>
          <w:lang w:eastAsia="zh-CN"/>
        </w:rPr>
        <w:t xml:space="preserve"> </w:t>
      </w:r>
      <w:r w:rsidRPr="00197164">
        <w:rPr>
          <w:rFonts w:ascii="Arial" w:hAnsi="Arial" w:cs="Arial"/>
          <w:color w:val="2E74B5" w:themeColor="accent5" w:themeShade="BF"/>
          <w:sz w:val="20"/>
          <w:szCs w:val="20"/>
        </w:rPr>
        <w:t xml:space="preserve">The most comprehensive </w:t>
      </w:r>
      <w:r w:rsidRPr="00197164">
        <w:rPr>
          <w:rFonts w:ascii="Arial" w:eastAsiaTheme="minorEastAsia" w:hAnsi="Arial" w:cs="Arial"/>
          <w:color w:val="2E74B5" w:themeColor="accent5" w:themeShade="BF"/>
          <w:sz w:val="20"/>
          <w:szCs w:val="20"/>
          <w:lang w:eastAsia="zh-CN"/>
        </w:rPr>
        <w:t>introduction of non</w:t>
      </w:r>
      <w:r w:rsidRPr="00197164">
        <w:rPr>
          <w:rFonts w:ascii="Arial" w:eastAsiaTheme="minorEastAsia" w:hAnsi="Arial" w:cs="Arial"/>
          <w:color w:val="2E74B5" w:themeColor="accent5" w:themeShade="BF"/>
          <w:sz w:val="20"/>
          <w:szCs w:val="20"/>
          <w:lang w:eastAsia="zh-CN"/>
        </w:rPr>
        <w:noBreakHyphen/>
        <w:t xml:space="preserve">oxidative methane coupling </w:t>
      </w:r>
      <w:r w:rsidRPr="00197164">
        <w:rPr>
          <w:rFonts w:ascii="Arial" w:eastAsiaTheme="minorEastAsia" w:hAnsi="Arial" w:cs="Arial"/>
          <w:i/>
          <w:iCs/>
          <w:color w:val="2E74B5" w:themeColor="accent5" w:themeShade="BF"/>
          <w:sz w:val="20"/>
          <w:szCs w:val="20"/>
          <w:lang w:eastAsia="zh-CN"/>
        </w:rPr>
        <w:t>via</w:t>
      </w:r>
      <w:r w:rsidRPr="00197164">
        <w:rPr>
          <w:rFonts w:ascii="Arial" w:eastAsiaTheme="minorEastAsia" w:hAnsi="Arial" w:cs="Arial"/>
          <w:color w:val="2E74B5" w:themeColor="accent5" w:themeShade="BF"/>
          <w:sz w:val="20"/>
          <w:szCs w:val="20"/>
          <w:lang w:eastAsia="zh-CN"/>
        </w:rPr>
        <w:t xml:space="preserve"> plasma methods.</w:t>
      </w:r>
    </w:p>
    <w:p w14:paraId="313A9AC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Kado, S., Sekine, Y. &amp; Fujimoto, K. Direct synthesis of acetylene from methane by direct current pulse discharge. </w:t>
      </w:r>
      <w:r w:rsidRPr="00197164">
        <w:rPr>
          <w:rFonts w:ascii="Arial" w:hAnsi="Arial" w:cs="Arial"/>
          <w:i/>
          <w:iCs/>
          <w:sz w:val="20"/>
          <w:szCs w:val="20"/>
          <w:lang w:eastAsia="zh-CN"/>
        </w:rPr>
        <w:t>Chem. Commun.</w:t>
      </w:r>
      <w:r w:rsidRPr="00197164">
        <w:rPr>
          <w:rFonts w:ascii="Arial" w:hAnsi="Arial" w:cs="Arial"/>
          <w:sz w:val="20"/>
          <w:szCs w:val="20"/>
          <w:lang w:eastAsia="zh-CN"/>
        </w:rPr>
        <w:t xml:space="preserve"> </w:t>
      </w:r>
      <w:r w:rsidRPr="00197164">
        <w:rPr>
          <w:rFonts w:ascii="Arial" w:hAnsi="Arial" w:cs="Arial"/>
          <w:b/>
          <w:bCs/>
          <w:sz w:val="20"/>
          <w:szCs w:val="20"/>
          <w:lang w:eastAsia="zh-CN"/>
        </w:rPr>
        <w:t>24</w:t>
      </w:r>
      <w:r w:rsidRPr="00197164">
        <w:rPr>
          <w:rFonts w:ascii="Arial" w:hAnsi="Arial" w:cs="Arial"/>
          <w:sz w:val="20"/>
          <w:szCs w:val="20"/>
          <w:lang w:eastAsia="zh-CN"/>
        </w:rPr>
        <w:t>, 2485–2486 (1999).</w:t>
      </w:r>
    </w:p>
    <w:p w14:paraId="305008B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Han, Q. </w:t>
      </w:r>
      <w:r w:rsidRPr="00197164">
        <w:rPr>
          <w:rFonts w:ascii="Arial" w:hAnsi="Arial" w:cs="Arial"/>
          <w:i/>
          <w:iCs/>
          <w:sz w:val="20"/>
          <w:szCs w:val="20"/>
          <w:lang w:eastAsia="zh-CN"/>
        </w:rPr>
        <w:t>et al.</w:t>
      </w:r>
      <w:r w:rsidRPr="00197164">
        <w:rPr>
          <w:rFonts w:ascii="Arial" w:hAnsi="Arial" w:cs="Arial"/>
          <w:sz w:val="20"/>
          <w:szCs w:val="20"/>
          <w:lang w:eastAsia="zh-CN"/>
        </w:rPr>
        <w:t xml:space="preserve"> Conversion of methane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and C</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hydrocarbons over TiO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/ZSM-5 core–shell particles in an electric field. </w:t>
      </w:r>
      <w:r w:rsidRPr="00197164">
        <w:rPr>
          <w:rFonts w:ascii="Arial" w:hAnsi="Arial" w:cs="Arial"/>
          <w:i/>
          <w:iCs/>
          <w:sz w:val="20"/>
          <w:szCs w:val="20"/>
          <w:lang w:eastAsia="zh-CN"/>
        </w:rPr>
        <w:t>RSC Adv.</w:t>
      </w:r>
      <w:r w:rsidRPr="00197164">
        <w:rPr>
          <w:rFonts w:ascii="Arial" w:hAnsi="Arial" w:cs="Arial"/>
          <w:sz w:val="20"/>
          <w:szCs w:val="20"/>
          <w:lang w:eastAsia="zh-CN"/>
        </w:rPr>
        <w:t xml:space="preserve"> </w:t>
      </w:r>
      <w:r w:rsidRPr="00197164">
        <w:rPr>
          <w:rFonts w:ascii="Arial" w:hAnsi="Arial" w:cs="Arial"/>
          <w:b/>
          <w:bCs/>
          <w:sz w:val="20"/>
          <w:szCs w:val="20"/>
          <w:lang w:eastAsia="zh-CN"/>
        </w:rPr>
        <w:t>9</w:t>
      </w:r>
      <w:r w:rsidRPr="00197164">
        <w:rPr>
          <w:rFonts w:ascii="Arial" w:hAnsi="Arial" w:cs="Arial"/>
          <w:sz w:val="20"/>
          <w:szCs w:val="20"/>
          <w:lang w:eastAsia="zh-CN"/>
        </w:rPr>
        <w:t>, 34793–34803 (2019).</w:t>
      </w:r>
    </w:p>
    <w:p w14:paraId="096B91E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Wnukowski, M., van de Steeg, A. W., Hrycak, B., Jasiński, M. &amp; van Rooij, G. J. Influence of hydrogen addition on methane coupling in a moderate pressure microwave plasma. </w:t>
      </w:r>
      <w:r w:rsidRPr="00197164">
        <w:rPr>
          <w:rFonts w:ascii="Arial" w:hAnsi="Arial" w:cs="Arial"/>
          <w:i/>
          <w:iCs/>
          <w:sz w:val="20"/>
          <w:szCs w:val="20"/>
          <w:lang w:eastAsia="zh-CN"/>
        </w:rPr>
        <w:t>Fuel</w:t>
      </w:r>
      <w:r w:rsidRPr="00197164">
        <w:rPr>
          <w:rFonts w:ascii="Arial" w:hAnsi="Arial" w:cs="Arial"/>
          <w:sz w:val="20"/>
          <w:szCs w:val="20"/>
          <w:lang w:eastAsia="zh-CN"/>
        </w:rPr>
        <w:t xml:space="preserve"> </w:t>
      </w:r>
      <w:r w:rsidRPr="00197164">
        <w:rPr>
          <w:rFonts w:ascii="Arial" w:hAnsi="Arial" w:cs="Arial"/>
          <w:b/>
          <w:bCs/>
          <w:sz w:val="20"/>
          <w:szCs w:val="20"/>
          <w:lang w:eastAsia="zh-CN"/>
        </w:rPr>
        <w:t>288</w:t>
      </w:r>
      <w:r w:rsidRPr="00197164">
        <w:rPr>
          <w:rFonts w:ascii="Arial" w:hAnsi="Arial" w:cs="Arial"/>
          <w:sz w:val="20"/>
          <w:szCs w:val="20"/>
          <w:lang w:eastAsia="zh-CN"/>
        </w:rPr>
        <w:t>, 119674 (2021).</w:t>
      </w:r>
    </w:p>
    <w:p w14:paraId="7EC9059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Zhang, X., Dai, B., Zhu, A., Gong, W. &amp; Liu, C. The simultaneous activation of methane and carbon dioxide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hydrocarbons under pulse corona plasma over La</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/γ-Al</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catalyst. </w:t>
      </w:r>
      <w:r w:rsidRPr="00197164">
        <w:rPr>
          <w:rFonts w:ascii="Arial" w:hAnsi="Arial" w:cs="Arial"/>
          <w:i/>
          <w:iCs/>
          <w:sz w:val="20"/>
          <w:szCs w:val="20"/>
          <w:lang w:eastAsia="zh-CN"/>
        </w:rPr>
        <w:t>Catal. Today</w:t>
      </w:r>
      <w:r w:rsidRPr="00197164">
        <w:rPr>
          <w:rFonts w:ascii="Arial" w:hAnsi="Arial" w:cs="Arial"/>
          <w:sz w:val="20"/>
          <w:szCs w:val="20"/>
          <w:lang w:eastAsia="zh-CN"/>
        </w:rPr>
        <w:t xml:space="preserve"> </w:t>
      </w:r>
      <w:r w:rsidRPr="00197164">
        <w:rPr>
          <w:rFonts w:ascii="Arial" w:hAnsi="Arial" w:cs="Arial"/>
          <w:b/>
          <w:bCs/>
          <w:sz w:val="20"/>
          <w:szCs w:val="20"/>
          <w:lang w:eastAsia="zh-CN"/>
        </w:rPr>
        <w:t>72</w:t>
      </w:r>
      <w:r w:rsidRPr="00197164">
        <w:rPr>
          <w:rFonts w:ascii="Arial" w:hAnsi="Arial" w:cs="Arial"/>
          <w:sz w:val="20"/>
          <w:szCs w:val="20"/>
          <w:lang w:eastAsia="zh-CN"/>
        </w:rPr>
        <w:t>, 223–227 (2002).</w:t>
      </w:r>
    </w:p>
    <w:p w14:paraId="00E82DF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 Y. </w:t>
      </w:r>
      <w:r w:rsidRPr="00197164">
        <w:rPr>
          <w:rFonts w:ascii="Arial" w:hAnsi="Arial" w:cs="Arial"/>
          <w:i/>
          <w:iCs/>
          <w:sz w:val="20"/>
          <w:szCs w:val="20"/>
          <w:lang w:eastAsia="zh-CN"/>
        </w:rPr>
        <w:t>et al.</w:t>
      </w:r>
      <w:r w:rsidRPr="00197164">
        <w:rPr>
          <w:rFonts w:ascii="Arial" w:hAnsi="Arial" w:cs="Arial"/>
          <w:sz w:val="20"/>
          <w:szCs w:val="20"/>
          <w:lang w:eastAsia="zh-CN"/>
        </w:rPr>
        <w:t xml:space="preserve"> Direct conversion of methane to ethylene and acetylene over an iron-based metal–organic framework. </w:t>
      </w:r>
      <w:r w:rsidRPr="00197164">
        <w:rPr>
          <w:rFonts w:ascii="Arial" w:hAnsi="Arial" w:cs="Arial"/>
          <w:i/>
          <w:iCs/>
          <w:sz w:val="20"/>
          <w:szCs w:val="20"/>
          <w:lang w:eastAsia="zh-CN"/>
        </w:rPr>
        <w:t>J. Am. Chem. Soc.</w:t>
      </w:r>
      <w:r w:rsidRPr="00197164">
        <w:rPr>
          <w:rFonts w:ascii="Arial" w:hAnsi="Arial" w:cs="Arial"/>
          <w:sz w:val="20"/>
          <w:szCs w:val="20"/>
          <w:lang w:eastAsia="zh-CN"/>
        </w:rPr>
        <w:t xml:space="preserve"> </w:t>
      </w:r>
      <w:r w:rsidRPr="00197164">
        <w:rPr>
          <w:rFonts w:ascii="Arial" w:hAnsi="Arial" w:cs="Arial"/>
          <w:b/>
          <w:bCs/>
          <w:sz w:val="20"/>
          <w:szCs w:val="20"/>
          <w:lang w:eastAsia="zh-CN"/>
        </w:rPr>
        <w:t>145</w:t>
      </w:r>
      <w:r w:rsidRPr="00197164">
        <w:rPr>
          <w:rFonts w:ascii="Arial" w:hAnsi="Arial" w:cs="Arial"/>
          <w:sz w:val="20"/>
          <w:szCs w:val="20"/>
          <w:lang w:eastAsia="zh-CN"/>
        </w:rPr>
        <w:t>, 20792–20800 (2023).</w:t>
      </w:r>
    </w:p>
    <w:p w14:paraId="663790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Julian, I., Ramirez, H., Hueso, J. L., Mallada, R. &amp; Santamaria, J. Non-oxidative methane conversion in microwave-assisted structured reactors.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377</w:t>
      </w:r>
      <w:r w:rsidRPr="00197164">
        <w:rPr>
          <w:rFonts w:ascii="Arial" w:hAnsi="Arial" w:cs="Arial"/>
          <w:sz w:val="20"/>
          <w:szCs w:val="20"/>
          <w:lang w:eastAsia="zh-CN"/>
        </w:rPr>
        <w:t>, 119764 (2019).</w:t>
      </w:r>
    </w:p>
    <w:p w14:paraId="7CBBEEC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Suib, S. L. &amp; Zerger, R. P. A direct, continuous, low-power catalytic conversion of methane to higher hydrocarbons via microwave plasmas. </w:t>
      </w:r>
      <w:r w:rsidRPr="00197164">
        <w:rPr>
          <w:rFonts w:ascii="Arial" w:hAnsi="Arial" w:cs="Arial"/>
          <w:i/>
          <w:iCs/>
          <w:sz w:val="20"/>
          <w:szCs w:val="20"/>
          <w:lang w:eastAsia="zh-CN"/>
        </w:rPr>
        <w:t>J. Catal.</w:t>
      </w:r>
      <w:r w:rsidRPr="00197164">
        <w:rPr>
          <w:rFonts w:ascii="Arial" w:hAnsi="Arial" w:cs="Arial"/>
          <w:sz w:val="20"/>
          <w:szCs w:val="20"/>
          <w:lang w:eastAsia="zh-CN"/>
        </w:rPr>
        <w:t xml:space="preserve"> </w:t>
      </w:r>
      <w:r w:rsidRPr="00197164">
        <w:rPr>
          <w:rFonts w:ascii="Arial" w:hAnsi="Arial" w:cs="Arial"/>
          <w:b/>
          <w:bCs/>
          <w:sz w:val="20"/>
          <w:szCs w:val="20"/>
          <w:lang w:eastAsia="zh-CN"/>
        </w:rPr>
        <w:t>139</w:t>
      </w:r>
      <w:r w:rsidRPr="00197164">
        <w:rPr>
          <w:rFonts w:ascii="Arial" w:hAnsi="Arial" w:cs="Arial"/>
          <w:sz w:val="20"/>
          <w:szCs w:val="20"/>
          <w:lang w:eastAsia="zh-CN"/>
        </w:rPr>
        <w:t>, 383–391 (1993).</w:t>
      </w:r>
    </w:p>
    <w:p w14:paraId="50C444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Ortiz-Bravo, C. A., Chagas, C. A. &amp; Toniolo, F. S. Oxidative coupling of methane (OCM): An overview of the challenges and opportunities for developing new technologies. </w:t>
      </w:r>
      <w:r w:rsidRPr="00197164">
        <w:rPr>
          <w:rFonts w:ascii="Arial" w:hAnsi="Arial" w:cs="Arial"/>
          <w:i/>
          <w:iCs/>
          <w:sz w:val="20"/>
          <w:szCs w:val="20"/>
          <w:lang w:eastAsia="zh-CN"/>
        </w:rPr>
        <w:t>J. Nat. Gas Sci. Eng.</w:t>
      </w:r>
      <w:r w:rsidRPr="00197164">
        <w:rPr>
          <w:rFonts w:ascii="Arial" w:hAnsi="Arial" w:cs="Arial"/>
          <w:sz w:val="20"/>
          <w:szCs w:val="20"/>
          <w:lang w:eastAsia="zh-CN"/>
        </w:rPr>
        <w:t xml:space="preserve"> </w:t>
      </w:r>
      <w:r w:rsidRPr="00197164">
        <w:rPr>
          <w:rFonts w:ascii="Arial" w:hAnsi="Arial" w:cs="Arial"/>
          <w:b/>
          <w:bCs/>
          <w:sz w:val="20"/>
          <w:szCs w:val="20"/>
          <w:lang w:eastAsia="zh-CN"/>
        </w:rPr>
        <w:t>96</w:t>
      </w:r>
      <w:r w:rsidRPr="00197164">
        <w:rPr>
          <w:rFonts w:ascii="Arial" w:hAnsi="Arial" w:cs="Arial"/>
          <w:sz w:val="20"/>
          <w:szCs w:val="20"/>
          <w:lang w:eastAsia="zh-CN"/>
        </w:rPr>
        <w:t>, 104254 (2021).</w:t>
      </w:r>
    </w:p>
    <w:p w14:paraId="1491284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Sakbodin, M., Wu, Y., Oh, S. C., Wachsman, E. D. &amp; Liu, D. Hydrogen-permeable tubular membrane reactor: promoting conversion and product selectivity for non-oxidative activation of methane over an Fe©SiO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catalyst. </w:t>
      </w:r>
      <w:r w:rsidRPr="00197164">
        <w:rPr>
          <w:rFonts w:ascii="Arial" w:hAnsi="Arial" w:cs="Arial"/>
          <w:i/>
          <w:iCs/>
          <w:sz w:val="20"/>
          <w:szCs w:val="20"/>
          <w:lang w:eastAsia="zh-CN"/>
        </w:rPr>
        <w:t>Angew.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55</w:t>
      </w:r>
      <w:r w:rsidRPr="00197164">
        <w:rPr>
          <w:rFonts w:ascii="Arial" w:hAnsi="Arial" w:cs="Arial"/>
          <w:sz w:val="20"/>
          <w:szCs w:val="20"/>
          <w:lang w:eastAsia="zh-CN"/>
        </w:rPr>
        <w:t>, 16149–16152 (2016).</w:t>
      </w:r>
    </w:p>
    <w:p w14:paraId="1FC3B6B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Oh, S. C. </w:t>
      </w:r>
      <w:r w:rsidRPr="00197164">
        <w:rPr>
          <w:rFonts w:ascii="Arial" w:hAnsi="Arial" w:cs="Arial"/>
          <w:i/>
          <w:iCs/>
          <w:sz w:val="20"/>
          <w:szCs w:val="20"/>
          <w:lang w:eastAsia="zh-CN"/>
        </w:rPr>
        <w:t>et al.</w:t>
      </w:r>
      <w:r w:rsidRPr="00197164">
        <w:rPr>
          <w:rFonts w:ascii="Arial" w:hAnsi="Arial" w:cs="Arial"/>
          <w:sz w:val="20"/>
          <w:szCs w:val="20"/>
          <w:lang w:eastAsia="zh-CN"/>
        </w:rPr>
        <w:t xml:space="preserve"> Direct non-oxidative methane conversion in a millisecond catalytic wall reactor. </w:t>
      </w:r>
      <w:r w:rsidRPr="00197164">
        <w:rPr>
          <w:rFonts w:ascii="Arial" w:hAnsi="Arial" w:cs="Arial"/>
          <w:i/>
          <w:iCs/>
          <w:sz w:val="20"/>
          <w:szCs w:val="20"/>
          <w:lang w:eastAsia="zh-CN"/>
        </w:rPr>
        <w:t>Angew.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58</w:t>
      </w:r>
      <w:r w:rsidRPr="00197164">
        <w:rPr>
          <w:rFonts w:ascii="Arial" w:hAnsi="Arial" w:cs="Arial"/>
          <w:sz w:val="20"/>
          <w:szCs w:val="20"/>
          <w:lang w:eastAsia="zh-CN"/>
        </w:rPr>
        <w:t>, 7083–7086 (2019).</w:t>
      </w:r>
    </w:p>
    <w:p w14:paraId="324457E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Xie, P. </w:t>
      </w:r>
      <w:r w:rsidRPr="00197164">
        <w:rPr>
          <w:rFonts w:ascii="Arial" w:hAnsi="Arial" w:cs="Arial"/>
          <w:i/>
          <w:iCs/>
          <w:sz w:val="20"/>
          <w:szCs w:val="20"/>
        </w:rPr>
        <w:t>et al.</w:t>
      </w:r>
      <w:r w:rsidRPr="00197164">
        <w:rPr>
          <w:rFonts w:ascii="Arial" w:hAnsi="Arial" w:cs="Arial"/>
          <w:sz w:val="20"/>
          <w:szCs w:val="20"/>
        </w:rPr>
        <w:t xml:space="preserve"> Nanoceria-supported single-atom platinum catalysts for direct methane conversion. </w:t>
      </w:r>
      <w:r w:rsidRPr="00197164">
        <w:rPr>
          <w:rFonts w:ascii="Arial" w:hAnsi="Arial" w:cs="Arial"/>
          <w:i/>
          <w:iCs/>
          <w:sz w:val="20"/>
          <w:szCs w:val="20"/>
        </w:rPr>
        <w:t>ACS Catal.</w:t>
      </w:r>
      <w:r w:rsidRPr="00197164">
        <w:rPr>
          <w:rFonts w:ascii="Arial" w:hAnsi="Arial" w:cs="Arial"/>
          <w:sz w:val="20"/>
          <w:szCs w:val="20"/>
        </w:rPr>
        <w:t xml:space="preserve"> </w:t>
      </w:r>
      <w:r w:rsidRPr="00197164">
        <w:rPr>
          <w:rFonts w:ascii="Arial" w:hAnsi="Arial" w:cs="Arial"/>
          <w:b/>
          <w:bCs/>
          <w:sz w:val="20"/>
          <w:szCs w:val="20"/>
        </w:rPr>
        <w:t>8</w:t>
      </w:r>
      <w:r w:rsidRPr="00197164">
        <w:rPr>
          <w:rFonts w:ascii="Arial" w:hAnsi="Arial" w:cs="Arial"/>
          <w:sz w:val="20"/>
          <w:szCs w:val="20"/>
        </w:rPr>
        <w:t>, 4044–4048 (2018).</w:t>
      </w:r>
      <w:r w:rsidRPr="00197164">
        <w:rPr>
          <w:rFonts w:ascii="Arial" w:eastAsiaTheme="minorEastAsia" w:hAnsi="Arial" w:cs="Arial"/>
          <w:color w:val="2E74B5" w:themeColor="accent5" w:themeShade="BF"/>
          <w:sz w:val="20"/>
          <w:szCs w:val="20"/>
          <w:lang w:eastAsia="zh-CN"/>
        </w:rPr>
        <w:t xml:space="preserve"> The highest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selectivity from non</w:t>
      </w:r>
      <w:r w:rsidRPr="00197164">
        <w:rPr>
          <w:rFonts w:ascii="Arial" w:eastAsiaTheme="minorEastAsia" w:hAnsi="Arial" w:cs="Arial"/>
          <w:color w:val="2E74B5" w:themeColor="accent5" w:themeShade="BF"/>
          <w:sz w:val="20"/>
          <w:szCs w:val="20"/>
          <w:lang w:eastAsia="zh-CN"/>
        </w:rPr>
        <w:noBreakHyphen/>
        <w:t xml:space="preserve">oxidative methane coupling </w:t>
      </w:r>
      <w:r w:rsidRPr="00197164">
        <w:rPr>
          <w:rFonts w:ascii="Arial" w:eastAsiaTheme="minorEastAsia" w:hAnsi="Arial" w:cs="Arial"/>
          <w:i/>
          <w:iCs/>
          <w:color w:val="2E74B5" w:themeColor="accent5" w:themeShade="BF"/>
          <w:sz w:val="20"/>
          <w:szCs w:val="20"/>
          <w:lang w:eastAsia="zh-CN"/>
        </w:rPr>
        <w:t>via</w:t>
      </w:r>
      <w:r w:rsidRPr="00197164">
        <w:rPr>
          <w:rFonts w:ascii="Arial" w:eastAsiaTheme="minorEastAsia" w:hAnsi="Arial" w:cs="Arial"/>
          <w:color w:val="2E74B5" w:themeColor="accent5" w:themeShade="BF"/>
          <w:sz w:val="20"/>
          <w:szCs w:val="20"/>
          <w:lang w:eastAsia="zh-CN"/>
        </w:rPr>
        <w:t xml:space="preserve"> catalytic thermal pyrolysis</w:t>
      </w:r>
      <w:r w:rsidRPr="00197164">
        <w:rPr>
          <w:rFonts w:ascii="Arial" w:hAnsi="Arial" w:cs="Arial"/>
          <w:color w:val="2E74B5" w:themeColor="accent5" w:themeShade="BF"/>
          <w:sz w:val="20"/>
          <w:szCs w:val="20"/>
        </w:rPr>
        <w:t>.</w:t>
      </w:r>
    </w:p>
    <w:p w14:paraId="02EDFEB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H. </w:t>
      </w:r>
      <w:r w:rsidRPr="00197164">
        <w:rPr>
          <w:rFonts w:ascii="Arial" w:hAnsi="Arial" w:cs="Arial"/>
          <w:i/>
          <w:iCs/>
          <w:sz w:val="20"/>
          <w:szCs w:val="20"/>
          <w:lang w:eastAsia="zh-CN"/>
        </w:rPr>
        <w:t>et al.</w:t>
      </w:r>
      <w:r w:rsidRPr="00197164">
        <w:rPr>
          <w:rFonts w:ascii="Arial" w:hAnsi="Arial" w:cs="Arial"/>
          <w:sz w:val="20"/>
          <w:szCs w:val="20"/>
          <w:lang w:eastAsia="zh-CN"/>
        </w:rPr>
        <w:t xml:space="preserve"> Pt/CeO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as catalyst for nonoxidative coupling of methane: oxidative regeneration. </w:t>
      </w:r>
      <w:r w:rsidRPr="00197164">
        <w:rPr>
          <w:rFonts w:ascii="Arial" w:hAnsi="Arial" w:cs="Arial"/>
          <w:i/>
          <w:iCs/>
          <w:sz w:val="20"/>
          <w:szCs w:val="20"/>
          <w:lang w:eastAsia="zh-CN"/>
        </w:rPr>
        <w:t>J. Phys. Chem. Lett.</w:t>
      </w:r>
      <w:r w:rsidRPr="00197164">
        <w:rPr>
          <w:rFonts w:ascii="Arial" w:hAnsi="Arial" w:cs="Arial"/>
          <w:sz w:val="20"/>
          <w:szCs w:val="20"/>
          <w:lang w:eastAsia="zh-CN"/>
        </w:rPr>
        <w:t xml:space="preserve"> </w:t>
      </w:r>
      <w:r w:rsidRPr="00197164">
        <w:rPr>
          <w:rFonts w:ascii="Arial" w:hAnsi="Arial" w:cs="Arial"/>
          <w:b/>
          <w:bCs/>
          <w:sz w:val="20"/>
          <w:szCs w:val="20"/>
          <w:lang w:eastAsia="zh-CN"/>
        </w:rPr>
        <w:t>14</w:t>
      </w:r>
      <w:r w:rsidRPr="00197164">
        <w:rPr>
          <w:rFonts w:ascii="Arial" w:hAnsi="Arial" w:cs="Arial"/>
          <w:sz w:val="20"/>
          <w:szCs w:val="20"/>
          <w:lang w:eastAsia="zh-CN"/>
        </w:rPr>
        <w:t>, 6778–6783 (2023).</w:t>
      </w:r>
    </w:p>
    <w:p w14:paraId="7F5136E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Talpade, A. D.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Catalytic reactivity of Pt sites for non-oxidative coupling of methane (NOCM).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481</w:t>
      </w:r>
      <w:r w:rsidRPr="00197164">
        <w:rPr>
          <w:rFonts w:ascii="Arial" w:hAnsi="Arial" w:cs="Arial"/>
          <w:sz w:val="20"/>
          <w:szCs w:val="20"/>
          <w:lang w:eastAsia="zh-CN"/>
        </w:rPr>
        <w:t>, 148675 (2024).</w:t>
      </w:r>
    </w:p>
    <w:p w14:paraId="69B40AE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Eggart, D. </w:t>
      </w:r>
      <w:r w:rsidRPr="00197164">
        <w:rPr>
          <w:rFonts w:ascii="Arial" w:hAnsi="Arial" w:cs="Arial"/>
          <w:i/>
          <w:iCs/>
          <w:sz w:val="20"/>
          <w:szCs w:val="20"/>
          <w:lang w:eastAsia="zh-CN"/>
        </w:rPr>
        <w:t>et al.</w:t>
      </w:r>
      <w:r w:rsidRPr="00197164">
        <w:rPr>
          <w:rFonts w:ascii="Arial" w:hAnsi="Arial" w:cs="Arial"/>
          <w:sz w:val="20"/>
          <w:szCs w:val="20"/>
          <w:lang w:eastAsia="zh-CN"/>
        </w:rPr>
        <w:t xml:space="preserve"> Operando XAS Study of Pt-Doped CeO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for the Nonoxidative Conversion of Methane. </w:t>
      </w:r>
      <w:r w:rsidRPr="00197164">
        <w:rPr>
          <w:rFonts w:ascii="Arial" w:hAnsi="Arial" w:cs="Arial"/>
          <w:i/>
          <w:iCs/>
          <w:sz w:val="20"/>
          <w:szCs w:val="20"/>
          <w:lang w:eastAsia="zh-CN"/>
        </w:rPr>
        <w:t>ACS Catal.</w:t>
      </w:r>
      <w:r w:rsidRPr="00197164">
        <w:rPr>
          <w:rFonts w:ascii="Arial" w:hAnsi="Arial" w:cs="Arial"/>
          <w:sz w:val="20"/>
          <w:szCs w:val="20"/>
          <w:lang w:eastAsia="zh-CN"/>
        </w:rPr>
        <w:t xml:space="preserve"> </w:t>
      </w:r>
      <w:r w:rsidRPr="00197164">
        <w:rPr>
          <w:rFonts w:ascii="Arial" w:hAnsi="Arial" w:cs="Arial"/>
          <w:b/>
          <w:bCs/>
          <w:sz w:val="20"/>
          <w:szCs w:val="20"/>
          <w:lang w:eastAsia="zh-CN"/>
        </w:rPr>
        <w:t>12</w:t>
      </w:r>
      <w:r w:rsidRPr="00197164">
        <w:rPr>
          <w:rFonts w:ascii="Arial" w:hAnsi="Arial" w:cs="Arial"/>
          <w:sz w:val="20"/>
          <w:szCs w:val="20"/>
          <w:lang w:eastAsia="zh-CN"/>
        </w:rPr>
        <w:t>, 3897–3908 (2022).</w:t>
      </w:r>
    </w:p>
    <w:p w14:paraId="3B12CEF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Hohn, K. L., Witt, P. M., Davis, M. B. &amp; Schmidt, L. D. Methane coupling to acetylene over Pt-coated monoliths at millisecond contact times. </w:t>
      </w:r>
      <w:r w:rsidRPr="00197164">
        <w:rPr>
          <w:rFonts w:ascii="Arial" w:hAnsi="Arial" w:cs="Arial"/>
          <w:i/>
          <w:iCs/>
          <w:sz w:val="20"/>
          <w:szCs w:val="20"/>
          <w:lang w:eastAsia="zh-CN"/>
        </w:rPr>
        <w:t>Catal. Lett.</w:t>
      </w:r>
      <w:r w:rsidRPr="00197164">
        <w:rPr>
          <w:rFonts w:ascii="Arial" w:hAnsi="Arial" w:cs="Arial"/>
          <w:sz w:val="20"/>
          <w:szCs w:val="20"/>
          <w:lang w:eastAsia="zh-CN"/>
        </w:rPr>
        <w:t xml:space="preserve"> </w:t>
      </w:r>
      <w:r w:rsidRPr="00197164">
        <w:rPr>
          <w:rFonts w:ascii="Arial" w:hAnsi="Arial" w:cs="Arial"/>
          <w:b/>
          <w:bCs/>
          <w:sz w:val="20"/>
          <w:szCs w:val="20"/>
          <w:lang w:eastAsia="zh-CN"/>
        </w:rPr>
        <w:t>54</w:t>
      </w:r>
      <w:r w:rsidRPr="00197164">
        <w:rPr>
          <w:rFonts w:ascii="Arial" w:hAnsi="Arial" w:cs="Arial"/>
          <w:sz w:val="20"/>
          <w:szCs w:val="20"/>
          <w:lang w:eastAsia="zh-CN"/>
        </w:rPr>
        <w:t>, 113–118 (1998)</w:t>
      </w:r>
      <w:r w:rsidRPr="00197164">
        <w:rPr>
          <w:rFonts w:ascii="Arial" w:eastAsiaTheme="minorEastAsia" w:hAnsi="Arial" w:cs="Arial" w:hint="eastAsia"/>
          <w:sz w:val="20"/>
          <w:szCs w:val="20"/>
          <w:lang w:eastAsia="zh-CN"/>
        </w:rPr>
        <w:t>.</w:t>
      </w:r>
    </w:p>
    <w:p w14:paraId="5B9B3A3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Y. Zhang, S. B. X.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Role and dynamics of transition metal carbides in methane coupling. </w:t>
      </w:r>
      <w:r w:rsidRPr="00197164">
        <w:rPr>
          <w:rFonts w:ascii="Arial" w:hAnsi="Arial" w:cs="Arial"/>
          <w:i/>
          <w:iCs/>
          <w:sz w:val="20"/>
          <w:szCs w:val="20"/>
          <w:lang w:eastAsia="zh-CN"/>
        </w:rPr>
        <w:t>Chem. Sci.</w:t>
      </w:r>
      <w:r w:rsidRPr="00197164">
        <w:rPr>
          <w:rFonts w:ascii="Arial" w:hAnsi="Arial" w:cs="Arial"/>
          <w:sz w:val="20"/>
          <w:szCs w:val="20"/>
          <w:lang w:eastAsia="zh-CN"/>
        </w:rPr>
        <w:t xml:space="preserve"> </w:t>
      </w:r>
      <w:r w:rsidRPr="00197164">
        <w:rPr>
          <w:rFonts w:ascii="Arial" w:hAnsi="Arial" w:cs="Arial"/>
          <w:b/>
          <w:bCs/>
          <w:sz w:val="20"/>
          <w:szCs w:val="20"/>
          <w:lang w:eastAsia="zh-CN"/>
        </w:rPr>
        <w:t>14</w:t>
      </w:r>
      <w:r w:rsidRPr="00197164">
        <w:rPr>
          <w:rFonts w:ascii="Arial" w:hAnsi="Arial" w:cs="Arial"/>
          <w:sz w:val="20"/>
          <w:szCs w:val="20"/>
          <w:lang w:eastAsia="zh-CN"/>
        </w:rPr>
        <w:t>, 5899–5905 (2023).</w:t>
      </w:r>
    </w:p>
    <w:p w14:paraId="6D15314F"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Han, S. J., Lee, S. W., Kim, H. W., Kim, S. K. &amp; Kim, Y. T. Nonoxidative direct conversion of methane on silica-based iron catalysts: effect of catalytic surface. </w:t>
      </w:r>
      <w:r w:rsidRPr="00197164">
        <w:rPr>
          <w:rFonts w:ascii="Arial" w:hAnsi="Arial" w:cs="Arial"/>
          <w:i/>
          <w:iCs/>
          <w:sz w:val="20"/>
          <w:szCs w:val="20"/>
          <w:lang w:eastAsia="zh-CN"/>
        </w:rPr>
        <w:t>ACS Catal.</w:t>
      </w:r>
      <w:r w:rsidRPr="00197164">
        <w:rPr>
          <w:rFonts w:ascii="Arial" w:hAnsi="Arial" w:cs="Arial"/>
          <w:sz w:val="20"/>
          <w:szCs w:val="20"/>
          <w:lang w:eastAsia="zh-CN"/>
        </w:rPr>
        <w:t xml:space="preserve"> </w:t>
      </w:r>
      <w:r w:rsidRPr="00197164">
        <w:rPr>
          <w:rFonts w:ascii="Arial" w:hAnsi="Arial" w:cs="Arial"/>
          <w:b/>
          <w:bCs/>
          <w:sz w:val="20"/>
          <w:szCs w:val="20"/>
          <w:lang w:eastAsia="zh-CN"/>
        </w:rPr>
        <w:t>9</w:t>
      </w:r>
      <w:r w:rsidRPr="00197164">
        <w:rPr>
          <w:rFonts w:ascii="Arial" w:hAnsi="Arial" w:cs="Arial"/>
          <w:sz w:val="20"/>
          <w:szCs w:val="20"/>
          <w:lang w:eastAsia="zh-CN"/>
        </w:rPr>
        <w:t>, 7984–7997 (2019).</w:t>
      </w:r>
    </w:p>
    <w:p w14:paraId="7C81C9F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Guo, X. </w:t>
      </w:r>
      <w:bookmarkStart w:id="45" w:name="_Hlk184758082"/>
      <w:r w:rsidRPr="00197164">
        <w:rPr>
          <w:rFonts w:ascii="Arial" w:hAnsi="Arial" w:cs="Arial"/>
          <w:i/>
          <w:iCs/>
          <w:sz w:val="20"/>
          <w:szCs w:val="20"/>
          <w:lang w:eastAsia="zh-CN"/>
        </w:rPr>
        <w:t>et al.</w:t>
      </w:r>
      <w:r w:rsidRPr="00197164">
        <w:rPr>
          <w:rFonts w:ascii="Arial" w:hAnsi="Arial" w:cs="Arial"/>
          <w:sz w:val="20"/>
          <w:szCs w:val="20"/>
          <w:lang w:eastAsia="zh-CN"/>
        </w:rPr>
        <w:t xml:space="preserve"> </w:t>
      </w:r>
      <w:bookmarkEnd w:id="45"/>
      <w:r w:rsidRPr="00197164">
        <w:rPr>
          <w:rFonts w:ascii="Arial" w:hAnsi="Arial" w:cs="Arial"/>
          <w:sz w:val="20"/>
          <w:szCs w:val="20"/>
          <w:lang w:eastAsia="zh-CN"/>
        </w:rPr>
        <w:t xml:space="preserve">Direct, nonoxidative conversion of methane to ethylene, aromatics, and hydrogen. </w:t>
      </w:r>
      <w:r w:rsidRPr="00197164">
        <w:rPr>
          <w:rFonts w:ascii="Arial" w:hAnsi="Arial" w:cs="Arial"/>
          <w:i/>
          <w:iCs/>
          <w:sz w:val="20"/>
          <w:szCs w:val="20"/>
          <w:lang w:eastAsia="zh-CN"/>
        </w:rPr>
        <w:t>Science</w:t>
      </w:r>
      <w:r w:rsidRPr="00197164">
        <w:rPr>
          <w:rFonts w:ascii="Arial" w:hAnsi="Arial" w:cs="Arial"/>
          <w:sz w:val="20"/>
          <w:szCs w:val="20"/>
          <w:lang w:eastAsia="zh-CN"/>
        </w:rPr>
        <w:t xml:space="preserve"> </w:t>
      </w:r>
      <w:r w:rsidRPr="00197164">
        <w:rPr>
          <w:rFonts w:ascii="Arial" w:hAnsi="Arial" w:cs="Arial"/>
          <w:b/>
          <w:bCs/>
          <w:sz w:val="20"/>
          <w:szCs w:val="20"/>
          <w:lang w:eastAsia="zh-CN"/>
        </w:rPr>
        <w:t>344</w:t>
      </w:r>
      <w:r w:rsidRPr="00197164">
        <w:rPr>
          <w:rFonts w:ascii="Arial" w:hAnsi="Arial" w:cs="Arial"/>
          <w:sz w:val="20"/>
          <w:szCs w:val="20"/>
          <w:lang w:eastAsia="zh-CN"/>
        </w:rPr>
        <w:t>, 616–619 (2014).</w:t>
      </w:r>
      <w:r w:rsidRPr="00197164">
        <w:rPr>
          <w:rFonts w:ascii="Arial" w:eastAsiaTheme="minorEastAsia" w:hAnsi="Arial" w:cs="Arial"/>
          <w:color w:val="2E74B5" w:themeColor="accent5" w:themeShade="BF"/>
          <w:sz w:val="20"/>
          <w:szCs w:val="20"/>
          <w:lang w:eastAsia="zh-CN"/>
        </w:rPr>
        <w:t xml:space="preserve"> The breakthrough of non</w:t>
      </w:r>
      <w:r w:rsidRPr="00197164">
        <w:rPr>
          <w:rFonts w:ascii="Arial" w:eastAsiaTheme="minorEastAsia" w:hAnsi="Arial" w:cs="Arial"/>
          <w:color w:val="2E74B5" w:themeColor="accent5" w:themeShade="BF"/>
          <w:sz w:val="20"/>
          <w:szCs w:val="20"/>
          <w:lang w:eastAsia="zh-CN"/>
        </w:rPr>
        <w:noBreakHyphen/>
        <w:t>oxidative methane couplin</w:t>
      </w:r>
      <w:r w:rsidRPr="00197164">
        <w:rPr>
          <w:rFonts w:ascii="Arial" w:eastAsiaTheme="minorEastAsia" w:hAnsi="Arial" w:cs="Arial" w:hint="eastAsia"/>
          <w:color w:val="2E74B5" w:themeColor="accent5" w:themeShade="BF"/>
          <w:sz w:val="20"/>
          <w:szCs w:val="20"/>
          <w:lang w:eastAsia="zh-CN"/>
        </w:rPr>
        <w:t>g.</w:t>
      </w:r>
    </w:p>
    <w:p w14:paraId="1A2E30B9" w14:textId="76EF60D3" w:rsidR="00A25CFD" w:rsidRPr="00600CCD"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Teh, W.J</w:t>
      </w:r>
      <w:r w:rsidRPr="00600CCD">
        <w:rPr>
          <w:rFonts w:ascii="Arial" w:hAnsi="Arial" w:cs="Arial"/>
          <w:bCs/>
          <w:sz w:val="20"/>
          <w:szCs w:val="20"/>
          <w:lang w:eastAsia="zh-CN"/>
        </w:rPr>
        <w:t>.</w:t>
      </w:r>
      <w:r w:rsidRPr="00600CCD">
        <w:rPr>
          <w:rFonts w:ascii="Arial" w:eastAsiaTheme="minorEastAsia" w:hAnsi="Arial" w:cs="Arial" w:hint="eastAsia"/>
          <w:bCs/>
          <w:sz w:val="20"/>
          <w:szCs w:val="20"/>
          <w:lang w:eastAsia="zh-CN"/>
        </w:rPr>
        <w:t xml:space="preserve"> </w:t>
      </w:r>
      <w:r w:rsidRPr="00600CCD">
        <w:rPr>
          <w:rFonts w:ascii="Arial" w:eastAsiaTheme="minorEastAsia" w:hAnsi="Arial" w:cs="Arial"/>
          <w:bCs/>
          <w:i/>
          <w:iCs/>
          <w:sz w:val="20"/>
          <w:szCs w:val="20"/>
          <w:lang w:eastAsia="zh-CN"/>
        </w:rPr>
        <w:t>et al.</w:t>
      </w:r>
      <w:r w:rsidRPr="00600CCD">
        <w:rPr>
          <w:rFonts w:ascii="Arial" w:hAnsi="Arial" w:cs="Arial"/>
          <w:bCs/>
          <w:sz w:val="20"/>
          <w:szCs w:val="20"/>
          <w:lang w:eastAsia="zh-CN"/>
        </w:rPr>
        <w:t xml:space="preserve"> Selective electroreduction of acetylene to 1,3-butadiene on iodide-induced Cu</w:t>
      </w:r>
      <w:r w:rsidRPr="00600CCD">
        <w:rPr>
          <w:rFonts w:ascii="Arial" w:hAnsi="Arial" w:cs="Arial"/>
          <w:bCs/>
          <w:sz w:val="20"/>
          <w:szCs w:val="20"/>
          <w:vertAlign w:val="superscript"/>
          <w:lang w:eastAsia="zh-CN"/>
        </w:rPr>
        <w:t>δ+</w:t>
      </w:r>
      <w:r w:rsidRPr="00600CCD">
        <w:rPr>
          <w:rFonts w:ascii="Arial" w:hAnsi="Arial" w:cs="Arial"/>
          <w:bCs/>
          <w:sz w:val="20"/>
          <w:szCs w:val="20"/>
          <w:lang w:eastAsia="zh-CN"/>
        </w:rPr>
        <w:t>–Cu</w:t>
      </w:r>
      <w:r w:rsidRPr="00600CCD">
        <w:rPr>
          <w:rFonts w:ascii="Arial" w:hAnsi="Arial" w:cs="Arial"/>
          <w:bCs/>
          <w:sz w:val="20"/>
          <w:szCs w:val="20"/>
          <w:vertAlign w:val="superscript"/>
          <w:lang w:eastAsia="zh-CN"/>
        </w:rPr>
        <w:t>0</w:t>
      </w:r>
      <w:r w:rsidRPr="00600CCD">
        <w:rPr>
          <w:rFonts w:ascii="Arial" w:hAnsi="Arial" w:cs="Arial"/>
          <w:bCs/>
          <w:sz w:val="20"/>
          <w:szCs w:val="20"/>
          <w:lang w:eastAsia="zh-CN"/>
        </w:rPr>
        <w:t xml:space="preserve"> sites. </w:t>
      </w:r>
      <w:r w:rsidRPr="00600CCD">
        <w:rPr>
          <w:rFonts w:ascii="Arial" w:hAnsi="Arial" w:cs="Arial"/>
          <w:bCs/>
          <w:i/>
          <w:iCs/>
          <w:sz w:val="20"/>
          <w:szCs w:val="20"/>
          <w:lang w:eastAsia="zh-CN"/>
        </w:rPr>
        <w:t>Na</w:t>
      </w:r>
      <w:r w:rsidRPr="00600CCD">
        <w:rPr>
          <w:rFonts w:ascii="Arial" w:eastAsiaTheme="minorEastAsia" w:hAnsi="Arial" w:cs="Arial" w:hint="eastAsia"/>
          <w:bCs/>
          <w:i/>
          <w:iCs/>
          <w:sz w:val="20"/>
          <w:szCs w:val="20"/>
          <w:lang w:eastAsia="zh-CN"/>
        </w:rPr>
        <w:t>t.</w:t>
      </w:r>
      <w:r w:rsidRPr="00600CCD">
        <w:rPr>
          <w:rFonts w:ascii="Arial" w:hAnsi="Arial" w:cs="Arial"/>
          <w:bCs/>
          <w:i/>
          <w:iCs/>
          <w:sz w:val="20"/>
          <w:szCs w:val="20"/>
          <w:lang w:eastAsia="zh-CN"/>
        </w:rPr>
        <w:t xml:space="preserve"> Catal</w:t>
      </w:r>
      <w:r w:rsidRPr="00600CCD">
        <w:rPr>
          <w:rFonts w:ascii="Arial" w:eastAsiaTheme="minorEastAsia" w:hAnsi="Arial" w:cs="Arial" w:hint="eastAsia"/>
          <w:bCs/>
          <w:i/>
          <w:iCs/>
          <w:sz w:val="20"/>
          <w:szCs w:val="20"/>
          <w:lang w:eastAsia="zh-CN"/>
        </w:rPr>
        <w:t>.</w:t>
      </w:r>
      <w:r w:rsidRPr="00600CCD">
        <w:rPr>
          <w:rFonts w:ascii="Arial" w:eastAsiaTheme="minorEastAsia" w:hAnsi="Arial" w:cs="Arial" w:hint="eastAsia"/>
          <w:bCs/>
          <w:sz w:val="20"/>
          <w:szCs w:val="20"/>
          <w:lang w:eastAsia="zh-CN"/>
        </w:rPr>
        <w:t xml:space="preserve"> (2024)</w:t>
      </w:r>
      <w:r w:rsidRPr="00600CCD">
        <w:rPr>
          <w:rFonts w:ascii="Arial" w:hAnsi="Arial" w:cs="Arial"/>
          <w:bCs/>
          <w:sz w:val="20"/>
          <w:szCs w:val="20"/>
          <w:lang w:eastAsia="zh-CN"/>
        </w:rPr>
        <w:t>.</w:t>
      </w:r>
      <w:r w:rsidRPr="00600CCD">
        <w:rPr>
          <w:rFonts w:ascii="Arial" w:eastAsiaTheme="minorEastAsia" w:hAnsi="Arial" w:cs="Arial" w:hint="eastAsia"/>
          <w:bCs/>
          <w:sz w:val="20"/>
          <w:szCs w:val="20"/>
          <w:lang w:eastAsia="zh-CN"/>
        </w:rPr>
        <w:t xml:space="preserve"> </w:t>
      </w:r>
      <w:hyperlink r:id="rId13" w:history="1">
        <w:r w:rsidR="008F4704" w:rsidRPr="00600CCD">
          <w:rPr>
            <w:rStyle w:val="Hyperlink"/>
            <w:rFonts w:ascii="Arial" w:eastAsiaTheme="minorEastAsia" w:hAnsi="Arial" w:cs="Arial"/>
            <w:bCs/>
            <w:sz w:val="20"/>
            <w:szCs w:val="20"/>
            <w:lang w:eastAsia="zh-CN"/>
          </w:rPr>
          <w:t>https://doi.org/10.1038/s41929-024-01250-0</w:t>
        </w:r>
      </w:hyperlink>
      <w:r w:rsidRPr="00600CCD">
        <w:rPr>
          <w:rFonts w:ascii="Arial" w:eastAsiaTheme="minorEastAsia" w:hAnsi="Arial" w:cs="Arial" w:hint="eastAsia"/>
          <w:bCs/>
          <w:sz w:val="20"/>
          <w:szCs w:val="20"/>
          <w:lang w:eastAsia="zh-CN"/>
        </w:rPr>
        <w:t>.</w:t>
      </w:r>
      <w:r w:rsidR="008F4704" w:rsidRPr="00600CCD">
        <w:rPr>
          <w:rFonts w:ascii="Arial" w:eastAsiaTheme="minorEastAsia" w:hAnsi="Arial" w:cs="Arial"/>
          <w:bCs/>
          <w:sz w:val="20"/>
          <w:szCs w:val="20"/>
          <w:lang w:eastAsia="zh-CN"/>
        </w:rPr>
        <w:t xml:space="preserve"> </w:t>
      </w:r>
      <w:r w:rsidR="008F4704" w:rsidRPr="00600CCD">
        <w:rPr>
          <w:rFonts w:ascii="Arial" w:eastAsiaTheme="minorEastAsia" w:hAnsi="Arial" w:cs="Arial"/>
          <w:color w:val="2E74B5" w:themeColor="accent5" w:themeShade="BF"/>
          <w:sz w:val="20"/>
          <w:szCs w:val="20"/>
          <w:lang w:eastAsia="zh-CN"/>
        </w:rPr>
        <w:t>The new acetylene application</w:t>
      </w:r>
      <w:r w:rsidR="008F4704" w:rsidRPr="00600CCD">
        <w:rPr>
          <w:rFonts w:ascii="Arial" w:eastAsiaTheme="minorEastAsia" w:hAnsi="Arial" w:cs="Arial" w:hint="eastAsia"/>
          <w:color w:val="2E74B5" w:themeColor="accent5" w:themeShade="BF"/>
          <w:sz w:val="20"/>
          <w:szCs w:val="20"/>
          <w:lang w:eastAsia="zh-CN"/>
        </w:rPr>
        <w:t>.</w:t>
      </w:r>
    </w:p>
    <w:p w14:paraId="790FE5F9"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val="nb-NO" w:eastAsia="zh-CN"/>
        </w:rPr>
        <w:t>Zhao, B.H.</w:t>
      </w:r>
      <w:r w:rsidRPr="00197164">
        <w:rPr>
          <w:rFonts w:ascii="Arial" w:eastAsiaTheme="minorEastAsia" w:hAnsi="Arial" w:cs="Arial"/>
          <w:bCs/>
          <w:i/>
          <w:iCs/>
          <w:sz w:val="20"/>
          <w:szCs w:val="20"/>
          <w:lang w:val="nb-NO" w:eastAsia="zh-CN"/>
        </w:rPr>
        <w:t xml:space="preserve"> et al.</w:t>
      </w:r>
      <w:r w:rsidRPr="00197164">
        <w:rPr>
          <w:rFonts w:ascii="Arial" w:hAnsi="Arial" w:cs="Arial"/>
          <w:bCs/>
          <w:sz w:val="20"/>
          <w:szCs w:val="20"/>
          <w:lang w:val="nb-NO" w:eastAsia="zh-CN"/>
        </w:rPr>
        <w:t xml:space="preserve"> </w:t>
      </w:r>
      <w:r w:rsidRPr="00197164">
        <w:rPr>
          <w:rFonts w:ascii="Arial" w:hAnsi="Arial" w:cs="Arial"/>
          <w:bCs/>
          <w:sz w:val="20"/>
          <w:szCs w:val="20"/>
          <w:lang w:eastAsia="zh-CN"/>
        </w:rPr>
        <w:t>Economically viable electrocatalytic ethylene production with high yield and selectivity. </w:t>
      </w:r>
      <w:r w:rsidRPr="00197164">
        <w:rPr>
          <w:rFonts w:ascii="Arial" w:hAnsi="Arial" w:cs="Arial"/>
          <w:bCs/>
          <w:i/>
          <w:iCs/>
          <w:sz w:val="20"/>
          <w:szCs w:val="20"/>
          <w:lang w:eastAsia="zh-CN"/>
        </w:rPr>
        <w:t>Nat</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Sustain</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6</w:t>
      </w:r>
      <w:r w:rsidRPr="00197164">
        <w:rPr>
          <w:rFonts w:ascii="Arial" w:hAnsi="Arial" w:cs="Arial"/>
          <w:bCs/>
          <w:sz w:val="20"/>
          <w:szCs w:val="20"/>
          <w:lang w:eastAsia="zh-CN"/>
        </w:rPr>
        <w:t>(7), 827-837</w:t>
      </w:r>
      <w:r w:rsidRPr="00197164">
        <w:rPr>
          <w:rFonts w:ascii="Arial" w:eastAsiaTheme="minorEastAsia" w:hAnsi="Arial" w:cs="Arial" w:hint="eastAsia"/>
          <w:bCs/>
          <w:sz w:val="20"/>
          <w:szCs w:val="20"/>
          <w:lang w:eastAsia="zh-CN"/>
        </w:rPr>
        <w:t xml:space="preserve"> (2023)</w:t>
      </w:r>
      <w:r w:rsidRPr="00197164">
        <w:rPr>
          <w:rFonts w:ascii="Arial" w:hAnsi="Arial" w:cs="Arial"/>
          <w:bCs/>
          <w:sz w:val="20"/>
          <w:szCs w:val="20"/>
          <w:lang w:eastAsia="zh-CN"/>
        </w:rPr>
        <w:t>.</w:t>
      </w:r>
    </w:p>
    <w:p w14:paraId="71F66735"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Shi, R.</w:t>
      </w:r>
      <w:r w:rsidRPr="00197164">
        <w:rPr>
          <w:rFonts w:ascii="Arial" w:eastAsiaTheme="minorEastAsia" w:hAnsi="Arial" w:cs="Arial" w:hint="eastAsia"/>
          <w:bCs/>
          <w:sz w:val="20"/>
          <w:szCs w:val="20"/>
          <w:lang w:eastAsia="zh-CN"/>
        </w:rPr>
        <w:t xml:space="preserve"> </w:t>
      </w:r>
      <w:r w:rsidRPr="00197164">
        <w:rPr>
          <w:rFonts w:ascii="Arial" w:eastAsiaTheme="minorEastAsia" w:hAnsi="Arial" w:cs="Arial"/>
          <w:bCs/>
          <w:i/>
          <w:iCs/>
          <w:sz w:val="20"/>
          <w:szCs w:val="20"/>
          <w:lang w:eastAsia="zh-CN"/>
        </w:rPr>
        <w:t>et al.</w:t>
      </w:r>
      <w:r w:rsidRPr="00197164">
        <w:rPr>
          <w:rFonts w:ascii="Arial" w:hAnsi="Arial" w:cs="Arial"/>
          <w:bCs/>
          <w:sz w:val="20"/>
          <w:szCs w:val="20"/>
          <w:lang w:eastAsia="zh-CN"/>
        </w:rPr>
        <w:t xml:space="preserve"> Room-temperature electrochemical acetylene reduction to ethylene with high conversion and selectivity. </w:t>
      </w:r>
      <w:r w:rsidRPr="00197164">
        <w:rPr>
          <w:rFonts w:ascii="Arial" w:hAnsi="Arial" w:cs="Arial"/>
          <w:bCs/>
          <w:i/>
          <w:iCs/>
          <w:sz w:val="20"/>
          <w:szCs w:val="20"/>
          <w:lang w:eastAsia="zh-CN"/>
        </w:rPr>
        <w:t>Nat</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Catal</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4</w:t>
      </w:r>
      <w:r w:rsidRPr="00197164">
        <w:rPr>
          <w:rFonts w:ascii="Arial" w:hAnsi="Arial" w:cs="Arial"/>
          <w:bCs/>
          <w:sz w:val="20"/>
          <w:szCs w:val="20"/>
          <w:lang w:eastAsia="zh-CN"/>
        </w:rPr>
        <w:t>(7),</w:t>
      </w:r>
      <w:r w:rsidRPr="00197164">
        <w:rPr>
          <w:rFonts w:ascii="Arial" w:eastAsiaTheme="minorEastAsia" w:hAnsi="Arial" w:cs="Arial" w:hint="eastAsia"/>
          <w:bCs/>
          <w:sz w:val="20"/>
          <w:szCs w:val="20"/>
          <w:lang w:eastAsia="zh-CN"/>
        </w:rPr>
        <w:t xml:space="preserve"> </w:t>
      </w:r>
      <w:r w:rsidRPr="00197164">
        <w:rPr>
          <w:rFonts w:ascii="Arial" w:hAnsi="Arial" w:cs="Arial"/>
          <w:bCs/>
          <w:sz w:val="20"/>
          <w:szCs w:val="20"/>
          <w:lang w:eastAsia="zh-CN"/>
        </w:rPr>
        <w:t>565-574</w:t>
      </w:r>
      <w:r w:rsidRPr="00197164">
        <w:rPr>
          <w:rFonts w:ascii="Arial" w:eastAsiaTheme="minorEastAsia" w:hAnsi="Arial" w:cs="Arial" w:hint="eastAsia"/>
          <w:bCs/>
          <w:sz w:val="20"/>
          <w:szCs w:val="20"/>
          <w:lang w:eastAsia="zh-CN"/>
        </w:rPr>
        <w:t xml:space="preserve"> (2021)</w:t>
      </w:r>
      <w:r w:rsidRPr="00197164">
        <w:rPr>
          <w:rFonts w:ascii="Arial" w:hAnsi="Arial" w:cs="Arial"/>
          <w:bCs/>
          <w:sz w:val="20"/>
          <w:szCs w:val="20"/>
          <w:lang w:eastAsia="zh-CN"/>
        </w:rPr>
        <w:t>.</w:t>
      </w:r>
    </w:p>
    <w:p w14:paraId="14E24FDF"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val="nb-NO" w:eastAsia="zh-CN"/>
        </w:rPr>
        <w:t>Zhao, Z.H.</w:t>
      </w:r>
      <w:r w:rsidRPr="00197164">
        <w:rPr>
          <w:rFonts w:ascii="Arial" w:eastAsiaTheme="minorEastAsia" w:hAnsi="Arial" w:cs="Arial"/>
          <w:bCs/>
          <w:i/>
          <w:iCs/>
          <w:sz w:val="20"/>
          <w:szCs w:val="20"/>
          <w:lang w:val="nb-NO" w:eastAsia="zh-CN"/>
        </w:rPr>
        <w:t xml:space="preserve"> et al.</w:t>
      </w:r>
      <w:r w:rsidRPr="00197164">
        <w:rPr>
          <w:rFonts w:ascii="Arial" w:hAnsi="Arial" w:cs="Arial"/>
          <w:bCs/>
          <w:sz w:val="20"/>
          <w:szCs w:val="20"/>
          <w:lang w:val="nb-NO" w:eastAsia="zh-CN"/>
        </w:rPr>
        <w:t xml:space="preserve"> </w:t>
      </w:r>
      <w:r w:rsidRPr="00197164">
        <w:rPr>
          <w:rFonts w:ascii="Arial" w:hAnsi="Arial" w:cs="Arial"/>
          <w:bCs/>
          <w:sz w:val="20"/>
          <w:szCs w:val="20"/>
          <w:lang w:eastAsia="zh-CN"/>
        </w:rPr>
        <w:t>Photocatalytic acetylene hydrochlorination by pairing proton reduction and chlorine oxidation over g-C</w:t>
      </w:r>
      <w:r w:rsidRPr="00197164">
        <w:rPr>
          <w:rFonts w:ascii="Arial" w:hAnsi="Arial" w:cs="Arial"/>
          <w:bCs/>
          <w:sz w:val="20"/>
          <w:szCs w:val="20"/>
          <w:vertAlign w:val="subscript"/>
          <w:lang w:eastAsia="zh-CN"/>
        </w:rPr>
        <w:t>3</w:t>
      </w:r>
      <w:r w:rsidRPr="00197164">
        <w:rPr>
          <w:rFonts w:ascii="Arial" w:hAnsi="Arial" w:cs="Arial"/>
          <w:bCs/>
          <w:sz w:val="20"/>
          <w:szCs w:val="20"/>
          <w:lang w:eastAsia="zh-CN"/>
        </w:rPr>
        <w:t>N</w:t>
      </w:r>
      <w:r w:rsidRPr="00197164">
        <w:rPr>
          <w:rFonts w:ascii="Arial" w:hAnsi="Arial" w:cs="Arial"/>
          <w:bCs/>
          <w:sz w:val="20"/>
          <w:szCs w:val="20"/>
          <w:vertAlign w:val="subscript"/>
          <w:lang w:eastAsia="zh-CN"/>
        </w:rPr>
        <w:t>4</w:t>
      </w:r>
      <w:r w:rsidRPr="00197164">
        <w:rPr>
          <w:rFonts w:ascii="Arial" w:hAnsi="Arial" w:cs="Arial"/>
          <w:bCs/>
          <w:sz w:val="20"/>
          <w:szCs w:val="20"/>
          <w:lang w:eastAsia="zh-CN"/>
        </w:rPr>
        <w:t>/BiOCl catalysts. </w:t>
      </w:r>
      <w:r w:rsidRPr="00197164">
        <w:rPr>
          <w:rFonts w:ascii="Arial" w:hAnsi="Arial" w:cs="Arial"/>
          <w:bCs/>
          <w:i/>
          <w:iCs/>
          <w:sz w:val="20"/>
          <w:szCs w:val="20"/>
          <w:lang w:eastAsia="zh-CN"/>
        </w:rPr>
        <w:t>J</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Am</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Chem</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Soc</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146</w:t>
      </w:r>
      <w:r w:rsidRPr="00197164">
        <w:rPr>
          <w:rFonts w:ascii="Arial" w:hAnsi="Arial" w:cs="Arial"/>
          <w:bCs/>
          <w:sz w:val="20"/>
          <w:szCs w:val="20"/>
          <w:lang w:eastAsia="zh-CN"/>
        </w:rPr>
        <w:t>(43), 29441-29449</w:t>
      </w:r>
      <w:r w:rsidRPr="00197164">
        <w:rPr>
          <w:rFonts w:ascii="Arial" w:eastAsiaTheme="minorEastAsia" w:hAnsi="Arial" w:cs="Arial" w:hint="eastAsia"/>
          <w:bCs/>
          <w:sz w:val="20"/>
          <w:szCs w:val="20"/>
          <w:lang w:eastAsia="zh-CN"/>
        </w:rPr>
        <w:t xml:space="preserve"> (2024).</w:t>
      </w:r>
    </w:p>
    <w:p w14:paraId="491EDBFA"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 xml:space="preserve">Wang, A., Cao, H., Zhang, L. </w:t>
      </w:r>
      <w:r w:rsidRPr="00197164">
        <w:rPr>
          <w:rFonts w:ascii="Arial" w:eastAsiaTheme="minorEastAsia" w:hAnsi="Arial" w:cs="Arial" w:hint="eastAsia"/>
          <w:bCs/>
          <w:sz w:val="20"/>
          <w:szCs w:val="20"/>
          <w:lang w:eastAsia="zh-CN"/>
        </w:rPr>
        <w:t>&amp;</w:t>
      </w:r>
      <w:r w:rsidRPr="00197164">
        <w:rPr>
          <w:rFonts w:ascii="Arial" w:hAnsi="Arial" w:cs="Arial"/>
          <w:bCs/>
          <w:sz w:val="20"/>
          <w:szCs w:val="20"/>
          <w:lang w:eastAsia="zh-CN"/>
        </w:rPr>
        <w:t xml:space="preserve"> Wang, A. Co/SiO</w:t>
      </w:r>
      <w:r w:rsidRPr="00197164">
        <w:rPr>
          <w:rFonts w:ascii="Arial" w:hAnsi="Arial" w:cs="Arial"/>
          <w:bCs/>
          <w:sz w:val="20"/>
          <w:szCs w:val="20"/>
          <w:vertAlign w:val="subscript"/>
          <w:lang w:eastAsia="zh-CN"/>
        </w:rPr>
        <w:t>2</w:t>
      </w:r>
      <w:r w:rsidRPr="00197164">
        <w:rPr>
          <w:rFonts w:ascii="Arial" w:hAnsi="Arial" w:cs="Arial"/>
          <w:bCs/>
          <w:sz w:val="20"/>
          <w:szCs w:val="20"/>
          <w:lang w:eastAsia="zh-CN"/>
        </w:rPr>
        <w:t xml:space="preserve"> </w:t>
      </w:r>
      <w:r w:rsidRPr="00197164">
        <w:rPr>
          <w:rFonts w:ascii="Arial" w:eastAsiaTheme="minorEastAsia" w:hAnsi="Arial" w:cs="Arial" w:hint="eastAsia"/>
          <w:bCs/>
          <w:sz w:val="20"/>
          <w:szCs w:val="20"/>
          <w:lang w:eastAsia="zh-CN"/>
        </w:rPr>
        <w:t>c</w:t>
      </w:r>
      <w:r w:rsidRPr="00197164">
        <w:rPr>
          <w:rFonts w:ascii="Arial" w:hAnsi="Arial" w:cs="Arial"/>
          <w:bCs/>
          <w:sz w:val="20"/>
          <w:szCs w:val="20"/>
          <w:lang w:eastAsia="zh-CN"/>
        </w:rPr>
        <w:t xml:space="preserve">atalyst for </w:t>
      </w:r>
      <w:r w:rsidRPr="00197164">
        <w:rPr>
          <w:rFonts w:ascii="Arial" w:eastAsiaTheme="minorEastAsia" w:hAnsi="Arial" w:cs="Arial" w:hint="eastAsia"/>
          <w:bCs/>
          <w:sz w:val="20"/>
          <w:szCs w:val="20"/>
          <w:lang w:eastAsia="zh-CN"/>
        </w:rPr>
        <w:t>m</w:t>
      </w:r>
      <w:r w:rsidRPr="00197164">
        <w:rPr>
          <w:rFonts w:ascii="Arial" w:hAnsi="Arial" w:cs="Arial"/>
          <w:bCs/>
          <w:sz w:val="20"/>
          <w:szCs w:val="20"/>
          <w:lang w:eastAsia="zh-CN"/>
        </w:rPr>
        <w:t xml:space="preserve">ethoxycarbonylation of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cetylene: </w:t>
      </w:r>
      <w:r w:rsidRPr="00197164">
        <w:rPr>
          <w:rFonts w:ascii="Arial" w:eastAsiaTheme="minorEastAsia" w:hAnsi="Arial" w:cs="Arial" w:hint="eastAsia"/>
          <w:bCs/>
          <w:sz w:val="20"/>
          <w:szCs w:val="20"/>
          <w:lang w:eastAsia="zh-CN"/>
        </w:rPr>
        <w:t>o</w:t>
      </w:r>
      <w:r w:rsidRPr="00197164">
        <w:rPr>
          <w:rFonts w:ascii="Arial" w:hAnsi="Arial" w:cs="Arial"/>
          <w:bCs/>
          <w:sz w:val="20"/>
          <w:szCs w:val="20"/>
          <w:lang w:eastAsia="zh-CN"/>
        </w:rPr>
        <w:t xml:space="preserve">n </w:t>
      </w:r>
      <w:r w:rsidRPr="00197164">
        <w:rPr>
          <w:rFonts w:ascii="Arial" w:eastAsiaTheme="minorEastAsia" w:hAnsi="Arial" w:cs="Arial" w:hint="eastAsia"/>
          <w:bCs/>
          <w:sz w:val="20"/>
          <w:szCs w:val="20"/>
          <w:lang w:eastAsia="zh-CN"/>
        </w:rPr>
        <w:t>c</w:t>
      </w:r>
      <w:r w:rsidRPr="00197164">
        <w:rPr>
          <w:rFonts w:ascii="Arial" w:hAnsi="Arial" w:cs="Arial"/>
          <w:bCs/>
          <w:sz w:val="20"/>
          <w:szCs w:val="20"/>
          <w:lang w:eastAsia="zh-CN"/>
        </w:rPr>
        <w:t xml:space="preserve">atalytic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erformance and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ctive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pecies. </w:t>
      </w:r>
      <w:r w:rsidRPr="00197164">
        <w:rPr>
          <w:rFonts w:ascii="Arial" w:hAnsi="Arial" w:cs="Arial"/>
          <w:bCs/>
          <w:i/>
          <w:iCs/>
          <w:sz w:val="20"/>
          <w:szCs w:val="20"/>
          <w:lang w:eastAsia="zh-CN"/>
        </w:rPr>
        <w:t>Molecules</w:t>
      </w:r>
      <w:r w:rsidRPr="00197164">
        <w:rPr>
          <w:rFonts w:ascii="Arial" w:hAnsi="Arial" w:cs="Arial"/>
          <w:bCs/>
          <w:sz w:val="20"/>
          <w:szCs w:val="20"/>
          <w:lang w:eastAsia="zh-CN"/>
        </w:rPr>
        <w:t> </w:t>
      </w:r>
      <w:r w:rsidRPr="00197164">
        <w:rPr>
          <w:rFonts w:ascii="Arial" w:hAnsi="Arial" w:cs="Arial"/>
          <w:b/>
          <w:sz w:val="20"/>
          <w:szCs w:val="20"/>
          <w:lang w:eastAsia="zh-CN"/>
        </w:rPr>
        <w:t>29</w:t>
      </w:r>
      <w:r w:rsidRPr="00197164">
        <w:rPr>
          <w:rFonts w:ascii="Arial" w:hAnsi="Arial" w:cs="Arial"/>
          <w:bCs/>
          <w:sz w:val="20"/>
          <w:szCs w:val="20"/>
          <w:lang w:eastAsia="zh-CN"/>
        </w:rPr>
        <w:t>(9), 1987</w:t>
      </w:r>
      <w:r w:rsidRPr="00197164">
        <w:rPr>
          <w:rFonts w:ascii="Arial" w:eastAsiaTheme="minorEastAsia" w:hAnsi="Arial" w:cs="Arial" w:hint="eastAsia"/>
          <w:bCs/>
          <w:sz w:val="20"/>
          <w:szCs w:val="20"/>
          <w:lang w:eastAsia="zh-CN"/>
        </w:rPr>
        <w:t xml:space="preserve"> (2024)</w:t>
      </w:r>
      <w:r w:rsidRPr="00197164">
        <w:rPr>
          <w:rFonts w:ascii="Arial" w:hAnsi="Arial" w:cs="Arial"/>
          <w:bCs/>
          <w:sz w:val="20"/>
          <w:szCs w:val="20"/>
          <w:lang w:eastAsia="zh-CN"/>
        </w:rPr>
        <w:t>.</w:t>
      </w:r>
    </w:p>
    <w:p w14:paraId="3FE9E7FA"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Li, X.</w:t>
      </w:r>
      <w:r w:rsidRPr="00197164">
        <w:rPr>
          <w:rFonts w:ascii="Arial" w:eastAsiaTheme="minorEastAsia" w:hAnsi="Arial" w:cs="Arial" w:hint="eastAsia"/>
          <w:bCs/>
          <w:sz w:val="20"/>
          <w:szCs w:val="20"/>
          <w:lang w:eastAsia="zh-CN"/>
        </w:rPr>
        <w:t xml:space="preserve"> </w:t>
      </w:r>
      <w:r w:rsidRPr="00197164">
        <w:rPr>
          <w:rFonts w:ascii="Arial" w:eastAsiaTheme="minorEastAsia" w:hAnsi="Arial" w:cs="Arial"/>
          <w:bCs/>
          <w:i/>
          <w:iCs/>
          <w:sz w:val="20"/>
          <w:szCs w:val="20"/>
          <w:lang w:eastAsia="zh-CN"/>
        </w:rPr>
        <w:t>et al</w:t>
      </w:r>
      <w:r w:rsidRPr="00197164">
        <w:rPr>
          <w:rFonts w:ascii="Arial" w:hAnsi="Arial" w:cs="Arial"/>
          <w:bCs/>
          <w:sz w:val="20"/>
          <w:szCs w:val="20"/>
          <w:lang w:eastAsia="zh-CN"/>
        </w:rPr>
        <w:t xml:space="preserve">. Palladium and </w:t>
      </w:r>
      <w:r w:rsidRPr="00197164">
        <w:rPr>
          <w:rFonts w:ascii="Arial" w:eastAsiaTheme="minorEastAsia" w:hAnsi="Arial" w:cs="Arial" w:hint="eastAsia"/>
          <w:bCs/>
          <w:sz w:val="20"/>
          <w:szCs w:val="20"/>
          <w:lang w:eastAsia="zh-CN"/>
        </w:rPr>
        <w:t>r</w:t>
      </w:r>
      <w:r w:rsidRPr="00197164">
        <w:rPr>
          <w:rFonts w:ascii="Arial" w:hAnsi="Arial" w:cs="Arial"/>
          <w:bCs/>
          <w:sz w:val="20"/>
          <w:szCs w:val="20"/>
          <w:lang w:eastAsia="zh-CN"/>
        </w:rPr>
        <w:t xml:space="preserve">uthenium </w:t>
      </w:r>
      <w:r w:rsidRPr="00197164">
        <w:rPr>
          <w:rFonts w:ascii="Arial" w:eastAsiaTheme="minorEastAsia" w:hAnsi="Arial" w:cs="Arial" w:hint="eastAsia"/>
          <w:bCs/>
          <w:sz w:val="20"/>
          <w:szCs w:val="20"/>
          <w:lang w:eastAsia="zh-CN"/>
        </w:rPr>
        <w:t>d</w:t>
      </w:r>
      <w:r w:rsidRPr="00197164">
        <w:rPr>
          <w:rFonts w:ascii="Arial" w:hAnsi="Arial" w:cs="Arial"/>
          <w:bCs/>
          <w:sz w:val="20"/>
          <w:szCs w:val="20"/>
          <w:lang w:eastAsia="zh-CN"/>
        </w:rPr>
        <w:t>ual</w:t>
      </w:r>
      <w:r w:rsidRPr="00197164">
        <w:rPr>
          <w:rFonts w:ascii="Times New Roman" w:hAnsi="Times New Roman" w:cs="Times New Roman"/>
          <w:bCs/>
          <w:sz w:val="20"/>
          <w:szCs w:val="20"/>
          <w:lang w:eastAsia="zh-CN"/>
        </w:rPr>
        <w:t>‐</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ingle</w:t>
      </w:r>
      <w:r w:rsidRPr="00197164">
        <w:rPr>
          <w:rFonts w:ascii="Times New Roman" w:hAnsi="Times New Roman" w:cs="Times New Roman"/>
          <w:bCs/>
          <w:sz w:val="20"/>
          <w:szCs w:val="20"/>
          <w:lang w:eastAsia="zh-CN"/>
        </w:rPr>
        <w:t>‐</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tom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ites on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orous </w:t>
      </w:r>
      <w:r w:rsidRPr="00197164">
        <w:rPr>
          <w:rFonts w:ascii="Arial" w:eastAsiaTheme="minorEastAsia" w:hAnsi="Arial" w:cs="Arial" w:hint="eastAsia"/>
          <w:bCs/>
          <w:sz w:val="20"/>
          <w:szCs w:val="20"/>
          <w:lang w:eastAsia="zh-CN"/>
        </w:rPr>
        <w:t>i</w:t>
      </w:r>
      <w:r w:rsidRPr="00197164">
        <w:rPr>
          <w:rFonts w:ascii="Arial" w:hAnsi="Arial" w:cs="Arial"/>
          <w:bCs/>
          <w:sz w:val="20"/>
          <w:szCs w:val="20"/>
          <w:lang w:eastAsia="zh-CN"/>
        </w:rPr>
        <w:t xml:space="preserve">onic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olymers for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cetylene </w:t>
      </w:r>
      <w:r w:rsidRPr="00197164">
        <w:rPr>
          <w:rFonts w:ascii="Arial" w:eastAsiaTheme="minorEastAsia" w:hAnsi="Arial" w:cs="Arial" w:hint="eastAsia"/>
          <w:bCs/>
          <w:sz w:val="20"/>
          <w:szCs w:val="20"/>
          <w:lang w:eastAsia="zh-CN"/>
        </w:rPr>
        <w:t>d</w:t>
      </w:r>
      <w:r w:rsidRPr="00197164">
        <w:rPr>
          <w:rFonts w:ascii="Arial" w:hAnsi="Arial" w:cs="Arial"/>
          <w:bCs/>
          <w:sz w:val="20"/>
          <w:szCs w:val="20"/>
          <w:lang w:eastAsia="zh-CN"/>
        </w:rPr>
        <w:t xml:space="preserve">ialkoxycarbonylation: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ynergetic </w:t>
      </w:r>
      <w:r w:rsidRPr="00197164">
        <w:rPr>
          <w:rFonts w:ascii="Arial" w:eastAsiaTheme="minorEastAsia" w:hAnsi="Arial" w:cs="Arial" w:hint="eastAsia"/>
          <w:bCs/>
          <w:sz w:val="20"/>
          <w:szCs w:val="20"/>
          <w:lang w:eastAsia="zh-CN"/>
        </w:rPr>
        <w:t>e</w:t>
      </w:r>
      <w:r w:rsidRPr="00197164">
        <w:rPr>
          <w:rFonts w:ascii="Arial" w:hAnsi="Arial" w:cs="Arial"/>
          <w:bCs/>
          <w:sz w:val="20"/>
          <w:szCs w:val="20"/>
          <w:lang w:eastAsia="zh-CN"/>
        </w:rPr>
        <w:t xml:space="preserve">ffects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tabilize the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ctive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ite and </w:t>
      </w:r>
      <w:r w:rsidRPr="00197164">
        <w:rPr>
          <w:rFonts w:ascii="Arial" w:eastAsiaTheme="minorEastAsia" w:hAnsi="Arial" w:cs="Arial" w:hint="eastAsia"/>
          <w:bCs/>
          <w:sz w:val="20"/>
          <w:szCs w:val="20"/>
          <w:lang w:eastAsia="zh-CN"/>
        </w:rPr>
        <w:t>i</w:t>
      </w:r>
      <w:r w:rsidRPr="00197164">
        <w:rPr>
          <w:rFonts w:ascii="Arial" w:hAnsi="Arial" w:cs="Arial"/>
          <w:bCs/>
          <w:sz w:val="20"/>
          <w:szCs w:val="20"/>
          <w:lang w:eastAsia="zh-CN"/>
        </w:rPr>
        <w:t xml:space="preserve">ncrease CO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dsorption. </w:t>
      </w:r>
      <w:r w:rsidRPr="00197164">
        <w:rPr>
          <w:rFonts w:ascii="Arial" w:hAnsi="Arial" w:cs="Arial"/>
          <w:bCs/>
          <w:i/>
          <w:iCs/>
          <w:sz w:val="20"/>
          <w:szCs w:val="20"/>
          <w:lang w:eastAsia="zh-CN"/>
        </w:rPr>
        <w:t>Angew. Chem. Int. Ed.</w:t>
      </w:r>
      <w:r w:rsidRPr="00197164">
        <w:rPr>
          <w:rFonts w:ascii="Arial" w:hAnsi="Arial" w:cs="Arial"/>
          <w:bCs/>
          <w:sz w:val="20"/>
          <w:szCs w:val="20"/>
          <w:lang w:eastAsia="zh-CN"/>
        </w:rPr>
        <w:t> </w:t>
      </w:r>
      <w:r w:rsidRPr="00197164">
        <w:rPr>
          <w:rFonts w:ascii="Arial" w:hAnsi="Arial" w:cs="Arial"/>
          <w:b/>
          <w:sz w:val="20"/>
          <w:szCs w:val="20"/>
          <w:lang w:eastAsia="zh-CN"/>
        </w:rPr>
        <w:t>62</w:t>
      </w:r>
      <w:r w:rsidRPr="00197164">
        <w:rPr>
          <w:rFonts w:ascii="Arial" w:hAnsi="Arial" w:cs="Arial"/>
          <w:bCs/>
          <w:sz w:val="20"/>
          <w:szCs w:val="20"/>
          <w:lang w:eastAsia="zh-CN"/>
        </w:rPr>
        <w:t>(33), e202307570</w:t>
      </w:r>
      <w:r w:rsidRPr="00197164">
        <w:rPr>
          <w:rFonts w:ascii="Arial" w:eastAsiaTheme="minorEastAsia" w:hAnsi="Arial" w:cs="Arial" w:hint="eastAsia"/>
          <w:bCs/>
          <w:sz w:val="20"/>
          <w:szCs w:val="20"/>
          <w:lang w:eastAsia="zh-CN"/>
        </w:rPr>
        <w:t xml:space="preserve"> (2023)</w:t>
      </w:r>
      <w:r w:rsidRPr="00197164">
        <w:rPr>
          <w:rFonts w:ascii="Arial" w:hAnsi="Arial" w:cs="Arial"/>
          <w:bCs/>
          <w:sz w:val="20"/>
          <w:szCs w:val="20"/>
          <w:lang w:eastAsia="zh-CN"/>
        </w:rPr>
        <w:t>.</w:t>
      </w:r>
    </w:p>
    <w:p w14:paraId="0B7539B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Li, G. </w:t>
      </w:r>
      <w:r w:rsidRPr="00197164">
        <w:rPr>
          <w:rFonts w:ascii="Arial" w:hAnsi="Arial" w:cs="Arial"/>
          <w:i/>
          <w:iCs/>
          <w:sz w:val="20"/>
          <w:szCs w:val="20"/>
        </w:rPr>
        <w:t>et al.</w:t>
      </w:r>
      <w:r w:rsidRPr="00197164">
        <w:rPr>
          <w:rFonts w:ascii="Arial" w:hAnsi="Arial" w:cs="Arial"/>
          <w:sz w:val="20"/>
          <w:szCs w:val="20"/>
        </w:rPr>
        <w:t xml:space="preserve"> Production of calcium carbide from fine biochars. </w:t>
      </w:r>
      <w:r w:rsidRPr="00197164">
        <w:rPr>
          <w:rFonts w:ascii="Arial" w:hAnsi="Arial" w:cs="Arial"/>
          <w:i/>
          <w:iCs/>
          <w:sz w:val="20"/>
          <w:szCs w:val="20"/>
        </w:rPr>
        <w:t>Angew. Chem. Int. Ed.</w:t>
      </w:r>
      <w:r w:rsidRPr="00197164">
        <w:rPr>
          <w:rFonts w:ascii="Arial" w:hAnsi="Arial" w:cs="Arial"/>
          <w:sz w:val="20"/>
          <w:szCs w:val="20"/>
        </w:rPr>
        <w:t xml:space="preserve"> </w:t>
      </w:r>
      <w:r w:rsidRPr="00197164">
        <w:rPr>
          <w:rFonts w:ascii="Arial" w:hAnsi="Arial" w:cs="Arial"/>
          <w:b/>
          <w:bCs/>
          <w:sz w:val="20"/>
          <w:szCs w:val="20"/>
        </w:rPr>
        <w:t>49</w:t>
      </w:r>
      <w:r w:rsidRPr="00197164">
        <w:rPr>
          <w:rFonts w:ascii="Arial" w:hAnsi="Arial" w:cs="Arial"/>
          <w:sz w:val="20"/>
          <w:szCs w:val="20"/>
        </w:rPr>
        <w:t>, 8480–8483 (2010).</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study of the biochar to CaC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proces</w:t>
      </w:r>
      <w:r w:rsidRPr="00197164">
        <w:rPr>
          <w:rFonts w:ascii="Arial" w:eastAsiaTheme="minorEastAsia" w:hAnsi="Arial" w:cs="Arial" w:hint="eastAsia"/>
          <w:color w:val="2E74B5" w:themeColor="accent5" w:themeShade="BF"/>
          <w:sz w:val="20"/>
          <w:szCs w:val="20"/>
          <w:lang w:eastAsia="zh-CN"/>
        </w:rPr>
        <w:t>s.</w:t>
      </w:r>
    </w:p>
    <w:p w14:paraId="2B33D76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Dimitrakellis, P., Delikonstantis, E., Stefanidis, G. D. &amp; Vlachos, D. G. Plasma technology for lignocellulosic biomass conversion toward an electrified biorefinery.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24</w:t>
      </w:r>
      <w:r w:rsidRPr="00197164">
        <w:rPr>
          <w:rFonts w:ascii="Arial" w:hAnsi="Arial" w:cs="Arial"/>
          <w:sz w:val="20"/>
          <w:szCs w:val="20"/>
          <w:lang w:eastAsia="zh-CN"/>
        </w:rPr>
        <w:t>, 2680–2721 (2022).</w:t>
      </w:r>
    </w:p>
    <w:p w14:paraId="7EDC686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Pyrolysis of polyolefins using rotating arc plasma technology for production of acetylene. </w:t>
      </w:r>
      <w:r w:rsidRPr="00197164">
        <w:rPr>
          <w:rFonts w:ascii="Arial" w:hAnsi="Arial" w:cs="Arial"/>
          <w:i/>
          <w:iCs/>
          <w:sz w:val="20"/>
          <w:szCs w:val="20"/>
          <w:lang w:eastAsia="zh-CN"/>
        </w:rPr>
        <w:t>Energies</w:t>
      </w:r>
      <w:r w:rsidRPr="00197164">
        <w:rPr>
          <w:rFonts w:ascii="Arial" w:hAnsi="Arial" w:cs="Arial"/>
          <w:sz w:val="20"/>
          <w:szCs w:val="20"/>
          <w:lang w:eastAsia="zh-CN"/>
        </w:rPr>
        <w:t xml:space="preserve"> </w:t>
      </w:r>
      <w:r w:rsidRPr="00197164">
        <w:rPr>
          <w:rFonts w:ascii="Arial" w:hAnsi="Arial" w:cs="Arial"/>
          <w:b/>
          <w:bCs/>
          <w:sz w:val="20"/>
          <w:szCs w:val="20"/>
          <w:lang w:eastAsia="zh-CN"/>
        </w:rPr>
        <w:t>10</w:t>
      </w:r>
      <w:r w:rsidRPr="00197164">
        <w:rPr>
          <w:rFonts w:ascii="Arial" w:hAnsi="Arial" w:cs="Arial"/>
          <w:sz w:val="20"/>
          <w:szCs w:val="20"/>
          <w:lang w:eastAsia="zh-CN"/>
        </w:rPr>
        <w:t>, 513 (2017).</w:t>
      </w:r>
    </w:p>
    <w:p w14:paraId="689E48A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M. </w:t>
      </w:r>
      <w:r w:rsidRPr="00197164">
        <w:rPr>
          <w:rFonts w:ascii="Arial" w:hAnsi="Arial" w:cs="Arial"/>
          <w:i/>
          <w:iCs/>
          <w:sz w:val="20"/>
          <w:szCs w:val="20"/>
        </w:rPr>
        <w:t>et al.</w:t>
      </w:r>
      <w:r w:rsidRPr="00197164">
        <w:rPr>
          <w:rFonts w:ascii="Arial" w:hAnsi="Arial" w:cs="Arial"/>
          <w:sz w:val="20"/>
          <w:szCs w:val="20"/>
        </w:rPr>
        <w:t xml:space="preserve"> Gas production from polyethylene terephthalate using rotating arc plasma. </w:t>
      </w:r>
      <w:r w:rsidRPr="00197164">
        <w:rPr>
          <w:rFonts w:ascii="Arial" w:hAnsi="Arial" w:cs="Arial"/>
          <w:i/>
          <w:iCs/>
          <w:sz w:val="20"/>
          <w:szCs w:val="20"/>
        </w:rPr>
        <w:t xml:space="preserve">Chem. Eng. Process. Process Intensif. </w:t>
      </w:r>
      <w:r w:rsidRPr="00197164">
        <w:rPr>
          <w:rFonts w:ascii="Arial" w:hAnsi="Arial" w:cs="Arial"/>
          <w:b/>
          <w:bCs/>
          <w:sz w:val="20"/>
          <w:szCs w:val="20"/>
        </w:rPr>
        <w:t>128</w:t>
      </w:r>
      <w:r w:rsidRPr="00197164">
        <w:rPr>
          <w:rFonts w:ascii="Arial" w:hAnsi="Arial" w:cs="Arial"/>
          <w:sz w:val="20"/>
          <w:szCs w:val="20"/>
        </w:rPr>
        <w:t>, 257–262 (2018).</w:t>
      </w:r>
    </w:p>
    <w:p w14:paraId="1B55233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Kolb, T., Kroker, T. &amp; Gericke, K.-H. Conversion of biogas like mixtures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hydrocarbon in a plug flow reactor supported by a DBD at atmospheric pressure. </w:t>
      </w:r>
      <w:r w:rsidRPr="00197164">
        <w:rPr>
          <w:rFonts w:ascii="Arial" w:hAnsi="Arial" w:cs="Arial"/>
          <w:i/>
          <w:iCs/>
          <w:sz w:val="20"/>
          <w:szCs w:val="20"/>
          <w:lang w:eastAsia="zh-CN"/>
        </w:rPr>
        <w:t>Vacuum</w:t>
      </w:r>
      <w:r w:rsidRPr="00197164">
        <w:rPr>
          <w:rFonts w:ascii="Arial" w:hAnsi="Arial" w:cs="Arial"/>
          <w:sz w:val="20"/>
          <w:szCs w:val="20"/>
          <w:lang w:eastAsia="zh-CN"/>
        </w:rPr>
        <w:t xml:space="preserve"> </w:t>
      </w:r>
      <w:r w:rsidRPr="00197164">
        <w:rPr>
          <w:rFonts w:ascii="Arial" w:hAnsi="Arial" w:cs="Arial"/>
          <w:b/>
          <w:bCs/>
          <w:sz w:val="20"/>
          <w:szCs w:val="20"/>
          <w:lang w:eastAsia="zh-CN"/>
        </w:rPr>
        <w:t>88</w:t>
      </w:r>
      <w:r w:rsidRPr="00197164">
        <w:rPr>
          <w:rFonts w:ascii="Arial" w:hAnsi="Arial" w:cs="Arial"/>
          <w:sz w:val="20"/>
          <w:szCs w:val="20"/>
          <w:lang w:eastAsia="zh-CN"/>
        </w:rPr>
        <w:t>, 144–148 (2013).</w:t>
      </w:r>
    </w:p>
    <w:p w14:paraId="2C3540A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Zeng, Y. </w:t>
      </w:r>
      <w:r w:rsidRPr="00197164">
        <w:rPr>
          <w:rFonts w:ascii="Arial" w:hAnsi="Arial" w:cs="Arial"/>
          <w:i/>
          <w:iCs/>
          <w:sz w:val="20"/>
          <w:szCs w:val="20"/>
          <w:lang w:eastAsia="zh-CN"/>
        </w:rPr>
        <w:t>et al.</w:t>
      </w:r>
      <w:r w:rsidRPr="00197164">
        <w:rPr>
          <w:rFonts w:ascii="Arial" w:hAnsi="Arial" w:cs="Arial"/>
          <w:sz w:val="20"/>
          <w:szCs w:val="20"/>
          <w:lang w:eastAsia="zh-CN"/>
        </w:rPr>
        <w:t xml:space="preserve"> Biogas reforming for hydrogen-rich syngas production over a Ni–K/Al</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catalyst using a temperature-controlled plasma reactor. </w:t>
      </w:r>
      <w:r w:rsidRPr="00197164">
        <w:rPr>
          <w:rFonts w:ascii="Arial" w:hAnsi="Arial" w:cs="Arial"/>
          <w:i/>
          <w:iCs/>
          <w:sz w:val="20"/>
          <w:szCs w:val="20"/>
          <w:lang w:eastAsia="zh-CN"/>
        </w:rPr>
        <w:t>Int. J. Hydrog. Energy</w:t>
      </w:r>
      <w:r w:rsidRPr="00197164">
        <w:rPr>
          <w:rFonts w:ascii="Arial" w:hAnsi="Arial" w:cs="Arial"/>
          <w:sz w:val="20"/>
          <w:szCs w:val="20"/>
          <w:lang w:eastAsia="zh-CN"/>
        </w:rPr>
        <w:t xml:space="preserve"> </w:t>
      </w:r>
      <w:r w:rsidRPr="00197164">
        <w:rPr>
          <w:rFonts w:ascii="Arial" w:hAnsi="Arial" w:cs="Arial"/>
          <w:b/>
          <w:bCs/>
          <w:sz w:val="20"/>
          <w:szCs w:val="20"/>
          <w:lang w:eastAsia="zh-CN"/>
        </w:rPr>
        <w:t>48</w:t>
      </w:r>
      <w:r w:rsidRPr="00197164">
        <w:rPr>
          <w:rFonts w:ascii="Arial" w:hAnsi="Arial" w:cs="Arial"/>
          <w:sz w:val="20"/>
          <w:szCs w:val="20"/>
          <w:lang w:eastAsia="zh-CN"/>
        </w:rPr>
        <w:t>, 6192–6203 (2023).</w:t>
      </w:r>
    </w:p>
    <w:p w14:paraId="11FD7B8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Li,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Reengineering of the carbon-to-acetylene process featuring negative carbon emission.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25</w:t>
      </w:r>
      <w:r w:rsidRPr="00197164">
        <w:rPr>
          <w:rFonts w:ascii="Arial" w:hAnsi="Arial" w:cs="Arial"/>
          <w:sz w:val="20"/>
          <w:szCs w:val="20"/>
          <w:lang w:eastAsia="zh-CN"/>
        </w:rPr>
        <w:t>, 8584–8592 (2023).</w:t>
      </w:r>
    </w:p>
    <w:p w14:paraId="447849A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M. McEnaney, J.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A cyclic electrochemical strategy to produce acetylene from CO</w:t>
      </w:r>
      <w:r w:rsidRPr="00197164">
        <w:rPr>
          <w:rFonts w:ascii="Arial" w:hAnsi="Arial" w:cs="Arial"/>
          <w:sz w:val="20"/>
          <w:szCs w:val="20"/>
          <w:vertAlign w:val="subscript"/>
          <w:lang w:eastAsia="zh-CN"/>
        </w:rPr>
        <w:t>2</w:t>
      </w:r>
      <w:r w:rsidRPr="00197164">
        <w:rPr>
          <w:rFonts w:ascii="Arial" w:hAnsi="Arial" w:cs="Arial"/>
          <w:sz w:val="20"/>
          <w:szCs w:val="20"/>
          <w:lang w:eastAsia="zh-CN"/>
        </w:rPr>
        <w:t>, CH</w:t>
      </w:r>
      <w:r w:rsidRPr="00197164">
        <w:rPr>
          <w:rFonts w:ascii="Arial" w:hAnsi="Arial" w:cs="Arial"/>
          <w:sz w:val="20"/>
          <w:szCs w:val="20"/>
          <w:vertAlign w:val="subscript"/>
          <w:lang w:eastAsia="zh-CN"/>
        </w:rPr>
        <w:t>4</w:t>
      </w:r>
      <w:r w:rsidRPr="00197164">
        <w:rPr>
          <w:rFonts w:ascii="Arial" w:hAnsi="Arial" w:cs="Arial"/>
          <w:sz w:val="20"/>
          <w:szCs w:val="20"/>
          <w:lang w:eastAsia="zh-CN"/>
        </w:rPr>
        <w:t xml:space="preserve">, or alternative carbon sources. </w:t>
      </w:r>
      <w:r w:rsidRPr="00197164">
        <w:rPr>
          <w:rFonts w:ascii="Arial" w:hAnsi="Arial" w:cs="Arial"/>
          <w:i/>
          <w:iCs/>
          <w:sz w:val="20"/>
          <w:szCs w:val="20"/>
          <w:lang w:eastAsia="zh-CN"/>
        </w:rPr>
        <w:t>Sustain. Energy Fuels</w:t>
      </w:r>
      <w:r w:rsidRPr="00197164">
        <w:rPr>
          <w:rFonts w:ascii="Arial" w:hAnsi="Arial" w:cs="Arial"/>
          <w:sz w:val="20"/>
          <w:szCs w:val="20"/>
          <w:lang w:eastAsia="zh-CN"/>
        </w:rPr>
        <w:t xml:space="preserve"> </w:t>
      </w:r>
      <w:r w:rsidRPr="00197164">
        <w:rPr>
          <w:rFonts w:ascii="Arial" w:hAnsi="Arial" w:cs="Arial"/>
          <w:b/>
          <w:bCs/>
          <w:sz w:val="20"/>
          <w:szCs w:val="20"/>
          <w:lang w:eastAsia="zh-CN"/>
        </w:rPr>
        <w:t>4</w:t>
      </w:r>
      <w:r w:rsidRPr="00197164">
        <w:rPr>
          <w:rFonts w:ascii="Arial" w:hAnsi="Arial" w:cs="Arial"/>
          <w:sz w:val="20"/>
          <w:szCs w:val="20"/>
          <w:lang w:eastAsia="zh-CN"/>
        </w:rPr>
        <w:t xml:space="preserve">, 2752–2759 (2020). </w:t>
      </w:r>
      <w:r w:rsidRPr="00197164">
        <w:rPr>
          <w:rFonts w:ascii="Arial" w:eastAsiaTheme="minorEastAsia" w:hAnsi="Arial" w:cs="Arial"/>
          <w:color w:val="2E74B5" w:themeColor="accent5" w:themeShade="BF"/>
          <w:sz w:val="20"/>
          <w:szCs w:val="20"/>
          <w:lang w:eastAsia="zh-CN"/>
        </w:rPr>
        <w:t>The CO</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noBreakHyphen/>
        <w:t>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cycles</w:t>
      </w:r>
      <w:r w:rsidRPr="00197164">
        <w:rPr>
          <w:rFonts w:ascii="Arial" w:eastAsiaTheme="minorEastAsia" w:hAnsi="Arial" w:cs="Arial" w:hint="eastAsia"/>
          <w:color w:val="2E74B5" w:themeColor="accent5" w:themeShade="BF"/>
          <w:sz w:val="20"/>
          <w:szCs w:val="20"/>
          <w:lang w:eastAsia="zh-CN"/>
        </w:rPr>
        <w:t>.</w:t>
      </w:r>
    </w:p>
    <w:p w14:paraId="55AF39B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Fawzy, S., Osman, A.I., Yang, H., Doran, J. </w:t>
      </w:r>
      <w:r w:rsidRPr="00197164">
        <w:rPr>
          <w:rFonts w:ascii="Arial" w:eastAsiaTheme="minorEastAsia" w:hAnsi="Arial" w:cs="Arial" w:hint="eastAsia"/>
          <w:sz w:val="20"/>
          <w:szCs w:val="20"/>
          <w:lang w:eastAsia="zh-CN"/>
        </w:rPr>
        <w:t>&amp;</w:t>
      </w:r>
      <w:r w:rsidRPr="00197164">
        <w:rPr>
          <w:rFonts w:ascii="Arial" w:hAnsi="Arial" w:cs="Arial"/>
          <w:sz w:val="20"/>
          <w:szCs w:val="20"/>
          <w:lang w:eastAsia="zh-CN"/>
        </w:rPr>
        <w:t xml:space="preserve"> Rooney, D.W. Industrial biochar systems for atmospheric carbon removal: a review. </w:t>
      </w:r>
      <w:r w:rsidRPr="00197164">
        <w:rPr>
          <w:rFonts w:ascii="Arial" w:hAnsi="Arial" w:cs="Arial"/>
          <w:i/>
          <w:iCs/>
          <w:sz w:val="20"/>
          <w:szCs w:val="20"/>
          <w:lang w:eastAsia="zh-CN"/>
        </w:rPr>
        <w:t>Environ</w:t>
      </w:r>
      <w:r w:rsidRPr="00197164">
        <w:rPr>
          <w:rFonts w:ascii="Arial" w:eastAsiaTheme="minorEastAsia" w:hAnsi="Arial" w:cs="Arial" w:hint="eastAsia"/>
          <w:i/>
          <w:iCs/>
          <w:sz w:val="20"/>
          <w:szCs w:val="20"/>
          <w:lang w:eastAsia="zh-CN"/>
        </w:rPr>
        <w:t xml:space="preserve">. </w:t>
      </w:r>
      <w:r w:rsidRPr="00197164">
        <w:rPr>
          <w:rFonts w:ascii="Arial" w:hAnsi="Arial" w:cs="Arial"/>
          <w:i/>
          <w:iCs/>
          <w:sz w:val="20"/>
          <w:szCs w:val="20"/>
          <w:lang w:eastAsia="zh-CN"/>
        </w:rPr>
        <w:t>Chem</w:t>
      </w:r>
      <w:r w:rsidRPr="00197164">
        <w:rPr>
          <w:rFonts w:ascii="Arial" w:eastAsiaTheme="minorEastAsia" w:hAnsi="Arial" w:cs="Arial" w:hint="eastAsia"/>
          <w:i/>
          <w:iCs/>
          <w:sz w:val="20"/>
          <w:szCs w:val="20"/>
          <w:lang w:eastAsia="zh-CN"/>
        </w:rPr>
        <w:t>. Lett.</w:t>
      </w:r>
      <w:r w:rsidRPr="00197164">
        <w:rPr>
          <w:rFonts w:ascii="Arial" w:hAnsi="Arial" w:cs="Arial"/>
          <w:i/>
          <w:iCs/>
          <w:sz w:val="20"/>
          <w:szCs w:val="20"/>
          <w:lang w:eastAsia="zh-CN"/>
        </w:rPr>
        <w:t xml:space="preserve"> Letters</w:t>
      </w:r>
      <w:r w:rsidRPr="00197164">
        <w:rPr>
          <w:rFonts w:ascii="Arial" w:hAnsi="Arial" w:cs="Arial"/>
          <w:sz w:val="20"/>
          <w:szCs w:val="20"/>
          <w:lang w:eastAsia="zh-CN"/>
        </w:rPr>
        <w:t>, </w:t>
      </w:r>
      <w:r w:rsidRPr="00197164">
        <w:rPr>
          <w:rFonts w:ascii="Arial" w:hAnsi="Arial" w:cs="Arial"/>
          <w:b/>
          <w:bCs/>
          <w:sz w:val="20"/>
          <w:szCs w:val="20"/>
          <w:lang w:eastAsia="zh-CN"/>
        </w:rPr>
        <w:t>19</w:t>
      </w:r>
      <w:r w:rsidRPr="00197164">
        <w:rPr>
          <w:rFonts w:ascii="Arial" w:hAnsi="Arial" w:cs="Arial"/>
          <w:sz w:val="20"/>
          <w:szCs w:val="20"/>
          <w:lang w:eastAsia="zh-CN"/>
        </w:rPr>
        <w:t>, 3023-3055</w:t>
      </w:r>
      <w:r w:rsidRPr="00197164">
        <w:rPr>
          <w:rFonts w:ascii="Arial" w:eastAsiaTheme="minorEastAsia" w:hAnsi="Arial" w:cs="Arial" w:hint="eastAsia"/>
          <w:sz w:val="20"/>
          <w:szCs w:val="20"/>
          <w:lang w:eastAsia="zh-CN"/>
        </w:rPr>
        <w:t xml:space="preserve"> (2021)</w:t>
      </w:r>
      <w:r w:rsidRPr="00197164">
        <w:rPr>
          <w:rFonts w:ascii="Arial" w:hAnsi="Arial" w:cs="Arial"/>
          <w:sz w:val="20"/>
          <w:szCs w:val="20"/>
          <w:lang w:eastAsia="zh-CN"/>
        </w:rPr>
        <w:t>.</w:t>
      </w:r>
    </w:p>
    <w:p w14:paraId="3E458FA6" w14:textId="61BA0313" w:rsidR="00A25CFD" w:rsidRPr="00BC6890" w:rsidRDefault="00BC6890" w:rsidP="00BC6890">
      <w:pPr>
        <w:pStyle w:val="ListParagraph"/>
        <w:numPr>
          <w:ilvl w:val="0"/>
          <w:numId w:val="45"/>
        </w:numPr>
        <w:spacing w:line="360" w:lineRule="auto"/>
        <w:ind w:left="360"/>
        <w:jc w:val="both"/>
        <w:rPr>
          <w:rFonts w:ascii="Arial" w:hAnsi="Arial" w:cs="Arial"/>
          <w:sz w:val="20"/>
          <w:szCs w:val="20"/>
          <w:lang w:eastAsia="zh-CN"/>
        </w:rPr>
      </w:pPr>
      <w:r w:rsidRPr="00BC6890">
        <w:rPr>
          <w:rFonts w:ascii="Arial" w:hAnsi="Arial" w:cs="Arial"/>
          <w:iCs/>
          <w:sz w:val="20"/>
          <w:szCs w:val="20"/>
          <w:lang w:eastAsia="zh-CN"/>
        </w:rPr>
        <w:t>Alberici, S., Grimme, W. &amp; Toop, G. Biomethane Production Potentials in the EU - Feasibility of REPowerEU 2030 Targets, Production Potentials in the Member States and Outlook to 2050 - A Gas for Climate Report (2022).</w:t>
      </w:r>
    </w:p>
    <w:p w14:paraId="0DA4A44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Mitchell, S., Martín, A. J., Guillén-Gosálbez, G. &amp; Pérez-Ramírez, J. The future of chemical sciences is sustainable. </w:t>
      </w:r>
      <w:r w:rsidRPr="00197164">
        <w:rPr>
          <w:rFonts w:ascii="Arial" w:hAnsi="Arial" w:cs="Arial"/>
          <w:i/>
          <w:iCs/>
          <w:sz w:val="20"/>
          <w:szCs w:val="20"/>
          <w:lang w:eastAsia="zh-CN"/>
        </w:rPr>
        <w:t>Angew.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63</w:t>
      </w:r>
      <w:r w:rsidRPr="00197164">
        <w:rPr>
          <w:rFonts w:ascii="Arial" w:hAnsi="Arial" w:cs="Arial"/>
          <w:sz w:val="20"/>
          <w:szCs w:val="20"/>
          <w:lang w:eastAsia="zh-CN"/>
        </w:rPr>
        <w:t>, e202318676 (2024).</w:t>
      </w:r>
    </w:p>
    <w:p w14:paraId="0040056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Rodin, V., Lindorfer, J., Böhm, H. &amp; Vieira, L. Assessing the potential of carbon dioxide valorisation in Europe with focus on biogenic CO</w:t>
      </w:r>
      <w:r w:rsidRPr="00197164">
        <w:rPr>
          <w:rFonts w:ascii="Arial" w:hAnsi="Arial" w:cs="Arial"/>
          <w:sz w:val="20"/>
          <w:szCs w:val="20"/>
          <w:vertAlign w:val="subscript"/>
        </w:rPr>
        <w:t>2</w:t>
      </w:r>
      <w:r w:rsidRPr="00197164">
        <w:rPr>
          <w:rFonts w:ascii="Arial" w:hAnsi="Arial" w:cs="Arial"/>
          <w:sz w:val="20"/>
          <w:szCs w:val="20"/>
        </w:rPr>
        <w:t xml:space="preserve">. </w:t>
      </w:r>
      <w:r w:rsidRPr="00197164">
        <w:rPr>
          <w:rFonts w:ascii="Arial" w:hAnsi="Arial" w:cs="Arial"/>
          <w:i/>
          <w:iCs/>
          <w:sz w:val="20"/>
          <w:szCs w:val="20"/>
        </w:rPr>
        <w:t>J. CO</w:t>
      </w:r>
      <w:r w:rsidRPr="00197164">
        <w:rPr>
          <w:rFonts w:ascii="Arial" w:hAnsi="Arial" w:cs="Arial"/>
          <w:i/>
          <w:iCs/>
          <w:sz w:val="20"/>
          <w:szCs w:val="20"/>
          <w:vertAlign w:val="subscript"/>
        </w:rPr>
        <w:t>2</w:t>
      </w:r>
      <w:r w:rsidRPr="00197164">
        <w:rPr>
          <w:rFonts w:ascii="Arial" w:hAnsi="Arial" w:cs="Arial"/>
          <w:i/>
          <w:iCs/>
          <w:sz w:val="20"/>
          <w:szCs w:val="20"/>
        </w:rPr>
        <w:t xml:space="preserve"> Util.</w:t>
      </w:r>
      <w:r w:rsidRPr="00197164">
        <w:rPr>
          <w:rFonts w:ascii="Arial" w:hAnsi="Arial" w:cs="Arial"/>
          <w:sz w:val="20"/>
          <w:szCs w:val="20"/>
        </w:rPr>
        <w:t xml:space="preserve"> </w:t>
      </w:r>
      <w:r w:rsidRPr="00197164">
        <w:rPr>
          <w:rFonts w:ascii="Arial" w:hAnsi="Arial" w:cs="Arial"/>
          <w:b/>
          <w:bCs/>
          <w:sz w:val="20"/>
          <w:szCs w:val="20"/>
        </w:rPr>
        <w:t>41</w:t>
      </w:r>
      <w:r w:rsidRPr="00197164">
        <w:rPr>
          <w:rFonts w:ascii="Arial" w:hAnsi="Arial" w:cs="Arial"/>
          <w:sz w:val="20"/>
          <w:szCs w:val="20"/>
        </w:rPr>
        <w:t>, 101219 (2020).</w:t>
      </w:r>
    </w:p>
    <w:p w14:paraId="331B00D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Glaser, B., Parr, M., Braun, C. &amp; Kopolo, G. Biochar is carbon negative. </w:t>
      </w:r>
      <w:r w:rsidRPr="00197164">
        <w:rPr>
          <w:rFonts w:ascii="Arial" w:hAnsi="Arial" w:cs="Arial"/>
          <w:i/>
          <w:iCs/>
          <w:sz w:val="20"/>
          <w:szCs w:val="20"/>
          <w:lang w:eastAsia="zh-CN"/>
        </w:rPr>
        <w:t>Nat. Geosci.</w:t>
      </w:r>
      <w:r w:rsidRPr="00197164">
        <w:rPr>
          <w:rFonts w:ascii="Arial" w:hAnsi="Arial" w:cs="Arial"/>
          <w:sz w:val="20"/>
          <w:szCs w:val="20"/>
          <w:lang w:eastAsia="zh-CN"/>
        </w:rPr>
        <w:t xml:space="preserve"> </w:t>
      </w:r>
      <w:r w:rsidRPr="00197164">
        <w:rPr>
          <w:rFonts w:ascii="Arial" w:hAnsi="Arial" w:cs="Arial"/>
          <w:b/>
          <w:bCs/>
          <w:sz w:val="20"/>
          <w:szCs w:val="20"/>
          <w:lang w:eastAsia="zh-CN"/>
        </w:rPr>
        <w:t>2</w:t>
      </w:r>
      <w:r w:rsidRPr="00197164">
        <w:rPr>
          <w:rFonts w:ascii="Arial" w:hAnsi="Arial" w:cs="Arial"/>
          <w:sz w:val="20"/>
          <w:szCs w:val="20"/>
          <w:lang w:eastAsia="zh-CN"/>
        </w:rPr>
        <w:t>, 2 (2009).</w:t>
      </w:r>
    </w:p>
    <w:p w14:paraId="2DFB8D6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Nabera, A., Martín, A. J., Istrate, R., Pérez-Ramírez, J. &amp; Guillén-Gosálbez, G. Integrating climate policies in the sustainability analysis of green chemicals.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26</w:t>
      </w:r>
      <w:r w:rsidRPr="00197164">
        <w:rPr>
          <w:rFonts w:ascii="Arial" w:hAnsi="Arial" w:cs="Arial"/>
          <w:sz w:val="20"/>
          <w:szCs w:val="20"/>
          <w:lang w:eastAsia="zh-CN"/>
        </w:rPr>
        <w:t>, 6461–6469 (2024).</w:t>
      </w:r>
    </w:p>
    <w:p w14:paraId="266C55C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Sacchi, R. </w:t>
      </w:r>
      <w:r w:rsidRPr="00197164">
        <w:rPr>
          <w:rFonts w:ascii="Arial" w:hAnsi="Arial" w:cs="Arial"/>
          <w:i/>
          <w:iCs/>
          <w:sz w:val="20"/>
          <w:szCs w:val="20"/>
          <w:lang w:eastAsia="zh-CN"/>
        </w:rPr>
        <w:t>et al.</w:t>
      </w:r>
      <w:r w:rsidRPr="00197164">
        <w:rPr>
          <w:rFonts w:ascii="Arial" w:hAnsi="Arial" w:cs="Arial"/>
          <w:sz w:val="20"/>
          <w:szCs w:val="20"/>
          <w:lang w:eastAsia="zh-CN"/>
        </w:rPr>
        <w:t xml:space="preserve"> PRospective EnvironMental Impact asSEment (</w:t>
      </w:r>
      <w:r w:rsidRPr="00197164">
        <w:rPr>
          <w:rFonts w:ascii="Arial" w:hAnsi="Arial" w:cs="Arial"/>
          <w:i/>
          <w:iCs/>
          <w:sz w:val="20"/>
          <w:szCs w:val="20"/>
          <w:lang w:eastAsia="zh-CN"/>
        </w:rPr>
        <w:t>premise</w:t>
      </w:r>
      <w:r w:rsidRPr="00197164">
        <w:rPr>
          <w:rFonts w:ascii="Arial" w:hAnsi="Arial" w:cs="Arial"/>
          <w:sz w:val="20"/>
          <w:szCs w:val="20"/>
          <w:lang w:eastAsia="zh-CN"/>
        </w:rPr>
        <w:t xml:space="preserve">): A streamlined approach to producing databases for prospective life cycle assessment using integrated assessment models. </w:t>
      </w:r>
      <w:r w:rsidRPr="00197164">
        <w:rPr>
          <w:rFonts w:ascii="Arial" w:hAnsi="Arial" w:cs="Arial"/>
          <w:i/>
          <w:iCs/>
          <w:sz w:val="20"/>
          <w:szCs w:val="20"/>
          <w:lang w:eastAsia="zh-CN"/>
        </w:rPr>
        <w:t>Renew. Sustain. Energy Rev.</w:t>
      </w:r>
      <w:r w:rsidRPr="00197164">
        <w:rPr>
          <w:rFonts w:ascii="Arial" w:hAnsi="Arial" w:cs="Arial"/>
          <w:sz w:val="20"/>
          <w:szCs w:val="20"/>
          <w:lang w:eastAsia="zh-CN"/>
        </w:rPr>
        <w:t xml:space="preserve"> </w:t>
      </w:r>
      <w:r w:rsidRPr="00197164">
        <w:rPr>
          <w:rFonts w:ascii="Arial" w:hAnsi="Arial" w:cs="Arial"/>
          <w:b/>
          <w:bCs/>
          <w:sz w:val="20"/>
          <w:szCs w:val="20"/>
          <w:lang w:eastAsia="zh-CN"/>
        </w:rPr>
        <w:t>160</w:t>
      </w:r>
      <w:r w:rsidRPr="00197164">
        <w:rPr>
          <w:rFonts w:ascii="Arial" w:hAnsi="Arial" w:cs="Arial"/>
          <w:sz w:val="20"/>
          <w:szCs w:val="20"/>
          <w:lang w:eastAsia="zh-CN"/>
        </w:rPr>
        <w:t>, 112311 (2022).</w:t>
      </w:r>
    </w:p>
    <w:p w14:paraId="6CF4B31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Johnston, P., Carthey, N. &amp; Hutchings, G. J. Discovery, development, and commercialization of gold catalysts for acetylene hydrochlorination. </w:t>
      </w:r>
      <w:r w:rsidRPr="00197164">
        <w:rPr>
          <w:rFonts w:ascii="Arial" w:hAnsi="Arial" w:cs="Arial"/>
          <w:i/>
          <w:iCs/>
          <w:sz w:val="20"/>
          <w:szCs w:val="20"/>
          <w:lang w:eastAsia="zh-CN"/>
        </w:rPr>
        <w:t>J. Am. Chem. Soc.</w:t>
      </w:r>
      <w:r w:rsidRPr="00197164">
        <w:rPr>
          <w:rFonts w:ascii="Arial" w:hAnsi="Arial" w:cs="Arial"/>
          <w:sz w:val="20"/>
          <w:szCs w:val="20"/>
          <w:lang w:eastAsia="zh-CN"/>
        </w:rPr>
        <w:t xml:space="preserve"> </w:t>
      </w:r>
      <w:r w:rsidRPr="00197164">
        <w:rPr>
          <w:rFonts w:ascii="Arial" w:hAnsi="Arial" w:cs="Arial"/>
          <w:b/>
          <w:bCs/>
          <w:sz w:val="20"/>
          <w:szCs w:val="20"/>
          <w:lang w:eastAsia="zh-CN"/>
        </w:rPr>
        <w:t>137</w:t>
      </w:r>
      <w:r w:rsidRPr="00197164">
        <w:rPr>
          <w:rFonts w:ascii="Arial" w:hAnsi="Arial" w:cs="Arial"/>
          <w:sz w:val="20"/>
          <w:szCs w:val="20"/>
          <w:lang w:eastAsia="zh-CN"/>
        </w:rPr>
        <w:t>, 14548–14557 (2015).</w:t>
      </w:r>
    </w:p>
    <w:p w14:paraId="2225F896" w14:textId="0A6C047C" w:rsidR="00FE1182"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Malta, G. </w:t>
      </w:r>
      <w:r w:rsidRPr="00197164">
        <w:rPr>
          <w:rFonts w:ascii="Arial" w:hAnsi="Arial" w:cs="Arial"/>
          <w:i/>
          <w:iCs/>
          <w:sz w:val="20"/>
          <w:szCs w:val="20"/>
          <w:lang w:eastAsia="zh-CN"/>
        </w:rPr>
        <w:t>et al.</w:t>
      </w:r>
      <w:r w:rsidRPr="00197164">
        <w:rPr>
          <w:rFonts w:ascii="Arial" w:hAnsi="Arial" w:cs="Arial"/>
          <w:sz w:val="20"/>
          <w:szCs w:val="20"/>
          <w:lang w:eastAsia="zh-CN"/>
        </w:rPr>
        <w:t xml:space="preserve"> Identification of single-site gold catalysis in acetylene hydrochlorination. </w:t>
      </w:r>
      <w:r w:rsidRPr="00197164">
        <w:rPr>
          <w:rFonts w:ascii="Arial" w:hAnsi="Arial" w:cs="Arial"/>
          <w:i/>
          <w:iCs/>
          <w:sz w:val="20"/>
          <w:szCs w:val="20"/>
          <w:lang w:eastAsia="zh-CN"/>
        </w:rPr>
        <w:t>Science</w:t>
      </w:r>
      <w:r w:rsidRPr="00197164">
        <w:rPr>
          <w:rFonts w:ascii="Arial" w:hAnsi="Arial" w:cs="Arial"/>
          <w:sz w:val="20"/>
          <w:szCs w:val="20"/>
          <w:lang w:eastAsia="zh-CN"/>
        </w:rPr>
        <w:t xml:space="preserve"> </w:t>
      </w:r>
      <w:r w:rsidRPr="00197164">
        <w:rPr>
          <w:rFonts w:ascii="Arial" w:hAnsi="Arial" w:cs="Arial"/>
          <w:b/>
          <w:bCs/>
          <w:sz w:val="20"/>
          <w:szCs w:val="20"/>
          <w:lang w:eastAsia="zh-CN"/>
        </w:rPr>
        <w:t>355</w:t>
      </w:r>
      <w:r w:rsidRPr="00197164">
        <w:rPr>
          <w:rFonts w:ascii="Arial" w:hAnsi="Arial" w:cs="Arial"/>
          <w:sz w:val="20"/>
          <w:szCs w:val="20"/>
          <w:lang w:eastAsia="zh-CN"/>
        </w:rPr>
        <w:t>, 1399–1403 (2017).</w:t>
      </w:r>
      <w:r w:rsidR="00FE1182" w:rsidRPr="00197164">
        <w:rPr>
          <w:rFonts w:ascii="Arial" w:eastAsiaTheme="minorEastAsia" w:hAnsi="Arial" w:cs="Arial"/>
          <w:sz w:val="20"/>
          <w:szCs w:val="20"/>
          <w:lang w:eastAsia="zh-CN"/>
        </w:rPr>
        <w:br w:type="page"/>
      </w:r>
    </w:p>
    <w:p w14:paraId="556427DB" w14:textId="2B387B54" w:rsidR="00177E52" w:rsidRDefault="00FE1182" w:rsidP="00177E52">
      <w:pPr>
        <w:spacing w:after="240" w:line="360" w:lineRule="auto"/>
        <w:jc w:val="both"/>
        <w:rPr>
          <w:rFonts w:ascii="Arial" w:hAnsi="Arial" w:cs="Arial"/>
          <w:iCs/>
          <w:sz w:val="22"/>
          <w:szCs w:val="22"/>
        </w:rPr>
      </w:pPr>
      <w:r w:rsidRPr="00197164">
        <w:rPr>
          <w:rFonts w:ascii="Arial" w:hAnsi="Arial" w:cs="Arial"/>
          <w:b/>
          <w:iCs/>
          <w:sz w:val="22"/>
          <w:szCs w:val="22"/>
        </w:rPr>
        <w:t>Fig. 1 | </w:t>
      </w:r>
      <w:r w:rsidRPr="00197164">
        <w:rPr>
          <w:rFonts w:ascii="Arial" w:eastAsiaTheme="minorEastAsia" w:hAnsi="Arial" w:cs="Arial"/>
          <w:b/>
          <w:iCs/>
          <w:sz w:val="22"/>
          <w:szCs w:val="22"/>
          <w:lang w:eastAsia="zh-CN"/>
        </w:rPr>
        <w:t>The acetylene timeline</w:t>
      </w:r>
      <w:r w:rsidRPr="00197164">
        <w:rPr>
          <w:rFonts w:ascii="Arial" w:hAnsi="Arial" w:cs="Arial"/>
          <w:b/>
          <w:iCs/>
          <w:sz w:val="22"/>
          <w:szCs w:val="22"/>
        </w:rPr>
        <w:t>.</w:t>
      </w:r>
      <w:r w:rsidRPr="00197164">
        <w:rPr>
          <w:rFonts w:ascii="Arial" w:hAnsi="Arial" w:cs="Arial"/>
          <w:iCs/>
          <w:sz w:val="22"/>
          <w:szCs w:val="22"/>
        </w:rPr>
        <w:t xml:space="preserve"> Th</w:t>
      </w:r>
      <w:r w:rsidRPr="00197164">
        <w:rPr>
          <w:rFonts w:ascii="Arial" w:eastAsiaTheme="minorEastAsia" w:hAnsi="Arial" w:cs="Arial"/>
          <w:iCs/>
          <w:sz w:val="22"/>
          <w:szCs w:val="22"/>
          <w:lang w:eastAsia="zh-CN"/>
        </w:rPr>
        <w:t>e</w:t>
      </w:r>
      <w:r w:rsidRPr="00197164">
        <w:rPr>
          <w:rFonts w:ascii="Arial" w:hAnsi="Arial" w:cs="Arial"/>
          <w:iCs/>
          <w:sz w:val="22"/>
          <w:szCs w:val="22"/>
        </w:rPr>
        <w:t xml:space="preserve"> timeline illustrates </w:t>
      </w:r>
      <w:r w:rsidRPr="00197164">
        <w:rPr>
          <w:rFonts w:ascii="Arial" w:eastAsiaTheme="minorEastAsia" w:hAnsi="Arial" w:cs="Arial"/>
          <w:iCs/>
          <w:sz w:val="22"/>
          <w:szCs w:val="22"/>
          <w:lang w:eastAsia="zh-CN"/>
        </w:rPr>
        <w:t>the evolution of various industrial production technologies for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since its discovery, advancements in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chemistry, global production changes </w:t>
      </w:r>
      <w:r w:rsidRPr="00197164">
        <w:rPr>
          <w:rFonts w:ascii="Arial" w:eastAsiaTheme="minorEastAsia" w:hAnsi="Arial" w:cs="Arial" w:hint="eastAsia"/>
          <w:iCs/>
          <w:sz w:val="22"/>
          <w:szCs w:val="22"/>
          <w:lang w:eastAsia="zh-CN"/>
        </w:rPr>
        <w:t xml:space="preserve">of relevant chemicals </w:t>
      </w:r>
      <w:r w:rsidRPr="00197164">
        <w:rPr>
          <w:rFonts w:ascii="Arial" w:eastAsiaTheme="minorEastAsia" w:hAnsi="Arial" w:cs="Arial"/>
          <w:iCs/>
          <w:sz w:val="22"/>
          <w:szCs w:val="22"/>
          <w:lang w:eastAsia="zh-CN"/>
        </w:rPr>
        <w:t>at key historical points, and the gradual market transition from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to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4</w:t>
      </w:r>
      <w:r w:rsidRPr="00197164">
        <w:rPr>
          <w:rFonts w:ascii="Arial" w:hAnsi="Arial" w:cs="Arial"/>
          <w:iCs/>
          <w:sz w:val="22"/>
          <w:szCs w:val="22"/>
        </w:rPr>
        <w:t>.</w:t>
      </w:r>
    </w:p>
    <w:p w14:paraId="799C1EF8" w14:textId="2529A443" w:rsidR="00177E52" w:rsidRDefault="00FE1182" w:rsidP="00177E52">
      <w:pPr>
        <w:spacing w:after="240" w:line="360" w:lineRule="auto"/>
        <w:jc w:val="both"/>
        <w:rPr>
          <w:rFonts w:ascii="Arial" w:eastAsiaTheme="minorEastAsia" w:hAnsi="Arial" w:cs="Arial"/>
          <w:sz w:val="22"/>
          <w:szCs w:val="22"/>
          <w:lang w:eastAsia="zh-CN"/>
        </w:rPr>
      </w:pPr>
      <w:r w:rsidRPr="00197164">
        <w:rPr>
          <w:rFonts w:ascii="Arial" w:hAnsi="Arial" w:cs="Arial"/>
          <w:b/>
          <w:sz w:val="22"/>
          <w:szCs w:val="22"/>
        </w:rPr>
        <w:t>Fig. </w:t>
      </w:r>
      <w:r w:rsidRPr="00197164">
        <w:rPr>
          <w:rFonts w:ascii="Arial" w:eastAsiaTheme="minorEastAsia" w:hAnsi="Arial" w:cs="Arial"/>
          <w:b/>
          <w:sz w:val="22"/>
          <w:szCs w:val="22"/>
          <w:lang w:eastAsia="zh-CN"/>
        </w:rPr>
        <w:t>2</w:t>
      </w:r>
      <w:r w:rsidRPr="00197164">
        <w:rPr>
          <w:rFonts w:ascii="Arial" w:hAnsi="Arial" w:cs="Arial"/>
          <w:b/>
          <w:iCs/>
          <w:sz w:val="22"/>
          <w:szCs w:val="22"/>
        </w:rPr>
        <w:t> | </w:t>
      </w:r>
      <w:r w:rsidRPr="00197164">
        <w:rPr>
          <w:rFonts w:ascii="Arial" w:eastAsiaTheme="minorEastAsia" w:hAnsi="Arial" w:cs="Arial"/>
          <w:b/>
          <w:sz w:val="22"/>
          <w:szCs w:val="22"/>
          <w:lang w:eastAsia="zh-CN"/>
        </w:rPr>
        <w:t>C</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H</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 xml:space="preserve"> production routes, past and current applications</w:t>
      </w:r>
      <w:r w:rsidRPr="00197164">
        <w:rPr>
          <w:rFonts w:ascii="Arial" w:hAnsi="Arial" w:cs="Arial"/>
          <w:b/>
          <w:sz w:val="22"/>
          <w:szCs w:val="22"/>
        </w:rPr>
        <w:t>.</w:t>
      </w:r>
      <w:r w:rsidRPr="00197164">
        <w:rPr>
          <w:rFonts w:ascii="Arial" w:hAnsi="Arial" w:cs="Arial"/>
          <w:sz w:val="22"/>
          <w:szCs w:val="22"/>
        </w:rPr>
        <w:t xml:space="preserve"> </w:t>
      </w:r>
      <w:r w:rsidRPr="00197164">
        <w:rPr>
          <w:rFonts w:ascii="Arial" w:eastAsiaTheme="minorEastAsia" w:hAnsi="Arial" w:cs="Arial"/>
          <w:sz w:val="22"/>
          <w:szCs w:val="22"/>
          <w:lang w:eastAsia="zh-CN"/>
        </w:rPr>
        <w:t>The figure introduces various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production routes using fossil</w:t>
      </w:r>
      <w:r w:rsidR="002B6E5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derived feedstocks, including coal, natural gas, and oil, along with several technologies such as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PC, plasma, and TP. The figure highlights major industrial applications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and provides data on approximate global annual production (Mt y</w:t>
      </w:r>
      <w:r w:rsidR="00A03F14">
        <w:rPr>
          <w:rFonts w:ascii="Arial" w:eastAsiaTheme="minorEastAsia" w:hAnsi="Arial" w:cs="Arial" w:hint="eastAsia"/>
          <w:sz w:val="22"/>
          <w:szCs w:val="22"/>
          <w:lang w:eastAsia="zh-CN"/>
        </w:rPr>
        <w:t>r</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and market size (USD billion y</w:t>
      </w:r>
      <w:r w:rsidR="00A03F14">
        <w:rPr>
          <w:rFonts w:ascii="Arial" w:eastAsiaTheme="minorEastAsia" w:hAnsi="Arial" w:cs="Arial" w:hint="eastAsia"/>
          <w:sz w:val="22"/>
          <w:szCs w:val="22"/>
          <w:lang w:eastAsia="zh-CN"/>
        </w:rPr>
        <w:t>r</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xml:space="preserve">). It distinguishes between commercial routes (currently in use), abandoned routes (past commercial processes replaced by other methods), and trial routes (processes with research interest but never largely commercialized). </w:t>
      </w:r>
      <w:r w:rsidRPr="00197164">
        <w:rPr>
          <w:rFonts w:ascii="Arial" w:eastAsiaTheme="minorEastAsia" w:hAnsi="Arial" w:cs="Arial"/>
          <w:sz w:val="22"/>
          <w:szCs w:val="22"/>
          <w:vertAlign w:val="superscript"/>
          <w:lang w:eastAsia="zh-CN"/>
        </w:rPr>
        <w:t>a</w:t>
      </w:r>
      <w:r w:rsidRPr="00197164">
        <w:rPr>
          <w:rFonts w:ascii="Arial" w:eastAsiaTheme="minorEastAsia" w:hAnsi="Arial" w:cs="Arial"/>
          <w:sz w:val="22"/>
          <w:szCs w:val="22"/>
          <w:lang w:eastAsia="zh-CN"/>
        </w:rPr>
        <w:t>Since almost all VCM demand is for PVC production, this number reflects the global market size of PVC.</w:t>
      </w:r>
      <w:r w:rsidRPr="00197164">
        <w:rPr>
          <w:rFonts w:ascii="Arial" w:eastAsiaTheme="minorEastAsia" w:hAnsi="Arial" w:cs="Arial"/>
          <w:sz w:val="22"/>
          <w:szCs w:val="22"/>
          <w:vertAlign w:val="superscript"/>
          <w:lang w:eastAsia="zh-CN"/>
        </w:rPr>
        <w:t xml:space="preserve"> a,b</w:t>
      </w:r>
      <w:r w:rsidRPr="00197164">
        <w:rPr>
          <w:rFonts w:ascii="Arial" w:eastAsiaTheme="minorEastAsia" w:hAnsi="Arial" w:cs="Arial"/>
          <w:sz w:val="22"/>
          <w:szCs w:val="22"/>
          <w:lang w:eastAsia="zh-CN"/>
        </w:rPr>
        <w:t>Data from Statista.</w:t>
      </w:r>
    </w:p>
    <w:p w14:paraId="383BF5EE" w14:textId="1AD86DA7" w:rsidR="00177E52" w:rsidRDefault="00FE1182" w:rsidP="00177E52">
      <w:pPr>
        <w:spacing w:after="240" w:line="360" w:lineRule="auto"/>
        <w:jc w:val="both"/>
        <w:rPr>
          <w:rFonts w:ascii="Arial" w:eastAsiaTheme="minorEastAsia" w:hAnsi="Arial" w:cs="Arial"/>
          <w:bCs/>
          <w:sz w:val="22"/>
          <w:szCs w:val="22"/>
          <w:lang w:eastAsia="zh-CN"/>
        </w:rPr>
      </w:pPr>
      <w:r w:rsidRPr="00197164">
        <w:rPr>
          <w:rFonts w:ascii="Arial" w:hAnsi="Arial" w:cs="Arial"/>
          <w:b/>
          <w:sz w:val="22"/>
          <w:szCs w:val="22"/>
        </w:rPr>
        <w:t>Fig. </w:t>
      </w:r>
      <w:r w:rsidRPr="00197164">
        <w:rPr>
          <w:rFonts w:ascii="Arial" w:eastAsiaTheme="minorEastAsia" w:hAnsi="Arial" w:cs="Arial"/>
          <w:b/>
          <w:sz w:val="22"/>
          <w:szCs w:val="22"/>
          <w:lang w:eastAsia="zh-CN"/>
        </w:rPr>
        <w:t>3</w:t>
      </w:r>
      <w:r w:rsidRPr="00197164">
        <w:rPr>
          <w:rFonts w:ascii="Arial" w:hAnsi="Arial" w:cs="Arial"/>
          <w:b/>
          <w:iCs/>
          <w:sz w:val="22"/>
          <w:szCs w:val="22"/>
        </w:rPr>
        <w:t> | </w:t>
      </w:r>
      <w:r w:rsidR="002C5AB8" w:rsidRPr="00197164">
        <w:rPr>
          <w:rFonts w:ascii="Arial" w:eastAsiaTheme="minorEastAsia" w:hAnsi="Arial" w:cs="Arial" w:hint="eastAsia"/>
          <w:b/>
          <w:bCs/>
          <w:sz w:val="22"/>
          <w:szCs w:val="22"/>
          <w:lang w:eastAsia="zh-CN"/>
        </w:rPr>
        <w:t xml:space="preserve">Commercial acetylene production </w:t>
      </w:r>
      <w:r w:rsidRPr="00197164">
        <w:rPr>
          <w:rFonts w:ascii="Arial" w:eastAsiaTheme="minorEastAsia" w:hAnsi="Arial" w:cs="Arial"/>
          <w:b/>
          <w:bCs/>
          <w:sz w:val="22"/>
          <w:szCs w:val="22"/>
          <w:lang w:eastAsia="zh-CN"/>
        </w:rPr>
        <w:t>route</w:t>
      </w:r>
      <w:r w:rsidR="002C5AB8" w:rsidRPr="00197164">
        <w:rPr>
          <w:rFonts w:ascii="Arial" w:eastAsiaTheme="minorEastAsia" w:hAnsi="Arial" w:cs="Arial" w:hint="eastAsia"/>
          <w:b/>
          <w:bCs/>
          <w:sz w:val="22"/>
          <w:szCs w:val="22"/>
          <w:lang w:eastAsia="zh-CN"/>
        </w:rPr>
        <w:t>s</w:t>
      </w:r>
      <w:r w:rsidRPr="00197164">
        <w:rPr>
          <w:rFonts w:ascii="Arial" w:hAnsi="Arial" w:cs="Arial"/>
          <w:b/>
          <w:sz w:val="22"/>
          <w:szCs w:val="22"/>
        </w:rPr>
        <w:t>.</w:t>
      </w:r>
      <w:r w:rsidRPr="00197164">
        <w:rPr>
          <w:rFonts w:ascii="Arial" w:eastAsiaTheme="minorEastAsia" w:hAnsi="Arial" w:cs="Arial"/>
          <w:b/>
          <w:bCs/>
          <w:sz w:val="22"/>
          <w:szCs w:val="22"/>
          <w:lang w:eastAsia="zh-CN"/>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w:t>
      </w:r>
      <w:r w:rsidR="00B47C25" w:rsidRPr="00197164">
        <w:rPr>
          <w:rFonts w:ascii="Arial" w:eastAsiaTheme="minorEastAsia" w:hAnsi="Arial" w:cs="Arial"/>
          <w:sz w:val="22"/>
          <w:szCs w:val="22"/>
          <w:lang w:eastAsia="zh-CN"/>
        </w:rPr>
        <w:t>F</w:t>
      </w:r>
      <w:r w:rsidRPr="00197164">
        <w:rPr>
          <w:rFonts w:ascii="Arial" w:eastAsiaTheme="minorEastAsia" w:hAnsi="Arial" w:cs="Arial"/>
          <w:sz w:val="22"/>
          <w:szCs w:val="22"/>
          <w:lang w:eastAsia="zh-CN"/>
        </w:rPr>
        <w:t>our major issues associated with the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route, including high energy input, high direct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emissions, production of slag waste, and large coal input.</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b/>
          <w:sz w:val="22"/>
          <w:szCs w:val="22"/>
          <w:lang w:eastAsia="zh-CN"/>
        </w:rPr>
        <w:t>b</w:t>
      </w:r>
      <w:r w:rsidR="002C5AB8" w:rsidRPr="00197164">
        <w:rPr>
          <w:rFonts w:ascii="Arial" w:hAnsi="Arial" w:cs="Arial"/>
          <w:b/>
          <w:sz w:val="22"/>
          <w:szCs w:val="22"/>
        </w:rPr>
        <w:t>. </w:t>
      </w:r>
      <w:r w:rsidR="002C5AB8" w:rsidRPr="00197164">
        <w:rPr>
          <w:rFonts w:ascii="Arial" w:eastAsiaTheme="minorEastAsia" w:hAnsi="Arial" w:cs="Arial"/>
          <w:bCs/>
          <w:sz w:val="22"/>
          <w:szCs w:val="22"/>
          <w:lang w:eastAsia="zh-CN"/>
        </w:rPr>
        <w:t>Gibbs free energy of formation per carbon atom for several hydrocarbons from the elements as a function of temperature.</w:t>
      </w:r>
      <w:r w:rsidR="002C5AB8" w:rsidRPr="00197164">
        <w:rPr>
          <w:rFonts w:ascii="Arial" w:eastAsiaTheme="minorEastAsia" w:hAnsi="Arial" w:cs="Arial"/>
          <w:b/>
          <w:sz w:val="22"/>
          <w:szCs w:val="22"/>
          <w:lang w:eastAsia="zh-CN"/>
        </w:rPr>
        <w:t xml:space="preserve"> </w:t>
      </w:r>
      <w:r w:rsidR="002C5AB8" w:rsidRPr="00197164">
        <w:rPr>
          <w:rFonts w:ascii="Arial" w:eastAsiaTheme="minorEastAsia" w:hAnsi="Arial" w:cs="Arial" w:hint="eastAsia"/>
          <w:b/>
          <w:sz w:val="22"/>
          <w:szCs w:val="22"/>
          <w:lang w:eastAsia="zh-CN"/>
        </w:rPr>
        <w:t>c</w:t>
      </w:r>
      <w:r w:rsidR="002C5AB8" w:rsidRPr="00197164">
        <w:rPr>
          <w:rFonts w:ascii="Arial" w:hAnsi="Arial" w:cs="Arial"/>
          <w:b/>
          <w:sz w:val="22"/>
          <w:szCs w:val="22"/>
        </w:rPr>
        <w:t>.</w:t>
      </w:r>
      <w:r w:rsidR="002C5AB8" w:rsidRPr="00197164">
        <w:rPr>
          <w:rFonts w:ascii="Arial" w:eastAsiaTheme="minorEastAsia" w:hAnsi="Arial" w:cs="Arial" w:hint="eastAsia"/>
          <w:bCs/>
          <w:sz w:val="22"/>
          <w:szCs w:val="22"/>
          <w:lang w:eastAsia="zh-CN"/>
        </w:rPr>
        <w:t xml:space="preserve"> </w:t>
      </w:r>
      <w:r w:rsidR="002C5AB8" w:rsidRPr="00197164">
        <w:rPr>
          <w:rFonts w:ascii="Arial" w:eastAsiaTheme="minorEastAsia" w:hAnsi="Arial" w:cs="Arial" w:hint="eastAsia"/>
          <w:sz w:val="22"/>
          <w:szCs w:val="22"/>
          <w:lang w:eastAsia="zh-CN"/>
        </w:rPr>
        <w:t>C</w:t>
      </w:r>
      <w:r w:rsidR="002C5AB8" w:rsidRPr="00197164">
        <w:rPr>
          <w:rFonts w:ascii="Arial" w:eastAsiaTheme="minorEastAsia" w:hAnsi="Arial" w:cs="Arial"/>
          <w:sz w:val="22"/>
          <w:szCs w:val="22"/>
          <w:lang w:eastAsia="zh-CN"/>
        </w:rPr>
        <w:t>omparison of</w:t>
      </w:r>
      <w:r w:rsidR="002C5AB8" w:rsidRPr="00197164">
        <w:rPr>
          <w:rFonts w:ascii="Arial" w:eastAsiaTheme="minorEastAsia" w:hAnsi="Arial" w:cs="Arial" w:hint="eastAsia"/>
          <w:sz w:val="22"/>
          <w:szCs w:val="22"/>
          <w:lang w:eastAsia="zh-CN"/>
        </w:rPr>
        <w:t xml:space="preserve"> partial combustion and thermal plasma routes</w:t>
      </w:r>
      <w:r w:rsidR="002C5AB8" w:rsidRPr="00197164">
        <w:rPr>
          <w:rFonts w:ascii="Arial" w:eastAsiaTheme="minorEastAsia" w:hAnsi="Arial" w:cs="Arial" w:hint="eastAsia"/>
          <w:bCs/>
          <w:sz w:val="22"/>
          <w:szCs w:val="22"/>
          <w:lang w:eastAsia="zh-CN"/>
        </w:rPr>
        <w:t xml:space="preserve">. </w:t>
      </w:r>
      <w:r w:rsidR="002C5AB8" w:rsidRPr="00197164">
        <w:rPr>
          <w:rFonts w:ascii="Arial" w:eastAsiaTheme="minorEastAsia" w:hAnsi="Arial" w:cs="Arial"/>
          <w:sz w:val="22"/>
          <w:szCs w:val="22"/>
          <w:lang w:eastAsia="zh-CN"/>
        </w:rPr>
        <w:t>Panel</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hint="eastAsia"/>
          <w:b/>
          <w:bCs/>
          <w:sz w:val="22"/>
          <w:szCs w:val="22"/>
          <w:lang w:eastAsia="zh-CN"/>
        </w:rPr>
        <w:t>b</w:t>
      </w:r>
      <w:r w:rsidR="004E2FB2" w:rsidRPr="00197164">
        <w:rPr>
          <w:rFonts w:ascii="Arial" w:eastAsiaTheme="minorEastAsia" w:hAnsi="Arial" w:cs="Arial"/>
          <w:b/>
          <w:bCs/>
          <w:sz w:val="22"/>
          <w:szCs w:val="22"/>
          <w:lang w:eastAsia="zh-CN"/>
        </w:rPr>
        <w:t>.</w:t>
      </w:r>
      <w:r w:rsidR="002C5AB8" w:rsidRPr="00197164">
        <w:rPr>
          <w:rFonts w:ascii="Arial" w:eastAsiaTheme="minorEastAsia" w:hAnsi="Arial" w:cs="Arial"/>
          <w:sz w:val="22"/>
          <w:szCs w:val="22"/>
          <w:lang w:eastAsia="zh-CN"/>
        </w:rPr>
        <w:t xml:space="preserve"> adapted with permission from</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bCs/>
          <w:sz w:val="22"/>
          <w:szCs w:val="22"/>
          <w:lang w:eastAsia="zh-CN"/>
        </w:rPr>
        <w:t xml:space="preserve">ref. </w:t>
      </w:r>
      <w:r w:rsidR="00DD5FAC">
        <w:rPr>
          <w:rFonts w:ascii="Arial" w:eastAsiaTheme="minorEastAsia" w:hAnsi="Arial" w:cs="Arial" w:hint="eastAsia"/>
          <w:bCs/>
          <w:sz w:val="22"/>
          <w:szCs w:val="22"/>
          <w:lang w:eastAsia="zh-CN"/>
        </w:rPr>
        <w:t>27</w:t>
      </w:r>
      <w:r w:rsidR="002C5AB8" w:rsidRPr="00197164">
        <w:rPr>
          <w:rFonts w:ascii="Arial" w:eastAsiaTheme="minorEastAsia" w:hAnsi="Arial" w:cs="Arial"/>
          <w:bCs/>
          <w:sz w:val="22"/>
          <w:szCs w:val="22"/>
          <w:lang w:eastAsia="zh-CN"/>
        </w:rPr>
        <w:t>, Wiley</w:t>
      </w:r>
      <w:r w:rsidR="002C5AB8" w:rsidRPr="00197164">
        <w:rPr>
          <w:rFonts w:ascii="Arial" w:eastAsiaTheme="minorEastAsia" w:hAnsi="Arial" w:cs="Arial" w:hint="eastAsia"/>
          <w:bCs/>
          <w:sz w:val="22"/>
          <w:szCs w:val="22"/>
          <w:lang w:eastAsia="zh-CN"/>
        </w:rPr>
        <w:t>.</w:t>
      </w:r>
      <w:bookmarkStart w:id="46" w:name="_Hlk167814534"/>
    </w:p>
    <w:p w14:paraId="20C66381" w14:textId="6E20720C" w:rsidR="00FE1182" w:rsidRPr="00197164" w:rsidRDefault="00FE1182" w:rsidP="00177E52">
      <w:pPr>
        <w:spacing w:after="240" w:line="360" w:lineRule="auto"/>
        <w:jc w:val="both"/>
        <w:rPr>
          <w:rFonts w:ascii="Arial" w:eastAsiaTheme="minorEastAsia" w:hAnsi="Arial" w:cs="Arial"/>
          <w:sz w:val="22"/>
          <w:szCs w:val="22"/>
          <w:lang w:eastAsia="zh-CN"/>
        </w:rPr>
      </w:pPr>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4</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heme="minorEastAsia" w:hAnsi="Arial" w:cs="Arial"/>
          <w:b/>
          <w:sz w:val="22"/>
          <w:szCs w:val="22"/>
          <w:lang w:eastAsia="zh-CN"/>
        </w:rPr>
        <w:t>Emerging acetylene synthesis routes</w:t>
      </w:r>
      <w:r w:rsidRPr="00197164">
        <w:rPr>
          <w:rFonts w:ascii="Arial" w:hAnsi="Arial" w:cs="Arial"/>
          <w:b/>
          <w:sz w:val="22"/>
          <w:szCs w:val="22"/>
        </w:rPr>
        <w:t xml:space="preserve">. </w:t>
      </w:r>
      <w:r w:rsidRPr="00197164">
        <w:rPr>
          <w:rFonts w:ascii="Arial" w:eastAsiaTheme="minorEastAsia" w:hAnsi="Arial" w:cs="Arial"/>
          <w:b/>
          <w:sz w:val="22"/>
          <w:szCs w:val="22"/>
          <w:lang w:eastAsia="zh-CN"/>
        </w:rPr>
        <w:t>a.</w:t>
      </w:r>
      <w:r w:rsidRPr="00197164">
        <w:rPr>
          <w:rFonts w:ascii="Arial" w:eastAsiaTheme="minorEastAsia" w:hAnsi="Arial" w:cs="Arial"/>
          <w:sz w:val="22"/>
          <w:szCs w:val="22"/>
          <w:lang w:eastAsia="zh-CN"/>
        </w:rPr>
        <w:t> Electrode</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 xml:space="preserve"> and electrodeless</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based non</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thermal plasma reactors.</w:t>
      </w:r>
      <w:r w:rsidRPr="00197164">
        <w:rPr>
          <w:rFonts w:ascii="Arial" w:hAnsi="Arial" w:cs="Arial"/>
          <w:sz w:val="22"/>
          <w:vertAlign w:val="superscript"/>
        </w:rPr>
        <w:t>5,69</w:t>
      </w:r>
      <w:r w:rsidRPr="00197164">
        <w:rPr>
          <w:rFonts w:ascii="Arial" w:eastAsiaTheme="minorEastAsia" w:hAnsi="Arial" w:cs="Arial"/>
          <w:b/>
          <w:sz w:val="22"/>
          <w:szCs w:val="22"/>
          <w:lang w:eastAsia="zh-CN"/>
        </w:rPr>
        <w:t xml:space="preserve"> b.</w:t>
      </w:r>
      <w:r w:rsidRPr="00197164">
        <w:rPr>
          <w:rFonts w:ascii="Arial" w:eastAsiaTheme="minorEastAsia" w:hAnsi="Arial" w:cs="Arial"/>
          <w:sz w:val="22"/>
          <w:szCs w:val="22"/>
          <w:lang w:eastAsia="zh-CN"/>
        </w:rPr>
        <w:t xml:space="preserve"> Structure of membrane reactor in </w:t>
      </w:r>
      <w:r w:rsidRPr="00197164">
        <w:rPr>
          <w:rFonts w:ascii="Arial" w:eastAsiaTheme="minorEastAsia" w:hAnsi="Arial" w:cs="Arial" w:hint="eastAsia"/>
          <w:sz w:val="22"/>
          <w:szCs w:val="22"/>
          <w:lang w:eastAsia="zh-CN"/>
        </w:rPr>
        <w:t>TP</w:t>
      </w:r>
      <w:r w:rsidRPr="00197164">
        <w:rPr>
          <w:rFonts w:ascii="Arial" w:eastAsiaTheme="minorEastAsia" w:hAnsi="Arial" w:cs="Arial"/>
          <w:sz w:val="22"/>
          <w:szCs w:val="22"/>
          <w:lang w:eastAsia="zh-CN"/>
        </w:rPr>
        <w:t>.</w:t>
      </w:r>
      <w:r w:rsidRPr="00197164">
        <w:rPr>
          <w:rFonts w:ascii="Arial" w:hAnsi="Arial" w:cs="Arial"/>
          <w:sz w:val="22"/>
          <w:vertAlign w:val="superscript"/>
        </w:rPr>
        <w:t>65</w:t>
      </w:r>
      <w:r w:rsidRPr="00197164">
        <w:rPr>
          <w:rFonts w:ascii="Arial" w:eastAsiaTheme="minorEastAsia" w:hAnsi="Arial" w:cs="Arial"/>
          <w:sz w:val="22"/>
          <w:szCs w:val="22"/>
          <w:lang w:eastAsia="zh-CN"/>
        </w:rPr>
        <w:t xml:space="preserve"> </w:t>
      </w:r>
      <w:r w:rsidRPr="00197164">
        <w:rPr>
          <w:rFonts w:ascii="Arial" w:eastAsiaTheme="minorEastAsia" w:hAnsi="Arial" w:cs="Arial"/>
          <w:b/>
          <w:sz w:val="22"/>
          <w:szCs w:val="22"/>
          <w:lang w:eastAsia="zh-CN"/>
        </w:rPr>
        <w:t>c.</w:t>
      </w:r>
      <w:r w:rsidRPr="00197164">
        <w:rPr>
          <w:rFonts w:ascii="Arial" w:eastAsiaTheme="minorEastAsia" w:hAnsi="Arial" w:cs="Arial"/>
          <w:sz w:val="22"/>
          <w:szCs w:val="22"/>
          <w:lang w:eastAsia="zh-CN"/>
        </w:rPr>
        <w:t> Conversion</w:t>
      </w:r>
      <w:r w:rsidRPr="00197164">
        <w:rPr>
          <w:rFonts w:ascii="Arial" w:eastAsiaTheme="minorEastAsia" w:hAnsi="Arial" w:cs="Arial"/>
          <w:sz w:val="22"/>
          <w:szCs w:val="22"/>
          <w:lang w:eastAsia="zh-CN"/>
        </w:rPr>
        <w:noBreakHyphen/>
        <w:t xml:space="preserve">selectivity trend in </w:t>
      </w:r>
      <w:r w:rsidRPr="00197164">
        <w:rPr>
          <w:rFonts w:ascii="Arial" w:eastAsiaTheme="minorEastAsia" w:hAnsi="Arial" w:cs="Arial" w:hint="eastAsia"/>
          <w:sz w:val="22"/>
          <w:szCs w:val="22"/>
          <w:lang w:eastAsia="zh-CN"/>
        </w:rPr>
        <w:t>TP</w:t>
      </w:r>
      <w:r w:rsidRPr="00197164">
        <w:rPr>
          <w:rFonts w:ascii="Arial" w:eastAsiaTheme="minorEastAsia" w:hAnsi="Arial" w:cs="Arial"/>
          <w:sz w:val="22"/>
          <w:szCs w:val="22"/>
          <w:lang w:eastAsia="zh-CN"/>
        </w:rPr>
        <w:t xml:space="preserve">, non-thermal and thermal plasma. </w:t>
      </w:r>
      <w:r w:rsidRPr="00197164">
        <w:rPr>
          <w:rFonts w:ascii="Arial" w:eastAsiaTheme="minorEastAsia" w:hAnsi="Arial" w:cs="Arial"/>
          <w:b/>
          <w:sz w:val="22"/>
          <w:szCs w:val="22"/>
          <w:lang w:eastAsia="zh-CN"/>
        </w:rPr>
        <w:t>d</w:t>
      </w:r>
      <w:r w:rsidRPr="00197164">
        <w:rPr>
          <w:rFonts w:ascii="Arial" w:hAnsi="Arial" w:cs="Arial"/>
          <w:b/>
          <w:sz w:val="22"/>
          <w:szCs w:val="22"/>
        </w:rPr>
        <w:t>. </w:t>
      </w:r>
      <w:r w:rsidRPr="00197164">
        <w:rPr>
          <w:rFonts w:ascii="Arial" w:eastAsiaTheme="minorEastAsia" w:hAnsi="Arial" w:cs="Arial"/>
          <w:sz w:val="22"/>
          <w:szCs w:val="22"/>
          <w:lang w:eastAsia="zh-CN"/>
        </w:rPr>
        <w:t>Conversion</w:t>
      </w:r>
      <w:r w:rsidRPr="00197164">
        <w:rPr>
          <w:rFonts w:ascii="Arial" w:eastAsiaTheme="minorEastAsia" w:hAnsi="Arial" w:cs="Arial"/>
          <w:sz w:val="22"/>
          <w:szCs w:val="22"/>
          <w:lang w:eastAsia="zh-CN"/>
        </w:rPr>
        <w:noBreakHyphen/>
        <w:t>selectivity</w:t>
      </w:r>
      <w:r w:rsidRPr="00197164">
        <w:rPr>
          <w:rFonts w:ascii="Arial" w:hAnsi="Arial" w:cs="Arial"/>
          <w:b/>
          <w:sz w:val="22"/>
          <w:szCs w:val="22"/>
        </w:rPr>
        <w:t xml:space="preserve"> </w:t>
      </w:r>
      <w:r w:rsidRPr="00197164">
        <w:rPr>
          <w:rFonts w:ascii="Arial" w:eastAsiaTheme="minorEastAsia" w:hAnsi="Arial" w:cs="Arial"/>
          <w:bCs/>
          <w:sz w:val="22"/>
          <w:szCs w:val="22"/>
          <w:lang w:eastAsia="zh-CN"/>
        </w:rPr>
        <w:t xml:space="preserve">trend and energy </w:t>
      </w:r>
      <w:bookmarkStart w:id="47" w:name="_Hlk172709744"/>
      <w:r w:rsidRPr="00197164">
        <w:rPr>
          <w:rFonts w:ascii="Arial" w:eastAsiaTheme="minorEastAsia" w:hAnsi="Arial" w:cs="Arial"/>
          <w:bCs/>
          <w:sz w:val="22"/>
          <w:szCs w:val="22"/>
          <w:lang w:eastAsia="zh-CN"/>
        </w:rPr>
        <w:t xml:space="preserve">requirement </w:t>
      </w:r>
      <w:bookmarkEnd w:id="47"/>
      <w:r w:rsidRPr="00197164">
        <w:rPr>
          <w:rFonts w:ascii="Arial" w:eastAsiaTheme="minorEastAsia" w:hAnsi="Arial" w:cs="Arial"/>
          <w:bCs/>
          <w:sz w:val="22"/>
          <w:szCs w:val="22"/>
          <w:lang w:eastAsia="zh-CN"/>
        </w:rPr>
        <w:t>(kWh kg</w:t>
      </w:r>
      <w:r w:rsidRPr="00197164">
        <w:rPr>
          <w:rFonts w:ascii="Arial" w:eastAsiaTheme="minorEastAsia" w:hAnsi="Arial" w:cs="Arial"/>
          <w:bCs/>
          <w:sz w:val="22"/>
          <w:szCs w:val="22"/>
          <w:vertAlign w:val="superscript"/>
          <w:lang w:eastAsia="zh-CN"/>
        </w:rPr>
        <w:t>–1</w:t>
      </w:r>
      <w:r w:rsidRPr="00197164">
        <w:rPr>
          <w:rFonts w:ascii="Arial" w:eastAsiaTheme="minorEastAsia" w:hAnsi="Arial" w:cs="Arial"/>
          <w:bCs/>
          <w:sz w:val="22"/>
          <w:szCs w:val="22"/>
          <w:lang w:eastAsia="zh-CN"/>
        </w:rPr>
        <w:t> C</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H</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 for representative non</w:t>
      </w:r>
      <w:r w:rsidR="002D53A4" w:rsidRPr="00197164">
        <w:rPr>
          <w:rFonts w:ascii="Arial" w:eastAsiaTheme="minorEastAsia" w:hAnsi="Arial" w:cs="Arial"/>
          <w:bCs/>
          <w:sz w:val="22"/>
          <w:szCs w:val="22"/>
          <w:lang w:eastAsia="zh-CN"/>
        </w:rPr>
        <w:noBreakHyphen/>
      </w:r>
      <w:r w:rsidRPr="00197164">
        <w:rPr>
          <w:rFonts w:ascii="Arial" w:eastAsiaTheme="minorEastAsia" w:hAnsi="Arial" w:cs="Arial"/>
          <w:bCs/>
          <w:sz w:val="22"/>
          <w:szCs w:val="22"/>
          <w:lang w:eastAsia="zh-CN"/>
        </w:rPr>
        <w:t xml:space="preserve">thermal </w:t>
      </w:r>
      <w:r w:rsidRPr="00197164">
        <w:rPr>
          <w:rFonts w:ascii="Arial" w:eastAsiaTheme="minorEastAsia" w:hAnsi="Arial" w:cs="Arial"/>
          <w:sz w:val="22"/>
          <w:szCs w:val="22"/>
          <w:lang w:eastAsia="zh-CN"/>
        </w:rPr>
        <w:t xml:space="preserve">(cold and warm) </w:t>
      </w:r>
      <w:r w:rsidRPr="00197164">
        <w:rPr>
          <w:rFonts w:ascii="Arial" w:eastAsiaTheme="minorEastAsia" w:hAnsi="Arial" w:cs="Arial"/>
          <w:bCs/>
          <w:sz w:val="22"/>
          <w:szCs w:val="22"/>
          <w:lang w:eastAsia="zh-CN"/>
        </w:rPr>
        <w:t>and thermal plasma routes.</w:t>
      </w:r>
      <w:r w:rsidRPr="00197164">
        <w:rPr>
          <w:rFonts w:ascii="Arial" w:eastAsiaTheme="minorEastAsia" w:hAnsi="Arial" w:cs="Arial"/>
          <w:sz w:val="22"/>
          <w:szCs w:val="22"/>
          <w:lang w:eastAsia="zh-CN"/>
        </w:rPr>
        <w:t xml:space="preserve"> </w:t>
      </w:r>
      <w:r w:rsidRPr="00197164">
        <w:rPr>
          <w:rFonts w:ascii="Arial" w:eastAsiaTheme="minorEastAsia" w:hAnsi="Arial" w:cs="Arial"/>
          <w:b/>
          <w:sz w:val="22"/>
          <w:szCs w:val="22"/>
          <w:lang w:eastAsia="zh-CN"/>
        </w:rPr>
        <w:t>e</w:t>
      </w:r>
      <w:r w:rsidRPr="00197164">
        <w:rPr>
          <w:rFonts w:ascii="Arial" w:hAnsi="Arial" w:cs="Arial"/>
          <w:b/>
          <w:sz w:val="22"/>
          <w:szCs w:val="22"/>
        </w:rPr>
        <w:t>.</w:t>
      </w:r>
      <w:r w:rsidRPr="00197164">
        <w:rPr>
          <w:rFonts w:ascii="Arial" w:hAnsi="Arial" w:cs="Arial"/>
          <w:sz w:val="22"/>
          <w:szCs w:val="22"/>
        </w:rPr>
        <w:t> </w:t>
      </w:r>
      <w:r w:rsidRPr="00197164">
        <w:rPr>
          <w:rFonts w:ascii="Arial" w:eastAsiaTheme="minorEastAsia" w:hAnsi="Arial" w:cs="Arial"/>
          <w:sz w:val="22"/>
          <w:szCs w:val="22"/>
          <w:lang w:eastAsia="zh-CN"/>
        </w:rPr>
        <w:t>Representative c</w:t>
      </w:r>
      <w:r w:rsidRPr="00197164">
        <w:rPr>
          <w:rFonts w:ascii="Arial" w:hAnsi="Arial" w:cs="Arial"/>
          <w:sz w:val="22"/>
          <w:szCs w:val="22"/>
        </w:rPr>
        <w:t>atalyst type, reaction temperature, CH</w:t>
      </w:r>
      <w:r w:rsidRPr="00197164">
        <w:rPr>
          <w:rFonts w:ascii="Arial" w:hAnsi="Arial" w:cs="Arial"/>
          <w:sz w:val="22"/>
          <w:szCs w:val="22"/>
          <w:vertAlign w:val="subscript"/>
        </w:rPr>
        <w:t>4</w:t>
      </w:r>
      <w:r w:rsidRPr="00197164">
        <w:rPr>
          <w:rFonts w:ascii="Arial" w:hAnsi="Arial" w:cs="Arial"/>
          <w:sz w:val="22"/>
          <w:szCs w:val="22"/>
        </w:rPr>
        <w:t xml:space="preserve"> conversion, and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and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selectivity in non</w:t>
      </w:r>
      <w:r w:rsidRPr="00197164">
        <w:rPr>
          <w:rFonts w:ascii="Arial" w:eastAsiaTheme="minorEastAsia" w:hAnsi="Arial" w:cs="Arial"/>
          <w:sz w:val="22"/>
          <w:szCs w:val="22"/>
          <w:lang w:eastAsia="zh-CN"/>
        </w:rPr>
        <w:noBreakHyphen/>
        <w:t>oxidative CH</w:t>
      </w:r>
      <w:r w:rsidRPr="00197164">
        <w:rPr>
          <w:rFonts w:ascii="Arial" w:eastAsiaTheme="minorEastAsia" w:hAnsi="Arial" w:cs="Arial"/>
          <w:sz w:val="22"/>
          <w:szCs w:val="22"/>
          <w:vertAlign w:val="subscript"/>
          <w:lang w:eastAsia="zh-CN"/>
        </w:rPr>
        <w:t>4</w:t>
      </w:r>
      <w:r w:rsidRPr="00197164">
        <w:rPr>
          <w:rFonts w:ascii="Arial" w:eastAsiaTheme="minorEastAsia" w:hAnsi="Arial" w:cs="Arial"/>
          <w:sz w:val="22"/>
          <w:szCs w:val="22"/>
          <w:lang w:eastAsia="zh-CN"/>
        </w:rPr>
        <w:t xml:space="preserve"> conversion.</w:t>
      </w:r>
      <w:bookmarkEnd w:id="46"/>
      <w:r w:rsidR="006A4476" w:rsidRPr="00197164">
        <w:rPr>
          <w:rFonts w:ascii="Arial" w:eastAsiaTheme="minorEastAsia" w:hAnsi="Arial" w:cs="Arial"/>
          <w:sz w:val="22"/>
          <w:szCs w:val="22"/>
          <w:lang w:eastAsia="zh-CN"/>
        </w:rPr>
        <w:t xml:space="preserve"> Panel</w:t>
      </w:r>
      <w:r w:rsidR="001E71FD">
        <w:rPr>
          <w:rFonts w:ascii="Arial" w:eastAsiaTheme="minorEastAsia" w:hAnsi="Arial" w:cs="Arial" w:hint="eastAsia"/>
          <w:sz w:val="22"/>
          <w:szCs w:val="22"/>
          <w:lang w:eastAsia="zh-CN"/>
        </w:rPr>
        <w:t xml:space="preserve"> </w:t>
      </w:r>
      <w:r w:rsidR="001E71FD" w:rsidRPr="00197164">
        <w:rPr>
          <w:rFonts w:ascii="Arial" w:hAnsi="Arial" w:cs="Arial"/>
          <w:b/>
          <w:sz w:val="22"/>
          <w:szCs w:val="22"/>
          <w:lang w:eastAsia="zh-CN"/>
        </w:rPr>
        <w:t>b.</w:t>
      </w:r>
      <w:r w:rsidR="006A4476" w:rsidRPr="00197164">
        <w:rPr>
          <w:rFonts w:ascii="Arial" w:eastAsiaTheme="minorEastAsia" w:hAnsi="Arial" w:cs="Arial"/>
          <w:sz w:val="22"/>
          <w:szCs w:val="22"/>
          <w:lang w:eastAsia="zh-CN"/>
        </w:rPr>
        <w:t xml:space="preserve"> adapted with permission from</w:t>
      </w:r>
      <w:r w:rsidR="001E71FD">
        <w:rPr>
          <w:rFonts w:ascii="Arial" w:eastAsiaTheme="minorEastAsia" w:hAnsi="Arial" w:cs="Arial" w:hint="eastAsia"/>
          <w:sz w:val="22"/>
          <w:szCs w:val="22"/>
          <w:lang w:eastAsia="zh-CN"/>
        </w:rPr>
        <w:t xml:space="preserve"> </w:t>
      </w:r>
      <w:r w:rsidR="006A4476" w:rsidRPr="00197164">
        <w:rPr>
          <w:rFonts w:ascii="Arial" w:eastAsiaTheme="minorEastAsia" w:hAnsi="Arial" w:cs="Arial"/>
          <w:bCs/>
          <w:sz w:val="22"/>
          <w:szCs w:val="22"/>
          <w:lang w:eastAsia="zh-CN"/>
        </w:rPr>
        <w:t>ref. 6</w:t>
      </w:r>
      <w:r w:rsidR="00BF384B">
        <w:rPr>
          <w:rFonts w:ascii="Arial" w:eastAsiaTheme="minorEastAsia" w:hAnsi="Arial" w:cs="Arial"/>
          <w:bCs/>
          <w:sz w:val="22"/>
          <w:szCs w:val="22"/>
          <w:lang w:eastAsia="zh-CN"/>
        </w:rPr>
        <w:t>1</w:t>
      </w:r>
      <w:r w:rsidR="006A4476" w:rsidRPr="00197164">
        <w:rPr>
          <w:rFonts w:ascii="Arial" w:eastAsiaTheme="minorEastAsia" w:hAnsi="Arial" w:cs="Arial"/>
          <w:bCs/>
          <w:sz w:val="22"/>
          <w:szCs w:val="22"/>
          <w:lang w:eastAsia="zh-CN"/>
        </w:rPr>
        <w:t>, Wiley.</w:t>
      </w:r>
    </w:p>
    <w:p w14:paraId="5B2EA0D8" w14:textId="3161A722" w:rsidR="00FE1182" w:rsidRPr="00197164" w:rsidRDefault="00FE1182" w:rsidP="00177E52">
      <w:pPr>
        <w:spacing w:after="240" w:line="360" w:lineRule="auto"/>
        <w:jc w:val="both"/>
        <w:rPr>
          <w:rFonts w:ascii="Arial" w:hAnsi="Arial" w:cs="Arial"/>
          <w:sz w:val="22"/>
          <w:szCs w:val="22"/>
        </w:rPr>
      </w:pPr>
      <w:bookmarkStart w:id="48" w:name="_Hlk167963105"/>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5</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heme="minorEastAsia" w:hAnsi="Arial" w:cs="Arial"/>
          <w:b/>
          <w:sz w:val="22"/>
          <w:szCs w:val="22"/>
          <w:lang w:eastAsia="zh-CN"/>
        </w:rPr>
        <w:t>Potential green C</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H</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 xml:space="preserve"> synthesis routes</w:t>
      </w:r>
      <w:r w:rsidRPr="00197164">
        <w:rPr>
          <w:rFonts w:ascii="Arial" w:hAnsi="Arial" w:cs="Arial"/>
          <w:b/>
          <w:sz w:val="22"/>
          <w:szCs w:val="22"/>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Production costs</w:t>
      </w:r>
      <w:r w:rsidR="00532F7D" w:rsidRPr="00197164">
        <w:rPr>
          <w:rFonts w:ascii="Arial" w:eastAsia="Times New Roman" w:hAnsi="Arial" w:cs="Arial"/>
          <w:bCs/>
          <w:sz w:val="22"/>
          <w:szCs w:val="22"/>
        </w:rPr>
        <w:t xml:space="preserve"> (only operational costs)</w:t>
      </w:r>
      <w:r w:rsidRPr="00197164">
        <w:rPr>
          <w:rFonts w:ascii="Arial" w:eastAsiaTheme="minorEastAsia" w:hAnsi="Arial" w:cs="Arial" w:hint="eastAsia"/>
          <w:bCs/>
          <w:sz w:val="22"/>
          <w:szCs w:val="22"/>
          <w:lang w:eastAsia="zh-CN"/>
        </w:rPr>
        <w:t xml:space="preserve"> </w:t>
      </w:r>
      <w:r w:rsidRPr="00197164">
        <w:rPr>
          <w:rFonts w:ascii="Arial" w:eastAsia="Times New Roman" w:hAnsi="Arial" w:cs="Arial"/>
          <w:bCs/>
          <w:sz w:val="22"/>
          <w:szCs w:val="22"/>
        </w:rPr>
        <w:t xml:space="preserve">and </w:t>
      </w:r>
      <w:r w:rsidRPr="00197164">
        <w:rPr>
          <w:rFonts w:ascii="Arial" w:eastAsia="Times New Roman" w:hAnsi="Arial" w:cs="Arial"/>
          <w:b/>
          <w:sz w:val="22"/>
          <w:szCs w:val="22"/>
        </w:rPr>
        <w:t>b.</w:t>
      </w:r>
      <w:r w:rsidRPr="00197164">
        <w:rPr>
          <w:rFonts w:ascii="Arial" w:eastAsia="Times New Roman" w:hAnsi="Arial" w:cs="Arial"/>
          <w:bCs/>
          <w:sz w:val="22"/>
          <w:szCs w:val="22"/>
        </w:rPr>
        <w:t> </w:t>
      </w:r>
      <w:r w:rsidRPr="00197164">
        <w:rPr>
          <w:rFonts w:ascii="Arial" w:eastAsiaTheme="minorEastAsia" w:hAnsi="Arial" w:cs="Arial" w:hint="eastAsia"/>
          <w:bCs/>
          <w:sz w:val="22"/>
          <w:szCs w:val="22"/>
          <w:lang w:eastAsia="zh-CN"/>
        </w:rPr>
        <w:t>c</w:t>
      </w:r>
      <w:r w:rsidRPr="00197164">
        <w:rPr>
          <w:rFonts w:ascii="Arial" w:eastAsia="Times New Roman" w:hAnsi="Arial" w:cs="Arial"/>
          <w:bCs/>
          <w:sz w:val="22"/>
          <w:szCs w:val="22"/>
        </w:rPr>
        <w:t xml:space="preserve">limate change impacts per kg of VCM </w:t>
      </w:r>
      <w:r w:rsidRPr="00197164">
        <w:rPr>
          <w:rFonts w:ascii="Arial" w:eastAsia="Times New Roman" w:hAnsi="Arial" w:cs="Arial"/>
          <w:bCs/>
          <w:i/>
          <w:sz w:val="22"/>
          <w:szCs w:val="22"/>
        </w:rPr>
        <w:t>via</w:t>
      </w:r>
      <w:r w:rsidRPr="00197164">
        <w:rPr>
          <w:rFonts w:ascii="Arial" w:eastAsia="Times New Roman" w:hAnsi="Arial" w:cs="Arial"/>
          <w:bCs/>
          <w:sz w:val="22"/>
          <w:szCs w:val="22"/>
        </w:rPr>
        <w:t xml:space="preserve"> the acetylene</w:t>
      </w:r>
      <w:r w:rsidRPr="00197164">
        <w:rPr>
          <w:rFonts w:ascii="Arial" w:eastAsia="Times New Roman" w:hAnsi="Arial" w:cs="Arial"/>
          <w:bCs/>
          <w:sz w:val="22"/>
          <w:szCs w:val="22"/>
        </w:rPr>
        <w:noBreakHyphen/>
        <w:t>to</w:t>
      </w:r>
      <w:r w:rsidRPr="00197164">
        <w:rPr>
          <w:rFonts w:ascii="Arial" w:eastAsia="Times New Roman" w:hAnsi="Arial" w:cs="Arial"/>
          <w:bCs/>
          <w:sz w:val="22"/>
          <w:szCs w:val="22"/>
        </w:rPr>
        <w:noBreakHyphen/>
        <w:t>VCM (ATV) route</w:t>
      </w:r>
      <w:r w:rsidRPr="00197164">
        <w:rPr>
          <w:rFonts w:ascii="Arial" w:hAnsi="Arial" w:cs="Arial"/>
          <w:sz w:val="22"/>
          <w:szCs w:val="22"/>
        </w:rPr>
        <w:t xml:space="preserve"> and the ethylene</w:t>
      </w:r>
      <w:r w:rsidRPr="00197164">
        <w:rPr>
          <w:rFonts w:ascii="Arial" w:hAnsi="Arial" w:cs="Arial"/>
          <w:sz w:val="22"/>
          <w:szCs w:val="22"/>
        </w:rPr>
        <w:noBreakHyphen/>
        <w:t>based balanced process (EBP)</w:t>
      </w:r>
      <w:r w:rsidRPr="00197164">
        <w:rPr>
          <w:rFonts w:ascii="Arial" w:eastAsia="Times New Roman" w:hAnsi="Arial" w:cs="Arial"/>
          <w:bCs/>
          <w:sz w:val="22"/>
          <w:szCs w:val="22"/>
        </w:rPr>
        <w:t xml:space="preserve">. Results for both the fossil and green routes, depending on the </w:t>
      </w:r>
      <w:r w:rsidRPr="00197164">
        <w:rPr>
          <w:rFonts w:ascii="Arial" w:eastAsiaTheme="minorEastAsia" w:hAnsi="Arial" w:cs="Arial" w:hint="eastAsia"/>
          <w:bCs/>
          <w:sz w:val="22"/>
          <w:szCs w:val="22"/>
          <w:lang w:eastAsia="zh-CN"/>
        </w:rPr>
        <w:t>feedstock</w:t>
      </w:r>
      <w:r w:rsidRPr="00197164">
        <w:rPr>
          <w:rFonts w:ascii="Arial" w:eastAsia="Times New Roman" w:hAnsi="Arial" w:cs="Arial"/>
          <w:bCs/>
          <w:sz w:val="22"/>
          <w:szCs w:val="22"/>
        </w:rPr>
        <w:t xml:space="preserve"> source. </w:t>
      </w:r>
      <w:r w:rsidR="00803794" w:rsidRPr="00197164">
        <w:rPr>
          <w:rFonts w:ascii="Arial" w:eastAsia="Times New Roman" w:hAnsi="Arial" w:cs="Arial"/>
          <w:bCs/>
          <w:sz w:val="22"/>
          <w:szCs w:val="22"/>
        </w:rPr>
        <w:t xml:space="preserve">Uncertainties (error bars) in both climate change impacts and production costs are displayed (see </w:t>
      </w:r>
      <w:r w:rsidR="00803794" w:rsidRPr="00197164">
        <w:rPr>
          <w:rFonts w:ascii="Arial" w:eastAsia="Times New Roman" w:hAnsi="Arial" w:cs="Arial"/>
          <w:b/>
          <w:bCs/>
          <w:sz w:val="22"/>
          <w:szCs w:val="22"/>
        </w:rPr>
        <w:t>Supplementary Notes</w:t>
      </w:r>
      <w:r w:rsidR="00803794" w:rsidRPr="00197164">
        <w:rPr>
          <w:rFonts w:ascii="Arial" w:eastAsia="Times New Roman" w:hAnsi="Arial" w:cs="Arial"/>
          <w:bCs/>
          <w:sz w:val="22"/>
          <w:szCs w:val="22"/>
        </w:rPr>
        <w:t xml:space="preserve"> for details).</w:t>
      </w:r>
      <w:r w:rsidR="00F8765E" w:rsidRPr="00197164">
        <w:rPr>
          <w:rFonts w:ascii="Arial" w:eastAsiaTheme="minorEastAsia" w:hAnsi="Arial" w:cs="Arial" w:hint="eastAsia"/>
          <w:bCs/>
          <w:sz w:val="22"/>
          <w:szCs w:val="22"/>
          <w:lang w:eastAsia="zh-CN"/>
        </w:rPr>
        <w:t xml:space="preserve"> </w:t>
      </w:r>
      <w:r w:rsidRPr="00197164">
        <w:rPr>
          <w:rFonts w:ascii="Arial" w:eastAsiaTheme="minorEastAsia" w:hAnsi="Arial" w:cs="Arial"/>
          <w:b/>
          <w:sz w:val="22"/>
          <w:szCs w:val="22"/>
          <w:lang w:eastAsia="zh-CN"/>
        </w:rPr>
        <w:t>c.</w:t>
      </w:r>
      <w:r w:rsidRPr="00197164">
        <w:rPr>
          <w:rFonts w:ascii="Arial" w:eastAsiaTheme="minorEastAsia" w:hAnsi="Arial" w:cs="Arial"/>
          <w:sz w:val="22"/>
          <w:szCs w:val="22"/>
          <w:lang w:eastAsia="zh-CN"/>
        </w:rPr>
        <w:t> Coal, natural gas, and oil-based technologies, including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PC, TP, and plasma routes. </w:t>
      </w:r>
      <w:r w:rsidR="00F8765E" w:rsidRPr="00197164">
        <w:rPr>
          <w:rFonts w:ascii="Arial" w:eastAsiaTheme="minorEastAsia" w:hAnsi="Arial" w:cs="Arial" w:hint="eastAsia"/>
          <w:bCs/>
          <w:sz w:val="22"/>
          <w:szCs w:val="22"/>
          <w:lang w:eastAsia="zh-CN"/>
        </w:rPr>
        <w:t>The commercial routes</w:t>
      </w:r>
      <w:r w:rsidR="00F8765E" w:rsidRPr="00197164">
        <w:rPr>
          <w:rFonts w:ascii="Arial" w:eastAsiaTheme="minorEastAsia" w:hAnsi="Arial" w:cs="Arial"/>
          <w:bCs/>
          <w:sz w:val="22"/>
          <w:szCs w:val="22"/>
          <w:lang w:eastAsia="zh-CN"/>
        </w:rPr>
        <w:t>,</w:t>
      </w:r>
      <w:r w:rsidR="00F8765E" w:rsidRPr="00197164">
        <w:rPr>
          <w:rFonts w:ascii="Arial" w:eastAsiaTheme="minorEastAsia" w:hAnsi="Arial" w:cs="Arial" w:hint="eastAsia"/>
          <w:bCs/>
          <w:sz w:val="22"/>
          <w:szCs w:val="22"/>
          <w:lang w:eastAsia="zh-CN"/>
        </w:rPr>
        <w:t xml:space="preserve"> coal</w:t>
      </w:r>
      <w:r w:rsidR="00F8765E" w:rsidRPr="00197164">
        <w:rPr>
          <w:rFonts w:ascii="Arial" w:eastAsiaTheme="minorEastAsia" w:hAnsi="Arial" w:cs="Arial"/>
          <w:bCs/>
          <w:sz w:val="22"/>
          <w:szCs w:val="22"/>
          <w:lang w:eastAsia="zh-CN"/>
        </w:rPr>
        <w:noBreakHyphen/>
      </w:r>
      <w:r w:rsidR="00F8765E" w:rsidRPr="00197164">
        <w:rPr>
          <w:rFonts w:ascii="Arial" w:eastAsiaTheme="minorEastAsia" w:hAnsi="Arial" w:cs="Arial" w:hint="eastAsia"/>
          <w:bCs/>
          <w:sz w:val="22"/>
          <w:szCs w:val="22"/>
          <w:lang w:eastAsia="zh-CN"/>
        </w:rPr>
        <w:t>based</w:t>
      </w:r>
      <w:r w:rsidR="00F8765E" w:rsidRPr="00197164">
        <w:rPr>
          <w:rFonts w:ascii="Arial" w:eastAsiaTheme="minorEastAsia" w:hAnsi="Arial" w:cs="Arial"/>
          <w:sz w:val="22"/>
          <w:szCs w:val="22"/>
          <w:lang w:eastAsia="zh-CN"/>
        </w:rPr>
        <w:t xml:space="preserve"> CaC</w:t>
      </w:r>
      <w:r w:rsidR="00F8765E" w:rsidRPr="00197164">
        <w:rPr>
          <w:rFonts w:ascii="Arial" w:eastAsiaTheme="minorEastAsia" w:hAnsi="Arial" w:cs="Arial"/>
          <w:sz w:val="22"/>
          <w:szCs w:val="22"/>
          <w:vertAlign w:val="subscript"/>
          <w:lang w:eastAsia="zh-CN"/>
        </w:rPr>
        <w:t>2</w:t>
      </w:r>
      <w:r w:rsidR="00F8765E" w:rsidRPr="00197164">
        <w:rPr>
          <w:rFonts w:ascii="Arial" w:eastAsiaTheme="minorEastAsia" w:hAnsi="Arial" w:cs="Arial" w:hint="eastAsia"/>
          <w:bCs/>
          <w:sz w:val="22"/>
          <w:szCs w:val="22"/>
          <w:lang w:eastAsia="zh-CN"/>
        </w:rPr>
        <w:t xml:space="preserve"> and natural gas</w:t>
      </w:r>
      <w:r w:rsidR="00F8765E" w:rsidRPr="00197164">
        <w:rPr>
          <w:rFonts w:ascii="Arial" w:eastAsiaTheme="minorEastAsia" w:hAnsi="Arial" w:cs="Arial"/>
          <w:bCs/>
          <w:sz w:val="22"/>
          <w:szCs w:val="22"/>
          <w:lang w:eastAsia="zh-CN"/>
        </w:rPr>
        <w:noBreakHyphen/>
      </w:r>
      <w:r w:rsidR="00F8765E" w:rsidRPr="00197164">
        <w:rPr>
          <w:rFonts w:ascii="Arial" w:eastAsiaTheme="minorEastAsia" w:hAnsi="Arial" w:cs="Arial" w:hint="eastAsia"/>
          <w:bCs/>
          <w:sz w:val="22"/>
          <w:szCs w:val="22"/>
          <w:lang w:eastAsia="zh-CN"/>
        </w:rPr>
        <w:t xml:space="preserve">based PC, </w:t>
      </w:r>
      <w:r w:rsidR="00F8765E" w:rsidRPr="00197164">
        <w:rPr>
          <w:rFonts w:ascii="Arial" w:eastAsiaTheme="minorEastAsia" w:hAnsi="Arial" w:cs="Arial"/>
          <w:bCs/>
          <w:sz w:val="22"/>
          <w:szCs w:val="22"/>
          <w:lang w:eastAsia="zh-CN"/>
        </w:rPr>
        <w:t>have a larger width due to their</w:t>
      </w:r>
      <w:r w:rsidR="003D7D78" w:rsidRPr="00197164">
        <w:rPr>
          <w:rFonts w:ascii="Arial" w:eastAsiaTheme="minorEastAsia" w:hAnsi="Arial" w:cs="Arial"/>
          <w:bCs/>
          <w:sz w:val="22"/>
          <w:szCs w:val="22"/>
          <w:lang w:eastAsia="zh-CN"/>
        </w:rPr>
        <w:t xml:space="preserve"> extensive </w:t>
      </w:r>
      <w:r w:rsidR="00F8765E" w:rsidRPr="00197164">
        <w:rPr>
          <w:rFonts w:ascii="Arial" w:eastAsiaTheme="minorEastAsia" w:hAnsi="Arial" w:cs="Arial"/>
          <w:bCs/>
          <w:sz w:val="22"/>
          <w:szCs w:val="22"/>
          <w:lang w:eastAsia="zh-CN"/>
        </w:rPr>
        <w:t>use</w:t>
      </w:r>
      <w:r w:rsidR="00F8765E" w:rsidRPr="00197164">
        <w:rPr>
          <w:rFonts w:ascii="Arial" w:eastAsiaTheme="minorEastAsia" w:hAnsi="Arial" w:cs="Arial" w:hint="eastAsia"/>
          <w:bCs/>
          <w:sz w:val="22"/>
          <w:szCs w:val="22"/>
          <w:lang w:eastAsia="zh-CN"/>
        </w:rPr>
        <w:t>.</w:t>
      </w:r>
      <w:r w:rsidR="00F8765E" w:rsidRPr="00197164">
        <w:rPr>
          <w:rFonts w:ascii="Arial" w:eastAsia="Times New Roman" w:hAnsi="Arial" w:cs="Arial"/>
          <w:bCs/>
          <w:sz w:val="22"/>
          <w:szCs w:val="22"/>
        </w:rPr>
        <w:t xml:space="preserve"> </w:t>
      </w:r>
      <w:r w:rsidRPr="00197164">
        <w:rPr>
          <w:rFonts w:ascii="Arial" w:eastAsiaTheme="minorEastAsia" w:hAnsi="Arial" w:cs="Arial"/>
          <w:b/>
          <w:sz w:val="22"/>
          <w:szCs w:val="22"/>
          <w:lang w:eastAsia="zh-CN"/>
        </w:rPr>
        <w:t>d.</w:t>
      </w:r>
      <w:r w:rsidRPr="00197164">
        <w:rPr>
          <w:rFonts w:ascii="Arial" w:eastAsiaTheme="minorEastAsia" w:hAnsi="Arial" w:cs="Arial"/>
          <w:sz w:val="22"/>
          <w:szCs w:val="22"/>
          <w:lang w:eastAsia="zh-CN"/>
        </w:rPr>
        <w:t> biochar, biogas,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and plastic</w:t>
      </w:r>
      <w:r w:rsidR="0024689D" w:rsidRPr="00197164">
        <w:rPr>
          <w:rFonts w:ascii="Arial" w:eastAsiaTheme="minorEastAsia" w:hAnsi="Arial" w:cs="Arial"/>
          <w:bCs/>
          <w:sz w:val="22"/>
          <w:szCs w:val="22"/>
          <w:lang w:eastAsia="zh-CN"/>
        </w:rPr>
        <w:noBreakHyphen/>
      </w:r>
      <w:r w:rsidRPr="00197164">
        <w:rPr>
          <w:rFonts w:ascii="Arial" w:eastAsiaTheme="minorEastAsia" w:hAnsi="Arial" w:cs="Arial"/>
          <w:sz w:val="22"/>
          <w:szCs w:val="22"/>
          <w:lang w:eastAsia="zh-CN"/>
        </w:rPr>
        <w:t xml:space="preserve">based </w:t>
      </w:r>
      <w:r w:rsidRPr="00197164">
        <w:rPr>
          <w:rFonts w:ascii="Arial" w:eastAsiaTheme="minorEastAsia" w:hAnsi="Arial" w:cs="Arial"/>
          <w:bCs/>
          <w:sz w:val="22"/>
          <w:szCs w:val="22"/>
          <w:lang w:eastAsia="zh-CN"/>
        </w:rPr>
        <w:t xml:space="preserve">technologies, including </w:t>
      </w:r>
      <w:r w:rsidRPr="00197164">
        <w:rPr>
          <w:rFonts w:ascii="Arial" w:eastAsiaTheme="minorEastAsia" w:hAnsi="Arial" w:cs="Arial"/>
          <w:sz w:val="22"/>
          <w:szCs w:val="22"/>
          <w:lang w:eastAsia="zh-CN"/>
        </w:rPr>
        <w:t>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bCs/>
          <w:sz w:val="22"/>
          <w:szCs w:val="22"/>
          <w:lang w:eastAsia="zh-CN"/>
        </w:rPr>
        <w:t>, plasma, cycle</w:t>
      </w:r>
      <w:r w:rsidRPr="00197164">
        <w:rPr>
          <w:rFonts w:ascii="Arial" w:eastAsiaTheme="minorEastAsia" w:hAnsi="Arial" w:cs="Arial"/>
          <w:sz w:val="22"/>
          <w:szCs w:val="22"/>
          <w:lang w:eastAsia="zh-CN"/>
        </w:rPr>
        <w:t>, TP</w:t>
      </w:r>
      <w:r w:rsidRPr="00197164">
        <w:rPr>
          <w:rFonts w:ascii="Arial" w:eastAsiaTheme="minorEastAsia" w:hAnsi="Arial" w:cs="Arial"/>
          <w:bCs/>
          <w:sz w:val="22"/>
          <w:szCs w:val="22"/>
          <w:lang w:eastAsia="zh-CN"/>
        </w:rPr>
        <w:t>, and PC.</w:t>
      </w:r>
      <w:r w:rsidR="00F8765E" w:rsidRPr="00197164">
        <w:rPr>
          <w:rFonts w:ascii="Arial" w:eastAsiaTheme="minorEastAsia" w:hAnsi="Arial" w:cs="Arial" w:hint="eastAsia"/>
          <w:bCs/>
          <w:sz w:val="22"/>
          <w:szCs w:val="22"/>
          <w:lang w:eastAsia="zh-CN"/>
        </w:rPr>
        <w:t xml:space="preserve"> </w:t>
      </w:r>
      <w:r w:rsidR="00F8765E" w:rsidRPr="00197164">
        <w:rPr>
          <w:rFonts w:ascii="Arial" w:eastAsiaTheme="minorEastAsia" w:hAnsi="Arial" w:cs="Arial"/>
          <w:bCs/>
          <w:sz w:val="22"/>
          <w:szCs w:val="22"/>
          <w:lang w:eastAsia="zh-CN"/>
        </w:rPr>
        <w:t>R</w:t>
      </w:r>
      <w:r w:rsidR="00F8765E" w:rsidRPr="00197164">
        <w:rPr>
          <w:rFonts w:ascii="Arial" w:eastAsiaTheme="minorEastAsia" w:hAnsi="Arial" w:cs="Arial" w:hint="eastAsia"/>
          <w:bCs/>
          <w:sz w:val="22"/>
          <w:szCs w:val="22"/>
          <w:lang w:eastAsia="zh-CN"/>
        </w:rPr>
        <w:t>enewable source</w:t>
      </w:r>
      <w:r w:rsidR="00F8765E" w:rsidRPr="00197164">
        <w:rPr>
          <w:rFonts w:ascii="Arial" w:eastAsiaTheme="minorEastAsia" w:hAnsi="Arial" w:cs="Arial"/>
          <w:bCs/>
          <w:sz w:val="22"/>
          <w:szCs w:val="22"/>
          <w:lang w:eastAsia="zh-CN"/>
        </w:rPr>
        <w:noBreakHyphen/>
        <w:t xml:space="preserve">based routes are not yet commercialized, so their width </w:t>
      </w:r>
      <w:r w:rsidR="00361A27" w:rsidRPr="00197164">
        <w:rPr>
          <w:rFonts w:ascii="Arial" w:eastAsiaTheme="minorEastAsia" w:hAnsi="Arial" w:cs="Arial"/>
          <w:bCs/>
          <w:sz w:val="22"/>
          <w:szCs w:val="22"/>
          <w:lang w:eastAsia="zh-CN"/>
        </w:rPr>
        <w:t>remains</w:t>
      </w:r>
      <w:r w:rsidR="00F8765E" w:rsidRPr="00197164">
        <w:rPr>
          <w:rFonts w:ascii="Arial" w:eastAsiaTheme="minorEastAsia" w:hAnsi="Arial" w:cs="Arial"/>
          <w:bCs/>
          <w:sz w:val="22"/>
          <w:szCs w:val="22"/>
          <w:lang w:eastAsia="zh-CN"/>
        </w:rPr>
        <w:t xml:space="preserve"> uniform.</w:t>
      </w:r>
      <w:r w:rsidRPr="00197164">
        <w:rPr>
          <w:rFonts w:ascii="Arial" w:eastAsiaTheme="minorEastAsia" w:hAnsi="Arial" w:cs="Arial"/>
          <w:bCs/>
          <w:sz w:val="22"/>
          <w:szCs w:val="22"/>
          <w:lang w:eastAsia="zh-CN"/>
        </w:rPr>
        <w:t xml:space="preserve"> </w:t>
      </w:r>
      <w:bookmarkEnd w:id="48"/>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-based concept cycles include </w:t>
      </w:r>
      <w:commentRangeStart w:id="49"/>
      <w:r w:rsidRPr="00197164">
        <w:rPr>
          <w:rFonts w:ascii="Arial" w:eastAsiaTheme="minorEastAsia" w:hAnsi="Arial" w:cs="Arial"/>
          <w:b/>
          <w:sz w:val="22"/>
          <w:szCs w:val="22"/>
          <w:lang w:eastAsia="zh-CN"/>
        </w:rPr>
        <w:t>e. </w:t>
      </w:r>
      <w:r w:rsidRPr="00197164">
        <w:rPr>
          <w:rFonts w:ascii="Arial" w:eastAsiaTheme="minorEastAsia" w:hAnsi="Arial" w:cs="Arial"/>
          <w:sz w:val="22"/>
          <w:szCs w:val="22"/>
          <w:lang w:eastAsia="zh-CN"/>
        </w:rPr>
        <w:t>BaC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-based route coupling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capture and CO production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-CO cycle)</w:t>
      </w:r>
      <w:commentRangeEnd w:id="49"/>
      <w:r w:rsidR="00E91BE2">
        <w:rPr>
          <w:rStyle w:val="CommentReference"/>
        </w:rPr>
        <w:commentReference w:id="49"/>
      </w:r>
      <w:r w:rsidRPr="00197164">
        <w:rPr>
          <w:rFonts w:ascii="Arial" w:eastAsiaTheme="minorEastAsia" w:hAnsi="Arial" w:cs="Arial"/>
          <w:sz w:val="22"/>
          <w:szCs w:val="22"/>
          <w:lang w:eastAsia="zh-CN"/>
        </w:rPr>
        <w:t xml:space="preserve">, and </w:t>
      </w:r>
      <w:r w:rsidRPr="00197164">
        <w:rPr>
          <w:rFonts w:ascii="Arial" w:eastAsiaTheme="minorEastAsia" w:hAnsi="Arial" w:cs="Arial"/>
          <w:b/>
          <w:sz w:val="22"/>
          <w:szCs w:val="22"/>
          <w:lang w:eastAsia="zh-CN"/>
        </w:rPr>
        <w:t>f. </w:t>
      </w:r>
      <w:r w:rsidRPr="00197164">
        <w:rPr>
          <w:rFonts w:ascii="Arial" w:eastAsiaTheme="minorEastAsia" w:hAnsi="Arial" w:cs="Arial"/>
          <w:bCs/>
          <w:sz w:val="22"/>
          <w:szCs w:val="22"/>
          <w:lang w:eastAsia="zh-CN"/>
        </w:rPr>
        <w:t>Li</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C</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-based</w:t>
      </w:r>
      <w:r w:rsidRPr="00197164">
        <w:rPr>
          <w:rFonts w:ascii="Arial" w:eastAsiaTheme="minorEastAsia" w:hAnsi="Arial" w:cs="Arial"/>
          <w:sz w:val="22"/>
          <w:szCs w:val="22"/>
          <w:lang w:eastAsia="zh-CN"/>
        </w:rPr>
        <w:t xml:space="preserve"> </w:t>
      </w:r>
      <w:r w:rsidRPr="00197164">
        <w:rPr>
          <w:rFonts w:ascii="Arial" w:eastAsiaTheme="minorEastAsia" w:hAnsi="Arial" w:cs="Arial"/>
          <w:bCs/>
          <w:sz w:val="22"/>
          <w:szCs w:val="22"/>
          <w:lang w:eastAsia="zh-CN"/>
        </w:rPr>
        <w:t>electrochemical-assisted</w:t>
      </w:r>
      <w:r w:rsidRPr="00197164">
        <w:rPr>
          <w:rFonts w:ascii="Arial" w:eastAsiaTheme="minorEastAsia" w:hAnsi="Arial" w:cs="Arial"/>
          <w:b/>
          <w:sz w:val="22"/>
          <w:szCs w:val="22"/>
          <w:lang w:eastAsia="zh-CN"/>
        </w:rPr>
        <w:t xml:space="preserve"> </w:t>
      </w:r>
      <w:r w:rsidRPr="00197164">
        <w:rPr>
          <w:rFonts w:ascii="Arial" w:eastAsiaTheme="minorEastAsia" w:hAnsi="Arial" w:cs="Arial"/>
          <w:sz w:val="22"/>
          <w:szCs w:val="22"/>
          <w:lang w:eastAsia="zh-CN"/>
        </w:rPr>
        <w:t>three-step cycle from LiOH to Li, with Li reacting with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to form Li</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followed by reaction with 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O to produce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 xml:space="preserve">2 </w:t>
      </w:r>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cycle).</w:t>
      </w:r>
      <w:r w:rsidR="00F2181F" w:rsidRPr="00197164">
        <w:rPr>
          <w:rFonts w:ascii="Arial" w:eastAsiaTheme="minorEastAsia" w:hAnsi="Arial" w:cs="Arial"/>
          <w:sz w:val="22"/>
          <w:szCs w:val="22"/>
          <w:lang w:eastAsia="zh-CN"/>
        </w:rPr>
        <w:t xml:space="preserve"> Panel </w:t>
      </w:r>
      <w:r w:rsidR="00745FBB" w:rsidRPr="00197164">
        <w:rPr>
          <w:rFonts w:ascii="Arial" w:hAnsi="Arial" w:cs="Arial"/>
          <w:b/>
          <w:sz w:val="22"/>
          <w:szCs w:val="22"/>
          <w:lang w:eastAsia="zh-CN"/>
        </w:rPr>
        <w:t>e.</w:t>
      </w:r>
      <w:r w:rsidR="00745FBB" w:rsidRPr="00197164">
        <w:rPr>
          <w:rFonts w:ascii="Arial" w:hAnsi="Arial" w:cs="Arial"/>
          <w:sz w:val="22"/>
          <w:szCs w:val="22"/>
          <w:lang w:eastAsia="zh-CN"/>
        </w:rPr>
        <w:t> </w:t>
      </w:r>
      <w:r w:rsidR="00F2181F" w:rsidRPr="00197164">
        <w:rPr>
          <w:rFonts w:ascii="Arial" w:eastAsiaTheme="minorEastAsia" w:hAnsi="Arial" w:cs="Arial"/>
          <w:sz w:val="22"/>
          <w:szCs w:val="22"/>
          <w:lang w:eastAsia="zh-CN"/>
        </w:rPr>
        <w:t>adapted with permission from</w:t>
      </w:r>
      <w:r w:rsidR="00525DCC" w:rsidRPr="00197164">
        <w:rPr>
          <w:rFonts w:ascii="Arial" w:hAnsi="Arial" w:cs="Arial"/>
          <w:sz w:val="22"/>
          <w:szCs w:val="22"/>
          <w:lang w:eastAsia="zh-CN"/>
        </w:rPr>
        <w:t> </w:t>
      </w:r>
      <w:r w:rsidR="00F2181F" w:rsidRPr="00197164">
        <w:rPr>
          <w:rFonts w:ascii="Arial" w:eastAsiaTheme="minorEastAsia" w:hAnsi="Arial" w:cs="Arial"/>
          <w:bCs/>
          <w:sz w:val="22"/>
          <w:szCs w:val="22"/>
          <w:lang w:eastAsia="zh-CN"/>
        </w:rPr>
        <w:t xml:space="preserve">ref. </w:t>
      </w:r>
      <w:r w:rsidR="003F7D15">
        <w:rPr>
          <w:rFonts w:ascii="Arial" w:eastAsiaTheme="minorEastAsia" w:hAnsi="Arial" w:cs="Arial"/>
          <w:bCs/>
          <w:sz w:val="22"/>
          <w:szCs w:val="22"/>
          <w:lang w:eastAsia="zh-CN"/>
        </w:rPr>
        <w:t>83</w:t>
      </w:r>
      <w:r w:rsidR="00F2181F" w:rsidRPr="00197164">
        <w:rPr>
          <w:rFonts w:ascii="Arial" w:eastAsiaTheme="minorEastAsia" w:hAnsi="Arial" w:cs="Arial"/>
          <w:bCs/>
          <w:sz w:val="22"/>
          <w:szCs w:val="22"/>
          <w:lang w:eastAsia="zh-CN"/>
        </w:rPr>
        <w:t>, Royal Society of Chemistry.</w:t>
      </w:r>
    </w:p>
    <w:p w14:paraId="6EB25881" w14:textId="0E6280BD" w:rsidR="00FE1182" w:rsidRPr="00875479" w:rsidRDefault="00FE1182" w:rsidP="00703EA6">
      <w:pPr>
        <w:pStyle w:val="ListParagraph"/>
        <w:snapToGrid w:val="0"/>
        <w:spacing w:after="240" w:line="360" w:lineRule="auto"/>
        <w:ind w:left="0"/>
        <w:contextualSpacing w:val="0"/>
        <w:jc w:val="both"/>
        <w:rPr>
          <w:rFonts w:ascii="Arial" w:eastAsiaTheme="minorEastAsia" w:hAnsi="Arial" w:cs="Arial"/>
          <w:sz w:val="20"/>
          <w:szCs w:val="20"/>
          <w:lang w:eastAsia="zh-CN"/>
        </w:rPr>
      </w:pPr>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6</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imes New Roman" w:hAnsi="Arial" w:cs="Arial"/>
          <w:b/>
          <w:bCs/>
          <w:sz w:val="22"/>
          <w:szCs w:val="22"/>
        </w:rPr>
        <w:t>Environmental and economic comparison of C</w:t>
      </w:r>
      <w:r w:rsidRPr="00197164">
        <w:rPr>
          <w:rFonts w:ascii="Arial" w:eastAsia="Times New Roman" w:hAnsi="Arial" w:cs="Arial"/>
          <w:b/>
          <w:bCs/>
          <w:sz w:val="22"/>
          <w:szCs w:val="22"/>
          <w:vertAlign w:val="subscript"/>
        </w:rPr>
        <w:t>2</w:t>
      </w:r>
      <w:r w:rsidRPr="00197164">
        <w:rPr>
          <w:rFonts w:ascii="Arial" w:eastAsia="Times New Roman" w:hAnsi="Arial" w:cs="Arial"/>
          <w:b/>
          <w:bCs/>
          <w:sz w:val="22"/>
          <w:szCs w:val="22"/>
        </w:rPr>
        <w:t>H</w:t>
      </w:r>
      <w:r w:rsidRPr="00197164">
        <w:rPr>
          <w:rFonts w:ascii="Arial" w:eastAsia="Times New Roman" w:hAnsi="Arial" w:cs="Arial"/>
          <w:b/>
          <w:bCs/>
          <w:sz w:val="22"/>
          <w:szCs w:val="22"/>
          <w:vertAlign w:val="subscript"/>
        </w:rPr>
        <w:t>2</w:t>
      </w:r>
      <w:r w:rsidRPr="00197164">
        <w:rPr>
          <w:rFonts w:ascii="Arial" w:eastAsia="Times New Roman" w:hAnsi="Arial" w:cs="Arial"/>
          <w:b/>
          <w:bCs/>
          <w:sz w:val="22"/>
          <w:szCs w:val="22"/>
        </w:rPr>
        <w:t xml:space="preserve"> manufacture.</w:t>
      </w:r>
      <w:r w:rsidRPr="00197164">
        <w:rPr>
          <w:rFonts w:ascii="Arial" w:eastAsia="Times New Roman" w:hAnsi="Arial" w:cs="Arial"/>
          <w:bCs/>
          <w:sz w:val="22"/>
          <w:szCs w:val="22"/>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xml:space="preserve"> Climate change impacts and </w:t>
      </w:r>
      <w:r w:rsidRPr="00197164">
        <w:rPr>
          <w:rFonts w:ascii="Arial" w:eastAsia="Times New Roman" w:hAnsi="Arial" w:cs="Arial"/>
          <w:b/>
          <w:sz w:val="22"/>
          <w:szCs w:val="22"/>
        </w:rPr>
        <w:t>b.</w:t>
      </w:r>
      <w:r w:rsidRPr="00197164">
        <w:rPr>
          <w:rFonts w:ascii="Arial" w:eastAsia="Times New Roman" w:hAnsi="Arial" w:cs="Arial"/>
          <w:bCs/>
          <w:sz w:val="22"/>
          <w:szCs w:val="22"/>
        </w:rPr>
        <w:t> </w:t>
      </w:r>
      <w:r w:rsidRPr="00197164">
        <w:rPr>
          <w:rFonts w:ascii="Arial" w:eastAsiaTheme="minorEastAsia" w:hAnsi="Arial" w:cs="Arial" w:hint="eastAsia"/>
          <w:bCs/>
          <w:sz w:val="22"/>
          <w:szCs w:val="22"/>
          <w:lang w:eastAsia="zh-CN"/>
        </w:rPr>
        <w:t>p</w:t>
      </w:r>
      <w:r w:rsidRPr="00197164">
        <w:rPr>
          <w:rFonts w:ascii="Arial" w:eastAsia="Times New Roman" w:hAnsi="Arial" w:cs="Arial"/>
          <w:bCs/>
          <w:sz w:val="22"/>
          <w:szCs w:val="22"/>
        </w:rPr>
        <w:t>roduction costs</w:t>
      </w:r>
      <w:r w:rsidR="00FC21B2" w:rsidRPr="00197164">
        <w:rPr>
          <w:rFonts w:ascii="Arial" w:eastAsia="Times New Roman" w:hAnsi="Arial" w:cs="Arial"/>
          <w:bCs/>
          <w:sz w:val="22"/>
          <w:szCs w:val="22"/>
        </w:rPr>
        <w:t xml:space="preserve"> (only operational </w:t>
      </w:r>
      <w:r w:rsidR="004F4880" w:rsidRPr="00197164">
        <w:rPr>
          <w:rFonts w:ascii="Arial" w:eastAsia="Times New Roman" w:hAnsi="Arial" w:cs="Arial"/>
          <w:bCs/>
          <w:sz w:val="22"/>
          <w:szCs w:val="22"/>
        </w:rPr>
        <w:t>costs</w:t>
      </w:r>
      <w:r w:rsidR="00FC21B2" w:rsidRPr="00197164">
        <w:rPr>
          <w:rFonts w:ascii="Arial" w:eastAsia="Times New Roman" w:hAnsi="Arial" w:cs="Arial"/>
          <w:bCs/>
          <w:sz w:val="22"/>
          <w:szCs w:val="22"/>
        </w:rPr>
        <w:t>)</w:t>
      </w:r>
      <w:r w:rsidRPr="00197164">
        <w:rPr>
          <w:rFonts w:ascii="Arial" w:eastAsia="Times New Roman" w:hAnsi="Arial" w:cs="Arial"/>
          <w:bCs/>
          <w:sz w:val="22"/>
          <w:szCs w:val="22"/>
        </w:rPr>
        <w:t xml:space="preserve"> per kg of 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H</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via the CaC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route</w:t>
      </w:r>
      <w:r w:rsidRPr="00197164">
        <w:rPr>
          <w:rFonts w:ascii="Arial" w:hAnsi="Arial" w:cs="Arial"/>
          <w:sz w:val="22"/>
          <w:szCs w:val="22"/>
        </w:rPr>
        <w:t xml:space="preserve"> and the PC or plasma routes</w:t>
      </w:r>
      <w:r w:rsidRPr="00197164">
        <w:rPr>
          <w:rFonts w:ascii="Arial" w:eastAsia="Times New Roman" w:hAnsi="Arial" w:cs="Arial"/>
          <w:bCs/>
          <w:sz w:val="22"/>
          <w:szCs w:val="22"/>
        </w:rPr>
        <w:t>. Biochar</w:t>
      </w:r>
      <w:r w:rsidR="007326FA" w:rsidRPr="00197164">
        <w:rPr>
          <w:rFonts w:ascii="Arial" w:eastAsia="Times New Roman" w:hAnsi="Arial" w:cs="Arial"/>
          <w:bCs/>
          <w:sz w:val="22"/>
          <w:szCs w:val="22"/>
        </w:rPr>
        <w:t xml:space="preserve"> (from poplar)</w:t>
      </w:r>
      <w:r w:rsidRPr="00197164">
        <w:rPr>
          <w:rFonts w:ascii="Arial" w:eastAsia="Times New Roman" w:hAnsi="Arial" w:cs="Arial"/>
          <w:bCs/>
          <w:sz w:val="22"/>
          <w:szCs w:val="22"/>
        </w:rPr>
        <w:t>, as an alternative to coke for the CaC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route, and biomethane, as an alternative to methane for the PC and plasma technologies, are evaluated for the green routes. Future projections (for 2050) of climate change impacts for all technologies are presented to illustrate the potential reduction in impacts under a decarbonized electricity mix scenario.</w:t>
      </w:r>
      <w:r w:rsidR="007326FA" w:rsidRPr="00197164">
        <w:rPr>
          <w:rFonts w:ascii="Arial" w:eastAsia="Times New Roman" w:hAnsi="Arial" w:cs="Arial"/>
          <w:bCs/>
          <w:sz w:val="22"/>
          <w:szCs w:val="22"/>
        </w:rPr>
        <w:t xml:space="preserve"> </w:t>
      </w:r>
      <w:r w:rsidR="00803794" w:rsidRPr="00197164">
        <w:rPr>
          <w:rFonts w:ascii="Arial" w:eastAsia="Times New Roman" w:hAnsi="Arial" w:cs="Arial"/>
          <w:bCs/>
          <w:sz w:val="22"/>
          <w:szCs w:val="22"/>
        </w:rPr>
        <w:t>Uncertainties</w:t>
      </w:r>
      <w:r w:rsidR="00085D7F" w:rsidRPr="00197164">
        <w:rPr>
          <w:rFonts w:ascii="Arial" w:eastAsia="Times New Roman" w:hAnsi="Arial" w:cs="Arial"/>
          <w:bCs/>
          <w:sz w:val="22"/>
          <w:szCs w:val="22"/>
        </w:rPr>
        <w:t xml:space="preserve"> (error bars)</w:t>
      </w:r>
      <w:r w:rsidR="007326FA" w:rsidRPr="00197164">
        <w:rPr>
          <w:rFonts w:ascii="Arial" w:eastAsia="Times New Roman" w:hAnsi="Arial" w:cs="Arial"/>
          <w:bCs/>
          <w:sz w:val="22"/>
          <w:szCs w:val="22"/>
        </w:rPr>
        <w:t xml:space="preserve"> in both climate change impacts and production costs are displayed (</w:t>
      </w:r>
      <w:r w:rsidR="00085D7F" w:rsidRPr="00197164">
        <w:rPr>
          <w:rFonts w:ascii="Arial" w:eastAsia="Times New Roman" w:hAnsi="Arial" w:cs="Arial"/>
          <w:bCs/>
          <w:sz w:val="22"/>
          <w:szCs w:val="22"/>
        </w:rPr>
        <w:t>see</w:t>
      </w:r>
      <w:r w:rsidR="007326FA" w:rsidRPr="00197164">
        <w:rPr>
          <w:rFonts w:ascii="Arial" w:eastAsia="Times New Roman" w:hAnsi="Arial" w:cs="Arial"/>
          <w:bCs/>
          <w:sz w:val="22"/>
          <w:szCs w:val="22"/>
        </w:rPr>
        <w:t xml:space="preserve"> </w:t>
      </w:r>
      <w:r w:rsidR="007326FA" w:rsidRPr="00197164">
        <w:rPr>
          <w:rFonts w:ascii="Arial" w:eastAsia="Times New Roman" w:hAnsi="Arial" w:cs="Arial"/>
          <w:b/>
          <w:bCs/>
          <w:sz w:val="22"/>
          <w:szCs w:val="22"/>
        </w:rPr>
        <w:t>Supplementary Notes</w:t>
      </w:r>
      <w:r w:rsidR="007326FA" w:rsidRPr="00197164">
        <w:rPr>
          <w:rFonts w:ascii="Arial" w:eastAsia="Times New Roman" w:hAnsi="Arial" w:cs="Arial"/>
          <w:bCs/>
          <w:sz w:val="22"/>
          <w:szCs w:val="22"/>
        </w:rPr>
        <w:t xml:space="preserve"> for detail</w:t>
      </w:r>
      <w:r w:rsidR="00AB6FB8" w:rsidRPr="00197164">
        <w:rPr>
          <w:rFonts w:ascii="Arial" w:eastAsia="Times New Roman" w:hAnsi="Arial" w:cs="Arial"/>
          <w:bCs/>
          <w:sz w:val="22"/>
          <w:szCs w:val="22"/>
        </w:rPr>
        <w:t>s</w:t>
      </w:r>
      <w:r w:rsidR="007326FA" w:rsidRPr="00197164">
        <w:rPr>
          <w:rFonts w:ascii="Arial" w:eastAsia="Times New Roman" w:hAnsi="Arial" w:cs="Arial"/>
          <w:bCs/>
          <w:sz w:val="22"/>
          <w:szCs w:val="22"/>
        </w:rPr>
        <w:t>).</w:t>
      </w:r>
    </w:p>
    <w:sectPr w:rsidR="00FE1182" w:rsidRPr="00875479" w:rsidSect="00E56F44">
      <w:footerReference w:type="default" r:id="rId14"/>
      <w:pgSz w:w="11906" w:h="16838"/>
      <w:pgMar w:top="1440" w:right="1440" w:bottom="1440" w:left="1440"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8" w:author="Thomas Dursch" w:date="2025-01-10T10:19:00Z" w:initials="TD">
    <w:p w14:paraId="21D61C38" w14:textId="77777777" w:rsidR="00603A27" w:rsidRDefault="00603A27" w:rsidP="00603A27">
      <w:pPr>
        <w:pStyle w:val="CommentText"/>
      </w:pPr>
      <w:r>
        <w:rPr>
          <w:rStyle w:val="CommentReference"/>
        </w:rPr>
        <w:annotationRef/>
      </w:r>
      <w:r>
        <w:t xml:space="preserve">Can you remove Figure 5e from the main text? Unfortunately, the figure permission license is a bit complex here. </w:t>
      </w:r>
    </w:p>
  </w:comment>
  <w:comment w:id="36" w:author="Thomas Dursch" w:date="2025-01-10T10:23:00Z" w:initials="TD">
    <w:p w14:paraId="73F1DD47" w14:textId="77777777" w:rsidR="00774011" w:rsidRDefault="00774011" w:rsidP="00774011">
      <w:pPr>
        <w:pStyle w:val="CommentText"/>
      </w:pPr>
      <w:r>
        <w:rPr>
          <w:rStyle w:val="CommentReference"/>
        </w:rPr>
        <w:annotationRef/>
      </w:r>
      <w:r>
        <w:t>Or something similar because this finding is subject to the calculation/assumptions.</w:t>
      </w:r>
    </w:p>
  </w:comment>
  <w:comment w:id="49" w:author="Thomas Dursch" w:date="2025-01-10T10:25:00Z" w:initials="TD">
    <w:p w14:paraId="7C37514D" w14:textId="77777777" w:rsidR="00E91BE2" w:rsidRDefault="00E91BE2" w:rsidP="00E91BE2">
      <w:pPr>
        <w:pStyle w:val="CommentText"/>
      </w:pPr>
      <w:r>
        <w:rPr>
          <w:rStyle w:val="CommentReference"/>
        </w:rPr>
        <w:annotationRef/>
      </w:r>
      <w:r>
        <w:t>Apologies again, but Figure 5e needs to be removed.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1D61C38" w15:done="0"/>
  <w15:commentEx w15:paraId="73F1DD47" w15:done="0"/>
  <w15:commentEx w15:paraId="7C3751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76E85A1" w16cex:dateUtc="2025-01-10T15:19:00Z"/>
  <w16cex:commentExtensible w16cex:durableId="792399FC" w16cex:dateUtc="2025-01-10T15:23:00Z"/>
  <w16cex:commentExtensible w16cex:durableId="672E2178" w16cex:dateUtc="2025-01-10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1D61C38" w16cid:durableId="476E85A1"/>
  <w16cid:commentId w16cid:paraId="73F1DD47" w16cid:durableId="792399FC"/>
  <w16cid:commentId w16cid:paraId="7C37514D" w16cid:durableId="672E21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399EB6" w14:textId="77777777" w:rsidR="00BC7179" w:rsidRDefault="00BC7179" w:rsidP="00E256AF">
      <w:r>
        <w:separator/>
      </w:r>
    </w:p>
  </w:endnote>
  <w:endnote w:type="continuationSeparator" w:id="0">
    <w:p w14:paraId="3781995D" w14:textId="77777777" w:rsidR="00BC7179" w:rsidRDefault="00BC7179" w:rsidP="00E256AF">
      <w:r>
        <w:continuationSeparator/>
      </w:r>
    </w:p>
  </w:endnote>
  <w:endnote w:type="continuationNotice" w:id="1">
    <w:p w14:paraId="536F8B2C" w14:textId="77777777" w:rsidR="00BC7179" w:rsidRDefault="00BC71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3F5C8F" w:rsidRPr="00E256AF" w:rsidRDefault="003F5C8F">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3F5C8F" w:rsidRDefault="003F5C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1E107D" w14:textId="77777777" w:rsidR="00BC7179" w:rsidRDefault="00BC7179" w:rsidP="00E256AF">
      <w:r>
        <w:separator/>
      </w:r>
    </w:p>
  </w:footnote>
  <w:footnote w:type="continuationSeparator" w:id="0">
    <w:p w14:paraId="421FE00F" w14:textId="77777777" w:rsidR="00BC7179" w:rsidRDefault="00BC7179" w:rsidP="00E256AF">
      <w:r>
        <w:continuationSeparator/>
      </w:r>
    </w:p>
  </w:footnote>
  <w:footnote w:type="continuationNotice" w:id="1">
    <w:p w14:paraId="40F2FA95" w14:textId="77777777" w:rsidR="00BC7179" w:rsidRDefault="00BC71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51F38EC"/>
    <w:multiLevelType w:val="hybridMultilevel"/>
    <w:tmpl w:val="F336061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EBF7066"/>
    <w:multiLevelType w:val="hybridMultilevel"/>
    <w:tmpl w:val="90C8C780"/>
    <w:lvl w:ilvl="0" w:tplc="07C21212">
      <w:start w:val="1"/>
      <w:numFmt w:val="decimal"/>
      <w:lvlText w:val="%1."/>
      <w:lvlJc w:val="left"/>
      <w:pPr>
        <w:ind w:left="720" w:hanging="360"/>
      </w:pPr>
      <w:rPr>
        <w:rFonts w:eastAsiaTheme="minorHAnsi"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62E00"/>
    <w:multiLevelType w:val="hybridMultilevel"/>
    <w:tmpl w:val="F6FE371C"/>
    <w:lvl w:ilvl="0" w:tplc="9E7C7534">
      <w:start w:val="1"/>
      <w:numFmt w:val="decimal"/>
      <w:lvlText w:val="%1."/>
      <w:lvlJc w:val="left"/>
      <w:pPr>
        <w:ind w:left="1020" w:hanging="360"/>
      </w:pPr>
    </w:lvl>
    <w:lvl w:ilvl="1" w:tplc="A960475E">
      <w:start w:val="1"/>
      <w:numFmt w:val="decimal"/>
      <w:lvlText w:val="%2."/>
      <w:lvlJc w:val="left"/>
      <w:pPr>
        <w:ind w:left="1020" w:hanging="360"/>
      </w:pPr>
    </w:lvl>
    <w:lvl w:ilvl="2" w:tplc="4E72C794">
      <w:start w:val="1"/>
      <w:numFmt w:val="decimal"/>
      <w:lvlText w:val="%3."/>
      <w:lvlJc w:val="left"/>
      <w:pPr>
        <w:ind w:left="1020" w:hanging="360"/>
      </w:pPr>
    </w:lvl>
    <w:lvl w:ilvl="3" w:tplc="F00C7D0E">
      <w:start w:val="1"/>
      <w:numFmt w:val="decimal"/>
      <w:lvlText w:val="%4."/>
      <w:lvlJc w:val="left"/>
      <w:pPr>
        <w:ind w:left="1020" w:hanging="360"/>
      </w:pPr>
    </w:lvl>
    <w:lvl w:ilvl="4" w:tplc="01849750">
      <w:start w:val="1"/>
      <w:numFmt w:val="decimal"/>
      <w:lvlText w:val="%5."/>
      <w:lvlJc w:val="left"/>
      <w:pPr>
        <w:ind w:left="1020" w:hanging="360"/>
      </w:pPr>
    </w:lvl>
    <w:lvl w:ilvl="5" w:tplc="863C4FFA">
      <w:start w:val="1"/>
      <w:numFmt w:val="decimal"/>
      <w:lvlText w:val="%6."/>
      <w:lvlJc w:val="left"/>
      <w:pPr>
        <w:ind w:left="1020" w:hanging="360"/>
      </w:pPr>
    </w:lvl>
    <w:lvl w:ilvl="6" w:tplc="8EAA956E">
      <w:start w:val="1"/>
      <w:numFmt w:val="decimal"/>
      <w:lvlText w:val="%7."/>
      <w:lvlJc w:val="left"/>
      <w:pPr>
        <w:ind w:left="1020" w:hanging="360"/>
      </w:pPr>
    </w:lvl>
    <w:lvl w:ilvl="7" w:tplc="4B56B02C">
      <w:start w:val="1"/>
      <w:numFmt w:val="decimal"/>
      <w:lvlText w:val="%8."/>
      <w:lvlJc w:val="left"/>
      <w:pPr>
        <w:ind w:left="1020" w:hanging="360"/>
      </w:pPr>
    </w:lvl>
    <w:lvl w:ilvl="8" w:tplc="0FBAA65A">
      <w:start w:val="1"/>
      <w:numFmt w:val="decimal"/>
      <w:lvlText w:val="%9."/>
      <w:lvlJc w:val="left"/>
      <w:pPr>
        <w:ind w:left="1020" w:hanging="360"/>
      </w:pPr>
    </w:lvl>
  </w:abstractNum>
  <w:abstractNum w:abstractNumId="6"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E2A7433"/>
    <w:multiLevelType w:val="hybridMultilevel"/>
    <w:tmpl w:val="2242A022"/>
    <w:lvl w:ilvl="0" w:tplc="AB1CC94C">
      <w:start w:val="1"/>
      <w:numFmt w:val="decimal"/>
      <w:lvlText w:val="%1."/>
      <w:lvlJc w:val="left"/>
      <w:pPr>
        <w:ind w:left="1020" w:hanging="360"/>
      </w:pPr>
    </w:lvl>
    <w:lvl w:ilvl="1" w:tplc="1B5E4ED2">
      <w:start w:val="1"/>
      <w:numFmt w:val="decimal"/>
      <w:lvlText w:val="%2."/>
      <w:lvlJc w:val="left"/>
      <w:pPr>
        <w:ind w:left="1020" w:hanging="360"/>
      </w:pPr>
    </w:lvl>
    <w:lvl w:ilvl="2" w:tplc="1EF87D6A">
      <w:start w:val="1"/>
      <w:numFmt w:val="decimal"/>
      <w:lvlText w:val="%3."/>
      <w:lvlJc w:val="left"/>
      <w:pPr>
        <w:ind w:left="1020" w:hanging="360"/>
      </w:pPr>
    </w:lvl>
    <w:lvl w:ilvl="3" w:tplc="DA904B30">
      <w:start w:val="1"/>
      <w:numFmt w:val="decimal"/>
      <w:lvlText w:val="%4."/>
      <w:lvlJc w:val="left"/>
      <w:pPr>
        <w:ind w:left="1020" w:hanging="360"/>
      </w:pPr>
    </w:lvl>
    <w:lvl w:ilvl="4" w:tplc="F5CAD25E">
      <w:start w:val="1"/>
      <w:numFmt w:val="decimal"/>
      <w:lvlText w:val="%5."/>
      <w:lvlJc w:val="left"/>
      <w:pPr>
        <w:ind w:left="1020" w:hanging="360"/>
      </w:pPr>
    </w:lvl>
    <w:lvl w:ilvl="5" w:tplc="F11A0E70">
      <w:start w:val="1"/>
      <w:numFmt w:val="decimal"/>
      <w:lvlText w:val="%6."/>
      <w:lvlJc w:val="left"/>
      <w:pPr>
        <w:ind w:left="1020" w:hanging="360"/>
      </w:pPr>
    </w:lvl>
    <w:lvl w:ilvl="6" w:tplc="25C2009A">
      <w:start w:val="1"/>
      <w:numFmt w:val="decimal"/>
      <w:lvlText w:val="%7."/>
      <w:lvlJc w:val="left"/>
      <w:pPr>
        <w:ind w:left="1020" w:hanging="360"/>
      </w:pPr>
    </w:lvl>
    <w:lvl w:ilvl="7" w:tplc="55CE3ECE">
      <w:start w:val="1"/>
      <w:numFmt w:val="decimal"/>
      <w:lvlText w:val="%8."/>
      <w:lvlJc w:val="left"/>
      <w:pPr>
        <w:ind w:left="1020" w:hanging="360"/>
      </w:pPr>
    </w:lvl>
    <w:lvl w:ilvl="8" w:tplc="EF5EA84A">
      <w:start w:val="1"/>
      <w:numFmt w:val="decimal"/>
      <w:lvlText w:val="%9."/>
      <w:lvlJc w:val="left"/>
      <w:pPr>
        <w:ind w:left="1020" w:hanging="360"/>
      </w:pPr>
    </w:lvl>
  </w:abstractNum>
  <w:abstractNum w:abstractNumId="8"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3"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0C0BF3"/>
    <w:multiLevelType w:val="hybridMultilevel"/>
    <w:tmpl w:val="26968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476D2C"/>
    <w:multiLevelType w:val="hybridMultilevel"/>
    <w:tmpl w:val="B7F6C82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607625"/>
    <w:multiLevelType w:val="hybridMultilevel"/>
    <w:tmpl w:val="15F6BD1E"/>
    <w:lvl w:ilvl="0" w:tplc="0807000F">
      <w:start w:val="1"/>
      <w:numFmt w:val="decimal"/>
      <w:lvlText w:val="%1."/>
      <w:lvlJc w:val="left"/>
      <w:pPr>
        <w:ind w:left="45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 w15:restartNumberingAfterBreak="0">
    <w:nsid w:val="4DF73765"/>
    <w:multiLevelType w:val="multilevel"/>
    <w:tmpl w:val="BD5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27"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5E744608"/>
    <w:multiLevelType w:val="hybridMultilevel"/>
    <w:tmpl w:val="B71AF970"/>
    <w:lvl w:ilvl="0" w:tplc="E0303C94">
      <w:start w:val="1"/>
      <w:numFmt w:val="decimal"/>
      <w:lvlText w:val="%1."/>
      <w:lvlJc w:val="left"/>
      <w:pPr>
        <w:ind w:left="1020" w:hanging="360"/>
      </w:pPr>
    </w:lvl>
    <w:lvl w:ilvl="1" w:tplc="502071BE">
      <w:start w:val="1"/>
      <w:numFmt w:val="decimal"/>
      <w:lvlText w:val="%2."/>
      <w:lvlJc w:val="left"/>
      <w:pPr>
        <w:ind w:left="1020" w:hanging="360"/>
      </w:pPr>
    </w:lvl>
    <w:lvl w:ilvl="2" w:tplc="FAE499FC">
      <w:start w:val="1"/>
      <w:numFmt w:val="decimal"/>
      <w:lvlText w:val="%3."/>
      <w:lvlJc w:val="left"/>
      <w:pPr>
        <w:ind w:left="1020" w:hanging="360"/>
      </w:pPr>
    </w:lvl>
    <w:lvl w:ilvl="3" w:tplc="F9E6B9DA">
      <w:start w:val="1"/>
      <w:numFmt w:val="decimal"/>
      <w:lvlText w:val="%4."/>
      <w:lvlJc w:val="left"/>
      <w:pPr>
        <w:ind w:left="1020" w:hanging="360"/>
      </w:pPr>
    </w:lvl>
    <w:lvl w:ilvl="4" w:tplc="76066580">
      <w:start w:val="1"/>
      <w:numFmt w:val="decimal"/>
      <w:lvlText w:val="%5."/>
      <w:lvlJc w:val="left"/>
      <w:pPr>
        <w:ind w:left="1020" w:hanging="360"/>
      </w:pPr>
    </w:lvl>
    <w:lvl w:ilvl="5" w:tplc="421EE2E8">
      <w:start w:val="1"/>
      <w:numFmt w:val="decimal"/>
      <w:lvlText w:val="%6."/>
      <w:lvlJc w:val="left"/>
      <w:pPr>
        <w:ind w:left="1020" w:hanging="360"/>
      </w:pPr>
    </w:lvl>
    <w:lvl w:ilvl="6" w:tplc="8572E3FA">
      <w:start w:val="1"/>
      <w:numFmt w:val="decimal"/>
      <w:lvlText w:val="%7."/>
      <w:lvlJc w:val="left"/>
      <w:pPr>
        <w:ind w:left="1020" w:hanging="360"/>
      </w:pPr>
    </w:lvl>
    <w:lvl w:ilvl="7" w:tplc="69102AA6">
      <w:start w:val="1"/>
      <w:numFmt w:val="decimal"/>
      <w:lvlText w:val="%8."/>
      <w:lvlJc w:val="left"/>
      <w:pPr>
        <w:ind w:left="1020" w:hanging="360"/>
      </w:pPr>
    </w:lvl>
    <w:lvl w:ilvl="8" w:tplc="95E03D96">
      <w:start w:val="1"/>
      <w:numFmt w:val="decimal"/>
      <w:lvlText w:val="%9."/>
      <w:lvlJc w:val="left"/>
      <w:pPr>
        <w:ind w:left="1020" w:hanging="360"/>
      </w:pPr>
    </w:lvl>
  </w:abstractNum>
  <w:abstractNum w:abstractNumId="35"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0A96310"/>
    <w:multiLevelType w:val="hybridMultilevel"/>
    <w:tmpl w:val="62CA541A"/>
    <w:lvl w:ilvl="0" w:tplc="FF10C424">
      <w:start w:val="1"/>
      <w:numFmt w:val="decimal"/>
      <w:lvlText w:val="%1)"/>
      <w:lvlJc w:val="left"/>
      <w:pPr>
        <w:ind w:left="1020" w:hanging="360"/>
      </w:pPr>
    </w:lvl>
    <w:lvl w:ilvl="1" w:tplc="102A8186">
      <w:start w:val="1"/>
      <w:numFmt w:val="decimal"/>
      <w:lvlText w:val="%2)"/>
      <w:lvlJc w:val="left"/>
      <w:pPr>
        <w:ind w:left="1020" w:hanging="360"/>
      </w:pPr>
    </w:lvl>
    <w:lvl w:ilvl="2" w:tplc="5D808EE4">
      <w:start w:val="1"/>
      <w:numFmt w:val="decimal"/>
      <w:lvlText w:val="%3)"/>
      <w:lvlJc w:val="left"/>
      <w:pPr>
        <w:ind w:left="1020" w:hanging="360"/>
      </w:pPr>
    </w:lvl>
    <w:lvl w:ilvl="3" w:tplc="5552B10A">
      <w:start w:val="1"/>
      <w:numFmt w:val="decimal"/>
      <w:lvlText w:val="%4)"/>
      <w:lvlJc w:val="left"/>
      <w:pPr>
        <w:ind w:left="1020" w:hanging="360"/>
      </w:pPr>
    </w:lvl>
    <w:lvl w:ilvl="4" w:tplc="42C00DC6">
      <w:start w:val="1"/>
      <w:numFmt w:val="decimal"/>
      <w:lvlText w:val="%5)"/>
      <w:lvlJc w:val="left"/>
      <w:pPr>
        <w:ind w:left="1020" w:hanging="360"/>
      </w:pPr>
    </w:lvl>
    <w:lvl w:ilvl="5" w:tplc="C2D888E4">
      <w:start w:val="1"/>
      <w:numFmt w:val="decimal"/>
      <w:lvlText w:val="%6)"/>
      <w:lvlJc w:val="left"/>
      <w:pPr>
        <w:ind w:left="1020" w:hanging="360"/>
      </w:pPr>
    </w:lvl>
    <w:lvl w:ilvl="6" w:tplc="2426112C">
      <w:start w:val="1"/>
      <w:numFmt w:val="decimal"/>
      <w:lvlText w:val="%7)"/>
      <w:lvlJc w:val="left"/>
      <w:pPr>
        <w:ind w:left="1020" w:hanging="360"/>
      </w:pPr>
    </w:lvl>
    <w:lvl w:ilvl="7" w:tplc="079AFF02">
      <w:start w:val="1"/>
      <w:numFmt w:val="decimal"/>
      <w:lvlText w:val="%8)"/>
      <w:lvlJc w:val="left"/>
      <w:pPr>
        <w:ind w:left="1020" w:hanging="360"/>
      </w:pPr>
    </w:lvl>
    <w:lvl w:ilvl="8" w:tplc="7C14B2A6">
      <w:start w:val="1"/>
      <w:numFmt w:val="decimal"/>
      <w:lvlText w:val="%9)"/>
      <w:lvlJc w:val="left"/>
      <w:pPr>
        <w:ind w:left="1020" w:hanging="360"/>
      </w:pPr>
    </w:lvl>
  </w:abstractNum>
  <w:abstractNum w:abstractNumId="42"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3"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47"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62094472">
    <w:abstractNumId w:val="16"/>
  </w:num>
  <w:num w:numId="2" w16cid:durableId="18899931">
    <w:abstractNumId w:val="18"/>
  </w:num>
  <w:num w:numId="3" w16cid:durableId="433092386">
    <w:abstractNumId w:val="21"/>
  </w:num>
  <w:num w:numId="4" w16cid:durableId="299697649">
    <w:abstractNumId w:val="45"/>
  </w:num>
  <w:num w:numId="5" w16cid:durableId="769543021">
    <w:abstractNumId w:val="29"/>
  </w:num>
  <w:num w:numId="6" w16cid:durableId="301934136">
    <w:abstractNumId w:val="28"/>
  </w:num>
  <w:num w:numId="7" w16cid:durableId="223100615">
    <w:abstractNumId w:val="47"/>
  </w:num>
  <w:num w:numId="8" w16cid:durableId="1453746276">
    <w:abstractNumId w:val="33"/>
  </w:num>
  <w:num w:numId="9" w16cid:durableId="1606304634">
    <w:abstractNumId w:val="38"/>
  </w:num>
  <w:num w:numId="10" w16cid:durableId="124856768">
    <w:abstractNumId w:val="26"/>
  </w:num>
  <w:num w:numId="11" w16cid:durableId="1986615475">
    <w:abstractNumId w:val="36"/>
  </w:num>
  <w:num w:numId="12" w16cid:durableId="715197264">
    <w:abstractNumId w:val="31"/>
  </w:num>
  <w:num w:numId="13" w16cid:durableId="1558734763">
    <w:abstractNumId w:val="11"/>
  </w:num>
  <w:num w:numId="14" w16cid:durableId="1502114573">
    <w:abstractNumId w:val="6"/>
  </w:num>
  <w:num w:numId="15" w16cid:durableId="1285230651">
    <w:abstractNumId w:val="42"/>
  </w:num>
  <w:num w:numId="16" w16cid:durableId="1360886779">
    <w:abstractNumId w:val="44"/>
  </w:num>
  <w:num w:numId="17" w16cid:durableId="103811651">
    <w:abstractNumId w:val="10"/>
  </w:num>
  <w:num w:numId="18" w16cid:durableId="1419017524">
    <w:abstractNumId w:val="32"/>
  </w:num>
  <w:num w:numId="19" w16cid:durableId="1310405026">
    <w:abstractNumId w:val="4"/>
  </w:num>
  <w:num w:numId="20" w16cid:durableId="475073469">
    <w:abstractNumId w:val="37"/>
  </w:num>
  <w:num w:numId="21" w16cid:durableId="1367213561">
    <w:abstractNumId w:val="27"/>
  </w:num>
  <w:num w:numId="22" w16cid:durableId="625963222">
    <w:abstractNumId w:val="9"/>
  </w:num>
  <w:num w:numId="23" w16cid:durableId="923876480">
    <w:abstractNumId w:val="39"/>
  </w:num>
  <w:num w:numId="24" w16cid:durableId="1646004548">
    <w:abstractNumId w:val="8"/>
  </w:num>
  <w:num w:numId="25" w16cid:durableId="630479394">
    <w:abstractNumId w:val="43"/>
  </w:num>
  <w:num w:numId="26" w16cid:durableId="928660641">
    <w:abstractNumId w:val="23"/>
  </w:num>
  <w:num w:numId="27" w16cid:durableId="849292131">
    <w:abstractNumId w:val="24"/>
  </w:num>
  <w:num w:numId="28" w16cid:durableId="220364041">
    <w:abstractNumId w:val="17"/>
  </w:num>
  <w:num w:numId="29" w16cid:durableId="987395839">
    <w:abstractNumId w:val="2"/>
  </w:num>
  <w:num w:numId="30" w16cid:durableId="1179663371">
    <w:abstractNumId w:val="46"/>
  </w:num>
  <w:num w:numId="31" w16cid:durableId="1318074223">
    <w:abstractNumId w:val="19"/>
  </w:num>
  <w:num w:numId="32" w16cid:durableId="1915624962">
    <w:abstractNumId w:val="35"/>
  </w:num>
  <w:num w:numId="33" w16cid:durableId="424309313">
    <w:abstractNumId w:val="0"/>
  </w:num>
  <w:num w:numId="34" w16cid:durableId="1427191750">
    <w:abstractNumId w:val="12"/>
  </w:num>
  <w:num w:numId="35" w16cid:durableId="964191705">
    <w:abstractNumId w:val="14"/>
  </w:num>
  <w:num w:numId="36" w16cid:durableId="1928808742">
    <w:abstractNumId w:val="13"/>
  </w:num>
  <w:num w:numId="37" w16cid:durableId="808279871">
    <w:abstractNumId w:val="40"/>
  </w:num>
  <w:num w:numId="38" w16cid:durableId="985890776">
    <w:abstractNumId w:val="30"/>
  </w:num>
  <w:num w:numId="39" w16cid:durableId="2105567835">
    <w:abstractNumId w:val="25"/>
  </w:num>
  <w:num w:numId="40" w16cid:durableId="1842158346">
    <w:abstractNumId w:val="15"/>
  </w:num>
  <w:num w:numId="41" w16cid:durableId="1565948175">
    <w:abstractNumId w:val="41"/>
  </w:num>
  <w:num w:numId="42" w16cid:durableId="844325543">
    <w:abstractNumId w:val="20"/>
  </w:num>
  <w:num w:numId="43" w16cid:durableId="1718241824">
    <w:abstractNumId w:val="1"/>
  </w:num>
  <w:num w:numId="44" w16cid:durableId="363023732">
    <w:abstractNumId w:val="3"/>
  </w:num>
  <w:num w:numId="45" w16cid:durableId="111631539">
    <w:abstractNumId w:val="22"/>
  </w:num>
  <w:num w:numId="46" w16cid:durableId="1484272759">
    <w:abstractNumId w:val="7"/>
  </w:num>
  <w:num w:numId="47" w16cid:durableId="759059264">
    <w:abstractNumId w:val="5"/>
  </w:num>
  <w:num w:numId="48" w16cid:durableId="123236333">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homas Dursch">
    <w15:presenceInfo w15:providerId="AD" w15:userId="S::tdt2027@springernature.com::5cbece4d-a5fc-4f45-90c8-cba48cd380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trackRevisions/>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xMwECC0sjI2MjcyUdpeDU4uLM/DyQAtNaANBjk3wsAAAA"/>
  </w:docVars>
  <w:rsids>
    <w:rsidRoot w:val="0052034A"/>
    <w:rsid w:val="000001EB"/>
    <w:rsid w:val="0000025E"/>
    <w:rsid w:val="00000F3A"/>
    <w:rsid w:val="00001037"/>
    <w:rsid w:val="00001447"/>
    <w:rsid w:val="000023C8"/>
    <w:rsid w:val="00002576"/>
    <w:rsid w:val="00002935"/>
    <w:rsid w:val="00002C5D"/>
    <w:rsid w:val="00002D89"/>
    <w:rsid w:val="000030A6"/>
    <w:rsid w:val="00003B31"/>
    <w:rsid w:val="00003DDE"/>
    <w:rsid w:val="00003FD7"/>
    <w:rsid w:val="00004BF1"/>
    <w:rsid w:val="00005252"/>
    <w:rsid w:val="00005529"/>
    <w:rsid w:val="00005A22"/>
    <w:rsid w:val="00005FA8"/>
    <w:rsid w:val="000064FC"/>
    <w:rsid w:val="00006A94"/>
    <w:rsid w:val="00007186"/>
    <w:rsid w:val="000075B9"/>
    <w:rsid w:val="00007C5E"/>
    <w:rsid w:val="00010ADF"/>
    <w:rsid w:val="00011922"/>
    <w:rsid w:val="00011CB2"/>
    <w:rsid w:val="00012D91"/>
    <w:rsid w:val="00012E31"/>
    <w:rsid w:val="00012F11"/>
    <w:rsid w:val="00013152"/>
    <w:rsid w:val="000137E0"/>
    <w:rsid w:val="00013831"/>
    <w:rsid w:val="000138F3"/>
    <w:rsid w:val="00013AD0"/>
    <w:rsid w:val="00013D4A"/>
    <w:rsid w:val="00013F74"/>
    <w:rsid w:val="000142B7"/>
    <w:rsid w:val="00015892"/>
    <w:rsid w:val="00015974"/>
    <w:rsid w:val="00015E38"/>
    <w:rsid w:val="000161DD"/>
    <w:rsid w:val="0001681C"/>
    <w:rsid w:val="0001759D"/>
    <w:rsid w:val="00017926"/>
    <w:rsid w:val="00017CA2"/>
    <w:rsid w:val="0002034E"/>
    <w:rsid w:val="00021469"/>
    <w:rsid w:val="00021AD6"/>
    <w:rsid w:val="00021BD4"/>
    <w:rsid w:val="00021D09"/>
    <w:rsid w:val="00021F97"/>
    <w:rsid w:val="00023B9F"/>
    <w:rsid w:val="00024A51"/>
    <w:rsid w:val="00024BD5"/>
    <w:rsid w:val="00024E75"/>
    <w:rsid w:val="00025765"/>
    <w:rsid w:val="00025A57"/>
    <w:rsid w:val="00025A6E"/>
    <w:rsid w:val="00025ECB"/>
    <w:rsid w:val="00026F93"/>
    <w:rsid w:val="00027533"/>
    <w:rsid w:val="00027712"/>
    <w:rsid w:val="00027E9C"/>
    <w:rsid w:val="0003055B"/>
    <w:rsid w:val="00030A56"/>
    <w:rsid w:val="00031026"/>
    <w:rsid w:val="0003173D"/>
    <w:rsid w:val="0003216B"/>
    <w:rsid w:val="000324D5"/>
    <w:rsid w:val="00032597"/>
    <w:rsid w:val="00032613"/>
    <w:rsid w:val="00032655"/>
    <w:rsid w:val="00032879"/>
    <w:rsid w:val="00032D92"/>
    <w:rsid w:val="00032F34"/>
    <w:rsid w:val="00033977"/>
    <w:rsid w:val="00034557"/>
    <w:rsid w:val="000347A8"/>
    <w:rsid w:val="000349A6"/>
    <w:rsid w:val="00034C56"/>
    <w:rsid w:val="00035347"/>
    <w:rsid w:val="00035744"/>
    <w:rsid w:val="000359BA"/>
    <w:rsid w:val="000363EB"/>
    <w:rsid w:val="0003663A"/>
    <w:rsid w:val="0003785D"/>
    <w:rsid w:val="00037EA9"/>
    <w:rsid w:val="00040344"/>
    <w:rsid w:val="000405E3"/>
    <w:rsid w:val="00041450"/>
    <w:rsid w:val="00041C6C"/>
    <w:rsid w:val="00042676"/>
    <w:rsid w:val="00042A46"/>
    <w:rsid w:val="00042CB1"/>
    <w:rsid w:val="000430A2"/>
    <w:rsid w:val="000430F9"/>
    <w:rsid w:val="000432D2"/>
    <w:rsid w:val="000441D3"/>
    <w:rsid w:val="00044679"/>
    <w:rsid w:val="000449B9"/>
    <w:rsid w:val="00044C64"/>
    <w:rsid w:val="00044D15"/>
    <w:rsid w:val="0004512F"/>
    <w:rsid w:val="00045790"/>
    <w:rsid w:val="00045F41"/>
    <w:rsid w:val="000460B2"/>
    <w:rsid w:val="00046222"/>
    <w:rsid w:val="0004649B"/>
    <w:rsid w:val="0004651C"/>
    <w:rsid w:val="000475C8"/>
    <w:rsid w:val="00047824"/>
    <w:rsid w:val="00050162"/>
    <w:rsid w:val="00050182"/>
    <w:rsid w:val="00050438"/>
    <w:rsid w:val="00050D5F"/>
    <w:rsid w:val="0005195B"/>
    <w:rsid w:val="00051F53"/>
    <w:rsid w:val="000535A9"/>
    <w:rsid w:val="00053C35"/>
    <w:rsid w:val="00053D7E"/>
    <w:rsid w:val="00053ED5"/>
    <w:rsid w:val="00054CF3"/>
    <w:rsid w:val="000556A9"/>
    <w:rsid w:val="00055E81"/>
    <w:rsid w:val="00056063"/>
    <w:rsid w:val="000562EE"/>
    <w:rsid w:val="00056C7E"/>
    <w:rsid w:val="00057265"/>
    <w:rsid w:val="000578BC"/>
    <w:rsid w:val="00057CA1"/>
    <w:rsid w:val="00057DD5"/>
    <w:rsid w:val="00060422"/>
    <w:rsid w:val="000608AC"/>
    <w:rsid w:val="00060A6D"/>
    <w:rsid w:val="00060CC1"/>
    <w:rsid w:val="00060DE8"/>
    <w:rsid w:val="000613DB"/>
    <w:rsid w:val="000619E5"/>
    <w:rsid w:val="00061DAF"/>
    <w:rsid w:val="0006245E"/>
    <w:rsid w:val="00062BC2"/>
    <w:rsid w:val="00062FFD"/>
    <w:rsid w:val="00063436"/>
    <w:rsid w:val="00063508"/>
    <w:rsid w:val="00063543"/>
    <w:rsid w:val="0006408F"/>
    <w:rsid w:val="00064887"/>
    <w:rsid w:val="0006497D"/>
    <w:rsid w:val="0006583B"/>
    <w:rsid w:val="00066133"/>
    <w:rsid w:val="000661EE"/>
    <w:rsid w:val="00067585"/>
    <w:rsid w:val="000701A7"/>
    <w:rsid w:val="00070219"/>
    <w:rsid w:val="0007041A"/>
    <w:rsid w:val="000707E8"/>
    <w:rsid w:val="00070D5A"/>
    <w:rsid w:val="00071441"/>
    <w:rsid w:val="00071634"/>
    <w:rsid w:val="000720E6"/>
    <w:rsid w:val="000724A7"/>
    <w:rsid w:val="0007269D"/>
    <w:rsid w:val="00072DC0"/>
    <w:rsid w:val="000736B6"/>
    <w:rsid w:val="00073B39"/>
    <w:rsid w:val="00073CC4"/>
    <w:rsid w:val="000740AE"/>
    <w:rsid w:val="00074F52"/>
    <w:rsid w:val="000752AD"/>
    <w:rsid w:val="00075756"/>
    <w:rsid w:val="00076680"/>
    <w:rsid w:val="00076868"/>
    <w:rsid w:val="00076944"/>
    <w:rsid w:val="00076D6A"/>
    <w:rsid w:val="00077254"/>
    <w:rsid w:val="0007746C"/>
    <w:rsid w:val="00077887"/>
    <w:rsid w:val="0007795D"/>
    <w:rsid w:val="000779C6"/>
    <w:rsid w:val="0008033C"/>
    <w:rsid w:val="0008059E"/>
    <w:rsid w:val="00080CE0"/>
    <w:rsid w:val="000810FB"/>
    <w:rsid w:val="00081245"/>
    <w:rsid w:val="00081DB3"/>
    <w:rsid w:val="00081E65"/>
    <w:rsid w:val="00081FB7"/>
    <w:rsid w:val="0008296D"/>
    <w:rsid w:val="00082C7E"/>
    <w:rsid w:val="00082F2C"/>
    <w:rsid w:val="00082F2F"/>
    <w:rsid w:val="000838B1"/>
    <w:rsid w:val="00083DFF"/>
    <w:rsid w:val="0008405F"/>
    <w:rsid w:val="00084A80"/>
    <w:rsid w:val="00085207"/>
    <w:rsid w:val="00085B3D"/>
    <w:rsid w:val="00085C83"/>
    <w:rsid w:val="00085D7F"/>
    <w:rsid w:val="00086910"/>
    <w:rsid w:val="00086AF3"/>
    <w:rsid w:val="00086B6B"/>
    <w:rsid w:val="00087056"/>
    <w:rsid w:val="0008724F"/>
    <w:rsid w:val="0008736E"/>
    <w:rsid w:val="000876E0"/>
    <w:rsid w:val="000877E5"/>
    <w:rsid w:val="00087DA0"/>
    <w:rsid w:val="0009100A"/>
    <w:rsid w:val="000915BF"/>
    <w:rsid w:val="00091C20"/>
    <w:rsid w:val="00091E2C"/>
    <w:rsid w:val="0009273A"/>
    <w:rsid w:val="00093221"/>
    <w:rsid w:val="00094270"/>
    <w:rsid w:val="00094FE4"/>
    <w:rsid w:val="00095187"/>
    <w:rsid w:val="00095AF5"/>
    <w:rsid w:val="00095B38"/>
    <w:rsid w:val="000960A4"/>
    <w:rsid w:val="00096432"/>
    <w:rsid w:val="000964E3"/>
    <w:rsid w:val="00096D0D"/>
    <w:rsid w:val="000970E6"/>
    <w:rsid w:val="000972A4"/>
    <w:rsid w:val="00097B53"/>
    <w:rsid w:val="000A05C3"/>
    <w:rsid w:val="000A0816"/>
    <w:rsid w:val="000A083F"/>
    <w:rsid w:val="000A1911"/>
    <w:rsid w:val="000A1E02"/>
    <w:rsid w:val="000A3533"/>
    <w:rsid w:val="000A3F45"/>
    <w:rsid w:val="000A4261"/>
    <w:rsid w:val="000A4567"/>
    <w:rsid w:val="000A4FE6"/>
    <w:rsid w:val="000A56C8"/>
    <w:rsid w:val="000A6D4A"/>
    <w:rsid w:val="000A748C"/>
    <w:rsid w:val="000A7C03"/>
    <w:rsid w:val="000A7CB9"/>
    <w:rsid w:val="000B0164"/>
    <w:rsid w:val="000B0687"/>
    <w:rsid w:val="000B0A4F"/>
    <w:rsid w:val="000B129D"/>
    <w:rsid w:val="000B13DC"/>
    <w:rsid w:val="000B145F"/>
    <w:rsid w:val="000B17CD"/>
    <w:rsid w:val="000B19EA"/>
    <w:rsid w:val="000B1A21"/>
    <w:rsid w:val="000B1B10"/>
    <w:rsid w:val="000B2F87"/>
    <w:rsid w:val="000B3322"/>
    <w:rsid w:val="000B3573"/>
    <w:rsid w:val="000B3A1A"/>
    <w:rsid w:val="000B3AFF"/>
    <w:rsid w:val="000B3C21"/>
    <w:rsid w:val="000B4611"/>
    <w:rsid w:val="000B4EF9"/>
    <w:rsid w:val="000B5066"/>
    <w:rsid w:val="000B53E7"/>
    <w:rsid w:val="000B5630"/>
    <w:rsid w:val="000B5D01"/>
    <w:rsid w:val="000B6026"/>
    <w:rsid w:val="000B69A7"/>
    <w:rsid w:val="000B7545"/>
    <w:rsid w:val="000B7682"/>
    <w:rsid w:val="000C0427"/>
    <w:rsid w:val="000C1431"/>
    <w:rsid w:val="000C192D"/>
    <w:rsid w:val="000C1CC6"/>
    <w:rsid w:val="000C1D71"/>
    <w:rsid w:val="000C2126"/>
    <w:rsid w:val="000C27AE"/>
    <w:rsid w:val="000C2F29"/>
    <w:rsid w:val="000C32ED"/>
    <w:rsid w:val="000C3732"/>
    <w:rsid w:val="000C3991"/>
    <w:rsid w:val="000C39DA"/>
    <w:rsid w:val="000C3A2D"/>
    <w:rsid w:val="000C3AFD"/>
    <w:rsid w:val="000C3D31"/>
    <w:rsid w:val="000C4A07"/>
    <w:rsid w:val="000C4B06"/>
    <w:rsid w:val="000C4E16"/>
    <w:rsid w:val="000C50D8"/>
    <w:rsid w:val="000C6A2C"/>
    <w:rsid w:val="000C733D"/>
    <w:rsid w:val="000C7572"/>
    <w:rsid w:val="000C75DF"/>
    <w:rsid w:val="000C7782"/>
    <w:rsid w:val="000C7788"/>
    <w:rsid w:val="000C791B"/>
    <w:rsid w:val="000D0947"/>
    <w:rsid w:val="000D0CE6"/>
    <w:rsid w:val="000D0E82"/>
    <w:rsid w:val="000D0F2F"/>
    <w:rsid w:val="000D11B6"/>
    <w:rsid w:val="000D145D"/>
    <w:rsid w:val="000D1ACD"/>
    <w:rsid w:val="000D2089"/>
    <w:rsid w:val="000D229B"/>
    <w:rsid w:val="000D276D"/>
    <w:rsid w:val="000D320B"/>
    <w:rsid w:val="000D322A"/>
    <w:rsid w:val="000D3560"/>
    <w:rsid w:val="000D39CA"/>
    <w:rsid w:val="000D3FE0"/>
    <w:rsid w:val="000D438D"/>
    <w:rsid w:val="000D4816"/>
    <w:rsid w:val="000D5F87"/>
    <w:rsid w:val="000D6271"/>
    <w:rsid w:val="000D6E97"/>
    <w:rsid w:val="000D72F9"/>
    <w:rsid w:val="000D766C"/>
    <w:rsid w:val="000D76FC"/>
    <w:rsid w:val="000E0245"/>
    <w:rsid w:val="000E2396"/>
    <w:rsid w:val="000E25FA"/>
    <w:rsid w:val="000E2BDE"/>
    <w:rsid w:val="000E2E77"/>
    <w:rsid w:val="000E3879"/>
    <w:rsid w:val="000E38BD"/>
    <w:rsid w:val="000E3931"/>
    <w:rsid w:val="000E4167"/>
    <w:rsid w:val="000E4A27"/>
    <w:rsid w:val="000E4D61"/>
    <w:rsid w:val="000E5637"/>
    <w:rsid w:val="000E5939"/>
    <w:rsid w:val="000E6848"/>
    <w:rsid w:val="000E6F3D"/>
    <w:rsid w:val="000E71F4"/>
    <w:rsid w:val="000E7AE1"/>
    <w:rsid w:val="000F0014"/>
    <w:rsid w:val="000F02C2"/>
    <w:rsid w:val="000F0C23"/>
    <w:rsid w:val="000F115B"/>
    <w:rsid w:val="000F1AA6"/>
    <w:rsid w:val="000F206A"/>
    <w:rsid w:val="000F2421"/>
    <w:rsid w:val="000F2C1D"/>
    <w:rsid w:val="000F30D4"/>
    <w:rsid w:val="000F3AEA"/>
    <w:rsid w:val="000F3DB3"/>
    <w:rsid w:val="000F3F12"/>
    <w:rsid w:val="000F41C8"/>
    <w:rsid w:val="000F4243"/>
    <w:rsid w:val="000F428A"/>
    <w:rsid w:val="000F4327"/>
    <w:rsid w:val="000F47A5"/>
    <w:rsid w:val="000F4FAF"/>
    <w:rsid w:val="000F63BB"/>
    <w:rsid w:val="000F6D47"/>
    <w:rsid w:val="000F7B0D"/>
    <w:rsid w:val="000F7FCB"/>
    <w:rsid w:val="00100313"/>
    <w:rsid w:val="00100441"/>
    <w:rsid w:val="001005F1"/>
    <w:rsid w:val="00100A1D"/>
    <w:rsid w:val="00100BF9"/>
    <w:rsid w:val="00100C0A"/>
    <w:rsid w:val="001010C4"/>
    <w:rsid w:val="0010120A"/>
    <w:rsid w:val="001017A8"/>
    <w:rsid w:val="00101815"/>
    <w:rsid w:val="001021CD"/>
    <w:rsid w:val="00102B39"/>
    <w:rsid w:val="00103244"/>
    <w:rsid w:val="0010339E"/>
    <w:rsid w:val="0010344F"/>
    <w:rsid w:val="0010395C"/>
    <w:rsid w:val="00103971"/>
    <w:rsid w:val="00103B50"/>
    <w:rsid w:val="00103D1E"/>
    <w:rsid w:val="00104151"/>
    <w:rsid w:val="0010415B"/>
    <w:rsid w:val="00104DE7"/>
    <w:rsid w:val="0010564C"/>
    <w:rsid w:val="00105A6E"/>
    <w:rsid w:val="00106258"/>
    <w:rsid w:val="001062DA"/>
    <w:rsid w:val="00106698"/>
    <w:rsid w:val="00106743"/>
    <w:rsid w:val="00106B06"/>
    <w:rsid w:val="00107EDF"/>
    <w:rsid w:val="001100A0"/>
    <w:rsid w:val="00110C23"/>
    <w:rsid w:val="001110F2"/>
    <w:rsid w:val="001111A1"/>
    <w:rsid w:val="00111609"/>
    <w:rsid w:val="00112364"/>
    <w:rsid w:val="001129D4"/>
    <w:rsid w:val="001129E5"/>
    <w:rsid w:val="00113F17"/>
    <w:rsid w:val="0011421F"/>
    <w:rsid w:val="00115220"/>
    <w:rsid w:val="00115474"/>
    <w:rsid w:val="001158AC"/>
    <w:rsid w:val="0011598D"/>
    <w:rsid w:val="00115A10"/>
    <w:rsid w:val="001161EA"/>
    <w:rsid w:val="00116274"/>
    <w:rsid w:val="0011640B"/>
    <w:rsid w:val="0011675E"/>
    <w:rsid w:val="00116897"/>
    <w:rsid w:val="00116960"/>
    <w:rsid w:val="00116B6A"/>
    <w:rsid w:val="00116E5A"/>
    <w:rsid w:val="00117429"/>
    <w:rsid w:val="00117611"/>
    <w:rsid w:val="00117A80"/>
    <w:rsid w:val="00117E67"/>
    <w:rsid w:val="00117F69"/>
    <w:rsid w:val="00117F8D"/>
    <w:rsid w:val="001209AE"/>
    <w:rsid w:val="00120C2C"/>
    <w:rsid w:val="00120C46"/>
    <w:rsid w:val="00121434"/>
    <w:rsid w:val="001215BA"/>
    <w:rsid w:val="001219F6"/>
    <w:rsid w:val="00121AEB"/>
    <w:rsid w:val="001223C3"/>
    <w:rsid w:val="0012368B"/>
    <w:rsid w:val="001242D5"/>
    <w:rsid w:val="001242ED"/>
    <w:rsid w:val="0012445B"/>
    <w:rsid w:val="00124BC2"/>
    <w:rsid w:val="00124EAE"/>
    <w:rsid w:val="00125076"/>
    <w:rsid w:val="00125098"/>
    <w:rsid w:val="001253A0"/>
    <w:rsid w:val="00125884"/>
    <w:rsid w:val="001261F6"/>
    <w:rsid w:val="001263CF"/>
    <w:rsid w:val="00126661"/>
    <w:rsid w:val="0012692C"/>
    <w:rsid w:val="00126E6E"/>
    <w:rsid w:val="0012765E"/>
    <w:rsid w:val="00127D2C"/>
    <w:rsid w:val="001301D4"/>
    <w:rsid w:val="00130304"/>
    <w:rsid w:val="00130C83"/>
    <w:rsid w:val="00130EFE"/>
    <w:rsid w:val="00131AD4"/>
    <w:rsid w:val="00131D72"/>
    <w:rsid w:val="00131DF2"/>
    <w:rsid w:val="001325EE"/>
    <w:rsid w:val="001332C3"/>
    <w:rsid w:val="00133316"/>
    <w:rsid w:val="00133983"/>
    <w:rsid w:val="00134575"/>
    <w:rsid w:val="0013468A"/>
    <w:rsid w:val="00134695"/>
    <w:rsid w:val="00134E30"/>
    <w:rsid w:val="0013521F"/>
    <w:rsid w:val="00135311"/>
    <w:rsid w:val="00135EEF"/>
    <w:rsid w:val="001360E3"/>
    <w:rsid w:val="00136492"/>
    <w:rsid w:val="00136567"/>
    <w:rsid w:val="00136616"/>
    <w:rsid w:val="001367D9"/>
    <w:rsid w:val="00136BB0"/>
    <w:rsid w:val="0013774E"/>
    <w:rsid w:val="00137B2E"/>
    <w:rsid w:val="00137F09"/>
    <w:rsid w:val="00140816"/>
    <w:rsid w:val="00140B4E"/>
    <w:rsid w:val="00140F8E"/>
    <w:rsid w:val="00141640"/>
    <w:rsid w:val="00141AEB"/>
    <w:rsid w:val="00142501"/>
    <w:rsid w:val="001429BE"/>
    <w:rsid w:val="00143447"/>
    <w:rsid w:val="001434DE"/>
    <w:rsid w:val="00143BC1"/>
    <w:rsid w:val="00143D53"/>
    <w:rsid w:val="00143F26"/>
    <w:rsid w:val="00144171"/>
    <w:rsid w:val="0014427D"/>
    <w:rsid w:val="001442A0"/>
    <w:rsid w:val="001442D7"/>
    <w:rsid w:val="00144B2B"/>
    <w:rsid w:val="00145810"/>
    <w:rsid w:val="00145B40"/>
    <w:rsid w:val="001464DD"/>
    <w:rsid w:val="00146B36"/>
    <w:rsid w:val="00146E96"/>
    <w:rsid w:val="001471BE"/>
    <w:rsid w:val="00147AB6"/>
    <w:rsid w:val="001507EA"/>
    <w:rsid w:val="00151463"/>
    <w:rsid w:val="00151742"/>
    <w:rsid w:val="00152B57"/>
    <w:rsid w:val="00152CCE"/>
    <w:rsid w:val="00152F06"/>
    <w:rsid w:val="001533D3"/>
    <w:rsid w:val="0015341C"/>
    <w:rsid w:val="00153DFD"/>
    <w:rsid w:val="00153F04"/>
    <w:rsid w:val="00154C81"/>
    <w:rsid w:val="001550A9"/>
    <w:rsid w:val="001559BA"/>
    <w:rsid w:val="001559F4"/>
    <w:rsid w:val="00155E7E"/>
    <w:rsid w:val="0015627A"/>
    <w:rsid w:val="00156BF2"/>
    <w:rsid w:val="0015712F"/>
    <w:rsid w:val="00157F04"/>
    <w:rsid w:val="00157F89"/>
    <w:rsid w:val="001600BB"/>
    <w:rsid w:val="001601AC"/>
    <w:rsid w:val="00160204"/>
    <w:rsid w:val="001604A9"/>
    <w:rsid w:val="00160759"/>
    <w:rsid w:val="001612A1"/>
    <w:rsid w:val="00161523"/>
    <w:rsid w:val="001615C4"/>
    <w:rsid w:val="00161A13"/>
    <w:rsid w:val="00162534"/>
    <w:rsid w:val="00162597"/>
    <w:rsid w:val="001628B8"/>
    <w:rsid w:val="00162C4A"/>
    <w:rsid w:val="00162CFD"/>
    <w:rsid w:val="001635A2"/>
    <w:rsid w:val="00163CFA"/>
    <w:rsid w:val="0016435B"/>
    <w:rsid w:val="001648A4"/>
    <w:rsid w:val="0016541B"/>
    <w:rsid w:val="00165935"/>
    <w:rsid w:val="00165BF1"/>
    <w:rsid w:val="001662B2"/>
    <w:rsid w:val="00166D90"/>
    <w:rsid w:val="00166F13"/>
    <w:rsid w:val="00167459"/>
    <w:rsid w:val="0017065B"/>
    <w:rsid w:val="001707B3"/>
    <w:rsid w:val="001717CB"/>
    <w:rsid w:val="001718A6"/>
    <w:rsid w:val="00171F10"/>
    <w:rsid w:val="001728A5"/>
    <w:rsid w:val="00172BF8"/>
    <w:rsid w:val="00173398"/>
    <w:rsid w:val="00173451"/>
    <w:rsid w:val="0017367A"/>
    <w:rsid w:val="001737C7"/>
    <w:rsid w:val="001739F7"/>
    <w:rsid w:val="001741B9"/>
    <w:rsid w:val="00174381"/>
    <w:rsid w:val="00174463"/>
    <w:rsid w:val="00174772"/>
    <w:rsid w:val="0017560D"/>
    <w:rsid w:val="00175B39"/>
    <w:rsid w:val="00175BC9"/>
    <w:rsid w:val="00176515"/>
    <w:rsid w:val="001769B7"/>
    <w:rsid w:val="00177896"/>
    <w:rsid w:val="0017797E"/>
    <w:rsid w:val="00177E52"/>
    <w:rsid w:val="001800C5"/>
    <w:rsid w:val="00180843"/>
    <w:rsid w:val="00180BA2"/>
    <w:rsid w:val="00180F5E"/>
    <w:rsid w:val="001817D5"/>
    <w:rsid w:val="00181D88"/>
    <w:rsid w:val="00182153"/>
    <w:rsid w:val="001825C3"/>
    <w:rsid w:val="00182C91"/>
    <w:rsid w:val="00182E8F"/>
    <w:rsid w:val="001831BA"/>
    <w:rsid w:val="001836EB"/>
    <w:rsid w:val="001839BF"/>
    <w:rsid w:val="00183D61"/>
    <w:rsid w:val="001840EB"/>
    <w:rsid w:val="00184D63"/>
    <w:rsid w:val="00185C08"/>
    <w:rsid w:val="00185DEA"/>
    <w:rsid w:val="00185F7E"/>
    <w:rsid w:val="00186106"/>
    <w:rsid w:val="00186190"/>
    <w:rsid w:val="00186546"/>
    <w:rsid w:val="00186695"/>
    <w:rsid w:val="001868AE"/>
    <w:rsid w:val="0018713D"/>
    <w:rsid w:val="001873FC"/>
    <w:rsid w:val="001875ED"/>
    <w:rsid w:val="00187944"/>
    <w:rsid w:val="00187959"/>
    <w:rsid w:val="00187DC8"/>
    <w:rsid w:val="00190602"/>
    <w:rsid w:val="00190DBD"/>
    <w:rsid w:val="00190FE5"/>
    <w:rsid w:val="001919F9"/>
    <w:rsid w:val="00191C84"/>
    <w:rsid w:val="0019203E"/>
    <w:rsid w:val="0019281E"/>
    <w:rsid w:val="00192AC0"/>
    <w:rsid w:val="00192C03"/>
    <w:rsid w:val="001936D3"/>
    <w:rsid w:val="00193A32"/>
    <w:rsid w:val="00194199"/>
    <w:rsid w:val="001942CE"/>
    <w:rsid w:val="001945A5"/>
    <w:rsid w:val="00194653"/>
    <w:rsid w:val="00194D2E"/>
    <w:rsid w:val="00194E0F"/>
    <w:rsid w:val="0019539F"/>
    <w:rsid w:val="001956EA"/>
    <w:rsid w:val="00195B09"/>
    <w:rsid w:val="00195CA2"/>
    <w:rsid w:val="0019697B"/>
    <w:rsid w:val="001969B9"/>
    <w:rsid w:val="00196B7E"/>
    <w:rsid w:val="00196D79"/>
    <w:rsid w:val="0019711C"/>
    <w:rsid w:val="00197164"/>
    <w:rsid w:val="0019797F"/>
    <w:rsid w:val="00197BE3"/>
    <w:rsid w:val="001A0693"/>
    <w:rsid w:val="001A1992"/>
    <w:rsid w:val="001A1DD8"/>
    <w:rsid w:val="001A2047"/>
    <w:rsid w:val="001A2740"/>
    <w:rsid w:val="001A3027"/>
    <w:rsid w:val="001A32FC"/>
    <w:rsid w:val="001A38D1"/>
    <w:rsid w:val="001A410D"/>
    <w:rsid w:val="001A4196"/>
    <w:rsid w:val="001A4540"/>
    <w:rsid w:val="001A458B"/>
    <w:rsid w:val="001A4AF7"/>
    <w:rsid w:val="001A4F41"/>
    <w:rsid w:val="001A5970"/>
    <w:rsid w:val="001A5C38"/>
    <w:rsid w:val="001A5D49"/>
    <w:rsid w:val="001A5EF6"/>
    <w:rsid w:val="001A610B"/>
    <w:rsid w:val="001A64F4"/>
    <w:rsid w:val="001A65B3"/>
    <w:rsid w:val="001A6B70"/>
    <w:rsid w:val="001A6E3C"/>
    <w:rsid w:val="001A71E0"/>
    <w:rsid w:val="001A7D2A"/>
    <w:rsid w:val="001B01AC"/>
    <w:rsid w:val="001B0805"/>
    <w:rsid w:val="001B0977"/>
    <w:rsid w:val="001B0A68"/>
    <w:rsid w:val="001B10A7"/>
    <w:rsid w:val="001B1315"/>
    <w:rsid w:val="001B1319"/>
    <w:rsid w:val="001B2247"/>
    <w:rsid w:val="001B323C"/>
    <w:rsid w:val="001B33C1"/>
    <w:rsid w:val="001B3511"/>
    <w:rsid w:val="001B35EF"/>
    <w:rsid w:val="001B4427"/>
    <w:rsid w:val="001B47A0"/>
    <w:rsid w:val="001B4B11"/>
    <w:rsid w:val="001B4FC7"/>
    <w:rsid w:val="001B565E"/>
    <w:rsid w:val="001B5D0D"/>
    <w:rsid w:val="001B5DE4"/>
    <w:rsid w:val="001B5E53"/>
    <w:rsid w:val="001B5EA1"/>
    <w:rsid w:val="001B60AE"/>
    <w:rsid w:val="001B6C6C"/>
    <w:rsid w:val="001B7592"/>
    <w:rsid w:val="001B7B3A"/>
    <w:rsid w:val="001B7BF6"/>
    <w:rsid w:val="001C0571"/>
    <w:rsid w:val="001C12DB"/>
    <w:rsid w:val="001C297B"/>
    <w:rsid w:val="001C2C99"/>
    <w:rsid w:val="001C2D20"/>
    <w:rsid w:val="001C318E"/>
    <w:rsid w:val="001C3A4C"/>
    <w:rsid w:val="001C46C3"/>
    <w:rsid w:val="001C48BB"/>
    <w:rsid w:val="001C49D0"/>
    <w:rsid w:val="001C4C40"/>
    <w:rsid w:val="001C6714"/>
    <w:rsid w:val="001C6754"/>
    <w:rsid w:val="001C6B72"/>
    <w:rsid w:val="001C6D37"/>
    <w:rsid w:val="001C6D55"/>
    <w:rsid w:val="001C6F9B"/>
    <w:rsid w:val="001C7990"/>
    <w:rsid w:val="001C7B9F"/>
    <w:rsid w:val="001C7D77"/>
    <w:rsid w:val="001C7F36"/>
    <w:rsid w:val="001D02D6"/>
    <w:rsid w:val="001D0D0A"/>
    <w:rsid w:val="001D0E52"/>
    <w:rsid w:val="001D16AC"/>
    <w:rsid w:val="001D18F2"/>
    <w:rsid w:val="001D1A58"/>
    <w:rsid w:val="001D1E86"/>
    <w:rsid w:val="001D24DD"/>
    <w:rsid w:val="001D2738"/>
    <w:rsid w:val="001D27B8"/>
    <w:rsid w:val="001D2F0D"/>
    <w:rsid w:val="001D303C"/>
    <w:rsid w:val="001D3480"/>
    <w:rsid w:val="001D3C19"/>
    <w:rsid w:val="001D3CD8"/>
    <w:rsid w:val="001D4532"/>
    <w:rsid w:val="001D4A5F"/>
    <w:rsid w:val="001D4E5D"/>
    <w:rsid w:val="001D5180"/>
    <w:rsid w:val="001D6162"/>
    <w:rsid w:val="001D6971"/>
    <w:rsid w:val="001D6A6B"/>
    <w:rsid w:val="001D6A73"/>
    <w:rsid w:val="001D6DF8"/>
    <w:rsid w:val="001D7087"/>
    <w:rsid w:val="001D7210"/>
    <w:rsid w:val="001D7A13"/>
    <w:rsid w:val="001D7AFA"/>
    <w:rsid w:val="001E07F1"/>
    <w:rsid w:val="001E0B31"/>
    <w:rsid w:val="001E0D0B"/>
    <w:rsid w:val="001E17D2"/>
    <w:rsid w:val="001E18F6"/>
    <w:rsid w:val="001E1B2C"/>
    <w:rsid w:val="001E2633"/>
    <w:rsid w:val="001E2EC4"/>
    <w:rsid w:val="001E31A3"/>
    <w:rsid w:val="001E37F5"/>
    <w:rsid w:val="001E4183"/>
    <w:rsid w:val="001E4694"/>
    <w:rsid w:val="001E495B"/>
    <w:rsid w:val="001E4BB3"/>
    <w:rsid w:val="001E5DC5"/>
    <w:rsid w:val="001E646A"/>
    <w:rsid w:val="001E71FD"/>
    <w:rsid w:val="001E77B6"/>
    <w:rsid w:val="001E7B4D"/>
    <w:rsid w:val="001F03C7"/>
    <w:rsid w:val="001F0B2F"/>
    <w:rsid w:val="001F108B"/>
    <w:rsid w:val="001F1174"/>
    <w:rsid w:val="001F13C3"/>
    <w:rsid w:val="001F17B1"/>
    <w:rsid w:val="001F19DB"/>
    <w:rsid w:val="001F1DFC"/>
    <w:rsid w:val="001F1EDE"/>
    <w:rsid w:val="001F1FB0"/>
    <w:rsid w:val="001F21AD"/>
    <w:rsid w:val="001F2ECD"/>
    <w:rsid w:val="001F3288"/>
    <w:rsid w:val="001F33BE"/>
    <w:rsid w:val="001F3C5A"/>
    <w:rsid w:val="001F4330"/>
    <w:rsid w:val="001F4688"/>
    <w:rsid w:val="001F46A3"/>
    <w:rsid w:val="001F4897"/>
    <w:rsid w:val="001F49FC"/>
    <w:rsid w:val="001F4B01"/>
    <w:rsid w:val="001F5262"/>
    <w:rsid w:val="001F5308"/>
    <w:rsid w:val="001F58A2"/>
    <w:rsid w:val="001F5939"/>
    <w:rsid w:val="001F5B4C"/>
    <w:rsid w:val="001F5C30"/>
    <w:rsid w:val="001F6A93"/>
    <w:rsid w:val="001F73F1"/>
    <w:rsid w:val="001F7849"/>
    <w:rsid w:val="001F7EEF"/>
    <w:rsid w:val="0020019B"/>
    <w:rsid w:val="00200821"/>
    <w:rsid w:val="00200ED8"/>
    <w:rsid w:val="00200FCE"/>
    <w:rsid w:val="0020109E"/>
    <w:rsid w:val="0020164C"/>
    <w:rsid w:val="00202229"/>
    <w:rsid w:val="002029D5"/>
    <w:rsid w:val="00202DC6"/>
    <w:rsid w:val="00203B81"/>
    <w:rsid w:val="00203FEC"/>
    <w:rsid w:val="0020410B"/>
    <w:rsid w:val="00205008"/>
    <w:rsid w:val="00205759"/>
    <w:rsid w:val="00205873"/>
    <w:rsid w:val="00205970"/>
    <w:rsid w:val="00205ABF"/>
    <w:rsid w:val="002061D7"/>
    <w:rsid w:val="002067EA"/>
    <w:rsid w:val="00206A6E"/>
    <w:rsid w:val="00206B0F"/>
    <w:rsid w:val="00206C2C"/>
    <w:rsid w:val="00206C49"/>
    <w:rsid w:val="00207363"/>
    <w:rsid w:val="00207432"/>
    <w:rsid w:val="002077B2"/>
    <w:rsid w:val="00207894"/>
    <w:rsid w:val="00207AEE"/>
    <w:rsid w:val="002100AE"/>
    <w:rsid w:val="00210590"/>
    <w:rsid w:val="002106F9"/>
    <w:rsid w:val="002109D5"/>
    <w:rsid w:val="00210AB8"/>
    <w:rsid w:val="00210C2A"/>
    <w:rsid w:val="00211090"/>
    <w:rsid w:val="00211096"/>
    <w:rsid w:val="002115F1"/>
    <w:rsid w:val="00211706"/>
    <w:rsid w:val="0021187F"/>
    <w:rsid w:val="002120BB"/>
    <w:rsid w:val="0021234A"/>
    <w:rsid w:val="0021277A"/>
    <w:rsid w:val="00212E7C"/>
    <w:rsid w:val="00213299"/>
    <w:rsid w:val="0021394F"/>
    <w:rsid w:val="00213B2C"/>
    <w:rsid w:val="00213CA5"/>
    <w:rsid w:val="00213D8D"/>
    <w:rsid w:val="00213E21"/>
    <w:rsid w:val="00214578"/>
    <w:rsid w:val="00214852"/>
    <w:rsid w:val="00215197"/>
    <w:rsid w:val="00216425"/>
    <w:rsid w:val="002167DF"/>
    <w:rsid w:val="00216A92"/>
    <w:rsid w:val="00216B5D"/>
    <w:rsid w:val="0021733D"/>
    <w:rsid w:val="00217A35"/>
    <w:rsid w:val="00217C81"/>
    <w:rsid w:val="00220117"/>
    <w:rsid w:val="00220266"/>
    <w:rsid w:val="002206B9"/>
    <w:rsid w:val="002208C1"/>
    <w:rsid w:val="00220978"/>
    <w:rsid w:val="00220F29"/>
    <w:rsid w:val="00221183"/>
    <w:rsid w:val="0022133E"/>
    <w:rsid w:val="0022149B"/>
    <w:rsid w:val="00221BD9"/>
    <w:rsid w:val="00221EE9"/>
    <w:rsid w:val="00222255"/>
    <w:rsid w:val="002227C0"/>
    <w:rsid w:val="00222ADC"/>
    <w:rsid w:val="00222B9D"/>
    <w:rsid w:val="00222C10"/>
    <w:rsid w:val="00222DC4"/>
    <w:rsid w:val="00223879"/>
    <w:rsid w:val="00223885"/>
    <w:rsid w:val="00224281"/>
    <w:rsid w:val="002244AF"/>
    <w:rsid w:val="002247AA"/>
    <w:rsid w:val="00224C18"/>
    <w:rsid w:val="00225C57"/>
    <w:rsid w:val="00226193"/>
    <w:rsid w:val="00226726"/>
    <w:rsid w:val="002267B6"/>
    <w:rsid w:val="00226AE2"/>
    <w:rsid w:val="002271BC"/>
    <w:rsid w:val="0022761C"/>
    <w:rsid w:val="00227F56"/>
    <w:rsid w:val="002302AE"/>
    <w:rsid w:val="00230E0A"/>
    <w:rsid w:val="0023138D"/>
    <w:rsid w:val="0023217F"/>
    <w:rsid w:val="002327AD"/>
    <w:rsid w:val="002331E6"/>
    <w:rsid w:val="002339CF"/>
    <w:rsid w:val="00233A5B"/>
    <w:rsid w:val="0023424F"/>
    <w:rsid w:val="0023471F"/>
    <w:rsid w:val="00234BA5"/>
    <w:rsid w:val="00234CC2"/>
    <w:rsid w:val="00234D61"/>
    <w:rsid w:val="00234D89"/>
    <w:rsid w:val="00234F40"/>
    <w:rsid w:val="0023508B"/>
    <w:rsid w:val="002352D3"/>
    <w:rsid w:val="002354FE"/>
    <w:rsid w:val="0023647D"/>
    <w:rsid w:val="0023667F"/>
    <w:rsid w:val="002369AB"/>
    <w:rsid w:val="00237292"/>
    <w:rsid w:val="00237B1E"/>
    <w:rsid w:val="00237DD4"/>
    <w:rsid w:val="0024009B"/>
    <w:rsid w:val="00240457"/>
    <w:rsid w:val="0024056C"/>
    <w:rsid w:val="00241307"/>
    <w:rsid w:val="0024135D"/>
    <w:rsid w:val="00242B54"/>
    <w:rsid w:val="002433BD"/>
    <w:rsid w:val="00243C37"/>
    <w:rsid w:val="00243EE3"/>
    <w:rsid w:val="00243F65"/>
    <w:rsid w:val="00243FE7"/>
    <w:rsid w:val="002443AC"/>
    <w:rsid w:val="0024473E"/>
    <w:rsid w:val="0024689D"/>
    <w:rsid w:val="002477A5"/>
    <w:rsid w:val="00247F48"/>
    <w:rsid w:val="00250406"/>
    <w:rsid w:val="0025131A"/>
    <w:rsid w:val="00251C48"/>
    <w:rsid w:val="002520FA"/>
    <w:rsid w:val="00252351"/>
    <w:rsid w:val="00252580"/>
    <w:rsid w:val="0025399E"/>
    <w:rsid w:val="00253D10"/>
    <w:rsid w:val="00253E6E"/>
    <w:rsid w:val="0025450B"/>
    <w:rsid w:val="0025551E"/>
    <w:rsid w:val="002569AF"/>
    <w:rsid w:val="00256E4E"/>
    <w:rsid w:val="002571AA"/>
    <w:rsid w:val="00257C8A"/>
    <w:rsid w:val="00257D35"/>
    <w:rsid w:val="00260312"/>
    <w:rsid w:val="002611A2"/>
    <w:rsid w:val="00261FE8"/>
    <w:rsid w:val="00262290"/>
    <w:rsid w:val="002622DB"/>
    <w:rsid w:val="00262739"/>
    <w:rsid w:val="00262F46"/>
    <w:rsid w:val="00263032"/>
    <w:rsid w:val="00263AE2"/>
    <w:rsid w:val="00263E6C"/>
    <w:rsid w:val="00264EB5"/>
    <w:rsid w:val="0026540C"/>
    <w:rsid w:val="0026556A"/>
    <w:rsid w:val="0026556B"/>
    <w:rsid w:val="0026626E"/>
    <w:rsid w:val="00266494"/>
    <w:rsid w:val="00266B93"/>
    <w:rsid w:val="00267757"/>
    <w:rsid w:val="00267807"/>
    <w:rsid w:val="00270240"/>
    <w:rsid w:val="002703B5"/>
    <w:rsid w:val="00270546"/>
    <w:rsid w:val="00270F96"/>
    <w:rsid w:val="002723AD"/>
    <w:rsid w:val="00272404"/>
    <w:rsid w:val="00272450"/>
    <w:rsid w:val="0027268A"/>
    <w:rsid w:val="00274238"/>
    <w:rsid w:val="002744CC"/>
    <w:rsid w:val="00274736"/>
    <w:rsid w:val="00274A71"/>
    <w:rsid w:val="00274F7F"/>
    <w:rsid w:val="002752E3"/>
    <w:rsid w:val="00275940"/>
    <w:rsid w:val="00275A47"/>
    <w:rsid w:val="00275C20"/>
    <w:rsid w:val="00275E21"/>
    <w:rsid w:val="002768F3"/>
    <w:rsid w:val="002775AF"/>
    <w:rsid w:val="0027765E"/>
    <w:rsid w:val="00277717"/>
    <w:rsid w:val="002777CB"/>
    <w:rsid w:val="00277B52"/>
    <w:rsid w:val="00281101"/>
    <w:rsid w:val="002815E7"/>
    <w:rsid w:val="00281F4E"/>
    <w:rsid w:val="002821B6"/>
    <w:rsid w:val="00282ADF"/>
    <w:rsid w:val="00282B06"/>
    <w:rsid w:val="00282C33"/>
    <w:rsid w:val="00282D9B"/>
    <w:rsid w:val="002839A1"/>
    <w:rsid w:val="00283AC9"/>
    <w:rsid w:val="00283BAA"/>
    <w:rsid w:val="00283FA5"/>
    <w:rsid w:val="00284046"/>
    <w:rsid w:val="002844AD"/>
    <w:rsid w:val="0028492B"/>
    <w:rsid w:val="00285017"/>
    <w:rsid w:val="0028504F"/>
    <w:rsid w:val="00285485"/>
    <w:rsid w:val="00285F49"/>
    <w:rsid w:val="00286E64"/>
    <w:rsid w:val="00287183"/>
    <w:rsid w:val="00287622"/>
    <w:rsid w:val="002878E3"/>
    <w:rsid w:val="00287BF3"/>
    <w:rsid w:val="00287D37"/>
    <w:rsid w:val="00290307"/>
    <w:rsid w:val="00290C45"/>
    <w:rsid w:val="00290EF5"/>
    <w:rsid w:val="00290F5C"/>
    <w:rsid w:val="0029118C"/>
    <w:rsid w:val="002914B6"/>
    <w:rsid w:val="0029193E"/>
    <w:rsid w:val="00291AE2"/>
    <w:rsid w:val="00291E4E"/>
    <w:rsid w:val="00291F78"/>
    <w:rsid w:val="00293065"/>
    <w:rsid w:val="0029377A"/>
    <w:rsid w:val="00293953"/>
    <w:rsid w:val="00293D9C"/>
    <w:rsid w:val="0029496E"/>
    <w:rsid w:val="00294A04"/>
    <w:rsid w:val="00294DED"/>
    <w:rsid w:val="00294F13"/>
    <w:rsid w:val="00296877"/>
    <w:rsid w:val="00296D39"/>
    <w:rsid w:val="00296E12"/>
    <w:rsid w:val="0029709B"/>
    <w:rsid w:val="0029720D"/>
    <w:rsid w:val="0029722A"/>
    <w:rsid w:val="00297377"/>
    <w:rsid w:val="002977C8"/>
    <w:rsid w:val="00297B01"/>
    <w:rsid w:val="002A0345"/>
    <w:rsid w:val="002A0A2C"/>
    <w:rsid w:val="002A0A5C"/>
    <w:rsid w:val="002A0D71"/>
    <w:rsid w:val="002A102E"/>
    <w:rsid w:val="002A1585"/>
    <w:rsid w:val="002A19AF"/>
    <w:rsid w:val="002A1ACB"/>
    <w:rsid w:val="002A1CE1"/>
    <w:rsid w:val="002A1F29"/>
    <w:rsid w:val="002A1FE0"/>
    <w:rsid w:val="002A2242"/>
    <w:rsid w:val="002A2681"/>
    <w:rsid w:val="002A3B8A"/>
    <w:rsid w:val="002A3FE2"/>
    <w:rsid w:val="002A4325"/>
    <w:rsid w:val="002A4B1C"/>
    <w:rsid w:val="002A4C34"/>
    <w:rsid w:val="002A50EF"/>
    <w:rsid w:val="002A510A"/>
    <w:rsid w:val="002A5C4B"/>
    <w:rsid w:val="002A66D0"/>
    <w:rsid w:val="002A66E4"/>
    <w:rsid w:val="002A681A"/>
    <w:rsid w:val="002A6F94"/>
    <w:rsid w:val="002A7BAB"/>
    <w:rsid w:val="002A7C45"/>
    <w:rsid w:val="002B0263"/>
    <w:rsid w:val="002B02C0"/>
    <w:rsid w:val="002B0CE0"/>
    <w:rsid w:val="002B10EB"/>
    <w:rsid w:val="002B1BD9"/>
    <w:rsid w:val="002B1E0D"/>
    <w:rsid w:val="002B2789"/>
    <w:rsid w:val="002B2B8E"/>
    <w:rsid w:val="002B2C38"/>
    <w:rsid w:val="002B2E9E"/>
    <w:rsid w:val="002B2F2B"/>
    <w:rsid w:val="002B311E"/>
    <w:rsid w:val="002B3188"/>
    <w:rsid w:val="002B34D1"/>
    <w:rsid w:val="002B3C4F"/>
    <w:rsid w:val="002B3EB5"/>
    <w:rsid w:val="002B480B"/>
    <w:rsid w:val="002B5005"/>
    <w:rsid w:val="002B5896"/>
    <w:rsid w:val="002B61E0"/>
    <w:rsid w:val="002B6292"/>
    <w:rsid w:val="002B6E5E"/>
    <w:rsid w:val="002B70B4"/>
    <w:rsid w:val="002B7702"/>
    <w:rsid w:val="002B7959"/>
    <w:rsid w:val="002B7A61"/>
    <w:rsid w:val="002B7C7A"/>
    <w:rsid w:val="002B7CF7"/>
    <w:rsid w:val="002C0FD3"/>
    <w:rsid w:val="002C1372"/>
    <w:rsid w:val="002C146B"/>
    <w:rsid w:val="002C1B59"/>
    <w:rsid w:val="002C1C0F"/>
    <w:rsid w:val="002C1F4F"/>
    <w:rsid w:val="002C227F"/>
    <w:rsid w:val="002C22EB"/>
    <w:rsid w:val="002C24F6"/>
    <w:rsid w:val="002C2B64"/>
    <w:rsid w:val="002C31B6"/>
    <w:rsid w:val="002C33B7"/>
    <w:rsid w:val="002C360D"/>
    <w:rsid w:val="002C3EA5"/>
    <w:rsid w:val="002C43A4"/>
    <w:rsid w:val="002C4739"/>
    <w:rsid w:val="002C49BB"/>
    <w:rsid w:val="002C540E"/>
    <w:rsid w:val="002C566E"/>
    <w:rsid w:val="002C5AB8"/>
    <w:rsid w:val="002C5B26"/>
    <w:rsid w:val="002C61DB"/>
    <w:rsid w:val="002C61E2"/>
    <w:rsid w:val="002C62C5"/>
    <w:rsid w:val="002C6363"/>
    <w:rsid w:val="002C69DC"/>
    <w:rsid w:val="002C6D65"/>
    <w:rsid w:val="002C6E51"/>
    <w:rsid w:val="002C7351"/>
    <w:rsid w:val="002C740A"/>
    <w:rsid w:val="002C775F"/>
    <w:rsid w:val="002C7822"/>
    <w:rsid w:val="002C7E19"/>
    <w:rsid w:val="002D0FEA"/>
    <w:rsid w:val="002D1035"/>
    <w:rsid w:val="002D11B6"/>
    <w:rsid w:val="002D14F3"/>
    <w:rsid w:val="002D19FF"/>
    <w:rsid w:val="002D2EBD"/>
    <w:rsid w:val="002D2FDD"/>
    <w:rsid w:val="002D32E3"/>
    <w:rsid w:val="002D38E3"/>
    <w:rsid w:val="002D3BEC"/>
    <w:rsid w:val="002D3C68"/>
    <w:rsid w:val="002D3EBF"/>
    <w:rsid w:val="002D4254"/>
    <w:rsid w:val="002D452D"/>
    <w:rsid w:val="002D4951"/>
    <w:rsid w:val="002D4A29"/>
    <w:rsid w:val="002D53A4"/>
    <w:rsid w:val="002D53E2"/>
    <w:rsid w:val="002D54A0"/>
    <w:rsid w:val="002D5765"/>
    <w:rsid w:val="002D5970"/>
    <w:rsid w:val="002D5EAB"/>
    <w:rsid w:val="002D5FD6"/>
    <w:rsid w:val="002D6558"/>
    <w:rsid w:val="002D6BFD"/>
    <w:rsid w:val="002D6D48"/>
    <w:rsid w:val="002D6EB1"/>
    <w:rsid w:val="002D7864"/>
    <w:rsid w:val="002D7A0E"/>
    <w:rsid w:val="002D7EC0"/>
    <w:rsid w:val="002E00D4"/>
    <w:rsid w:val="002E01CE"/>
    <w:rsid w:val="002E0CC1"/>
    <w:rsid w:val="002E0D7A"/>
    <w:rsid w:val="002E0E08"/>
    <w:rsid w:val="002E0FCA"/>
    <w:rsid w:val="002E1370"/>
    <w:rsid w:val="002E1401"/>
    <w:rsid w:val="002E15EB"/>
    <w:rsid w:val="002E16DB"/>
    <w:rsid w:val="002E18C6"/>
    <w:rsid w:val="002E1AB0"/>
    <w:rsid w:val="002E1D11"/>
    <w:rsid w:val="002E2109"/>
    <w:rsid w:val="002E23D3"/>
    <w:rsid w:val="002E27C9"/>
    <w:rsid w:val="002E28EB"/>
    <w:rsid w:val="002E28FA"/>
    <w:rsid w:val="002E2982"/>
    <w:rsid w:val="002E2A26"/>
    <w:rsid w:val="002E2A38"/>
    <w:rsid w:val="002E39CB"/>
    <w:rsid w:val="002E3C2D"/>
    <w:rsid w:val="002E4443"/>
    <w:rsid w:val="002E48A9"/>
    <w:rsid w:val="002E4B14"/>
    <w:rsid w:val="002E5BB0"/>
    <w:rsid w:val="002E6563"/>
    <w:rsid w:val="002E661D"/>
    <w:rsid w:val="002E7050"/>
    <w:rsid w:val="002E71D2"/>
    <w:rsid w:val="002F06BC"/>
    <w:rsid w:val="002F0CE1"/>
    <w:rsid w:val="002F1287"/>
    <w:rsid w:val="002F13E3"/>
    <w:rsid w:val="002F1428"/>
    <w:rsid w:val="002F1B0E"/>
    <w:rsid w:val="002F21C4"/>
    <w:rsid w:val="002F25A6"/>
    <w:rsid w:val="002F26E4"/>
    <w:rsid w:val="002F2F1B"/>
    <w:rsid w:val="002F3AFB"/>
    <w:rsid w:val="002F3D1F"/>
    <w:rsid w:val="002F3F77"/>
    <w:rsid w:val="002F41BB"/>
    <w:rsid w:val="002F4296"/>
    <w:rsid w:val="002F501E"/>
    <w:rsid w:val="002F502A"/>
    <w:rsid w:val="002F5106"/>
    <w:rsid w:val="002F5445"/>
    <w:rsid w:val="002F5462"/>
    <w:rsid w:val="002F6503"/>
    <w:rsid w:val="002F6970"/>
    <w:rsid w:val="002F6D32"/>
    <w:rsid w:val="002F6E83"/>
    <w:rsid w:val="002F7B55"/>
    <w:rsid w:val="0030073D"/>
    <w:rsid w:val="0030091C"/>
    <w:rsid w:val="00300BF9"/>
    <w:rsid w:val="00300D0D"/>
    <w:rsid w:val="0030294F"/>
    <w:rsid w:val="003036BE"/>
    <w:rsid w:val="00303D66"/>
    <w:rsid w:val="00303F83"/>
    <w:rsid w:val="003048DC"/>
    <w:rsid w:val="00304B13"/>
    <w:rsid w:val="003055AA"/>
    <w:rsid w:val="00305BDE"/>
    <w:rsid w:val="00305D61"/>
    <w:rsid w:val="003064E0"/>
    <w:rsid w:val="00306708"/>
    <w:rsid w:val="00307CBF"/>
    <w:rsid w:val="00307EF4"/>
    <w:rsid w:val="0031055D"/>
    <w:rsid w:val="00310828"/>
    <w:rsid w:val="00311E70"/>
    <w:rsid w:val="00312545"/>
    <w:rsid w:val="003128DD"/>
    <w:rsid w:val="0031292A"/>
    <w:rsid w:val="00312D55"/>
    <w:rsid w:val="00313023"/>
    <w:rsid w:val="00313059"/>
    <w:rsid w:val="00313195"/>
    <w:rsid w:val="003132C6"/>
    <w:rsid w:val="00313568"/>
    <w:rsid w:val="00313C9B"/>
    <w:rsid w:val="00315588"/>
    <w:rsid w:val="00315629"/>
    <w:rsid w:val="00315729"/>
    <w:rsid w:val="00315BCF"/>
    <w:rsid w:val="00315BF2"/>
    <w:rsid w:val="0031619D"/>
    <w:rsid w:val="003164E4"/>
    <w:rsid w:val="0031693C"/>
    <w:rsid w:val="00316FAF"/>
    <w:rsid w:val="0031781E"/>
    <w:rsid w:val="00317B5A"/>
    <w:rsid w:val="00320691"/>
    <w:rsid w:val="0032084E"/>
    <w:rsid w:val="0032173E"/>
    <w:rsid w:val="00321D08"/>
    <w:rsid w:val="00321F35"/>
    <w:rsid w:val="0032251A"/>
    <w:rsid w:val="003225DE"/>
    <w:rsid w:val="00322922"/>
    <w:rsid w:val="0032362B"/>
    <w:rsid w:val="00323B8C"/>
    <w:rsid w:val="00323C02"/>
    <w:rsid w:val="00323D34"/>
    <w:rsid w:val="00323DF1"/>
    <w:rsid w:val="00323EF7"/>
    <w:rsid w:val="0032420F"/>
    <w:rsid w:val="003247E5"/>
    <w:rsid w:val="00324DE2"/>
    <w:rsid w:val="00325630"/>
    <w:rsid w:val="00325BA7"/>
    <w:rsid w:val="0032640C"/>
    <w:rsid w:val="00326D01"/>
    <w:rsid w:val="0032709F"/>
    <w:rsid w:val="00327B02"/>
    <w:rsid w:val="003312A0"/>
    <w:rsid w:val="00331AC2"/>
    <w:rsid w:val="00331E74"/>
    <w:rsid w:val="0033281B"/>
    <w:rsid w:val="00332AFD"/>
    <w:rsid w:val="00333439"/>
    <w:rsid w:val="003334EE"/>
    <w:rsid w:val="003336C1"/>
    <w:rsid w:val="003337B3"/>
    <w:rsid w:val="00333E08"/>
    <w:rsid w:val="00333FF3"/>
    <w:rsid w:val="00334DCC"/>
    <w:rsid w:val="00335218"/>
    <w:rsid w:val="00335505"/>
    <w:rsid w:val="00335A7A"/>
    <w:rsid w:val="00335BF4"/>
    <w:rsid w:val="00335E6A"/>
    <w:rsid w:val="00335F2F"/>
    <w:rsid w:val="00336072"/>
    <w:rsid w:val="003362D5"/>
    <w:rsid w:val="00336419"/>
    <w:rsid w:val="003372EE"/>
    <w:rsid w:val="00337F24"/>
    <w:rsid w:val="00340441"/>
    <w:rsid w:val="003408B1"/>
    <w:rsid w:val="003408D5"/>
    <w:rsid w:val="00340B0A"/>
    <w:rsid w:val="00340F0D"/>
    <w:rsid w:val="003417EE"/>
    <w:rsid w:val="00342262"/>
    <w:rsid w:val="00343063"/>
    <w:rsid w:val="0034347C"/>
    <w:rsid w:val="003453F0"/>
    <w:rsid w:val="00345739"/>
    <w:rsid w:val="00345DCD"/>
    <w:rsid w:val="00346A4C"/>
    <w:rsid w:val="00346BF1"/>
    <w:rsid w:val="0034731D"/>
    <w:rsid w:val="00350165"/>
    <w:rsid w:val="003505B4"/>
    <w:rsid w:val="00350C72"/>
    <w:rsid w:val="00350D4B"/>
    <w:rsid w:val="00351627"/>
    <w:rsid w:val="0035190E"/>
    <w:rsid w:val="00351974"/>
    <w:rsid w:val="003519A9"/>
    <w:rsid w:val="00351F6E"/>
    <w:rsid w:val="003523AE"/>
    <w:rsid w:val="0035246F"/>
    <w:rsid w:val="00352612"/>
    <w:rsid w:val="00353139"/>
    <w:rsid w:val="003533F3"/>
    <w:rsid w:val="00353891"/>
    <w:rsid w:val="00353BBD"/>
    <w:rsid w:val="00354383"/>
    <w:rsid w:val="0035445A"/>
    <w:rsid w:val="003549AC"/>
    <w:rsid w:val="00354E3F"/>
    <w:rsid w:val="00355A50"/>
    <w:rsid w:val="00356A26"/>
    <w:rsid w:val="00356EFF"/>
    <w:rsid w:val="0035758F"/>
    <w:rsid w:val="00357B96"/>
    <w:rsid w:val="00360362"/>
    <w:rsid w:val="00360598"/>
    <w:rsid w:val="003605F3"/>
    <w:rsid w:val="00361A27"/>
    <w:rsid w:val="00361E1C"/>
    <w:rsid w:val="00361E52"/>
    <w:rsid w:val="00362528"/>
    <w:rsid w:val="0036254D"/>
    <w:rsid w:val="00362640"/>
    <w:rsid w:val="00362E85"/>
    <w:rsid w:val="00363C0D"/>
    <w:rsid w:val="0036421E"/>
    <w:rsid w:val="00364FD2"/>
    <w:rsid w:val="00365277"/>
    <w:rsid w:val="00365AE0"/>
    <w:rsid w:val="00365D9E"/>
    <w:rsid w:val="00366186"/>
    <w:rsid w:val="00366BBF"/>
    <w:rsid w:val="00366E91"/>
    <w:rsid w:val="003672DA"/>
    <w:rsid w:val="003675E6"/>
    <w:rsid w:val="00367A92"/>
    <w:rsid w:val="003702DA"/>
    <w:rsid w:val="00370592"/>
    <w:rsid w:val="00370980"/>
    <w:rsid w:val="00372228"/>
    <w:rsid w:val="0037222E"/>
    <w:rsid w:val="00373D67"/>
    <w:rsid w:val="00373FF2"/>
    <w:rsid w:val="003741E8"/>
    <w:rsid w:val="00374EBF"/>
    <w:rsid w:val="00374FE3"/>
    <w:rsid w:val="00375056"/>
    <w:rsid w:val="003759C2"/>
    <w:rsid w:val="003759C8"/>
    <w:rsid w:val="00375C41"/>
    <w:rsid w:val="00375EAB"/>
    <w:rsid w:val="00376EB0"/>
    <w:rsid w:val="0037705B"/>
    <w:rsid w:val="003775E1"/>
    <w:rsid w:val="00377B36"/>
    <w:rsid w:val="00377BFC"/>
    <w:rsid w:val="003801BD"/>
    <w:rsid w:val="00380445"/>
    <w:rsid w:val="003804EE"/>
    <w:rsid w:val="003815F3"/>
    <w:rsid w:val="003816FD"/>
    <w:rsid w:val="0038196C"/>
    <w:rsid w:val="00381F86"/>
    <w:rsid w:val="003821BC"/>
    <w:rsid w:val="00382ADC"/>
    <w:rsid w:val="00383370"/>
    <w:rsid w:val="0038348A"/>
    <w:rsid w:val="00383F46"/>
    <w:rsid w:val="00384622"/>
    <w:rsid w:val="00384F9C"/>
    <w:rsid w:val="00385A72"/>
    <w:rsid w:val="003861E6"/>
    <w:rsid w:val="003865B1"/>
    <w:rsid w:val="00386808"/>
    <w:rsid w:val="00386D14"/>
    <w:rsid w:val="00387189"/>
    <w:rsid w:val="00387805"/>
    <w:rsid w:val="00387818"/>
    <w:rsid w:val="00387BD3"/>
    <w:rsid w:val="00387C77"/>
    <w:rsid w:val="00387D76"/>
    <w:rsid w:val="00387E17"/>
    <w:rsid w:val="00387F10"/>
    <w:rsid w:val="00390180"/>
    <w:rsid w:val="00390405"/>
    <w:rsid w:val="003905E3"/>
    <w:rsid w:val="00390869"/>
    <w:rsid w:val="00390C40"/>
    <w:rsid w:val="00390D50"/>
    <w:rsid w:val="003910A4"/>
    <w:rsid w:val="00391593"/>
    <w:rsid w:val="003916DD"/>
    <w:rsid w:val="0039235D"/>
    <w:rsid w:val="003923DD"/>
    <w:rsid w:val="00392DC7"/>
    <w:rsid w:val="003936A5"/>
    <w:rsid w:val="00393AEB"/>
    <w:rsid w:val="0039443D"/>
    <w:rsid w:val="00394B27"/>
    <w:rsid w:val="00394D52"/>
    <w:rsid w:val="003952BE"/>
    <w:rsid w:val="00395AFF"/>
    <w:rsid w:val="00395DD9"/>
    <w:rsid w:val="00395E30"/>
    <w:rsid w:val="00395F54"/>
    <w:rsid w:val="003965AE"/>
    <w:rsid w:val="00396971"/>
    <w:rsid w:val="003974F3"/>
    <w:rsid w:val="003A00FE"/>
    <w:rsid w:val="003A03A5"/>
    <w:rsid w:val="003A03E2"/>
    <w:rsid w:val="003A062C"/>
    <w:rsid w:val="003A063A"/>
    <w:rsid w:val="003A1281"/>
    <w:rsid w:val="003A19A2"/>
    <w:rsid w:val="003A1E02"/>
    <w:rsid w:val="003A1EA3"/>
    <w:rsid w:val="003A2A24"/>
    <w:rsid w:val="003A2D59"/>
    <w:rsid w:val="003A2E72"/>
    <w:rsid w:val="003A2FD4"/>
    <w:rsid w:val="003A30C5"/>
    <w:rsid w:val="003A314B"/>
    <w:rsid w:val="003A3766"/>
    <w:rsid w:val="003A37D0"/>
    <w:rsid w:val="003A44BD"/>
    <w:rsid w:val="003A4E20"/>
    <w:rsid w:val="003A4E64"/>
    <w:rsid w:val="003A52DC"/>
    <w:rsid w:val="003A65EB"/>
    <w:rsid w:val="003A6A75"/>
    <w:rsid w:val="003A6DBC"/>
    <w:rsid w:val="003A713B"/>
    <w:rsid w:val="003A72AA"/>
    <w:rsid w:val="003B00F0"/>
    <w:rsid w:val="003B02B1"/>
    <w:rsid w:val="003B05AA"/>
    <w:rsid w:val="003B0702"/>
    <w:rsid w:val="003B0F7A"/>
    <w:rsid w:val="003B1FC6"/>
    <w:rsid w:val="003B2261"/>
    <w:rsid w:val="003B2995"/>
    <w:rsid w:val="003B3003"/>
    <w:rsid w:val="003B32FF"/>
    <w:rsid w:val="003B36DC"/>
    <w:rsid w:val="003B39E2"/>
    <w:rsid w:val="003B3B0E"/>
    <w:rsid w:val="003B3D64"/>
    <w:rsid w:val="003B414D"/>
    <w:rsid w:val="003B442C"/>
    <w:rsid w:val="003B4525"/>
    <w:rsid w:val="003B4ACB"/>
    <w:rsid w:val="003B4FD6"/>
    <w:rsid w:val="003B55F6"/>
    <w:rsid w:val="003B5C22"/>
    <w:rsid w:val="003B5FAE"/>
    <w:rsid w:val="003B615E"/>
    <w:rsid w:val="003B71EA"/>
    <w:rsid w:val="003B7670"/>
    <w:rsid w:val="003C0AEA"/>
    <w:rsid w:val="003C0C9A"/>
    <w:rsid w:val="003C0CE1"/>
    <w:rsid w:val="003C0F1D"/>
    <w:rsid w:val="003C1211"/>
    <w:rsid w:val="003C1254"/>
    <w:rsid w:val="003C1C61"/>
    <w:rsid w:val="003C2737"/>
    <w:rsid w:val="003C2830"/>
    <w:rsid w:val="003C324C"/>
    <w:rsid w:val="003C3254"/>
    <w:rsid w:val="003C3371"/>
    <w:rsid w:val="003C35CB"/>
    <w:rsid w:val="003C3620"/>
    <w:rsid w:val="003C39D3"/>
    <w:rsid w:val="003C440B"/>
    <w:rsid w:val="003C5882"/>
    <w:rsid w:val="003C5ACC"/>
    <w:rsid w:val="003C61C0"/>
    <w:rsid w:val="003C64D3"/>
    <w:rsid w:val="003C6AEA"/>
    <w:rsid w:val="003D04FF"/>
    <w:rsid w:val="003D095D"/>
    <w:rsid w:val="003D0F9B"/>
    <w:rsid w:val="003D1A1B"/>
    <w:rsid w:val="003D270E"/>
    <w:rsid w:val="003D2784"/>
    <w:rsid w:val="003D2CE3"/>
    <w:rsid w:val="003D2EED"/>
    <w:rsid w:val="003D316D"/>
    <w:rsid w:val="003D47CD"/>
    <w:rsid w:val="003D507E"/>
    <w:rsid w:val="003D58D1"/>
    <w:rsid w:val="003D5A89"/>
    <w:rsid w:val="003D612C"/>
    <w:rsid w:val="003D6AEF"/>
    <w:rsid w:val="003D7162"/>
    <w:rsid w:val="003D7C7C"/>
    <w:rsid w:val="003D7D78"/>
    <w:rsid w:val="003D7D9D"/>
    <w:rsid w:val="003D7DAA"/>
    <w:rsid w:val="003E0307"/>
    <w:rsid w:val="003E0795"/>
    <w:rsid w:val="003E176F"/>
    <w:rsid w:val="003E18D7"/>
    <w:rsid w:val="003E1B33"/>
    <w:rsid w:val="003E1B5B"/>
    <w:rsid w:val="003E2330"/>
    <w:rsid w:val="003E2686"/>
    <w:rsid w:val="003E2AC6"/>
    <w:rsid w:val="003E2DA5"/>
    <w:rsid w:val="003E32E8"/>
    <w:rsid w:val="003E3C6F"/>
    <w:rsid w:val="003E3CF0"/>
    <w:rsid w:val="003E446D"/>
    <w:rsid w:val="003E4847"/>
    <w:rsid w:val="003E4853"/>
    <w:rsid w:val="003E56FD"/>
    <w:rsid w:val="003E5B8B"/>
    <w:rsid w:val="003E704B"/>
    <w:rsid w:val="003E7603"/>
    <w:rsid w:val="003F038D"/>
    <w:rsid w:val="003F054E"/>
    <w:rsid w:val="003F0881"/>
    <w:rsid w:val="003F0A5D"/>
    <w:rsid w:val="003F0A85"/>
    <w:rsid w:val="003F0B79"/>
    <w:rsid w:val="003F2024"/>
    <w:rsid w:val="003F24F4"/>
    <w:rsid w:val="003F2DAA"/>
    <w:rsid w:val="003F3933"/>
    <w:rsid w:val="003F42A3"/>
    <w:rsid w:val="003F4698"/>
    <w:rsid w:val="003F470E"/>
    <w:rsid w:val="003F5C8F"/>
    <w:rsid w:val="003F60CD"/>
    <w:rsid w:val="003F6258"/>
    <w:rsid w:val="003F6A22"/>
    <w:rsid w:val="003F6B75"/>
    <w:rsid w:val="003F6BFB"/>
    <w:rsid w:val="003F6FBC"/>
    <w:rsid w:val="003F789E"/>
    <w:rsid w:val="003F7D15"/>
    <w:rsid w:val="004001AC"/>
    <w:rsid w:val="00400574"/>
    <w:rsid w:val="004006C2"/>
    <w:rsid w:val="004009C4"/>
    <w:rsid w:val="00400A0C"/>
    <w:rsid w:val="00400BF6"/>
    <w:rsid w:val="00400E4E"/>
    <w:rsid w:val="004010A3"/>
    <w:rsid w:val="004012E8"/>
    <w:rsid w:val="0040229C"/>
    <w:rsid w:val="00402852"/>
    <w:rsid w:val="00403294"/>
    <w:rsid w:val="00403703"/>
    <w:rsid w:val="00403DBB"/>
    <w:rsid w:val="004040A9"/>
    <w:rsid w:val="00404320"/>
    <w:rsid w:val="004044B3"/>
    <w:rsid w:val="0040481F"/>
    <w:rsid w:val="00404857"/>
    <w:rsid w:val="00404AA3"/>
    <w:rsid w:val="00404E83"/>
    <w:rsid w:val="00405703"/>
    <w:rsid w:val="00406203"/>
    <w:rsid w:val="00406213"/>
    <w:rsid w:val="0040646D"/>
    <w:rsid w:val="00406F47"/>
    <w:rsid w:val="00407676"/>
    <w:rsid w:val="0040792D"/>
    <w:rsid w:val="004103DB"/>
    <w:rsid w:val="00410E9D"/>
    <w:rsid w:val="0041103D"/>
    <w:rsid w:val="004112FE"/>
    <w:rsid w:val="0041131B"/>
    <w:rsid w:val="004116D3"/>
    <w:rsid w:val="00411C8A"/>
    <w:rsid w:val="00412180"/>
    <w:rsid w:val="00412F9A"/>
    <w:rsid w:val="0041316E"/>
    <w:rsid w:val="004142BE"/>
    <w:rsid w:val="004157AC"/>
    <w:rsid w:val="004167CC"/>
    <w:rsid w:val="00416F4A"/>
    <w:rsid w:val="00417150"/>
    <w:rsid w:val="00417210"/>
    <w:rsid w:val="00417A36"/>
    <w:rsid w:val="00417F31"/>
    <w:rsid w:val="00421169"/>
    <w:rsid w:val="004223DD"/>
    <w:rsid w:val="004224D4"/>
    <w:rsid w:val="0042309E"/>
    <w:rsid w:val="004238C4"/>
    <w:rsid w:val="0042401E"/>
    <w:rsid w:val="004241C5"/>
    <w:rsid w:val="004262FD"/>
    <w:rsid w:val="0042633C"/>
    <w:rsid w:val="004267C4"/>
    <w:rsid w:val="004267D5"/>
    <w:rsid w:val="00426B1F"/>
    <w:rsid w:val="00426B51"/>
    <w:rsid w:val="0042718F"/>
    <w:rsid w:val="004271C9"/>
    <w:rsid w:val="0042764C"/>
    <w:rsid w:val="0042768C"/>
    <w:rsid w:val="00427C70"/>
    <w:rsid w:val="00427C83"/>
    <w:rsid w:val="00430391"/>
    <w:rsid w:val="00430417"/>
    <w:rsid w:val="00430DDB"/>
    <w:rsid w:val="004315BC"/>
    <w:rsid w:val="00431884"/>
    <w:rsid w:val="004318D3"/>
    <w:rsid w:val="0043199A"/>
    <w:rsid w:val="00431E65"/>
    <w:rsid w:val="00431F8C"/>
    <w:rsid w:val="00432006"/>
    <w:rsid w:val="00432D5B"/>
    <w:rsid w:val="00432EDA"/>
    <w:rsid w:val="00433055"/>
    <w:rsid w:val="00433683"/>
    <w:rsid w:val="00433760"/>
    <w:rsid w:val="0043527A"/>
    <w:rsid w:val="0043551E"/>
    <w:rsid w:val="00435A93"/>
    <w:rsid w:val="00436429"/>
    <w:rsid w:val="00436581"/>
    <w:rsid w:val="004365A7"/>
    <w:rsid w:val="00436693"/>
    <w:rsid w:val="004369B0"/>
    <w:rsid w:val="00436C46"/>
    <w:rsid w:val="00436F51"/>
    <w:rsid w:val="004370C7"/>
    <w:rsid w:val="0043744A"/>
    <w:rsid w:val="00437C4F"/>
    <w:rsid w:val="00437CD1"/>
    <w:rsid w:val="00437F19"/>
    <w:rsid w:val="004408A7"/>
    <w:rsid w:val="00441183"/>
    <w:rsid w:val="0044193D"/>
    <w:rsid w:val="00441982"/>
    <w:rsid w:val="00441B15"/>
    <w:rsid w:val="00441C2B"/>
    <w:rsid w:val="00442121"/>
    <w:rsid w:val="00442D1B"/>
    <w:rsid w:val="00442F1E"/>
    <w:rsid w:val="00443106"/>
    <w:rsid w:val="00443B07"/>
    <w:rsid w:val="00444B96"/>
    <w:rsid w:val="00445184"/>
    <w:rsid w:val="004453E8"/>
    <w:rsid w:val="00445B87"/>
    <w:rsid w:val="00445E6E"/>
    <w:rsid w:val="00446222"/>
    <w:rsid w:val="004462C2"/>
    <w:rsid w:val="0044636C"/>
    <w:rsid w:val="00446384"/>
    <w:rsid w:val="004465C3"/>
    <w:rsid w:val="00446F59"/>
    <w:rsid w:val="0044763A"/>
    <w:rsid w:val="00447688"/>
    <w:rsid w:val="004500FE"/>
    <w:rsid w:val="004505A5"/>
    <w:rsid w:val="00450840"/>
    <w:rsid w:val="00450CE4"/>
    <w:rsid w:val="00451036"/>
    <w:rsid w:val="004513C4"/>
    <w:rsid w:val="004523C7"/>
    <w:rsid w:val="00452C5B"/>
    <w:rsid w:val="00452CA7"/>
    <w:rsid w:val="00452E6B"/>
    <w:rsid w:val="00453F35"/>
    <w:rsid w:val="00454433"/>
    <w:rsid w:val="0045476C"/>
    <w:rsid w:val="0045479F"/>
    <w:rsid w:val="00454C95"/>
    <w:rsid w:val="00455603"/>
    <w:rsid w:val="00456254"/>
    <w:rsid w:val="00456BF3"/>
    <w:rsid w:val="00457169"/>
    <w:rsid w:val="00457526"/>
    <w:rsid w:val="004576CE"/>
    <w:rsid w:val="00457824"/>
    <w:rsid w:val="00457F44"/>
    <w:rsid w:val="00460010"/>
    <w:rsid w:val="004604B6"/>
    <w:rsid w:val="00460F1B"/>
    <w:rsid w:val="00462099"/>
    <w:rsid w:val="00462414"/>
    <w:rsid w:val="0046295B"/>
    <w:rsid w:val="00462F76"/>
    <w:rsid w:val="00462F86"/>
    <w:rsid w:val="00463105"/>
    <w:rsid w:val="00463BEE"/>
    <w:rsid w:val="004642FD"/>
    <w:rsid w:val="00464469"/>
    <w:rsid w:val="004647EE"/>
    <w:rsid w:val="0046484B"/>
    <w:rsid w:val="0046490A"/>
    <w:rsid w:val="00464D8E"/>
    <w:rsid w:val="00465131"/>
    <w:rsid w:val="00465347"/>
    <w:rsid w:val="00465778"/>
    <w:rsid w:val="00465A9F"/>
    <w:rsid w:val="00465D71"/>
    <w:rsid w:val="00466C3D"/>
    <w:rsid w:val="0046708E"/>
    <w:rsid w:val="0046761C"/>
    <w:rsid w:val="00467DE2"/>
    <w:rsid w:val="004707D0"/>
    <w:rsid w:val="00470CB3"/>
    <w:rsid w:val="00470F21"/>
    <w:rsid w:val="004712B8"/>
    <w:rsid w:val="00471303"/>
    <w:rsid w:val="004718B0"/>
    <w:rsid w:val="00471C8A"/>
    <w:rsid w:val="004725C0"/>
    <w:rsid w:val="004729D1"/>
    <w:rsid w:val="00472BDF"/>
    <w:rsid w:val="00472C6C"/>
    <w:rsid w:val="00473067"/>
    <w:rsid w:val="00473374"/>
    <w:rsid w:val="0047353F"/>
    <w:rsid w:val="004735A0"/>
    <w:rsid w:val="00473C5D"/>
    <w:rsid w:val="00473CE0"/>
    <w:rsid w:val="00474290"/>
    <w:rsid w:val="00474428"/>
    <w:rsid w:val="00474E15"/>
    <w:rsid w:val="00474F03"/>
    <w:rsid w:val="0047586A"/>
    <w:rsid w:val="0047588E"/>
    <w:rsid w:val="00475B8F"/>
    <w:rsid w:val="00475C58"/>
    <w:rsid w:val="004768C7"/>
    <w:rsid w:val="004774A2"/>
    <w:rsid w:val="0047759C"/>
    <w:rsid w:val="00477613"/>
    <w:rsid w:val="0047799D"/>
    <w:rsid w:val="00477E5D"/>
    <w:rsid w:val="00480B3E"/>
    <w:rsid w:val="00480EA7"/>
    <w:rsid w:val="0048146B"/>
    <w:rsid w:val="004815DD"/>
    <w:rsid w:val="00481662"/>
    <w:rsid w:val="00481760"/>
    <w:rsid w:val="00481965"/>
    <w:rsid w:val="004819A5"/>
    <w:rsid w:val="00481D10"/>
    <w:rsid w:val="004823CA"/>
    <w:rsid w:val="00482F29"/>
    <w:rsid w:val="004830A3"/>
    <w:rsid w:val="00483B54"/>
    <w:rsid w:val="00484151"/>
    <w:rsid w:val="004845A2"/>
    <w:rsid w:val="00484796"/>
    <w:rsid w:val="004853BE"/>
    <w:rsid w:val="0048606B"/>
    <w:rsid w:val="00487D2F"/>
    <w:rsid w:val="0049017D"/>
    <w:rsid w:val="004903F6"/>
    <w:rsid w:val="0049112D"/>
    <w:rsid w:val="004911AB"/>
    <w:rsid w:val="00491971"/>
    <w:rsid w:val="00491D2E"/>
    <w:rsid w:val="00491FF6"/>
    <w:rsid w:val="004928B2"/>
    <w:rsid w:val="004931F8"/>
    <w:rsid w:val="00493420"/>
    <w:rsid w:val="00493DB6"/>
    <w:rsid w:val="004941C9"/>
    <w:rsid w:val="00494424"/>
    <w:rsid w:val="004946E5"/>
    <w:rsid w:val="00494B08"/>
    <w:rsid w:val="00494B49"/>
    <w:rsid w:val="00495801"/>
    <w:rsid w:val="004959C3"/>
    <w:rsid w:val="004969F4"/>
    <w:rsid w:val="00496C37"/>
    <w:rsid w:val="00497A2D"/>
    <w:rsid w:val="004A014C"/>
    <w:rsid w:val="004A091D"/>
    <w:rsid w:val="004A0947"/>
    <w:rsid w:val="004A0CFD"/>
    <w:rsid w:val="004A0D49"/>
    <w:rsid w:val="004A1551"/>
    <w:rsid w:val="004A1742"/>
    <w:rsid w:val="004A18BE"/>
    <w:rsid w:val="004A1EB9"/>
    <w:rsid w:val="004A21C0"/>
    <w:rsid w:val="004A2A09"/>
    <w:rsid w:val="004A347D"/>
    <w:rsid w:val="004A349C"/>
    <w:rsid w:val="004A4B02"/>
    <w:rsid w:val="004A4E15"/>
    <w:rsid w:val="004A4EE2"/>
    <w:rsid w:val="004A5264"/>
    <w:rsid w:val="004A52B7"/>
    <w:rsid w:val="004A5584"/>
    <w:rsid w:val="004A558F"/>
    <w:rsid w:val="004A5722"/>
    <w:rsid w:val="004A5CE6"/>
    <w:rsid w:val="004A5DFE"/>
    <w:rsid w:val="004A6867"/>
    <w:rsid w:val="004A68C4"/>
    <w:rsid w:val="004A6C73"/>
    <w:rsid w:val="004A6EE5"/>
    <w:rsid w:val="004A70ED"/>
    <w:rsid w:val="004A7378"/>
    <w:rsid w:val="004A74BF"/>
    <w:rsid w:val="004A7554"/>
    <w:rsid w:val="004A7EB5"/>
    <w:rsid w:val="004B0ED1"/>
    <w:rsid w:val="004B0F8C"/>
    <w:rsid w:val="004B12D9"/>
    <w:rsid w:val="004B1779"/>
    <w:rsid w:val="004B1C3C"/>
    <w:rsid w:val="004B2555"/>
    <w:rsid w:val="004B2A56"/>
    <w:rsid w:val="004B2D93"/>
    <w:rsid w:val="004B3106"/>
    <w:rsid w:val="004B36AB"/>
    <w:rsid w:val="004B3B54"/>
    <w:rsid w:val="004B4B4D"/>
    <w:rsid w:val="004B4C1F"/>
    <w:rsid w:val="004B5749"/>
    <w:rsid w:val="004B5885"/>
    <w:rsid w:val="004B5909"/>
    <w:rsid w:val="004B5B23"/>
    <w:rsid w:val="004B6BFC"/>
    <w:rsid w:val="004B6DFA"/>
    <w:rsid w:val="004B7328"/>
    <w:rsid w:val="004B74AB"/>
    <w:rsid w:val="004B77A4"/>
    <w:rsid w:val="004B79BD"/>
    <w:rsid w:val="004C0134"/>
    <w:rsid w:val="004C044A"/>
    <w:rsid w:val="004C1088"/>
    <w:rsid w:val="004C1357"/>
    <w:rsid w:val="004C1540"/>
    <w:rsid w:val="004C1DDD"/>
    <w:rsid w:val="004C42B7"/>
    <w:rsid w:val="004C4551"/>
    <w:rsid w:val="004C473E"/>
    <w:rsid w:val="004C48EA"/>
    <w:rsid w:val="004C4C3A"/>
    <w:rsid w:val="004C4E25"/>
    <w:rsid w:val="004C534E"/>
    <w:rsid w:val="004C634D"/>
    <w:rsid w:val="004C6A75"/>
    <w:rsid w:val="004C6E7B"/>
    <w:rsid w:val="004C72C2"/>
    <w:rsid w:val="004C7BB1"/>
    <w:rsid w:val="004C7EF2"/>
    <w:rsid w:val="004C7F44"/>
    <w:rsid w:val="004C7F8B"/>
    <w:rsid w:val="004D021D"/>
    <w:rsid w:val="004D0712"/>
    <w:rsid w:val="004D09D5"/>
    <w:rsid w:val="004D0A82"/>
    <w:rsid w:val="004D0C47"/>
    <w:rsid w:val="004D0CB8"/>
    <w:rsid w:val="004D12AD"/>
    <w:rsid w:val="004D144A"/>
    <w:rsid w:val="004D1D97"/>
    <w:rsid w:val="004D20E4"/>
    <w:rsid w:val="004D219F"/>
    <w:rsid w:val="004D2293"/>
    <w:rsid w:val="004D25DB"/>
    <w:rsid w:val="004D2877"/>
    <w:rsid w:val="004D2A57"/>
    <w:rsid w:val="004D2C74"/>
    <w:rsid w:val="004D3716"/>
    <w:rsid w:val="004D3B69"/>
    <w:rsid w:val="004D40B7"/>
    <w:rsid w:val="004D4194"/>
    <w:rsid w:val="004D4275"/>
    <w:rsid w:val="004D42EA"/>
    <w:rsid w:val="004D4438"/>
    <w:rsid w:val="004D46D9"/>
    <w:rsid w:val="004D4D93"/>
    <w:rsid w:val="004D4EA9"/>
    <w:rsid w:val="004D4F6C"/>
    <w:rsid w:val="004D5BDB"/>
    <w:rsid w:val="004D5C8A"/>
    <w:rsid w:val="004D5ED9"/>
    <w:rsid w:val="004D6078"/>
    <w:rsid w:val="004D67F4"/>
    <w:rsid w:val="004D6E0A"/>
    <w:rsid w:val="004D7347"/>
    <w:rsid w:val="004D796F"/>
    <w:rsid w:val="004E0E65"/>
    <w:rsid w:val="004E2091"/>
    <w:rsid w:val="004E20D1"/>
    <w:rsid w:val="004E2677"/>
    <w:rsid w:val="004E2BAD"/>
    <w:rsid w:val="004E2C1A"/>
    <w:rsid w:val="004E2CC5"/>
    <w:rsid w:val="004E2D3E"/>
    <w:rsid w:val="004E2FB2"/>
    <w:rsid w:val="004E3F95"/>
    <w:rsid w:val="004E4354"/>
    <w:rsid w:val="004E489A"/>
    <w:rsid w:val="004E50D6"/>
    <w:rsid w:val="004E5222"/>
    <w:rsid w:val="004E5543"/>
    <w:rsid w:val="004E57D2"/>
    <w:rsid w:val="004E692C"/>
    <w:rsid w:val="004E6A7D"/>
    <w:rsid w:val="004E7362"/>
    <w:rsid w:val="004E744F"/>
    <w:rsid w:val="004E7666"/>
    <w:rsid w:val="004E7D82"/>
    <w:rsid w:val="004F0171"/>
    <w:rsid w:val="004F1241"/>
    <w:rsid w:val="004F1E82"/>
    <w:rsid w:val="004F2441"/>
    <w:rsid w:val="004F29EE"/>
    <w:rsid w:val="004F329C"/>
    <w:rsid w:val="004F33F9"/>
    <w:rsid w:val="004F37CD"/>
    <w:rsid w:val="004F3A70"/>
    <w:rsid w:val="004F42D3"/>
    <w:rsid w:val="004F4390"/>
    <w:rsid w:val="004F4733"/>
    <w:rsid w:val="004F4880"/>
    <w:rsid w:val="004F5355"/>
    <w:rsid w:val="004F5CCA"/>
    <w:rsid w:val="004F5EC0"/>
    <w:rsid w:val="004F613C"/>
    <w:rsid w:val="004F6A90"/>
    <w:rsid w:val="004F7467"/>
    <w:rsid w:val="00500789"/>
    <w:rsid w:val="00500A76"/>
    <w:rsid w:val="00500AD6"/>
    <w:rsid w:val="00501073"/>
    <w:rsid w:val="005012E8"/>
    <w:rsid w:val="00501DE8"/>
    <w:rsid w:val="00502037"/>
    <w:rsid w:val="005020E4"/>
    <w:rsid w:val="005032C8"/>
    <w:rsid w:val="0050339A"/>
    <w:rsid w:val="00504054"/>
    <w:rsid w:val="0050423D"/>
    <w:rsid w:val="00504286"/>
    <w:rsid w:val="00504A56"/>
    <w:rsid w:val="00505AB7"/>
    <w:rsid w:val="00505B23"/>
    <w:rsid w:val="00505C61"/>
    <w:rsid w:val="00507235"/>
    <w:rsid w:val="00507B52"/>
    <w:rsid w:val="00507ED6"/>
    <w:rsid w:val="00507F48"/>
    <w:rsid w:val="005102E3"/>
    <w:rsid w:val="00510CD0"/>
    <w:rsid w:val="005113CE"/>
    <w:rsid w:val="005115D8"/>
    <w:rsid w:val="005122FC"/>
    <w:rsid w:val="00512432"/>
    <w:rsid w:val="00512ABA"/>
    <w:rsid w:val="00512B62"/>
    <w:rsid w:val="0051322C"/>
    <w:rsid w:val="005138FD"/>
    <w:rsid w:val="0051399E"/>
    <w:rsid w:val="00513DA8"/>
    <w:rsid w:val="00514262"/>
    <w:rsid w:val="005142CB"/>
    <w:rsid w:val="0051440D"/>
    <w:rsid w:val="0051445F"/>
    <w:rsid w:val="005147E4"/>
    <w:rsid w:val="00514CAF"/>
    <w:rsid w:val="00514D23"/>
    <w:rsid w:val="00515018"/>
    <w:rsid w:val="00515817"/>
    <w:rsid w:val="0051581B"/>
    <w:rsid w:val="0051665F"/>
    <w:rsid w:val="00516B39"/>
    <w:rsid w:val="00517B9D"/>
    <w:rsid w:val="00517C20"/>
    <w:rsid w:val="00517E8D"/>
    <w:rsid w:val="0052001B"/>
    <w:rsid w:val="0052034A"/>
    <w:rsid w:val="00520765"/>
    <w:rsid w:val="00520C33"/>
    <w:rsid w:val="00520F4F"/>
    <w:rsid w:val="00520F93"/>
    <w:rsid w:val="0052130A"/>
    <w:rsid w:val="0052162C"/>
    <w:rsid w:val="0052164C"/>
    <w:rsid w:val="00521815"/>
    <w:rsid w:val="005222E3"/>
    <w:rsid w:val="00522747"/>
    <w:rsid w:val="00522B3F"/>
    <w:rsid w:val="005236FD"/>
    <w:rsid w:val="00523A54"/>
    <w:rsid w:val="00523A62"/>
    <w:rsid w:val="00523BE7"/>
    <w:rsid w:val="00523E81"/>
    <w:rsid w:val="00524041"/>
    <w:rsid w:val="0052453D"/>
    <w:rsid w:val="005248C9"/>
    <w:rsid w:val="00524F59"/>
    <w:rsid w:val="00525769"/>
    <w:rsid w:val="00525C8A"/>
    <w:rsid w:val="00525DCC"/>
    <w:rsid w:val="00526B54"/>
    <w:rsid w:val="00526E90"/>
    <w:rsid w:val="00526EDB"/>
    <w:rsid w:val="00527297"/>
    <w:rsid w:val="005273C1"/>
    <w:rsid w:val="00527CB5"/>
    <w:rsid w:val="00530018"/>
    <w:rsid w:val="00530D01"/>
    <w:rsid w:val="00531A95"/>
    <w:rsid w:val="005322D9"/>
    <w:rsid w:val="00532948"/>
    <w:rsid w:val="00532C0A"/>
    <w:rsid w:val="00532F7D"/>
    <w:rsid w:val="00533937"/>
    <w:rsid w:val="00533AE8"/>
    <w:rsid w:val="00534510"/>
    <w:rsid w:val="00534E86"/>
    <w:rsid w:val="005363AC"/>
    <w:rsid w:val="005365C8"/>
    <w:rsid w:val="005369A9"/>
    <w:rsid w:val="0053729D"/>
    <w:rsid w:val="0053770D"/>
    <w:rsid w:val="0053790A"/>
    <w:rsid w:val="00537C0E"/>
    <w:rsid w:val="00537C9F"/>
    <w:rsid w:val="00537E8D"/>
    <w:rsid w:val="00537F5C"/>
    <w:rsid w:val="0054029C"/>
    <w:rsid w:val="005407E0"/>
    <w:rsid w:val="00540B1D"/>
    <w:rsid w:val="00540FC2"/>
    <w:rsid w:val="005418FE"/>
    <w:rsid w:val="005431A6"/>
    <w:rsid w:val="00543284"/>
    <w:rsid w:val="00543349"/>
    <w:rsid w:val="00543766"/>
    <w:rsid w:val="00543893"/>
    <w:rsid w:val="00543A65"/>
    <w:rsid w:val="00544BBC"/>
    <w:rsid w:val="00544D95"/>
    <w:rsid w:val="0054565B"/>
    <w:rsid w:val="005457C5"/>
    <w:rsid w:val="00545914"/>
    <w:rsid w:val="00545AA4"/>
    <w:rsid w:val="005462F2"/>
    <w:rsid w:val="0054669D"/>
    <w:rsid w:val="00546D1B"/>
    <w:rsid w:val="00547B13"/>
    <w:rsid w:val="00547E11"/>
    <w:rsid w:val="0055066F"/>
    <w:rsid w:val="00550FFE"/>
    <w:rsid w:val="00551077"/>
    <w:rsid w:val="00551413"/>
    <w:rsid w:val="0055166A"/>
    <w:rsid w:val="005516DC"/>
    <w:rsid w:val="00551D1E"/>
    <w:rsid w:val="00551DBD"/>
    <w:rsid w:val="00551DE6"/>
    <w:rsid w:val="00552119"/>
    <w:rsid w:val="00552AE0"/>
    <w:rsid w:val="00552CF2"/>
    <w:rsid w:val="00552E90"/>
    <w:rsid w:val="00552F46"/>
    <w:rsid w:val="005533BD"/>
    <w:rsid w:val="005533E9"/>
    <w:rsid w:val="005536D4"/>
    <w:rsid w:val="00553F63"/>
    <w:rsid w:val="00553FB5"/>
    <w:rsid w:val="005561FD"/>
    <w:rsid w:val="005563F6"/>
    <w:rsid w:val="00556707"/>
    <w:rsid w:val="00557003"/>
    <w:rsid w:val="005573AE"/>
    <w:rsid w:val="005576E7"/>
    <w:rsid w:val="00557CE3"/>
    <w:rsid w:val="0056001E"/>
    <w:rsid w:val="00560799"/>
    <w:rsid w:val="0056080A"/>
    <w:rsid w:val="00560ECC"/>
    <w:rsid w:val="0056109D"/>
    <w:rsid w:val="0056168E"/>
    <w:rsid w:val="005616A9"/>
    <w:rsid w:val="00561821"/>
    <w:rsid w:val="005618B0"/>
    <w:rsid w:val="005619A5"/>
    <w:rsid w:val="005619CA"/>
    <w:rsid w:val="005633F0"/>
    <w:rsid w:val="005639E6"/>
    <w:rsid w:val="00563BA9"/>
    <w:rsid w:val="00563BDE"/>
    <w:rsid w:val="00563D1F"/>
    <w:rsid w:val="00563D58"/>
    <w:rsid w:val="00563F47"/>
    <w:rsid w:val="0056460C"/>
    <w:rsid w:val="00565BC8"/>
    <w:rsid w:val="00565BF1"/>
    <w:rsid w:val="00565DFA"/>
    <w:rsid w:val="00566B8A"/>
    <w:rsid w:val="00566BF9"/>
    <w:rsid w:val="00566F67"/>
    <w:rsid w:val="00567D5D"/>
    <w:rsid w:val="00567E45"/>
    <w:rsid w:val="005709A4"/>
    <w:rsid w:val="00570C0A"/>
    <w:rsid w:val="0057111A"/>
    <w:rsid w:val="0057141A"/>
    <w:rsid w:val="00571A61"/>
    <w:rsid w:val="00571D22"/>
    <w:rsid w:val="00571D4B"/>
    <w:rsid w:val="00571EA0"/>
    <w:rsid w:val="00572119"/>
    <w:rsid w:val="0057211B"/>
    <w:rsid w:val="00572226"/>
    <w:rsid w:val="00572656"/>
    <w:rsid w:val="00572A19"/>
    <w:rsid w:val="00572A39"/>
    <w:rsid w:val="00573A0B"/>
    <w:rsid w:val="00573D36"/>
    <w:rsid w:val="00573D92"/>
    <w:rsid w:val="00573F1F"/>
    <w:rsid w:val="00574242"/>
    <w:rsid w:val="00574ADB"/>
    <w:rsid w:val="00574CD0"/>
    <w:rsid w:val="00575BE5"/>
    <w:rsid w:val="00575D94"/>
    <w:rsid w:val="00575DC2"/>
    <w:rsid w:val="0057618B"/>
    <w:rsid w:val="00576432"/>
    <w:rsid w:val="005764A9"/>
    <w:rsid w:val="00576C35"/>
    <w:rsid w:val="00577143"/>
    <w:rsid w:val="00577E7E"/>
    <w:rsid w:val="005802C7"/>
    <w:rsid w:val="00580331"/>
    <w:rsid w:val="00580598"/>
    <w:rsid w:val="00581863"/>
    <w:rsid w:val="00582156"/>
    <w:rsid w:val="00583156"/>
    <w:rsid w:val="0058335C"/>
    <w:rsid w:val="0058342B"/>
    <w:rsid w:val="00583BAD"/>
    <w:rsid w:val="00583C2C"/>
    <w:rsid w:val="00583C77"/>
    <w:rsid w:val="00583DB9"/>
    <w:rsid w:val="00584270"/>
    <w:rsid w:val="0058456E"/>
    <w:rsid w:val="00585858"/>
    <w:rsid w:val="00585927"/>
    <w:rsid w:val="00585BC6"/>
    <w:rsid w:val="005861B2"/>
    <w:rsid w:val="005865C9"/>
    <w:rsid w:val="0058697A"/>
    <w:rsid w:val="005869D5"/>
    <w:rsid w:val="00586D77"/>
    <w:rsid w:val="00586FAF"/>
    <w:rsid w:val="005877DE"/>
    <w:rsid w:val="00587997"/>
    <w:rsid w:val="00587B1C"/>
    <w:rsid w:val="00587B4B"/>
    <w:rsid w:val="00587D48"/>
    <w:rsid w:val="0059001D"/>
    <w:rsid w:val="00590699"/>
    <w:rsid w:val="00590C09"/>
    <w:rsid w:val="00591194"/>
    <w:rsid w:val="005914F7"/>
    <w:rsid w:val="00591501"/>
    <w:rsid w:val="005917D4"/>
    <w:rsid w:val="00591DBE"/>
    <w:rsid w:val="00591EF0"/>
    <w:rsid w:val="00591F15"/>
    <w:rsid w:val="00592665"/>
    <w:rsid w:val="00593F54"/>
    <w:rsid w:val="0059416A"/>
    <w:rsid w:val="00594551"/>
    <w:rsid w:val="00594643"/>
    <w:rsid w:val="0059498A"/>
    <w:rsid w:val="00595000"/>
    <w:rsid w:val="0059550D"/>
    <w:rsid w:val="00595AEE"/>
    <w:rsid w:val="00595B88"/>
    <w:rsid w:val="0059612D"/>
    <w:rsid w:val="0059629B"/>
    <w:rsid w:val="00596E3F"/>
    <w:rsid w:val="005978EE"/>
    <w:rsid w:val="005A011B"/>
    <w:rsid w:val="005A12F6"/>
    <w:rsid w:val="005A2C29"/>
    <w:rsid w:val="005A313D"/>
    <w:rsid w:val="005A3244"/>
    <w:rsid w:val="005A3D2C"/>
    <w:rsid w:val="005A3F0E"/>
    <w:rsid w:val="005A43BD"/>
    <w:rsid w:val="005A4FF4"/>
    <w:rsid w:val="005A566D"/>
    <w:rsid w:val="005A5E87"/>
    <w:rsid w:val="005A5EBF"/>
    <w:rsid w:val="005A5F0E"/>
    <w:rsid w:val="005A6265"/>
    <w:rsid w:val="005A67C4"/>
    <w:rsid w:val="005A6DC4"/>
    <w:rsid w:val="005A737A"/>
    <w:rsid w:val="005A7FA6"/>
    <w:rsid w:val="005B03D1"/>
    <w:rsid w:val="005B08B5"/>
    <w:rsid w:val="005B178B"/>
    <w:rsid w:val="005B1B6F"/>
    <w:rsid w:val="005B1EB9"/>
    <w:rsid w:val="005B1F71"/>
    <w:rsid w:val="005B27E2"/>
    <w:rsid w:val="005B3080"/>
    <w:rsid w:val="005B32D1"/>
    <w:rsid w:val="005B3640"/>
    <w:rsid w:val="005B36E0"/>
    <w:rsid w:val="005B3B84"/>
    <w:rsid w:val="005B403B"/>
    <w:rsid w:val="005B47E0"/>
    <w:rsid w:val="005B4A35"/>
    <w:rsid w:val="005B4E68"/>
    <w:rsid w:val="005B54A8"/>
    <w:rsid w:val="005B5B38"/>
    <w:rsid w:val="005B5C56"/>
    <w:rsid w:val="005B5CBD"/>
    <w:rsid w:val="005B6049"/>
    <w:rsid w:val="005B6430"/>
    <w:rsid w:val="005B67DE"/>
    <w:rsid w:val="005B6C0B"/>
    <w:rsid w:val="005B6D10"/>
    <w:rsid w:val="005B71C6"/>
    <w:rsid w:val="005B767A"/>
    <w:rsid w:val="005B78BC"/>
    <w:rsid w:val="005B7CDF"/>
    <w:rsid w:val="005B7FC6"/>
    <w:rsid w:val="005C01C3"/>
    <w:rsid w:val="005C0D7F"/>
    <w:rsid w:val="005C14B7"/>
    <w:rsid w:val="005C1756"/>
    <w:rsid w:val="005C17B6"/>
    <w:rsid w:val="005C1835"/>
    <w:rsid w:val="005C1ABE"/>
    <w:rsid w:val="005C1B0F"/>
    <w:rsid w:val="005C1FF4"/>
    <w:rsid w:val="005C21EC"/>
    <w:rsid w:val="005C2395"/>
    <w:rsid w:val="005C2582"/>
    <w:rsid w:val="005C2E6F"/>
    <w:rsid w:val="005C3874"/>
    <w:rsid w:val="005C3E49"/>
    <w:rsid w:val="005C4244"/>
    <w:rsid w:val="005C45CA"/>
    <w:rsid w:val="005C47D2"/>
    <w:rsid w:val="005C4B39"/>
    <w:rsid w:val="005C4BDA"/>
    <w:rsid w:val="005C4C71"/>
    <w:rsid w:val="005C4C93"/>
    <w:rsid w:val="005C4F05"/>
    <w:rsid w:val="005C50A1"/>
    <w:rsid w:val="005C5116"/>
    <w:rsid w:val="005C5917"/>
    <w:rsid w:val="005C5CC7"/>
    <w:rsid w:val="005C6121"/>
    <w:rsid w:val="005C654F"/>
    <w:rsid w:val="005C6BC2"/>
    <w:rsid w:val="005C730C"/>
    <w:rsid w:val="005D0082"/>
    <w:rsid w:val="005D0E5A"/>
    <w:rsid w:val="005D0F10"/>
    <w:rsid w:val="005D1F5D"/>
    <w:rsid w:val="005D26AD"/>
    <w:rsid w:val="005D33DD"/>
    <w:rsid w:val="005D461E"/>
    <w:rsid w:val="005D4ABB"/>
    <w:rsid w:val="005D5246"/>
    <w:rsid w:val="005D542D"/>
    <w:rsid w:val="005D5C99"/>
    <w:rsid w:val="005D5F56"/>
    <w:rsid w:val="005D6CE7"/>
    <w:rsid w:val="005D6DD5"/>
    <w:rsid w:val="005D7224"/>
    <w:rsid w:val="005D7297"/>
    <w:rsid w:val="005D72AD"/>
    <w:rsid w:val="005E05F1"/>
    <w:rsid w:val="005E0AE9"/>
    <w:rsid w:val="005E0BE2"/>
    <w:rsid w:val="005E12D6"/>
    <w:rsid w:val="005E15B4"/>
    <w:rsid w:val="005E15C8"/>
    <w:rsid w:val="005E1801"/>
    <w:rsid w:val="005E1BF7"/>
    <w:rsid w:val="005E1E14"/>
    <w:rsid w:val="005E2A7D"/>
    <w:rsid w:val="005E3267"/>
    <w:rsid w:val="005E3662"/>
    <w:rsid w:val="005E3694"/>
    <w:rsid w:val="005E376D"/>
    <w:rsid w:val="005E42E5"/>
    <w:rsid w:val="005E444C"/>
    <w:rsid w:val="005E4C41"/>
    <w:rsid w:val="005E4F02"/>
    <w:rsid w:val="005E52B3"/>
    <w:rsid w:val="005E5377"/>
    <w:rsid w:val="005E5A88"/>
    <w:rsid w:val="005E640D"/>
    <w:rsid w:val="005E666E"/>
    <w:rsid w:val="005E6E60"/>
    <w:rsid w:val="005E6F9D"/>
    <w:rsid w:val="005E7639"/>
    <w:rsid w:val="005E764D"/>
    <w:rsid w:val="005E794C"/>
    <w:rsid w:val="005E7C63"/>
    <w:rsid w:val="005E7E14"/>
    <w:rsid w:val="005F044B"/>
    <w:rsid w:val="005F16DE"/>
    <w:rsid w:val="005F1C22"/>
    <w:rsid w:val="005F1D5D"/>
    <w:rsid w:val="005F2576"/>
    <w:rsid w:val="005F2882"/>
    <w:rsid w:val="005F342E"/>
    <w:rsid w:val="005F3BF2"/>
    <w:rsid w:val="005F51FC"/>
    <w:rsid w:val="005F5334"/>
    <w:rsid w:val="005F5600"/>
    <w:rsid w:val="005F5ED8"/>
    <w:rsid w:val="005F5FEE"/>
    <w:rsid w:val="005F66A8"/>
    <w:rsid w:val="005F66C0"/>
    <w:rsid w:val="005F6FBB"/>
    <w:rsid w:val="005F7120"/>
    <w:rsid w:val="005F7D32"/>
    <w:rsid w:val="005F7D7E"/>
    <w:rsid w:val="005F7E16"/>
    <w:rsid w:val="00600002"/>
    <w:rsid w:val="0060036A"/>
    <w:rsid w:val="0060086A"/>
    <w:rsid w:val="00600CCD"/>
    <w:rsid w:val="006010B4"/>
    <w:rsid w:val="00601447"/>
    <w:rsid w:val="0060145E"/>
    <w:rsid w:val="00601585"/>
    <w:rsid w:val="00601708"/>
    <w:rsid w:val="00601C0A"/>
    <w:rsid w:val="00601E81"/>
    <w:rsid w:val="00601E9F"/>
    <w:rsid w:val="00601F5D"/>
    <w:rsid w:val="00601FA2"/>
    <w:rsid w:val="00603044"/>
    <w:rsid w:val="006030C4"/>
    <w:rsid w:val="00603185"/>
    <w:rsid w:val="00603448"/>
    <w:rsid w:val="00603A27"/>
    <w:rsid w:val="00603F90"/>
    <w:rsid w:val="0060425B"/>
    <w:rsid w:val="00604320"/>
    <w:rsid w:val="00604509"/>
    <w:rsid w:val="00604638"/>
    <w:rsid w:val="0060475C"/>
    <w:rsid w:val="0060487B"/>
    <w:rsid w:val="00604B8E"/>
    <w:rsid w:val="00605AA6"/>
    <w:rsid w:val="00605E10"/>
    <w:rsid w:val="00605EAF"/>
    <w:rsid w:val="0060620D"/>
    <w:rsid w:val="006065A8"/>
    <w:rsid w:val="00606B83"/>
    <w:rsid w:val="00606E97"/>
    <w:rsid w:val="00606EBA"/>
    <w:rsid w:val="00606EFD"/>
    <w:rsid w:val="006079DD"/>
    <w:rsid w:val="00607A43"/>
    <w:rsid w:val="00610457"/>
    <w:rsid w:val="0061055E"/>
    <w:rsid w:val="0061094B"/>
    <w:rsid w:val="00610BCC"/>
    <w:rsid w:val="00610BD9"/>
    <w:rsid w:val="00611181"/>
    <w:rsid w:val="00611309"/>
    <w:rsid w:val="00612752"/>
    <w:rsid w:val="006127A2"/>
    <w:rsid w:val="00612864"/>
    <w:rsid w:val="0061294A"/>
    <w:rsid w:val="00612B2E"/>
    <w:rsid w:val="00612E71"/>
    <w:rsid w:val="00613001"/>
    <w:rsid w:val="0061331E"/>
    <w:rsid w:val="006134BE"/>
    <w:rsid w:val="00614152"/>
    <w:rsid w:val="006141E0"/>
    <w:rsid w:val="006145AA"/>
    <w:rsid w:val="00614690"/>
    <w:rsid w:val="00614FAC"/>
    <w:rsid w:val="00615280"/>
    <w:rsid w:val="0061567A"/>
    <w:rsid w:val="006156B8"/>
    <w:rsid w:val="00615932"/>
    <w:rsid w:val="00615E50"/>
    <w:rsid w:val="00615EFC"/>
    <w:rsid w:val="00616178"/>
    <w:rsid w:val="00616ABB"/>
    <w:rsid w:val="00616DE2"/>
    <w:rsid w:val="006174A0"/>
    <w:rsid w:val="00617D4A"/>
    <w:rsid w:val="00620F2D"/>
    <w:rsid w:val="00621240"/>
    <w:rsid w:val="006212A1"/>
    <w:rsid w:val="00621411"/>
    <w:rsid w:val="006214FA"/>
    <w:rsid w:val="00621513"/>
    <w:rsid w:val="006229F7"/>
    <w:rsid w:val="00622F23"/>
    <w:rsid w:val="006244C5"/>
    <w:rsid w:val="006244EB"/>
    <w:rsid w:val="006247B9"/>
    <w:rsid w:val="0062578B"/>
    <w:rsid w:val="00627228"/>
    <w:rsid w:val="006303D8"/>
    <w:rsid w:val="00630632"/>
    <w:rsid w:val="00630692"/>
    <w:rsid w:val="006306F4"/>
    <w:rsid w:val="006310F9"/>
    <w:rsid w:val="00631892"/>
    <w:rsid w:val="00631E6F"/>
    <w:rsid w:val="00632076"/>
    <w:rsid w:val="006321E4"/>
    <w:rsid w:val="00632442"/>
    <w:rsid w:val="00632A14"/>
    <w:rsid w:val="00632AE4"/>
    <w:rsid w:val="00632D45"/>
    <w:rsid w:val="00633070"/>
    <w:rsid w:val="00633073"/>
    <w:rsid w:val="006331F3"/>
    <w:rsid w:val="00633D92"/>
    <w:rsid w:val="0063400A"/>
    <w:rsid w:val="006340F1"/>
    <w:rsid w:val="00634138"/>
    <w:rsid w:val="00634436"/>
    <w:rsid w:val="006345CE"/>
    <w:rsid w:val="00634CC8"/>
    <w:rsid w:val="00635B9A"/>
    <w:rsid w:val="0063647A"/>
    <w:rsid w:val="00637593"/>
    <w:rsid w:val="0064013E"/>
    <w:rsid w:val="006401EA"/>
    <w:rsid w:val="00640E1F"/>
    <w:rsid w:val="006410E3"/>
    <w:rsid w:val="006415D1"/>
    <w:rsid w:val="00641722"/>
    <w:rsid w:val="00641787"/>
    <w:rsid w:val="006417A4"/>
    <w:rsid w:val="00642E6B"/>
    <w:rsid w:val="006436C9"/>
    <w:rsid w:val="00643A74"/>
    <w:rsid w:val="00643FF0"/>
    <w:rsid w:val="00644104"/>
    <w:rsid w:val="00644358"/>
    <w:rsid w:val="006444CD"/>
    <w:rsid w:val="006445E6"/>
    <w:rsid w:val="00644B69"/>
    <w:rsid w:val="00644F55"/>
    <w:rsid w:val="00644FF3"/>
    <w:rsid w:val="00646516"/>
    <w:rsid w:val="006467F2"/>
    <w:rsid w:val="0064756F"/>
    <w:rsid w:val="006503FC"/>
    <w:rsid w:val="00650B60"/>
    <w:rsid w:val="00650D33"/>
    <w:rsid w:val="0065124B"/>
    <w:rsid w:val="006513C9"/>
    <w:rsid w:val="006515F5"/>
    <w:rsid w:val="006517BE"/>
    <w:rsid w:val="006517E4"/>
    <w:rsid w:val="00651C3B"/>
    <w:rsid w:val="00651D52"/>
    <w:rsid w:val="00651E12"/>
    <w:rsid w:val="0065225D"/>
    <w:rsid w:val="00652587"/>
    <w:rsid w:val="00652766"/>
    <w:rsid w:val="006527C3"/>
    <w:rsid w:val="0065309A"/>
    <w:rsid w:val="006530E7"/>
    <w:rsid w:val="0065361B"/>
    <w:rsid w:val="0065379E"/>
    <w:rsid w:val="00653DA9"/>
    <w:rsid w:val="00653F85"/>
    <w:rsid w:val="0065435C"/>
    <w:rsid w:val="00654C27"/>
    <w:rsid w:val="00654D3A"/>
    <w:rsid w:val="00654F30"/>
    <w:rsid w:val="00655A2A"/>
    <w:rsid w:val="00655A89"/>
    <w:rsid w:val="00655DB8"/>
    <w:rsid w:val="00655E3D"/>
    <w:rsid w:val="00655F85"/>
    <w:rsid w:val="00656404"/>
    <w:rsid w:val="00656465"/>
    <w:rsid w:val="00656946"/>
    <w:rsid w:val="00656A31"/>
    <w:rsid w:val="006576F5"/>
    <w:rsid w:val="006600CC"/>
    <w:rsid w:val="00660276"/>
    <w:rsid w:val="0066055E"/>
    <w:rsid w:val="006609E3"/>
    <w:rsid w:val="00660C25"/>
    <w:rsid w:val="0066133B"/>
    <w:rsid w:val="0066144B"/>
    <w:rsid w:val="006615C0"/>
    <w:rsid w:val="00661D59"/>
    <w:rsid w:val="00661F46"/>
    <w:rsid w:val="00662CD2"/>
    <w:rsid w:val="00662CD3"/>
    <w:rsid w:val="006631F3"/>
    <w:rsid w:val="006636A0"/>
    <w:rsid w:val="0066372F"/>
    <w:rsid w:val="006638E1"/>
    <w:rsid w:val="00663989"/>
    <w:rsid w:val="00663AB1"/>
    <w:rsid w:val="00663FD3"/>
    <w:rsid w:val="006648BF"/>
    <w:rsid w:val="00664AFE"/>
    <w:rsid w:val="00664CD7"/>
    <w:rsid w:val="0066569D"/>
    <w:rsid w:val="00665C11"/>
    <w:rsid w:val="00665E9C"/>
    <w:rsid w:val="006660F4"/>
    <w:rsid w:val="006663FD"/>
    <w:rsid w:val="00666BFE"/>
    <w:rsid w:val="00666E0B"/>
    <w:rsid w:val="00667E68"/>
    <w:rsid w:val="006707B4"/>
    <w:rsid w:val="00671040"/>
    <w:rsid w:val="00671171"/>
    <w:rsid w:val="0067137B"/>
    <w:rsid w:val="00671455"/>
    <w:rsid w:val="00671922"/>
    <w:rsid w:val="006719DA"/>
    <w:rsid w:val="00671A8A"/>
    <w:rsid w:val="00671BE1"/>
    <w:rsid w:val="00671E8C"/>
    <w:rsid w:val="00672215"/>
    <w:rsid w:val="006724F0"/>
    <w:rsid w:val="0067293C"/>
    <w:rsid w:val="0067307F"/>
    <w:rsid w:val="006733FF"/>
    <w:rsid w:val="00673401"/>
    <w:rsid w:val="00673FC8"/>
    <w:rsid w:val="00674166"/>
    <w:rsid w:val="00674568"/>
    <w:rsid w:val="0067492B"/>
    <w:rsid w:val="00674AF6"/>
    <w:rsid w:val="00674EF5"/>
    <w:rsid w:val="00674F30"/>
    <w:rsid w:val="00675023"/>
    <w:rsid w:val="0067605D"/>
    <w:rsid w:val="00676539"/>
    <w:rsid w:val="0067733E"/>
    <w:rsid w:val="00677C5D"/>
    <w:rsid w:val="00680411"/>
    <w:rsid w:val="006804F8"/>
    <w:rsid w:val="00680D98"/>
    <w:rsid w:val="0068114C"/>
    <w:rsid w:val="00681604"/>
    <w:rsid w:val="00682A66"/>
    <w:rsid w:val="00682CEE"/>
    <w:rsid w:val="006831BD"/>
    <w:rsid w:val="006832E0"/>
    <w:rsid w:val="00683B3A"/>
    <w:rsid w:val="00684B0F"/>
    <w:rsid w:val="00685B8B"/>
    <w:rsid w:val="00685C63"/>
    <w:rsid w:val="00685D23"/>
    <w:rsid w:val="00685D92"/>
    <w:rsid w:val="00685FC0"/>
    <w:rsid w:val="00686385"/>
    <w:rsid w:val="006863F8"/>
    <w:rsid w:val="0068654D"/>
    <w:rsid w:val="00686CAE"/>
    <w:rsid w:val="00687574"/>
    <w:rsid w:val="00687719"/>
    <w:rsid w:val="006877B8"/>
    <w:rsid w:val="00690162"/>
    <w:rsid w:val="0069036B"/>
    <w:rsid w:val="00690E52"/>
    <w:rsid w:val="006910F1"/>
    <w:rsid w:val="00691128"/>
    <w:rsid w:val="0069132F"/>
    <w:rsid w:val="00691559"/>
    <w:rsid w:val="0069206C"/>
    <w:rsid w:val="00692551"/>
    <w:rsid w:val="0069262F"/>
    <w:rsid w:val="0069270F"/>
    <w:rsid w:val="00692936"/>
    <w:rsid w:val="00692E48"/>
    <w:rsid w:val="00692F30"/>
    <w:rsid w:val="006942E8"/>
    <w:rsid w:val="00694328"/>
    <w:rsid w:val="00694710"/>
    <w:rsid w:val="00694961"/>
    <w:rsid w:val="00695627"/>
    <w:rsid w:val="00695A62"/>
    <w:rsid w:val="00695D22"/>
    <w:rsid w:val="00695EE7"/>
    <w:rsid w:val="00696035"/>
    <w:rsid w:val="006966B6"/>
    <w:rsid w:val="006967BC"/>
    <w:rsid w:val="00696999"/>
    <w:rsid w:val="0069716B"/>
    <w:rsid w:val="00697257"/>
    <w:rsid w:val="00697341"/>
    <w:rsid w:val="00697E26"/>
    <w:rsid w:val="00697F6B"/>
    <w:rsid w:val="006A01FB"/>
    <w:rsid w:val="006A0938"/>
    <w:rsid w:val="006A1770"/>
    <w:rsid w:val="006A19DD"/>
    <w:rsid w:val="006A24FC"/>
    <w:rsid w:val="006A262F"/>
    <w:rsid w:val="006A2F1F"/>
    <w:rsid w:val="006A3269"/>
    <w:rsid w:val="006A35FB"/>
    <w:rsid w:val="006A3646"/>
    <w:rsid w:val="006A37D4"/>
    <w:rsid w:val="006A4476"/>
    <w:rsid w:val="006A4C25"/>
    <w:rsid w:val="006A4DE7"/>
    <w:rsid w:val="006A4EE5"/>
    <w:rsid w:val="006A560F"/>
    <w:rsid w:val="006A5C05"/>
    <w:rsid w:val="006A6BBC"/>
    <w:rsid w:val="006A7EE6"/>
    <w:rsid w:val="006B0162"/>
    <w:rsid w:val="006B076B"/>
    <w:rsid w:val="006B1058"/>
    <w:rsid w:val="006B16DD"/>
    <w:rsid w:val="006B1B42"/>
    <w:rsid w:val="006B26C4"/>
    <w:rsid w:val="006B3129"/>
    <w:rsid w:val="006B37C1"/>
    <w:rsid w:val="006B3A26"/>
    <w:rsid w:val="006B3C49"/>
    <w:rsid w:val="006B41A2"/>
    <w:rsid w:val="006B4270"/>
    <w:rsid w:val="006B43ED"/>
    <w:rsid w:val="006B43F1"/>
    <w:rsid w:val="006B482F"/>
    <w:rsid w:val="006B54F9"/>
    <w:rsid w:val="006B668C"/>
    <w:rsid w:val="006B715D"/>
    <w:rsid w:val="006B77C0"/>
    <w:rsid w:val="006B79D9"/>
    <w:rsid w:val="006B7CA8"/>
    <w:rsid w:val="006C1137"/>
    <w:rsid w:val="006C11CB"/>
    <w:rsid w:val="006C1710"/>
    <w:rsid w:val="006C1D1B"/>
    <w:rsid w:val="006C1D37"/>
    <w:rsid w:val="006C2381"/>
    <w:rsid w:val="006C2BF3"/>
    <w:rsid w:val="006C3B58"/>
    <w:rsid w:val="006C3D86"/>
    <w:rsid w:val="006C42DB"/>
    <w:rsid w:val="006C4488"/>
    <w:rsid w:val="006C4732"/>
    <w:rsid w:val="006C50C3"/>
    <w:rsid w:val="006C56B2"/>
    <w:rsid w:val="006C5FAC"/>
    <w:rsid w:val="006C6D9C"/>
    <w:rsid w:val="006C795C"/>
    <w:rsid w:val="006C7B31"/>
    <w:rsid w:val="006C7ECB"/>
    <w:rsid w:val="006C7FA0"/>
    <w:rsid w:val="006D054F"/>
    <w:rsid w:val="006D0DAF"/>
    <w:rsid w:val="006D0F03"/>
    <w:rsid w:val="006D11EF"/>
    <w:rsid w:val="006D1692"/>
    <w:rsid w:val="006D1717"/>
    <w:rsid w:val="006D1CA1"/>
    <w:rsid w:val="006D1F00"/>
    <w:rsid w:val="006D26D4"/>
    <w:rsid w:val="006D3123"/>
    <w:rsid w:val="006D3240"/>
    <w:rsid w:val="006D3BCA"/>
    <w:rsid w:val="006D4704"/>
    <w:rsid w:val="006D4DB1"/>
    <w:rsid w:val="006D556E"/>
    <w:rsid w:val="006D5841"/>
    <w:rsid w:val="006D5B75"/>
    <w:rsid w:val="006D5BE7"/>
    <w:rsid w:val="006D67AF"/>
    <w:rsid w:val="006D6CC8"/>
    <w:rsid w:val="006D715D"/>
    <w:rsid w:val="006D79EB"/>
    <w:rsid w:val="006D7C65"/>
    <w:rsid w:val="006D7EE7"/>
    <w:rsid w:val="006E00DD"/>
    <w:rsid w:val="006E08E8"/>
    <w:rsid w:val="006E0A98"/>
    <w:rsid w:val="006E0F22"/>
    <w:rsid w:val="006E1098"/>
    <w:rsid w:val="006E11C3"/>
    <w:rsid w:val="006E1268"/>
    <w:rsid w:val="006E131C"/>
    <w:rsid w:val="006E171A"/>
    <w:rsid w:val="006E1B3D"/>
    <w:rsid w:val="006E2598"/>
    <w:rsid w:val="006E26FC"/>
    <w:rsid w:val="006E2730"/>
    <w:rsid w:val="006E2F51"/>
    <w:rsid w:val="006E3366"/>
    <w:rsid w:val="006E3464"/>
    <w:rsid w:val="006E3BCD"/>
    <w:rsid w:val="006E3CAD"/>
    <w:rsid w:val="006E4105"/>
    <w:rsid w:val="006E4EDF"/>
    <w:rsid w:val="006E5118"/>
    <w:rsid w:val="006E51F0"/>
    <w:rsid w:val="006E5451"/>
    <w:rsid w:val="006E5B6A"/>
    <w:rsid w:val="006E5F69"/>
    <w:rsid w:val="006E6892"/>
    <w:rsid w:val="006E6BDA"/>
    <w:rsid w:val="006E7539"/>
    <w:rsid w:val="006E7658"/>
    <w:rsid w:val="006E7764"/>
    <w:rsid w:val="006F02CB"/>
    <w:rsid w:val="006F0ADB"/>
    <w:rsid w:val="006F0B99"/>
    <w:rsid w:val="006F148E"/>
    <w:rsid w:val="006F1581"/>
    <w:rsid w:val="006F1EA8"/>
    <w:rsid w:val="006F20DE"/>
    <w:rsid w:val="006F28F0"/>
    <w:rsid w:val="006F2AB3"/>
    <w:rsid w:val="006F2D0B"/>
    <w:rsid w:val="006F2D34"/>
    <w:rsid w:val="006F3396"/>
    <w:rsid w:val="006F3CC7"/>
    <w:rsid w:val="006F3DA3"/>
    <w:rsid w:val="006F471E"/>
    <w:rsid w:val="006F5080"/>
    <w:rsid w:val="006F5BC0"/>
    <w:rsid w:val="006F6B03"/>
    <w:rsid w:val="006F6B61"/>
    <w:rsid w:val="006F7C2F"/>
    <w:rsid w:val="00700227"/>
    <w:rsid w:val="007004E9"/>
    <w:rsid w:val="007014DD"/>
    <w:rsid w:val="00702D94"/>
    <w:rsid w:val="00702EC1"/>
    <w:rsid w:val="007031F8"/>
    <w:rsid w:val="007032D2"/>
    <w:rsid w:val="00703503"/>
    <w:rsid w:val="00703A92"/>
    <w:rsid w:val="00703CF5"/>
    <w:rsid w:val="00703EA6"/>
    <w:rsid w:val="00704D3D"/>
    <w:rsid w:val="0070530A"/>
    <w:rsid w:val="007057C0"/>
    <w:rsid w:val="00705F8B"/>
    <w:rsid w:val="00706132"/>
    <w:rsid w:val="007063D0"/>
    <w:rsid w:val="00707466"/>
    <w:rsid w:val="00707BBF"/>
    <w:rsid w:val="007101E3"/>
    <w:rsid w:val="00710222"/>
    <w:rsid w:val="00710627"/>
    <w:rsid w:val="0071072D"/>
    <w:rsid w:val="007109E9"/>
    <w:rsid w:val="00710C93"/>
    <w:rsid w:val="00711930"/>
    <w:rsid w:val="00711947"/>
    <w:rsid w:val="00711D85"/>
    <w:rsid w:val="00711E28"/>
    <w:rsid w:val="00712A8B"/>
    <w:rsid w:val="00713437"/>
    <w:rsid w:val="00714091"/>
    <w:rsid w:val="007144CC"/>
    <w:rsid w:val="0071469C"/>
    <w:rsid w:val="00714774"/>
    <w:rsid w:val="00714AF8"/>
    <w:rsid w:val="00715578"/>
    <w:rsid w:val="007156C2"/>
    <w:rsid w:val="00715ACC"/>
    <w:rsid w:val="00716048"/>
    <w:rsid w:val="007160DD"/>
    <w:rsid w:val="007161A5"/>
    <w:rsid w:val="0071720A"/>
    <w:rsid w:val="0072073F"/>
    <w:rsid w:val="0072078F"/>
    <w:rsid w:val="00720EC5"/>
    <w:rsid w:val="0072174A"/>
    <w:rsid w:val="00721C49"/>
    <w:rsid w:val="00722469"/>
    <w:rsid w:val="00722E34"/>
    <w:rsid w:val="00723120"/>
    <w:rsid w:val="00723AC5"/>
    <w:rsid w:val="00723D43"/>
    <w:rsid w:val="00724059"/>
    <w:rsid w:val="00724741"/>
    <w:rsid w:val="00724831"/>
    <w:rsid w:val="0072484A"/>
    <w:rsid w:val="00724E0A"/>
    <w:rsid w:val="00725299"/>
    <w:rsid w:val="00725726"/>
    <w:rsid w:val="00725D85"/>
    <w:rsid w:val="00726117"/>
    <w:rsid w:val="00726FFC"/>
    <w:rsid w:val="00727329"/>
    <w:rsid w:val="00727C56"/>
    <w:rsid w:val="00727DAD"/>
    <w:rsid w:val="00727E51"/>
    <w:rsid w:val="007300FE"/>
    <w:rsid w:val="00730154"/>
    <w:rsid w:val="007303B4"/>
    <w:rsid w:val="0073053D"/>
    <w:rsid w:val="007305D0"/>
    <w:rsid w:val="0073091F"/>
    <w:rsid w:val="00730B5B"/>
    <w:rsid w:val="00730BCF"/>
    <w:rsid w:val="00730F17"/>
    <w:rsid w:val="00731244"/>
    <w:rsid w:val="0073129E"/>
    <w:rsid w:val="007315C1"/>
    <w:rsid w:val="00731B75"/>
    <w:rsid w:val="007326FA"/>
    <w:rsid w:val="00732A13"/>
    <w:rsid w:val="007335C0"/>
    <w:rsid w:val="00733B9E"/>
    <w:rsid w:val="00734438"/>
    <w:rsid w:val="00734862"/>
    <w:rsid w:val="00734953"/>
    <w:rsid w:val="0073512B"/>
    <w:rsid w:val="0073535F"/>
    <w:rsid w:val="007354D1"/>
    <w:rsid w:val="0073576F"/>
    <w:rsid w:val="00735B97"/>
    <w:rsid w:val="007364C8"/>
    <w:rsid w:val="00736557"/>
    <w:rsid w:val="00736C3E"/>
    <w:rsid w:val="00736F5E"/>
    <w:rsid w:val="00737566"/>
    <w:rsid w:val="0073790A"/>
    <w:rsid w:val="007379C7"/>
    <w:rsid w:val="00737D84"/>
    <w:rsid w:val="0074014E"/>
    <w:rsid w:val="00740286"/>
    <w:rsid w:val="007403AD"/>
    <w:rsid w:val="00740EE0"/>
    <w:rsid w:val="0074143A"/>
    <w:rsid w:val="007418CD"/>
    <w:rsid w:val="007419F8"/>
    <w:rsid w:val="00741BF0"/>
    <w:rsid w:val="00742889"/>
    <w:rsid w:val="00742A8B"/>
    <w:rsid w:val="00742AE2"/>
    <w:rsid w:val="007443D1"/>
    <w:rsid w:val="00744544"/>
    <w:rsid w:val="00744CAF"/>
    <w:rsid w:val="00745721"/>
    <w:rsid w:val="00745D36"/>
    <w:rsid w:val="00745E38"/>
    <w:rsid w:val="00745F87"/>
    <w:rsid w:val="00745FBB"/>
    <w:rsid w:val="007461AC"/>
    <w:rsid w:val="0074641E"/>
    <w:rsid w:val="00746795"/>
    <w:rsid w:val="00746B2B"/>
    <w:rsid w:val="00746CA8"/>
    <w:rsid w:val="0074774E"/>
    <w:rsid w:val="0074783A"/>
    <w:rsid w:val="00747DE7"/>
    <w:rsid w:val="00747FA5"/>
    <w:rsid w:val="007506ED"/>
    <w:rsid w:val="007508CF"/>
    <w:rsid w:val="007515AC"/>
    <w:rsid w:val="007515FE"/>
    <w:rsid w:val="00751633"/>
    <w:rsid w:val="00751884"/>
    <w:rsid w:val="00751F3F"/>
    <w:rsid w:val="00752282"/>
    <w:rsid w:val="0075340F"/>
    <w:rsid w:val="007536E6"/>
    <w:rsid w:val="00753D1A"/>
    <w:rsid w:val="00754BFF"/>
    <w:rsid w:val="00754C18"/>
    <w:rsid w:val="00754ECF"/>
    <w:rsid w:val="007552DB"/>
    <w:rsid w:val="00755812"/>
    <w:rsid w:val="00755AB5"/>
    <w:rsid w:val="00756721"/>
    <w:rsid w:val="00756EAD"/>
    <w:rsid w:val="00757510"/>
    <w:rsid w:val="0076013D"/>
    <w:rsid w:val="007609CF"/>
    <w:rsid w:val="00762065"/>
    <w:rsid w:val="00762534"/>
    <w:rsid w:val="00762FA7"/>
    <w:rsid w:val="007639EB"/>
    <w:rsid w:val="00763B49"/>
    <w:rsid w:val="00764AAB"/>
    <w:rsid w:val="00765001"/>
    <w:rsid w:val="00765351"/>
    <w:rsid w:val="0076613E"/>
    <w:rsid w:val="00766462"/>
    <w:rsid w:val="007667C8"/>
    <w:rsid w:val="00766DD1"/>
    <w:rsid w:val="00767B33"/>
    <w:rsid w:val="007704ED"/>
    <w:rsid w:val="007709F4"/>
    <w:rsid w:val="00770CDD"/>
    <w:rsid w:val="00771486"/>
    <w:rsid w:val="00771D44"/>
    <w:rsid w:val="007723DC"/>
    <w:rsid w:val="007724AA"/>
    <w:rsid w:val="00772905"/>
    <w:rsid w:val="00772DAB"/>
    <w:rsid w:val="0077342F"/>
    <w:rsid w:val="00773DED"/>
    <w:rsid w:val="00773E4B"/>
    <w:rsid w:val="00774011"/>
    <w:rsid w:val="007747A1"/>
    <w:rsid w:val="007748F4"/>
    <w:rsid w:val="00775195"/>
    <w:rsid w:val="0077574B"/>
    <w:rsid w:val="007759B0"/>
    <w:rsid w:val="00775A74"/>
    <w:rsid w:val="00775AD7"/>
    <w:rsid w:val="00775BF5"/>
    <w:rsid w:val="00775FA8"/>
    <w:rsid w:val="007760B7"/>
    <w:rsid w:val="00776D48"/>
    <w:rsid w:val="007770E9"/>
    <w:rsid w:val="007771E8"/>
    <w:rsid w:val="0077759A"/>
    <w:rsid w:val="00777703"/>
    <w:rsid w:val="0077798D"/>
    <w:rsid w:val="00777DA3"/>
    <w:rsid w:val="00780029"/>
    <w:rsid w:val="00780D6F"/>
    <w:rsid w:val="00780FD4"/>
    <w:rsid w:val="0078147D"/>
    <w:rsid w:val="00781B0B"/>
    <w:rsid w:val="00781E70"/>
    <w:rsid w:val="00782259"/>
    <w:rsid w:val="00782437"/>
    <w:rsid w:val="00782CD3"/>
    <w:rsid w:val="00782F1C"/>
    <w:rsid w:val="007830BC"/>
    <w:rsid w:val="00783437"/>
    <w:rsid w:val="0078350F"/>
    <w:rsid w:val="007836BB"/>
    <w:rsid w:val="00783860"/>
    <w:rsid w:val="00783C52"/>
    <w:rsid w:val="00784294"/>
    <w:rsid w:val="007844F0"/>
    <w:rsid w:val="00785AB9"/>
    <w:rsid w:val="00785B38"/>
    <w:rsid w:val="00786187"/>
    <w:rsid w:val="00786387"/>
    <w:rsid w:val="00786893"/>
    <w:rsid w:val="00786C40"/>
    <w:rsid w:val="00787994"/>
    <w:rsid w:val="00787C12"/>
    <w:rsid w:val="00790960"/>
    <w:rsid w:val="00790D7F"/>
    <w:rsid w:val="0079222E"/>
    <w:rsid w:val="007925DF"/>
    <w:rsid w:val="00792B4E"/>
    <w:rsid w:val="007938B9"/>
    <w:rsid w:val="00793985"/>
    <w:rsid w:val="007939B0"/>
    <w:rsid w:val="00793CC2"/>
    <w:rsid w:val="007947EE"/>
    <w:rsid w:val="00794D84"/>
    <w:rsid w:val="0079530F"/>
    <w:rsid w:val="007953A0"/>
    <w:rsid w:val="0079547A"/>
    <w:rsid w:val="00795984"/>
    <w:rsid w:val="007964A3"/>
    <w:rsid w:val="007964EC"/>
    <w:rsid w:val="00796AF1"/>
    <w:rsid w:val="00796F03"/>
    <w:rsid w:val="007A0599"/>
    <w:rsid w:val="007A10BE"/>
    <w:rsid w:val="007A21F3"/>
    <w:rsid w:val="007A2BB0"/>
    <w:rsid w:val="007A2BBF"/>
    <w:rsid w:val="007A2E3A"/>
    <w:rsid w:val="007A3649"/>
    <w:rsid w:val="007A3865"/>
    <w:rsid w:val="007A3F2B"/>
    <w:rsid w:val="007A42A8"/>
    <w:rsid w:val="007A444F"/>
    <w:rsid w:val="007A4732"/>
    <w:rsid w:val="007A4DFF"/>
    <w:rsid w:val="007A58C1"/>
    <w:rsid w:val="007A5E9D"/>
    <w:rsid w:val="007A6117"/>
    <w:rsid w:val="007A66A7"/>
    <w:rsid w:val="007A6C96"/>
    <w:rsid w:val="007A73BA"/>
    <w:rsid w:val="007A767F"/>
    <w:rsid w:val="007A78ED"/>
    <w:rsid w:val="007A7D98"/>
    <w:rsid w:val="007B00BF"/>
    <w:rsid w:val="007B0241"/>
    <w:rsid w:val="007B0959"/>
    <w:rsid w:val="007B098D"/>
    <w:rsid w:val="007B15C0"/>
    <w:rsid w:val="007B1989"/>
    <w:rsid w:val="007B2311"/>
    <w:rsid w:val="007B2319"/>
    <w:rsid w:val="007B26A5"/>
    <w:rsid w:val="007B28F0"/>
    <w:rsid w:val="007B3422"/>
    <w:rsid w:val="007B479B"/>
    <w:rsid w:val="007B4843"/>
    <w:rsid w:val="007B4976"/>
    <w:rsid w:val="007B4D6D"/>
    <w:rsid w:val="007B527E"/>
    <w:rsid w:val="007B581E"/>
    <w:rsid w:val="007B59D0"/>
    <w:rsid w:val="007B65C9"/>
    <w:rsid w:val="007B747A"/>
    <w:rsid w:val="007B7B73"/>
    <w:rsid w:val="007C1976"/>
    <w:rsid w:val="007C1EEB"/>
    <w:rsid w:val="007C23D1"/>
    <w:rsid w:val="007C2A24"/>
    <w:rsid w:val="007C2B38"/>
    <w:rsid w:val="007C33F9"/>
    <w:rsid w:val="007C3475"/>
    <w:rsid w:val="007C3A53"/>
    <w:rsid w:val="007C3B14"/>
    <w:rsid w:val="007C3D5F"/>
    <w:rsid w:val="007C40AD"/>
    <w:rsid w:val="007C4319"/>
    <w:rsid w:val="007C4A05"/>
    <w:rsid w:val="007C4EA7"/>
    <w:rsid w:val="007C5056"/>
    <w:rsid w:val="007C5B89"/>
    <w:rsid w:val="007C5DD6"/>
    <w:rsid w:val="007C5E6C"/>
    <w:rsid w:val="007C6949"/>
    <w:rsid w:val="007C6BFC"/>
    <w:rsid w:val="007C7029"/>
    <w:rsid w:val="007C72B2"/>
    <w:rsid w:val="007C787A"/>
    <w:rsid w:val="007C7931"/>
    <w:rsid w:val="007C7CAD"/>
    <w:rsid w:val="007D0B6D"/>
    <w:rsid w:val="007D1791"/>
    <w:rsid w:val="007D1879"/>
    <w:rsid w:val="007D1BA4"/>
    <w:rsid w:val="007D2033"/>
    <w:rsid w:val="007D20A8"/>
    <w:rsid w:val="007D22C4"/>
    <w:rsid w:val="007D2612"/>
    <w:rsid w:val="007D267C"/>
    <w:rsid w:val="007D2B59"/>
    <w:rsid w:val="007D33BE"/>
    <w:rsid w:val="007D3735"/>
    <w:rsid w:val="007D38A5"/>
    <w:rsid w:val="007D42E3"/>
    <w:rsid w:val="007D4802"/>
    <w:rsid w:val="007D48DD"/>
    <w:rsid w:val="007D4A1D"/>
    <w:rsid w:val="007D4A76"/>
    <w:rsid w:val="007D4B4B"/>
    <w:rsid w:val="007D5741"/>
    <w:rsid w:val="007D57AB"/>
    <w:rsid w:val="007D57E5"/>
    <w:rsid w:val="007D58D3"/>
    <w:rsid w:val="007D59E7"/>
    <w:rsid w:val="007D62EA"/>
    <w:rsid w:val="007D6724"/>
    <w:rsid w:val="007D6E1F"/>
    <w:rsid w:val="007D6F3A"/>
    <w:rsid w:val="007D713F"/>
    <w:rsid w:val="007D7331"/>
    <w:rsid w:val="007D746C"/>
    <w:rsid w:val="007D7494"/>
    <w:rsid w:val="007D75CA"/>
    <w:rsid w:val="007D7909"/>
    <w:rsid w:val="007E0109"/>
    <w:rsid w:val="007E035C"/>
    <w:rsid w:val="007E0546"/>
    <w:rsid w:val="007E05FF"/>
    <w:rsid w:val="007E128F"/>
    <w:rsid w:val="007E1343"/>
    <w:rsid w:val="007E170C"/>
    <w:rsid w:val="007E1AF2"/>
    <w:rsid w:val="007E2398"/>
    <w:rsid w:val="007E250D"/>
    <w:rsid w:val="007E3109"/>
    <w:rsid w:val="007E3C8D"/>
    <w:rsid w:val="007E3E9B"/>
    <w:rsid w:val="007E3F72"/>
    <w:rsid w:val="007E4068"/>
    <w:rsid w:val="007E42FC"/>
    <w:rsid w:val="007E4456"/>
    <w:rsid w:val="007E4511"/>
    <w:rsid w:val="007E4947"/>
    <w:rsid w:val="007E5680"/>
    <w:rsid w:val="007E5788"/>
    <w:rsid w:val="007E69B6"/>
    <w:rsid w:val="007E6B8D"/>
    <w:rsid w:val="007E7289"/>
    <w:rsid w:val="007E776A"/>
    <w:rsid w:val="007E77B2"/>
    <w:rsid w:val="007E7E0C"/>
    <w:rsid w:val="007E7EFE"/>
    <w:rsid w:val="007F02B2"/>
    <w:rsid w:val="007F0587"/>
    <w:rsid w:val="007F0614"/>
    <w:rsid w:val="007F0A11"/>
    <w:rsid w:val="007F0BD7"/>
    <w:rsid w:val="007F1099"/>
    <w:rsid w:val="007F2738"/>
    <w:rsid w:val="007F2882"/>
    <w:rsid w:val="007F298D"/>
    <w:rsid w:val="007F2A4B"/>
    <w:rsid w:val="007F31D9"/>
    <w:rsid w:val="007F38A6"/>
    <w:rsid w:val="007F3972"/>
    <w:rsid w:val="007F444F"/>
    <w:rsid w:val="007F463D"/>
    <w:rsid w:val="007F4EF0"/>
    <w:rsid w:val="007F4FE1"/>
    <w:rsid w:val="007F5025"/>
    <w:rsid w:val="007F5081"/>
    <w:rsid w:val="007F53C5"/>
    <w:rsid w:val="007F570F"/>
    <w:rsid w:val="007F598C"/>
    <w:rsid w:val="007F5BD2"/>
    <w:rsid w:val="007F63E3"/>
    <w:rsid w:val="007F6AFF"/>
    <w:rsid w:val="007F7221"/>
    <w:rsid w:val="007F72A0"/>
    <w:rsid w:val="007F72FD"/>
    <w:rsid w:val="007F75A0"/>
    <w:rsid w:val="007F7770"/>
    <w:rsid w:val="00800403"/>
    <w:rsid w:val="008005DB"/>
    <w:rsid w:val="008009D5"/>
    <w:rsid w:val="00800CE3"/>
    <w:rsid w:val="00800D8E"/>
    <w:rsid w:val="00800FFF"/>
    <w:rsid w:val="00801860"/>
    <w:rsid w:val="008022DB"/>
    <w:rsid w:val="0080354C"/>
    <w:rsid w:val="00803794"/>
    <w:rsid w:val="00803E0F"/>
    <w:rsid w:val="00803F4B"/>
    <w:rsid w:val="008047BF"/>
    <w:rsid w:val="008048CF"/>
    <w:rsid w:val="008053F2"/>
    <w:rsid w:val="00805BF2"/>
    <w:rsid w:val="00806573"/>
    <w:rsid w:val="008066E7"/>
    <w:rsid w:val="0080676A"/>
    <w:rsid w:val="008072C0"/>
    <w:rsid w:val="00807549"/>
    <w:rsid w:val="00807815"/>
    <w:rsid w:val="008079DA"/>
    <w:rsid w:val="008101C8"/>
    <w:rsid w:val="00810565"/>
    <w:rsid w:val="008107DD"/>
    <w:rsid w:val="00810877"/>
    <w:rsid w:val="00810A49"/>
    <w:rsid w:val="00810A7A"/>
    <w:rsid w:val="00811540"/>
    <w:rsid w:val="00811675"/>
    <w:rsid w:val="008120C8"/>
    <w:rsid w:val="00812116"/>
    <w:rsid w:val="008125A5"/>
    <w:rsid w:val="00812AE9"/>
    <w:rsid w:val="00813F14"/>
    <w:rsid w:val="00814896"/>
    <w:rsid w:val="008149B6"/>
    <w:rsid w:val="00814FE2"/>
    <w:rsid w:val="0081629C"/>
    <w:rsid w:val="008162E7"/>
    <w:rsid w:val="008168D0"/>
    <w:rsid w:val="00816F0B"/>
    <w:rsid w:val="00817DB4"/>
    <w:rsid w:val="0082018B"/>
    <w:rsid w:val="008204E8"/>
    <w:rsid w:val="008205FA"/>
    <w:rsid w:val="008207B4"/>
    <w:rsid w:val="008207C3"/>
    <w:rsid w:val="00820A6F"/>
    <w:rsid w:val="0082192F"/>
    <w:rsid w:val="008226F3"/>
    <w:rsid w:val="00822981"/>
    <w:rsid w:val="00822F5C"/>
    <w:rsid w:val="00823D33"/>
    <w:rsid w:val="00823F6E"/>
    <w:rsid w:val="008242D2"/>
    <w:rsid w:val="008244C7"/>
    <w:rsid w:val="00826182"/>
    <w:rsid w:val="008271B5"/>
    <w:rsid w:val="00827402"/>
    <w:rsid w:val="008277FC"/>
    <w:rsid w:val="00830368"/>
    <w:rsid w:val="00830427"/>
    <w:rsid w:val="00830494"/>
    <w:rsid w:val="0083055B"/>
    <w:rsid w:val="008313D3"/>
    <w:rsid w:val="00831477"/>
    <w:rsid w:val="00831488"/>
    <w:rsid w:val="008314D4"/>
    <w:rsid w:val="00832261"/>
    <w:rsid w:val="008333E6"/>
    <w:rsid w:val="00833827"/>
    <w:rsid w:val="008338AE"/>
    <w:rsid w:val="008338DF"/>
    <w:rsid w:val="008343E0"/>
    <w:rsid w:val="008343F4"/>
    <w:rsid w:val="0083478D"/>
    <w:rsid w:val="00834B14"/>
    <w:rsid w:val="0083535E"/>
    <w:rsid w:val="00835BA3"/>
    <w:rsid w:val="00835D6B"/>
    <w:rsid w:val="0083603F"/>
    <w:rsid w:val="008363F2"/>
    <w:rsid w:val="00836712"/>
    <w:rsid w:val="0083687A"/>
    <w:rsid w:val="00836F86"/>
    <w:rsid w:val="0083717B"/>
    <w:rsid w:val="00837B68"/>
    <w:rsid w:val="00840261"/>
    <w:rsid w:val="008407CF"/>
    <w:rsid w:val="008411FA"/>
    <w:rsid w:val="0084222C"/>
    <w:rsid w:val="008422E6"/>
    <w:rsid w:val="008424AD"/>
    <w:rsid w:val="00842A40"/>
    <w:rsid w:val="00842DE6"/>
    <w:rsid w:val="00843B73"/>
    <w:rsid w:val="00844CDB"/>
    <w:rsid w:val="008455C1"/>
    <w:rsid w:val="00845BB4"/>
    <w:rsid w:val="00845BCC"/>
    <w:rsid w:val="00845F89"/>
    <w:rsid w:val="00846A29"/>
    <w:rsid w:val="008470B2"/>
    <w:rsid w:val="00847104"/>
    <w:rsid w:val="0084717A"/>
    <w:rsid w:val="00847BF8"/>
    <w:rsid w:val="00847FC0"/>
    <w:rsid w:val="00850099"/>
    <w:rsid w:val="0085051D"/>
    <w:rsid w:val="0085080F"/>
    <w:rsid w:val="00851385"/>
    <w:rsid w:val="00851F59"/>
    <w:rsid w:val="00851F60"/>
    <w:rsid w:val="008529AB"/>
    <w:rsid w:val="00852C14"/>
    <w:rsid w:val="008538B1"/>
    <w:rsid w:val="00853B5E"/>
    <w:rsid w:val="00854CB1"/>
    <w:rsid w:val="008553D9"/>
    <w:rsid w:val="008553FC"/>
    <w:rsid w:val="00855542"/>
    <w:rsid w:val="0085560F"/>
    <w:rsid w:val="00855640"/>
    <w:rsid w:val="00855F32"/>
    <w:rsid w:val="0085639B"/>
    <w:rsid w:val="0085658B"/>
    <w:rsid w:val="008565AD"/>
    <w:rsid w:val="0085687D"/>
    <w:rsid w:val="0085696B"/>
    <w:rsid w:val="0085716A"/>
    <w:rsid w:val="00857337"/>
    <w:rsid w:val="008574A1"/>
    <w:rsid w:val="00857687"/>
    <w:rsid w:val="00857856"/>
    <w:rsid w:val="00860027"/>
    <w:rsid w:val="0086016A"/>
    <w:rsid w:val="008610D1"/>
    <w:rsid w:val="00861772"/>
    <w:rsid w:val="008617EF"/>
    <w:rsid w:val="00861A47"/>
    <w:rsid w:val="00861B1C"/>
    <w:rsid w:val="00861D61"/>
    <w:rsid w:val="00863386"/>
    <w:rsid w:val="00863A8A"/>
    <w:rsid w:val="00864B8A"/>
    <w:rsid w:val="00864C8C"/>
    <w:rsid w:val="00864DA1"/>
    <w:rsid w:val="00864E7D"/>
    <w:rsid w:val="00865391"/>
    <w:rsid w:val="00865AD7"/>
    <w:rsid w:val="00866DA4"/>
    <w:rsid w:val="00867012"/>
    <w:rsid w:val="00867334"/>
    <w:rsid w:val="008679FE"/>
    <w:rsid w:val="00867EF7"/>
    <w:rsid w:val="0087056B"/>
    <w:rsid w:val="0087061B"/>
    <w:rsid w:val="00870661"/>
    <w:rsid w:val="008716C2"/>
    <w:rsid w:val="00871CD7"/>
    <w:rsid w:val="00872617"/>
    <w:rsid w:val="00872883"/>
    <w:rsid w:val="008728E1"/>
    <w:rsid w:val="00872A3A"/>
    <w:rsid w:val="008738B1"/>
    <w:rsid w:val="00874207"/>
    <w:rsid w:val="00874381"/>
    <w:rsid w:val="0087486F"/>
    <w:rsid w:val="008748EE"/>
    <w:rsid w:val="00874988"/>
    <w:rsid w:val="00875479"/>
    <w:rsid w:val="00875AF8"/>
    <w:rsid w:val="00876E99"/>
    <w:rsid w:val="00877072"/>
    <w:rsid w:val="00877198"/>
    <w:rsid w:val="00877309"/>
    <w:rsid w:val="0087731C"/>
    <w:rsid w:val="00877D94"/>
    <w:rsid w:val="00880952"/>
    <w:rsid w:val="00880AF8"/>
    <w:rsid w:val="00880F65"/>
    <w:rsid w:val="0088134C"/>
    <w:rsid w:val="00882205"/>
    <w:rsid w:val="008826DB"/>
    <w:rsid w:val="008829F4"/>
    <w:rsid w:val="00882B64"/>
    <w:rsid w:val="00882BD8"/>
    <w:rsid w:val="0088382B"/>
    <w:rsid w:val="008839D8"/>
    <w:rsid w:val="00883DD6"/>
    <w:rsid w:val="008840A6"/>
    <w:rsid w:val="0088440A"/>
    <w:rsid w:val="008847D4"/>
    <w:rsid w:val="0088578A"/>
    <w:rsid w:val="0088637B"/>
    <w:rsid w:val="00886C4B"/>
    <w:rsid w:val="00887398"/>
    <w:rsid w:val="00887A1F"/>
    <w:rsid w:val="008901A1"/>
    <w:rsid w:val="00890B8C"/>
    <w:rsid w:val="00891327"/>
    <w:rsid w:val="00891533"/>
    <w:rsid w:val="008919F5"/>
    <w:rsid w:val="00891AA3"/>
    <w:rsid w:val="00891BE2"/>
    <w:rsid w:val="008921E1"/>
    <w:rsid w:val="00892311"/>
    <w:rsid w:val="008928C1"/>
    <w:rsid w:val="00892A17"/>
    <w:rsid w:val="00892EEF"/>
    <w:rsid w:val="0089331F"/>
    <w:rsid w:val="008935BD"/>
    <w:rsid w:val="00894233"/>
    <w:rsid w:val="008949FE"/>
    <w:rsid w:val="00895784"/>
    <w:rsid w:val="0089582C"/>
    <w:rsid w:val="008959C9"/>
    <w:rsid w:val="0089632D"/>
    <w:rsid w:val="00896BBA"/>
    <w:rsid w:val="008972CB"/>
    <w:rsid w:val="00897DF2"/>
    <w:rsid w:val="008A00A5"/>
    <w:rsid w:val="008A0198"/>
    <w:rsid w:val="008A05BE"/>
    <w:rsid w:val="008A0C4F"/>
    <w:rsid w:val="008A10B8"/>
    <w:rsid w:val="008A12E3"/>
    <w:rsid w:val="008A1C77"/>
    <w:rsid w:val="008A2465"/>
    <w:rsid w:val="008A28C6"/>
    <w:rsid w:val="008A28DA"/>
    <w:rsid w:val="008A2A5C"/>
    <w:rsid w:val="008A2A80"/>
    <w:rsid w:val="008A2E1C"/>
    <w:rsid w:val="008A2E6C"/>
    <w:rsid w:val="008A32DF"/>
    <w:rsid w:val="008A39C4"/>
    <w:rsid w:val="008A3BCE"/>
    <w:rsid w:val="008A3C2E"/>
    <w:rsid w:val="008A4504"/>
    <w:rsid w:val="008A506B"/>
    <w:rsid w:val="008A5317"/>
    <w:rsid w:val="008A569D"/>
    <w:rsid w:val="008A67F3"/>
    <w:rsid w:val="008A7039"/>
    <w:rsid w:val="008A7C36"/>
    <w:rsid w:val="008A7E80"/>
    <w:rsid w:val="008A7F76"/>
    <w:rsid w:val="008B04C5"/>
    <w:rsid w:val="008B092E"/>
    <w:rsid w:val="008B21E8"/>
    <w:rsid w:val="008B381E"/>
    <w:rsid w:val="008B385B"/>
    <w:rsid w:val="008B3F8E"/>
    <w:rsid w:val="008B468F"/>
    <w:rsid w:val="008B48E6"/>
    <w:rsid w:val="008B4D91"/>
    <w:rsid w:val="008B4DAB"/>
    <w:rsid w:val="008B67EC"/>
    <w:rsid w:val="008B6FA5"/>
    <w:rsid w:val="008B7981"/>
    <w:rsid w:val="008B7F19"/>
    <w:rsid w:val="008B7FC6"/>
    <w:rsid w:val="008C0683"/>
    <w:rsid w:val="008C0E07"/>
    <w:rsid w:val="008C15D5"/>
    <w:rsid w:val="008C1798"/>
    <w:rsid w:val="008C2ADF"/>
    <w:rsid w:val="008C2E67"/>
    <w:rsid w:val="008C3065"/>
    <w:rsid w:val="008C311B"/>
    <w:rsid w:val="008C3B99"/>
    <w:rsid w:val="008C3FB5"/>
    <w:rsid w:val="008C469A"/>
    <w:rsid w:val="008C4714"/>
    <w:rsid w:val="008C47B8"/>
    <w:rsid w:val="008C5112"/>
    <w:rsid w:val="008C5155"/>
    <w:rsid w:val="008C5A54"/>
    <w:rsid w:val="008C5DAC"/>
    <w:rsid w:val="008C697A"/>
    <w:rsid w:val="008C7989"/>
    <w:rsid w:val="008C7EF9"/>
    <w:rsid w:val="008D01A7"/>
    <w:rsid w:val="008D0841"/>
    <w:rsid w:val="008D0AB6"/>
    <w:rsid w:val="008D0AED"/>
    <w:rsid w:val="008D1326"/>
    <w:rsid w:val="008D14E3"/>
    <w:rsid w:val="008D17FD"/>
    <w:rsid w:val="008D1AC1"/>
    <w:rsid w:val="008D2004"/>
    <w:rsid w:val="008D235B"/>
    <w:rsid w:val="008D31D4"/>
    <w:rsid w:val="008D3808"/>
    <w:rsid w:val="008D3A20"/>
    <w:rsid w:val="008D3C1B"/>
    <w:rsid w:val="008D3CBE"/>
    <w:rsid w:val="008D3F1A"/>
    <w:rsid w:val="008D41A3"/>
    <w:rsid w:val="008D41A4"/>
    <w:rsid w:val="008D42A4"/>
    <w:rsid w:val="008D4720"/>
    <w:rsid w:val="008D49D4"/>
    <w:rsid w:val="008D5418"/>
    <w:rsid w:val="008D6356"/>
    <w:rsid w:val="008D6399"/>
    <w:rsid w:val="008D65C2"/>
    <w:rsid w:val="008D6AEC"/>
    <w:rsid w:val="008D7449"/>
    <w:rsid w:val="008D7552"/>
    <w:rsid w:val="008E0688"/>
    <w:rsid w:val="008E077E"/>
    <w:rsid w:val="008E0BB3"/>
    <w:rsid w:val="008E0E7E"/>
    <w:rsid w:val="008E1084"/>
    <w:rsid w:val="008E1755"/>
    <w:rsid w:val="008E1E8B"/>
    <w:rsid w:val="008E24D2"/>
    <w:rsid w:val="008E288B"/>
    <w:rsid w:val="008E2EA3"/>
    <w:rsid w:val="008E37DD"/>
    <w:rsid w:val="008E383D"/>
    <w:rsid w:val="008E3D45"/>
    <w:rsid w:val="008E4118"/>
    <w:rsid w:val="008E4371"/>
    <w:rsid w:val="008E43CC"/>
    <w:rsid w:val="008E4899"/>
    <w:rsid w:val="008E4EB9"/>
    <w:rsid w:val="008E5250"/>
    <w:rsid w:val="008E5290"/>
    <w:rsid w:val="008E57CD"/>
    <w:rsid w:val="008E66AD"/>
    <w:rsid w:val="008E6E7C"/>
    <w:rsid w:val="008E71BA"/>
    <w:rsid w:val="008E7536"/>
    <w:rsid w:val="008E778F"/>
    <w:rsid w:val="008F01B1"/>
    <w:rsid w:val="008F02FE"/>
    <w:rsid w:val="008F08B6"/>
    <w:rsid w:val="008F0B34"/>
    <w:rsid w:val="008F0EEF"/>
    <w:rsid w:val="008F148F"/>
    <w:rsid w:val="008F2273"/>
    <w:rsid w:val="008F23AE"/>
    <w:rsid w:val="008F30FE"/>
    <w:rsid w:val="008F3402"/>
    <w:rsid w:val="008F36E3"/>
    <w:rsid w:val="008F3C5A"/>
    <w:rsid w:val="008F4229"/>
    <w:rsid w:val="008F4704"/>
    <w:rsid w:val="008F49E6"/>
    <w:rsid w:val="008F4C01"/>
    <w:rsid w:val="008F5F40"/>
    <w:rsid w:val="008F6482"/>
    <w:rsid w:val="008F686A"/>
    <w:rsid w:val="008F6914"/>
    <w:rsid w:val="008F6B0E"/>
    <w:rsid w:val="008F6D9C"/>
    <w:rsid w:val="008F7319"/>
    <w:rsid w:val="008F76B4"/>
    <w:rsid w:val="008F7C11"/>
    <w:rsid w:val="00900595"/>
    <w:rsid w:val="009005EC"/>
    <w:rsid w:val="00900943"/>
    <w:rsid w:val="0090101C"/>
    <w:rsid w:val="009011B4"/>
    <w:rsid w:val="009019B8"/>
    <w:rsid w:val="00902BBE"/>
    <w:rsid w:val="00902EDF"/>
    <w:rsid w:val="009035E6"/>
    <w:rsid w:val="009035FB"/>
    <w:rsid w:val="009039DC"/>
    <w:rsid w:val="009046A9"/>
    <w:rsid w:val="0090484D"/>
    <w:rsid w:val="009049B8"/>
    <w:rsid w:val="00904C5E"/>
    <w:rsid w:val="00905279"/>
    <w:rsid w:val="009052A4"/>
    <w:rsid w:val="0090564F"/>
    <w:rsid w:val="009057FF"/>
    <w:rsid w:val="00905F67"/>
    <w:rsid w:val="00906407"/>
    <w:rsid w:val="009066D2"/>
    <w:rsid w:val="0090745A"/>
    <w:rsid w:val="00910411"/>
    <w:rsid w:val="0091047B"/>
    <w:rsid w:val="0091118C"/>
    <w:rsid w:val="009112E9"/>
    <w:rsid w:val="0091143A"/>
    <w:rsid w:val="0091169F"/>
    <w:rsid w:val="00911ADA"/>
    <w:rsid w:val="00911C4B"/>
    <w:rsid w:val="00911CFB"/>
    <w:rsid w:val="00912189"/>
    <w:rsid w:val="00912A4A"/>
    <w:rsid w:val="00912A8F"/>
    <w:rsid w:val="0091301C"/>
    <w:rsid w:val="009132B6"/>
    <w:rsid w:val="009134CB"/>
    <w:rsid w:val="0091378C"/>
    <w:rsid w:val="00913A11"/>
    <w:rsid w:val="00913D64"/>
    <w:rsid w:val="00913E5C"/>
    <w:rsid w:val="00913F24"/>
    <w:rsid w:val="00914704"/>
    <w:rsid w:val="00914794"/>
    <w:rsid w:val="00914937"/>
    <w:rsid w:val="00914F2B"/>
    <w:rsid w:val="00915621"/>
    <w:rsid w:val="009162D4"/>
    <w:rsid w:val="00916595"/>
    <w:rsid w:val="00916749"/>
    <w:rsid w:val="009168C3"/>
    <w:rsid w:val="00917C41"/>
    <w:rsid w:val="009208FD"/>
    <w:rsid w:val="00920DF3"/>
    <w:rsid w:val="0092117C"/>
    <w:rsid w:val="00921E46"/>
    <w:rsid w:val="00921F47"/>
    <w:rsid w:val="0092226A"/>
    <w:rsid w:val="00922889"/>
    <w:rsid w:val="009229C8"/>
    <w:rsid w:val="00923A20"/>
    <w:rsid w:val="00923D3A"/>
    <w:rsid w:val="009246A2"/>
    <w:rsid w:val="00924A43"/>
    <w:rsid w:val="00924E9F"/>
    <w:rsid w:val="009252C9"/>
    <w:rsid w:val="009253F8"/>
    <w:rsid w:val="00925822"/>
    <w:rsid w:val="00925C87"/>
    <w:rsid w:val="00926686"/>
    <w:rsid w:val="009267F1"/>
    <w:rsid w:val="00926B77"/>
    <w:rsid w:val="00926BCC"/>
    <w:rsid w:val="00926D8A"/>
    <w:rsid w:val="00926F0D"/>
    <w:rsid w:val="00927095"/>
    <w:rsid w:val="00927DF6"/>
    <w:rsid w:val="00930211"/>
    <w:rsid w:val="0093046B"/>
    <w:rsid w:val="0093067C"/>
    <w:rsid w:val="00930B4C"/>
    <w:rsid w:val="009315B5"/>
    <w:rsid w:val="00931925"/>
    <w:rsid w:val="00931A02"/>
    <w:rsid w:val="00931B4D"/>
    <w:rsid w:val="009321FE"/>
    <w:rsid w:val="00932440"/>
    <w:rsid w:val="009326B1"/>
    <w:rsid w:val="00933473"/>
    <w:rsid w:val="009337DC"/>
    <w:rsid w:val="009352B5"/>
    <w:rsid w:val="00935390"/>
    <w:rsid w:val="00935575"/>
    <w:rsid w:val="00935CA3"/>
    <w:rsid w:val="00935EAB"/>
    <w:rsid w:val="00936987"/>
    <w:rsid w:val="00936C7A"/>
    <w:rsid w:val="00936ED2"/>
    <w:rsid w:val="00936FD6"/>
    <w:rsid w:val="00937059"/>
    <w:rsid w:val="00937172"/>
    <w:rsid w:val="00940B15"/>
    <w:rsid w:val="00940B25"/>
    <w:rsid w:val="00941200"/>
    <w:rsid w:val="009416E1"/>
    <w:rsid w:val="009419A1"/>
    <w:rsid w:val="00941CBA"/>
    <w:rsid w:val="00941D3E"/>
    <w:rsid w:val="0094207F"/>
    <w:rsid w:val="00942291"/>
    <w:rsid w:val="009423EC"/>
    <w:rsid w:val="0094261A"/>
    <w:rsid w:val="009426E4"/>
    <w:rsid w:val="0094270E"/>
    <w:rsid w:val="0094300C"/>
    <w:rsid w:val="00943057"/>
    <w:rsid w:val="009432D1"/>
    <w:rsid w:val="00944EBA"/>
    <w:rsid w:val="00945362"/>
    <w:rsid w:val="0094542B"/>
    <w:rsid w:val="00945523"/>
    <w:rsid w:val="00945943"/>
    <w:rsid w:val="00945EE3"/>
    <w:rsid w:val="009460F8"/>
    <w:rsid w:val="009462BF"/>
    <w:rsid w:val="00946C14"/>
    <w:rsid w:val="0094732C"/>
    <w:rsid w:val="00947A8F"/>
    <w:rsid w:val="00947C06"/>
    <w:rsid w:val="00947F3C"/>
    <w:rsid w:val="00947F6E"/>
    <w:rsid w:val="00947F71"/>
    <w:rsid w:val="0095049B"/>
    <w:rsid w:val="009524B3"/>
    <w:rsid w:val="00952C26"/>
    <w:rsid w:val="00953957"/>
    <w:rsid w:val="00953CBE"/>
    <w:rsid w:val="00953D0C"/>
    <w:rsid w:val="00953F4C"/>
    <w:rsid w:val="00954842"/>
    <w:rsid w:val="009549E6"/>
    <w:rsid w:val="00955008"/>
    <w:rsid w:val="00955AC6"/>
    <w:rsid w:val="00956426"/>
    <w:rsid w:val="00956569"/>
    <w:rsid w:val="0095669B"/>
    <w:rsid w:val="00956C0D"/>
    <w:rsid w:val="009571E7"/>
    <w:rsid w:val="0095744E"/>
    <w:rsid w:val="00957765"/>
    <w:rsid w:val="00957F38"/>
    <w:rsid w:val="00957FF5"/>
    <w:rsid w:val="009604C0"/>
    <w:rsid w:val="0096085C"/>
    <w:rsid w:val="00960BDD"/>
    <w:rsid w:val="00960C25"/>
    <w:rsid w:val="00960D3C"/>
    <w:rsid w:val="00961E21"/>
    <w:rsid w:val="0096217D"/>
    <w:rsid w:val="00963031"/>
    <w:rsid w:val="00963141"/>
    <w:rsid w:val="00963C63"/>
    <w:rsid w:val="00963D27"/>
    <w:rsid w:val="009645DC"/>
    <w:rsid w:val="00964E39"/>
    <w:rsid w:val="00965240"/>
    <w:rsid w:val="0096616B"/>
    <w:rsid w:val="00966440"/>
    <w:rsid w:val="0096655F"/>
    <w:rsid w:val="009665E2"/>
    <w:rsid w:val="009666FF"/>
    <w:rsid w:val="009674B1"/>
    <w:rsid w:val="009678CB"/>
    <w:rsid w:val="00967F20"/>
    <w:rsid w:val="009705EB"/>
    <w:rsid w:val="0097083E"/>
    <w:rsid w:val="009708B6"/>
    <w:rsid w:val="00971218"/>
    <w:rsid w:val="009714D9"/>
    <w:rsid w:val="00971A2F"/>
    <w:rsid w:val="00971EE2"/>
    <w:rsid w:val="00973581"/>
    <w:rsid w:val="00973681"/>
    <w:rsid w:val="009738E5"/>
    <w:rsid w:val="00973E53"/>
    <w:rsid w:val="00974947"/>
    <w:rsid w:val="00975782"/>
    <w:rsid w:val="00975ADE"/>
    <w:rsid w:val="009763F5"/>
    <w:rsid w:val="00976511"/>
    <w:rsid w:val="00976588"/>
    <w:rsid w:val="00976E33"/>
    <w:rsid w:val="0097783A"/>
    <w:rsid w:val="00977BD4"/>
    <w:rsid w:val="00977C69"/>
    <w:rsid w:val="00977DA2"/>
    <w:rsid w:val="0098067E"/>
    <w:rsid w:val="009806AA"/>
    <w:rsid w:val="00980808"/>
    <w:rsid w:val="009815FF"/>
    <w:rsid w:val="0098164D"/>
    <w:rsid w:val="00981A23"/>
    <w:rsid w:val="00981A75"/>
    <w:rsid w:val="009821CE"/>
    <w:rsid w:val="009825EB"/>
    <w:rsid w:val="00982D49"/>
    <w:rsid w:val="00982FC8"/>
    <w:rsid w:val="0098329D"/>
    <w:rsid w:val="00983D84"/>
    <w:rsid w:val="00983E21"/>
    <w:rsid w:val="00984288"/>
    <w:rsid w:val="00985557"/>
    <w:rsid w:val="00985698"/>
    <w:rsid w:val="0098682E"/>
    <w:rsid w:val="00986998"/>
    <w:rsid w:val="00986DF4"/>
    <w:rsid w:val="009870FD"/>
    <w:rsid w:val="00987330"/>
    <w:rsid w:val="0098759F"/>
    <w:rsid w:val="00987BF1"/>
    <w:rsid w:val="00990062"/>
    <w:rsid w:val="00990335"/>
    <w:rsid w:val="0099087A"/>
    <w:rsid w:val="00990967"/>
    <w:rsid w:val="00990FCF"/>
    <w:rsid w:val="00990FF2"/>
    <w:rsid w:val="00991745"/>
    <w:rsid w:val="00991F22"/>
    <w:rsid w:val="00992736"/>
    <w:rsid w:val="00992C1E"/>
    <w:rsid w:val="00992F97"/>
    <w:rsid w:val="00993F75"/>
    <w:rsid w:val="00994456"/>
    <w:rsid w:val="00994843"/>
    <w:rsid w:val="009957E1"/>
    <w:rsid w:val="00995A84"/>
    <w:rsid w:val="0099605F"/>
    <w:rsid w:val="0099628F"/>
    <w:rsid w:val="00997399"/>
    <w:rsid w:val="009978E7"/>
    <w:rsid w:val="00997CCA"/>
    <w:rsid w:val="00997CF7"/>
    <w:rsid w:val="00997D5C"/>
    <w:rsid w:val="00997EF2"/>
    <w:rsid w:val="009A0087"/>
    <w:rsid w:val="009A07A1"/>
    <w:rsid w:val="009A11C7"/>
    <w:rsid w:val="009A1308"/>
    <w:rsid w:val="009A16AD"/>
    <w:rsid w:val="009A1CBF"/>
    <w:rsid w:val="009A20FF"/>
    <w:rsid w:val="009A2BC9"/>
    <w:rsid w:val="009A3081"/>
    <w:rsid w:val="009A3659"/>
    <w:rsid w:val="009A3C32"/>
    <w:rsid w:val="009A3C7F"/>
    <w:rsid w:val="009A3DD8"/>
    <w:rsid w:val="009A5150"/>
    <w:rsid w:val="009A5180"/>
    <w:rsid w:val="009A51AE"/>
    <w:rsid w:val="009A5ABC"/>
    <w:rsid w:val="009A60B2"/>
    <w:rsid w:val="009A6478"/>
    <w:rsid w:val="009A64CE"/>
    <w:rsid w:val="009A6AA4"/>
    <w:rsid w:val="009A7255"/>
    <w:rsid w:val="009A7424"/>
    <w:rsid w:val="009B0B0E"/>
    <w:rsid w:val="009B0E2C"/>
    <w:rsid w:val="009B0FA7"/>
    <w:rsid w:val="009B19DD"/>
    <w:rsid w:val="009B1A3F"/>
    <w:rsid w:val="009B1D75"/>
    <w:rsid w:val="009B1FED"/>
    <w:rsid w:val="009B2D28"/>
    <w:rsid w:val="009B2F3B"/>
    <w:rsid w:val="009B3525"/>
    <w:rsid w:val="009B3A21"/>
    <w:rsid w:val="009B3AC0"/>
    <w:rsid w:val="009B4052"/>
    <w:rsid w:val="009B4A22"/>
    <w:rsid w:val="009B4C72"/>
    <w:rsid w:val="009B549D"/>
    <w:rsid w:val="009B5545"/>
    <w:rsid w:val="009B57CB"/>
    <w:rsid w:val="009B598C"/>
    <w:rsid w:val="009B5D47"/>
    <w:rsid w:val="009B5DFC"/>
    <w:rsid w:val="009B62B4"/>
    <w:rsid w:val="009B67D1"/>
    <w:rsid w:val="009B68EE"/>
    <w:rsid w:val="009B70AE"/>
    <w:rsid w:val="009B772E"/>
    <w:rsid w:val="009B7F5F"/>
    <w:rsid w:val="009C0023"/>
    <w:rsid w:val="009C01A1"/>
    <w:rsid w:val="009C0278"/>
    <w:rsid w:val="009C05B0"/>
    <w:rsid w:val="009C062A"/>
    <w:rsid w:val="009C0852"/>
    <w:rsid w:val="009C0DC9"/>
    <w:rsid w:val="009C0FE7"/>
    <w:rsid w:val="009C1324"/>
    <w:rsid w:val="009C1A0E"/>
    <w:rsid w:val="009C289A"/>
    <w:rsid w:val="009C2DC2"/>
    <w:rsid w:val="009C322B"/>
    <w:rsid w:val="009C34F2"/>
    <w:rsid w:val="009C3AFC"/>
    <w:rsid w:val="009C3E15"/>
    <w:rsid w:val="009C40E5"/>
    <w:rsid w:val="009C4292"/>
    <w:rsid w:val="009C445B"/>
    <w:rsid w:val="009C4466"/>
    <w:rsid w:val="009C44D3"/>
    <w:rsid w:val="009C45E0"/>
    <w:rsid w:val="009C4CE8"/>
    <w:rsid w:val="009C4E18"/>
    <w:rsid w:val="009C52F1"/>
    <w:rsid w:val="009C55A3"/>
    <w:rsid w:val="009C5959"/>
    <w:rsid w:val="009C653A"/>
    <w:rsid w:val="009C7200"/>
    <w:rsid w:val="009D05A8"/>
    <w:rsid w:val="009D1199"/>
    <w:rsid w:val="009D186D"/>
    <w:rsid w:val="009D20A9"/>
    <w:rsid w:val="009D2546"/>
    <w:rsid w:val="009D2A73"/>
    <w:rsid w:val="009D2B70"/>
    <w:rsid w:val="009D2C77"/>
    <w:rsid w:val="009D2EF3"/>
    <w:rsid w:val="009D2F7D"/>
    <w:rsid w:val="009D3D3F"/>
    <w:rsid w:val="009D422D"/>
    <w:rsid w:val="009D4713"/>
    <w:rsid w:val="009D4E87"/>
    <w:rsid w:val="009D532A"/>
    <w:rsid w:val="009D57E4"/>
    <w:rsid w:val="009D58C1"/>
    <w:rsid w:val="009D6296"/>
    <w:rsid w:val="009D6320"/>
    <w:rsid w:val="009D7DB8"/>
    <w:rsid w:val="009E0381"/>
    <w:rsid w:val="009E075C"/>
    <w:rsid w:val="009E08D1"/>
    <w:rsid w:val="009E0CD2"/>
    <w:rsid w:val="009E134B"/>
    <w:rsid w:val="009E17FC"/>
    <w:rsid w:val="009E1A1B"/>
    <w:rsid w:val="009E1EE2"/>
    <w:rsid w:val="009E2474"/>
    <w:rsid w:val="009E2C07"/>
    <w:rsid w:val="009E3059"/>
    <w:rsid w:val="009E33F2"/>
    <w:rsid w:val="009E38C9"/>
    <w:rsid w:val="009E38E9"/>
    <w:rsid w:val="009E3972"/>
    <w:rsid w:val="009E3DA8"/>
    <w:rsid w:val="009E41E9"/>
    <w:rsid w:val="009E43CD"/>
    <w:rsid w:val="009E452C"/>
    <w:rsid w:val="009E4D69"/>
    <w:rsid w:val="009E4F60"/>
    <w:rsid w:val="009E595D"/>
    <w:rsid w:val="009E5A91"/>
    <w:rsid w:val="009E5F87"/>
    <w:rsid w:val="009E62A7"/>
    <w:rsid w:val="009E64D0"/>
    <w:rsid w:val="009E651A"/>
    <w:rsid w:val="009E6A97"/>
    <w:rsid w:val="009E6BE6"/>
    <w:rsid w:val="009E77D4"/>
    <w:rsid w:val="009E7C6B"/>
    <w:rsid w:val="009F0C41"/>
    <w:rsid w:val="009F2546"/>
    <w:rsid w:val="009F29A8"/>
    <w:rsid w:val="009F2A0F"/>
    <w:rsid w:val="009F2BB9"/>
    <w:rsid w:val="009F330D"/>
    <w:rsid w:val="009F330F"/>
    <w:rsid w:val="009F33D1"/>
    <w:rsid w:val="009F350E"/>
    <w:rsid w:val="009F36B3"/>
    <w:rsid w:val="009F37AA"/>
    <w:rsid w:val="009F3A38"/>
    <w:rsid w:val="009F3AE2"/>
    <w:rsid w:val="009F3BD8"/>
    <w:rsid w:val="009F46ED"/>
    <w:rsid w:val="009F4BA3"/>
    <w:rsid w:val="009F5381"/>
    <w:rsid w:val="009F588D"/>
    <w:rsid w:val="009F58EE"/>
    <w:rsid w:val="009F5A36"/>
    <w:rsid w:val="009F5B00"/>
    <w:rsid w:val="009F5C59"/>
    <w:rsid w:val="009F5CCC"/>
    <w:rsid w:val="009F5EE0"/>
    <w:rsid w:val="009F62DE"/>
    <w:rsid w:val="009F65C1"/>
    <w:rsid w:val="009F708E"/>
    <w:rsid w:val="009F7100"/>
    <w:rsid w:val="009F783D"/>
    <w:rsid w:val="009F7981"/>
    <w:rsid w:val="009F7AD7"/>
    <w:rsid w:val="009F7E0A"/>
    <w:rsid w:val="00A0036A"/>
    <w:rsid w:val="00A00BE1"/>
    <w:rsid w:val="00A00D04"/>
    <w:rsid w:val="00A00E8D"/>
    <w:rsid w:val="00A00FE7"/>
    <w:rsid w:val="00A014E6"/>
    <w:rsid w:val="00A0165A"/>
    <w:rsid w:val="00A018EF"/>
    <w:rsid w:val="00A01A45"/>
    <w:rsid w:val="00A01F04"/>
    <w:rsid w:val="00A01F94"/>
    <w:rsid w:val="00A02946"/>
    <w:rsid w:val="00A02BC0"/>
    <w:rsid w:val="00A02BC5"/>
    <w:rsid w:val="00A02D83"/>
    <w:rsid w:val="00A02F6F"/>
    <w:rsid w:val="00A02F96"/>
    <w:rsid w:val="00A0307E"/>
    <w:rsid w:val="00A03122"/>
    <w:rsid w:val="00A03A61"/>
    <w:rsid w:val="00A03DEF"/>
    <w:rsid w:val="00A03F14"/>
    <w:rsid w:val="00A04847"/>
    <w:rsid w:val="00A049CA"/>
    <w:rsid w:val="00A050E5"/>
    <w:rsid w:val="00A0543A"/>
    <w:rsid w:val="00A054B9"/>
    <w:rsid w:val="00A05624"/>
    <w:rsid w:val="00A057D7"/>
    <w:rsid w:val="00A05878"/>
    <w:rsid w:val="00A076BD"/>
    <w:rsid w:val="00A07ABC"/>
    <w:rsid w:val="00A07B17"/>
    <w:rsid w:val="00A103FD"/>
    <w:rsid w:val="00A105B4"/>
    <w:rsid w:val="00A111CB"/>
    <w:rsid w:val="00A1132E"/>
    <w:rsid w:val="00A11681"/>
    <w:rsid w:val="00A11ED1"/>
    <w:rsid w:val="00A125AD"/>
    <w:rsid w:val="00A12931"/>
    <w:rsid w:val="00A12C83"/>
    <w:rsid w:val="00A12EAE"/>
    <w:rsid w:val="00A12EE4"/>
    <w:rsid w:val="00A13037"/>
    <w:rsid w:val="00A13FA5"/>
    <w:rsid w:val="00A148AA"/>
    <w:rsid w:val="00A1596C"/>
    <w:rsid w:val="00A15F47"/>
    <w:rsid w:val="00A16AA1"/>
    <w:rsid w:val="00A16CB7"/>
    <w:rsid w:val="00A16EF6"/>
    <w:rsid w:val="00A17916"/>
    <w:rsid w:val="00A179AB"/>
    <w:rsid w:val="00A17B45"/>
    <w:rsid w:val="00A17F6E"/>
    <w:rsid w:val="00A2034F"/>
    <w:rsid w:val="00A2051B"/>
    <w:rsid w:val="00A207BC"/>
    <w:rsid w:val="00A209A8"/>
    <w:rsid w:val="00A20E1A"/>
    <w:rsid w:val="00A2100E"/>
    <w:rsid w:val="00A213FD"/>
    <w:rsid w:val="00A22A90"/>
    <w:rsid w:val="00A22CAF"/>
    <w:rsid w:val="00A24410"/>
    <w:rsid w:val="00A24609"/>
    <w:rsid w:val="00A24C9F"/>
    <w:rsid w:val="00A24D68"/>
    <w:rsid w:val="00A24FC2"/>
    <w:rsid w:val="00A259B3"/>
    <w:rsid w:val="00A25BA4"/>
    <w:rsid w:val="00A25CFD"/>
    <w:rsid w:val="00A261F7"/>
    <w:rsid w:val="00A26C23"/>
    <w:rsid w:val="00A27EFF"/>
    <w:rsid w:val="00A303EC"/>
    <w:rsid w:val="00A31383"/>
    <w:rsid w:val="00A31399"/>
    <w:rsid w:val="00A316F0"/>
    <w:rsid w:val="00A319DC"/>
    <w:rsid w:val="00A32441"/>
    <w:rsid w:val="00A324C5"/>
    <w:rsid w:val="00A32649"/>
    <w:rsid w:val="00A33223"/>
    <w:rsid w:val="00A33326"/>
    <w:rsid w:val="00A33686"/>
    <w:rsid w:val="00A338A7"/>
    <w:rsid w:val="00A34658"/>
    <w:rsid w:val="00A34698"/>
    <w:rsid w:val="00A34987"/>
    <w:rsid w:val="00A34E46"/>
    <w:rsid w:val="00A35395"/>
    <w:rsid w:val="00A36333"/>
    <w:rsid w:val="00A36406"/>
    <w:rsid w:val="00A367A8"/>
    <w:rsid w:val="00A3683A"/>
    <w:rsid w:val="00A36F22"/>
    <w:rsid w:val="00A3735C"/>
    <w:rsid w:val="00A37786"/>
    <w:rsid w:val="00A37A2B"/>
    <w:rsid w:val="00A40444"/>
    <w:rsid w:val="00A40A76"/>
    <w:rsid w:val="00A4134B"/>
    <w:rsid w:val="00A41668"/>
    <w:rsid w:val="00A42049"/>
    <w:rsid w:val="00A43839"/>
    <w:rsid w:val="00A43DC8"/>
    <w:rsid w:val="00A44315"/>
    <w:rsid w:val="00A44796"/>
    <w:rsid w:val="00A44B94"/>
    <w:rsid w:val="00A451FB"/>
    <w:rsid w:val="00A4572B"/>
    <w:rsid w:val="00A45ACA"/>
    <w:rsid w:val="00A45BE8"/>
    <w:rsid w:val="00A45D11"/>
    <w:rsid w:val="00A45E2A"/>
    <w:rsid w:val="00A46042"/>
    <w:rsid w:val="00A467E2"/>
    <w:rsid w:val="00A46859"/>
    <w:rsid w:val="00A46CAE"/>
    <w:rsid w:val="00A476BC"/>
    <w:rsid w:val="00A479F3"/>
    <w:rsid w:val="00A50582"/>
    <w:rsid w:val="00A50FF5"/>
    <w:rsid w:val="00A51686"/>
    <w:rsid w:val="00A51CAC"/>
    <w:rsid w:val="00A51EC0"/>
    <w:rsid w:val="00A5207C"/>
    <w:rsid w:val="00A52246"/>
    <w:rsid w:val="00A5279E"/>
    <w:rsid w:val="00A5295A"/>
    <w:rsid w:val="00A53804"/>
    <w:rsid w:val="00A53A76"/>
    <w:rsid w:val="00A53A90"/>
    <w:rsid w:val="00A53ABB"/>
    <w:rsid w:val="00A542AA"/>
    <w:rsid w:val="00A54567"/>
    <w:rsid w:val="00A5517B"/>
    <w:rsid w:val="00A566CF"/>
    <w:rsid w:val="00A56779"/>
    <w:rsid w:val="00A57420"/>
    <w:rsid w:val="00A574D1"/>
    <w:rsid w:val="00A5769C"/>
    <w:rsid w:val="00A61210"/>
    <w:rsid w:val="00A612CF"/>
    <w:rsid w:val="00A62333"/>
    <w:rsid w:val="00A63830"/>
    <w:rsid w:val="00A638C0"/>
    <w:rsid w:val="00A65B0A"/>
    <w:rsid w:val="00A65BBE"/>
    <w:rsid w:val="00A66A04"/>
    <w:rsid w:val="00A66DCD"/>
    <w:rsid w:val="00A67030"/>
    <w:rsid w:val="00A67690"/>
    <w:rsid w:val="00A70AD1"/>
    <w:rsid w:val="00A70B59"/>
    <w:rsid w:val="00A70BB7"/>
    <w:rsid w:val="00A71949"/>
    <w:rsid w:val="00A71D78"/>
    <w:rsid w:val="00A7204C"/>
    <w:rsid w:val="00A72755"/>
    <w:rsid w:val="00A73B43"/>
    <w:rsid w:val="00A73D45"/>
    <w:rsid w:val="00A740C4"/>
    <w:rsid w:val="00A74C1F"/>
    <w:rsid w:val="00A75496"/>
    <w:rsid w:val="00A75573"/>
    <w:rsid w:val="00A75CD9"/>
    <w:rsid w:val="00A75D66"/>
    <w:rsid w:val="00A75F24"/>
    <w:rsid w:val="00A7605E"/>
    <w:rsid w:val="00A76367"/>
    <w:rsid w:val="00A764A9"/>
    <w:rsid w:val="00A76703"/>
    <w:rsid w:val="00A769E6"/>
    <w:rsid w:val="00A777B9"/>
    <w:rsid w:val="00A80DCB"/>
    <w:rsid w:val="00A810E5"/>
    <w:rsid w:val="00A817F0"/>
    <w:rsid w:val="00A82C30"/>
    <w:rsid w:val="00A82D0A"/>
    <w:rsid w:val="00A839C1"/>
    <w:rsid w:val="00A83E3D"/>
    <w:rsid w:val="00A84000"/>
    <w:rsid w:val="00A8461A"/>
    <w:rsid w:val="00A84F9A"/>
    <w:rsid w:val="00A8550F"/>
    <w:rsid w:val="00A8699A"/>
    <w:rsid w:val="00A86BB7"/>
    <w:rsid w:val="00A86D3F"/>
    <w:rsid w:val="00A87020"/>
    <w:rsid w:val="00A87C2A"/>
    <w:rsid w:val="00A90E71"/>
    <w:rsid w:val="00A9126B"/>
    <w:rsid w:val="00A91A33"/>
    <w:rsid w:val="00A91DFC"/>
    <w:rsid w:val="00A91F32"/>
    <w:rsid w:val="00A9226D"/>
    <w:rsid w:val="00A925AA"/>
    <w:rsid w:val="00A92714"/>
    <w:rsid w:val="00A92960"/>
    <w:rsid w:val="00A929EF"/>
    <w:rsid w:val="00A92E90"/>
    <w:rsid w:val="00A934DA"/>
    <w:rsid w:val="00A93E79"/>
    <w:rsid w:val="00A94697"/>
    <w:rsid w:val="00A94DC6"/>
    <w:rsid w:val="00A9583D"/>
    <w:rsid w:val="00A96744"/>
    <w:rsid w:val="00A9686F"/>
    <w:rsid w:val="00A96D8C"/>
    <w:rsid w:val="00A97415"/>
    <w:rsid w:val="00A97DB8"/>
    <w:rsid w:val="00AA010F"/>
    <w:rsid w:val="00AA058E"/>
    <w:rsid w:val="00AA0627"/>
    <w:rsid w:val="00AA08EB"/>
    <w:rsid w:val="00AA2184"/>
    <w:rsid w:val="00AA24A7"/>
    <w:rsid w:val="00AA2ADA"/>
    <w:rsid w:val="00AA2B19"/>
    <w:rsid w:val="00AA2DF3"/>
    <w:rsid w:val="00AA35FF"/>
    <w:rsid w:val="00AA3682"/>
    <w:rsid w:val="00AA39F7"/>
    <w:rsid w:val="00AA3CC6"/>
    <w:rsid w:val="00AA415D"/>
    <w:rsid w:val="00AA539E"/>
    <w:rsid w:val="00AA53CA"/>
    <w:rsid w:val="00AA581F"/>
    <w:rsid w:val="00AA60C6"/>
    <w:rsid w:val="00AA67FA"/>
    <w:rsid w:val="00AA6F0F"/>
    <w:rsid w:val="00AA7222"/>
    <w:rsid w:val="00AA7A69"/>
    <w:rsid w:val="00AB0260"/>
    <w:rsid w:val="00AB1BE1"/>
    <w:rsid w:val="00AB1C86"/>
    <w:rsid w:val="00AB25B0"/>
    <w:rsid w:val="00AB2718"/>
    <w:rsid w:val="00AB27E2"/>
    <w:rsid w:val="00AB4282"/>
    <w:rsid w:val="00AB462C"/>
    <w:rsid w:val="00AB4805"/>
    <w:rsid w:val="00AB4816"/>
    <w:rsid w:val="00AB4A94"/>
    <w:rsid w:val="00AB4B6B"/>
    <w:rsid w:val="00AB4CDC"/>
    <w:rsid w:val="00AB5348"/>
    <w:rsid w:val="00AB562C"/>
    <w:rsid w:val="00AB5A76"/>
    <w:rsid w:val="00AB6003"/>
    <w:rsid w:val="00AB694D"/>
    <w:rsid w:val="00AB6985"/>
    <w:rsid w:val="00AB6FB8"/>
    <w:rsid w:val="00AB7010"/>
    <w:rsid w:val="00AB743B"/>
    <w:rsid w:val="00AC0030"/>
    <w:rsid w:val="00AC040F"/>
    <w:rsid w:val="00AC1655"/>
    <w:rsid w:val="00AC1BF7"/>
    <w:rsid w:val="00AC22D1"/>
    <w:rsid w:val="00AC25E5"/>
    <w:rsid w:val="00AC266F"/>
    <w:rsid w:val="00AC2672"/>
    <w:rsid w:val="00AC2B4B"/>
    <w:rsid w:val="00AC2D3A"/>
    <w:rsid w:val="00AC3990"/>
    <w:rsid w:val="00AC3B08"/>
    <w:rsid w:val="00AC3E6B"/>
    <w:rsid w:val="00AC444C"/>
    <w:rsid w:val="00AC465F"/>
    <w:rsid w:val="00AC4C4E"/>
    <w:rsid w:val="00AC5045"/>
    <w:rsid w:val="00AC5B22"/>
    <w:rsid w:val="00AC5EA5"/>
    <w:rsid w:val="00AC5FA8"/>
    <w:rsid w:val="00AC673A"/>
    <w:rsid w:val="00AC6934"/>
    <w:rsid w:val="00AC6B46"/>
    <w:rsid w:val="00AC6BAC"/>
    <w:rsid w:val="00AC6BCB"/>
    <w:rsid w:val="00AC6E10"/>
    <w:rsid w:val="00AC7315"/>
    <w:rsid w:val="00AC7388"/>
    <w:rsid w:val="00AC77DD"/>
    <w:rsid w:val="00AC786D"/>
    <w:rsid w:val="00AC7F03"/>
    <w:rsid w:val="00AD0736"/>
    <w:rsid w:val="00AD0B0A"/>
    <w:rsid w:val="00AD0E80"/>
    <w:rsid w:val="00AD1EE9"/>
    <w:rsid w:val="00AD226D"/>
    <w:rsid w:val="00AD2406"/>
    <w:rsid w:val="00AD24C0"/>
    <w:rsid w:val="00AD265D"/>
    <w:rsid w:val="00AD2DBD"/>
    <w:rsid w:val="00AD30EF"/>
    <w:rsid w:val="00AD31B1"/>
    <w:rsid w:val="00AD32C8"/>
    <w:rsid w:val="00AD33C2"/>
    <w:rsid w:val="00AD37D8"/>
    <w:rsid w:val="00AD3909"/>
    <w:rsid w:val="00AD3FAD"/>
    <w:rsid w:val="00AD4560"/>
    <w:rsid w:val="00AD4798"/>
    <w:rsid w:val="00AD5D54"/>
    <w:rsid w:val="00AD5F11"/>
    <w:rsid w:val="00AD6690"/>
    <w:rsid w:val="00AD67E8"/>
    <w:rsid w:val="00AD6B75"/>
    <w:rsid w:val="00AD6BA0"/>
    <w:rsid w:val="00AD6FA1"/>
    <w:rsid w:val="00AD75C7"/>
    <w:rsid w:val="00AD778D"/>
    <w:rsid w:val="00AE0DA0"/>
    <w:rsid w:val="00AE0E04"/>
    <w:rsid w:val="00AE2387"/>
    <w:rsid w:val="00AE2444"/>
    <w:rsid w:val="00AE2593"/>
    <w:rsid w:val="00AE2765"/>
    <w:rsid w:val="00AE276A"/>
    <w:rsid w:val="00AE323F"/>
    <w:rsid w:val="00AE34A1"/>
    <w:rsid w:val="00AE3FBE"/>
    <w:rsid w:val="00AE3FE3"/>
    <w:rsid w:val="00AE45F2"/>
    <w:rsid w:val="00AE4680"/>
    <w:rsid w:val="00AE4D7E"/>
    <w:rsid w:val="00AE4E56"/>
    <w:rsid w:val="00AE553F"/>
    <w:rsid w:val="00AE5917"/>
    <w:rsid w:val="00AE5DB5"/>
    <w:rsid w:val="00AE61F3"/>
    <w:rsid w:val="00AE6819"/>
    <w:rsid w:val="00AE701B"/>
    <w:rsid w:val="00AE78EB"/>
    <w:rsid w:val="00AF0263"/>
    <w:rsid w:val="00AF0650"/>
    <w:rsid w:val="00AF0CCC"/>
    <w:rsid w:val="00AF102F"/>
    <w:rsid w:val="00AF14FA"/>
    <w:rsid w:val="00AF21FE"/>
    <w:rsid w:val="00AF245B"/>
    <w:rsid w:val="00AF29F5"/>
    <w:rsid w:val="00AF2A7C"/>
    <w:rsid w:val="00AF2D9A"/>
    <w:rsid w:val="00AF2F81"/>
    <w:rsid w:val="00AF31A2"/>
    <w:rsid w:val="00AF34B2"/>
    <w:rsid w:val="00AF3765"/>
    <w:rsid w:val="00AF3AEA"/>
    <w:rsid w:val="00AF3F1C"/>
    <w:rsid w:val="00AF4233"/>
    <w:rsid w:val="00AF42D0"/>
    <w:rsid w:val="00AF45A2"/>
    <w:rsid w:val="00AF47C4"/>
    <w:rsid w:val="00AF5082"/>
    <w:rsid w:val="00AF50AF"/>
    <w:rsid w:val="00AF5372"/>
    <w:rsid w:val="00AF58F6"/>
    <w:rsid w:val="00AF64EB"/>
    <w:rsid w:val="00AF6758"/>
    <w:rsid w:val="00AF6842"/>
    <w:rsid w:val="00AF71F2"/>
    <w:rsid w:val="00AF780A"/>
    <w:rsid w:val="00AF7A7C"/>
    <w:rsid w:val="00AF7EAF"/>
    <w:rsid w:val="00B001BC"/>
    <w:rsid w:val="00B01FF8"/>
    <w:rsid w:val="00B02128"/>
    <w:rsid w:val="00B02254"/>
    <w:rsid w:val="00B02919"/>
    <w:rsid w:val="00B0292D"/>
    <w:rsid w:val="00B030F1"/>
    <w:rsid w:val="00B031F5"/>
    <w:rsid w:val="00B04173"/>
    <w:rsid w:val="00B0494C"/>
    <w:rsid w:val="00B04DCD"/>
    <w:rsid w:val="00B05993"/>
    <w:rsid w:val="00B05C9B"/>
    <w:rsid w:val="00B06214"/>
    <w:rsid w:val="00B0724D"/>
    <w:rsid w:val="00B1021E"/>
    <w:rsid w:val="00B103E5"/>
    <w:rsid w:val="00B1079B"/>
    <w:rsid w:val="00B10835"/>
    <w:rsid w:val="00B1084B"/>
    <w:rsid w:val="00B10B13"/>
    <w:rsid w:val="00B11253"/>
    <w:rsid w:val="00B115F3"/>
    <w:rsid w:val="00B11607"/>
    <w:rsid w:val="00B1301D"/>
    <w:rsid w:val="00B1355B"/>
    <w:rsid w:val="00B139A7"/>
    <w:rsid w:val="00B13A31"/>
    <w:rsid w:val="00B13ACA"/>
    <w:rsid w:val="00B14C4D"/>
    <w:rsid w:val="00B14CF7"/>
    <w:rsid w:val="00B14D70"/>
    <w:rsid w:val="00B14E2B"/>
    <w:rsid w:val="00B15492"/>
    <w:rsid w:val="00B156F1"/>
    <w:rsid w:val="00B15A20"/>
    <w:rsid w:val="00B15E08"/>
    <w:rsid w:val="00B16282"/>
    <w:rsid w:val="00B162CC"/>
    <w:rsid w:val="00B16A2B"/>
    <w:rsid w:val="00B1724A"/>
    <w:rsid w:val="00B17A0A"/>
    <w:rsid w:val="00B204AD"/>
    <w:rsid w:val="00B211F2"/>
    <w:rsid w:val="00B215F7"/>
    <w:rsid w:val="00B21D74"/>
    <w:rsid w:val="00B2223E"/>
    <w:rsid w:val="00B223B1"/>
    <w:rsid w:val="00B2280D"/>
    <w:rsid w:val="00B238FF"/>
    <w:rsid w:val="00B23DBE"/>
    <w:rsid w:val="00B24309"/>
    <w:rsid w:val="00B2464A"/>
    <w:rsid w:val="00B24734"/>
    <w:rsid w:val="00B248E8"/>
    <w:rsid w:val="00B24CAD"/>
    <w:rsid w:val="00B24DC6"/>
    <w:rsid w:val="00B25B30"/>
    <w:rsid w:val="00B267DF"/>
    <w:rsid w:val="00B26BF8"/>
    <w:rsid w:val="00B26D77"/>
    <w:rsid w:val="00B270C2"/>
    <w:rsid w:val="00B2718A"/>
    <w:rsid w:val="00B271BA"/>
    <w:rsid w:val="00B27B3D"/>
    <w:rsid w:val="00B309BC"/>
    <w:rsid w:val="00B31379"/>
    <w:rsid w:val="00B31403"/>
    <w:rsid w:val="00B31513"/>
    <w:rsid w:val="00B31587"/>
    <w:rsid w:val="00B3165F"/>
    <w:rsid w:val="00B31C03"/>
    <w:rsid w:val="00B321CC"/>
    <w:rsid w:val="00B32AB7"/>
    <w:rsid w:val="00B330CD"/>
    <w:rsid w:val="00B33336"/>
    <w:rsid w:val="00B337A7"/>
    <w:rsid w:val="00B33C80"/>
    <w:rsid w:val="00B33FFB"/>
    <w:rsid w:val="00B34115"/>
    <w:rsid w:val="00B3416E"/>
    <w:rsid w:val="00B34271"/>
    <w:rsid w:val="00B34717"/>
    <w:rsid w:val="00B34B2C"/>
    <w:rsid w:val="00B34C99"/>
    <w:rsid w:val="00B35B2B"/>
    <w:rsid w:val="00B35C91"/>
    <w:rsid w:val="00B35FDB"/>
    <w:rsid w:val="00B373A8"/>
    <w:rsid w:val="00B37C62"/>
    <w:rsid w:val="00B37DC7"/>
    <w:rsid w:val="00B37FC8"/>
    <w:rsid w:val="00B40948"/>
    <w:rsid w:val="00B40A3B"/>
    <w:rsid w:val="00B4136A"/>
    <w:rsid w:val="00B4162D"/>
    <w:rsid w:val="00B42180"/>
    <w:rsid w:val="00B42485"/>
    <w:rsid w:val="00B427FA"/>
    <w:rsid w:val="00B4398F"/>
    <w:rsid w:val="00B43A98"/>
    <w:rsid w:val="00B44168"/>
    <w:rsid w:val="00B459B8"/>
    <w:rsid w:val="00B45C59"/>
    <w:rsid w:val="00B4609C"/>
    <w:rsid w:val="00B4627D"/>
    <w:rsid w:val="00B46630"/>
    <w:rsid w:val="00B46857"/>
    <w:rsid w:val="00B468FE"/>
    <w:rsid w:val="00B46BCE"/>
    <w:rsid w:val="00B47457"/>
    <w:rsid w:val="00B4779D"/>
    <w:rsid w:val="00B47C25"/>
    <w:rsid w:val="00B47E01"/>
    <w:rsid w:val="00B47E22"/>
    <w:rsid w:val="00B47F77"/>
    <w:rsid w:val="00B501AA"/>
    <w:rsid w:val="00B50474"/>
    <w:rsid w:val="00B5120A"/>
    <w:rsid w:val="00B519EA"/>
    <w:rsid w:val="00B51A4F"/>
    <w:rsid w:val="00B521AC"/>
    <w:rsid w:val="00B5225E"/>
    <w:rsid w:val="00B52428"/>
    <w:rsid w:val="00B52C67"/>
    <w:rsid w:val="00B52EB9"/>
    <w:rsid w:val="00B52F19"/>
    <w:rsid w:val="00B52FA5"/>
    <w:rsid w:val="00B536C2"/>
    <w:rsid w:val="00B53B59"/>
    <w:rsid w:val="00B53E9B"/>
    <w:rsid w:val="00B53EB6"/>
    <w:rsid w:val="00B54984"/>
    <w:rsid w:val="00B54B21"/>
    <w:rsid w:val="00B55127"/>
    <w:rsid w:val="00B55336"/>
    <w:rsid w:val="00B55A16"/>
    <w:rsid w:val="00B55AE2"/>
    <w:rsid w:val="00B55BBF"/>
    <w:rsid w:val="00B55D2E"/>
    <w:rsid w:val="00B55E6C"/>
    <w:rsid w:val="00B5605A"/>
    <w:rsid w:val="00B5623A"/>
    <w:rsid w:val="00B5638C"/>
    <w:rsid w:val="00B56A95"/>
    <w:rsid w:val="00B56AF9"/>
    <w:rsid w:val="00B56CD6"/>
    <w:rsid w:val="00B56EEF"/>
    <w:rsid w:val="00B56FFB"/>
    <w:rsid w:val="00B5746D"/>
    <w:rsid w:val="00B57471"/>
    <w:rsid w:val="00B57699"/>
    <w:rsid w:val="00B577B5"/>
    <w:rsid w:val="00B57C51"/>
    <w:rsid w:val="00B57DAC"/>
    <w:rsid w:val="00B60455"/>
    <w:rsid w:val="00B614E4"/>
    <w:rsid w:val="00B6161F"/>
    <w:rsid w:val="00B620A5"/>
    <w:rsid w:val="00B62269"/>
    <w:rsid w:val="00B62441"/>
    <w:rsid w:val="00B6279D"/>
    <w:rsid w:val="00B62D0E"/>
    <w:rsid w:val="00B632FE"/>
    <w:rsid w:val="00B645A0"/>
    <w:rsid w:val="00B648F3"/>
    <w:rsid w:val="00B64E38"/>
    <w:rsid w:val="00B650FA"/>
    <w:rsid w:val="00B65919"/>
    <w:rsid w:val="00B65D5A"/>
    <w:rsid w:val="00B66222"/>
    <w:rsid w:val="00B6623A"/>
    <w:rsid w:val="00B6645C"/>
    <w:rsid w:val="00B66718"/>
    <w:rsid w:val="00B66BF8"/>
    <w:rsid w:val="00B67B0D"/>
    <w:rsid w:val="00B67FD8"/>
    <w:rsid w:val="00B7024A"/>
    <w:rsid w:val="00B70318"/>
    <w:rsid w:val="00B703A6"/>
    <w:rsid w:val="00B704B9"/>
    <w:rsid w:val="00B70556"/>
    <w:rsid w:val="00B70EC7"/>
    <w:rsid w:val="00B7107F"/>
    <w:rsid w:val="00B717E3"/>
    <w:rsid w:val="00B7180D"/>
    <w:rsid w:val="00B721CA"/>
    <w:rsid w:val="00B7276C"/>
    <w:rsid w:val="00B72C99"/>
    <w:rsid w:val="00B7344D"/>
    <w:rsid w:val="00B73A7B"/>
    <w:rsid w:val="00B73DCE"/>
    <w:rsid w:val="00B745BF"/>
    <w:rsid w:val="00B76A35"/>
    <w:rsid w:val="00B76CE3"/>
    <w:rsid w:val="00B772FD"/>
    <w:rsid w:val="00B812E4"/>
    <w:rsid w:val="00B81DAB"/>
    <w:rsid w:val="00B8220B"/>
    <w:rsid w:val="00B822A2"/>
    <w:rsid w:val="00B827F2"/>
    <w:rsid w:val="00B82855"/>
    <w:rsid w:val="00B83604"/>
    <w:rsid w:val="00B839AD"/>
    <w:rsid w:val="00B843D8"/>
    <w:rsid w:val="00B84669"/>
    <w:rsid w:val="00B852C3"/>
    <w:rsid w:val="00B85EAF"/>
    <w:rsid w:val="00B866F6"/>
    <w:rsid w:val="00B868E4"/>
    <w:rsid w:val="00B869F6"/>
    <w:rsid w:val="00B87246"/>
    <w:rsid w:val="00B8737C"/>
    <w:rsid w:val="00B8738A"/>
    <w:rsid w:val="00B910B5"/>
    <w:rsid w:val="00B91EA4"/>
    <w:rsid w:val="00B924CF"/>
    <w:rsid w:val="00B9265F"/>
    <w:rsid w:val="00B92EBF"/>
    <w:rsid w:val="00B937AD"/>
    <w:rsid w:val="00B9405E"/>
    <w:rsid w:val="00B947CB"/>
    <w:rsid w:val="00B9530F"/>
    <w:rsid w:val="00B95C09"/>
    <w:rsid w:val="00B95FD8"/>
    <w:rsid w:val="00B96466"/>
    <w:rsid w:val="00B964F9"/>
    <w:rsid w:val="00B96DDE"/>
    <w:rsid w:val="00B97096"/>
    <w:rsid w:val="00B9784C"/>
    <w:rsid w:val="00B97AE6"/>
    <w:rsid w:val="00BA0762"/>
    <w:rsid w:val="00BA13AF"/>
    <w:rsid w:val="00BA1517"/>
    <w:rsid w:val="00BA2C86"/>
    <w:rsid w:val="00BA2E35"/>
    <w:rsid w:val="00BA310E"/>
    <w:rsid w:val="00BA32D4"/>
    <w:rsid w:val="00BA3524"/>
    <w:rsid w:val="00BA363E"/>
    <w:rsid w:val="00BA384B"/>
    <w:rsid w:val="00BA4981"/>
    <w:rsid w:val="00BA5284"/>
    <w:rsid w:val="00BA53CB"/>
    <w:rsid w:val="00BA55D6"/>
    <w:rsid w:val="00BA5BDE"/>
    <w:rsid w:val="00BA5C6D"/>
    <w:rsid w:val="00BA6365"/>
    <w:rsid w:val="00BA64C9"/>
    <w:rsid w:val="00BA6A5E"/>
    <w:rsid w:val="00BA7667"/>
    <w:rsid w:val="00BA7BAE"/>
    <w:rsid w:val="00BB009C"/>
    <w:rsid w:val="00BB0E35"/>
    <w:rsid w:val="00BB1203"/>
    <w:rsid w:val="00BB268A"/>
    <w:rsid w:val="00BB2755"/>
    <w:rsid w:val="00BB2952"/>
    <w:rsid w:val="00BB3C5B"/>
    <w:rsid w:val="00BB3C79"/>
    <w:rsid w:val="00BB3E79"/>
    <w:rsid w:val="00BB3ECC"/>
    <w:rsid w:val="00BB3F84"/>
    <w:rsid w:val="00BB4425"/>
    <w:rsid w:val="00BB4956"/>
    <w:rsid w:val="00BB4EC3"/>
    <w:rsid w:val="00BB4F75"/>
    <w:rsid w:val="00BB5217"/>
    <w:rsid w:val="00BB522E"/>
    <w:rsid w:val="00BB55AA"/>
    <w:rsid w:val="00BB57EC"/>
    <w:rsid w:val="00BB5A14"/>
    <w:rsid w:val="00BB6191"/>
    <w:rsid w:val="00BB6199"/>
    <w:rsid w:val="00BB6229"/>
    <w:rsid w:val="00BB6305"/>
    <w:rsid w:val="00BB6B69"/>
    <w:rsid w:val="00BB6DB5"/>
    <w:rsid w:val="00BB764A"/>
    <w:rsid w:val="00BB788B"/>
    <w:rsid w:val="00BB7ADC"/>
    <w:rsid w:val="00BB7BC1"/>
    <w:rsid w:val="00BC00BC"/>
    <w:rsid w:val="00BC0451"/>
    <w:rsid w:val="00BC1313"/>
    <w:rsid w:val="00BC1CDD"/>
    <w:rsid w:val="00BC236F"/>
    <w:rsid w:val="00BC2A2F"/>
    <w:rsid w:val="00BC2A5F"/>
    <w:rsid w:val="00BC31B0"/>
    <w:rsid w:val="00BC3547"/>
    <w:rsid w:val="00BC4C58"/>
    <w:rsid w:val="00BC4D2B"/>
    <w:rsid w:val="00BC4DED"/>
    <w:rsid w:val="00BC560B"/>
    <w:rsid w:val="00BC59E2"/>
    <w:rsid w:val="00BC6890"/>
    <w:rsid w:val="00BC6CC9"/>
    <w:rsid w:val="00BC70E6"/>
    <w:rsid w:val="00BC7179"/>
    <w:rsid w:val="00BC719C"/>
    <w:rsid w:val="00BD11FF"/>
    <w:rsid w:val="00BD148C"/>
    <w:rsid w:val="00BD14F8"/>
    <w:rsid w:val="00BD17BF"/>
    <w:rsid w:val="00BD186B"/>
    <w:rsid w:val="00BD1A57"/>
    <w:rsid w:val="00BD2028"/>
    <w:rsid w:val="00BD2C0C"/>
    <w:rsid w:val="00BD2F36"/>
    <w:rsid w:val="00BD3AE1"/>
    <w:rsid w:val="00BD3C27"/>
    <w:rsid w:val="00BD3F8D"/>
    <w:rsid w:val="00BD4283"/>
    <w:rsid w:val="00BD4290"/>
    <w:rsid w:val="00BD4398"/>
    <w:rsid w:val="00BD45BF"/>
    <w:rsid w:val="00BD4B5F"/>
    <w:rsid w:val="00BD4B6E"/>
    <w:rsid w:val="00BD558E"/>
    <w:rsid w:val="00BD5A2A"/>
    <w:rsid w:val="00BD5CA4"/>
    <w:rsid w:val="00BD6E79"/>
    <w:rsid w:val="00BD708A"/>
    <w:rsid w:val="00BD74F4"/>
    <w:rsid w:val="00BD7643"/>
    <w:rsid w:val="00BE06DC"/>
    <w:rsid w:val="00BE0B08"/>
    <w:rsid w:val="00BE1969"/>
    <w:rsid w:val="00BE22A8"/>
    <w:rsid w:val="00BE22EB"/>
    <w:rsid w:val="00BE236D"/>
    <w:rsid w:val="00BE2470"/>
    <w:rsid w:val="00BE280F"/>
    <w:rsid w:val="00BE2ED7"/>
    <w:rsid w:val="00BE2FFD"/>
    <w:rsid w:val="00BE3426"/>
    <w:rsid w:val="00BE372C"/>
    <w:rsid w:val="00BE3C99"/>
    <w:rsid w:val="00BE42B4"/>
    <w:rsid w:val="00BE4AD9"/>
    <w:rsid w:val="00BE5A61"/>
    <w:rsid w:val="00BE5E21"/>
    <w:rsid w:val="00BE5FD7"/>
    <w:rsid w:val="00BE6971"/>
    <w:rsid w:val="00BE6D64"/>
    <w:rsid w:val="00BE74CB"/>
    <w:rsid w:val="00BE7C01"/>
    <w:rsid w:val="00BE7E9C"/>
    <w:rsid w:val="00BF08DD"/>
    <w:rsid w:val="00BF12CD"/>
    <w:rsid w:val="00BF1FB5"/>
    <w:rsid w:val="00BF2141"/>
    <w:rsid w:val="00BF2379"/>
    <w:rsid w:val="00BF2977"/>
    <w:rsid w:val="00BF2FF1"/>
    <w:rsid w:val="00BF2FFE"/>
    <w:rsid w:val="00BF33E0"/>
    <w:rsid w:val="00BF384B"/>
    <w:rsid w:val="00BF38ED"/>
    <w:rsid w:val="00BF3F49"/>
    <w:rsid w:val="00BF484D"/>
    <w:rsid w:val="00BF4CC6"/>
    <w:rsid w:val="00BF4F01"/>
    <w:rsid w:val="00BF4F2C"/>
    <w:rsid w:val="00BF516B"/>
    <w:rsid w:val="00BF5283"/>
    <w:rsid w:val="00BF5342"/>
    <w:rsid w:val="00BF5586"/>
    <w:rsid w:val="00BF65CC"/>
    <w:rsid w:val="00BF6669"/>
    <w:rsid w:val="00BF6B6E"/>
    <w:rsid w:val="00C00448"/>
    <w:rsid w:val="00C008A7"/>
    <w:rsid w:val="00C00D7C"/>
    <w:rsid w:val="00C00E5A"/>
    <w:rsid w:val="00C021DC"/>
    <w:rsid w:val="00C03091"/>
    <w:rsid w:val="00C03534"/>
    <w:rsid w:val="00C03BC9"/>
    <w:rsid w:val="00C03F39"/>
    <w:rsid w:val="00C04253"/>
    <w:rsid w:val="00C044BF"/>
    <w:rsid w:val="00C0577E"/>
    <w:rsid w:val="00C06EDB"/>
    <w:rsid w:val="00C0700A"/>
    <w:rsid w:val="00C07193"/>
    <w:rsid w:val="00C07216"/>
    <w:rsid w:val="00C07486"/>
    <w:rsid w:val="00C109FD"/>
    <w:rsid w:val="00C10A02"/>
    <w:rsid w:val="00C10B2F"/>
    <w:rsid w:val="00C112BE"/>
    <w:rsid w:val="00C11B8C"/>
    <w:rsid w:val="00C11CAF"/>
    <w:rsid w:val="00C1255D"/>
    <w:rsid w:val="00C12DFD"/>
    <w:rsid w:val="00C13263"/>
    <w:rsid w:val="00C145EE"/>
    <w:rsid w:val="00C14722"/>
    <w:rsid w:val="00C14C51"/>
    <w:rsid w:val="00C14D32"/>
    <w:rsid w:val="00C150A0"/>
    <w:rsid w:val="00C15394"/>
    <w:rsid w:val="00C160BD"/>
    <w:rsid w:val="00C16150"/>
    <w:rsid w:val="00C16944"/>
    <w:rsid w:val="00C16C66"/>
    <w:rsid w:val="00C16DB2"/>
    <w:rsid w:val="00C16F9D"/>
    <w:rsid w:val="00C17052"/>
    <w:rsid w:val="00C1721E"/>
    <w:rsid w:val="00C173C9"/>
    <w:rsid w:val="00C17529"/>
    <w:rsid w:val="00C178FB"/>
    <w:rsid w:val="00C179C0"/>
    <w:rsid w:val="00C20C54"/>
    <w:rsid w:val="00C212CB"/>
    <w:rsid w:val="00C21890"/>
    <w:rsid w:val="00C221CD"/>
    <w:rsid w:val="00C22A93"/>
    <w:rsid w:val="00C22BD2"/>
    <w:rsid w:val="00C23076"/>
    <w:rsid w:val="00C23121"/>
    <w:rsid w:val="00C24AA0"/>
    <w:rsid w:val="00C24BBE"/>
    <w:rsid w:val="00C24E41"/>
    <w:rsid w:val="00C251DD"/>
    <w:rsid w:val="00C25A43"/>
    <w:rsid w:val="00C25F9D"/>
    <w:rsid w:val="00C26122"/>
    <w:rsid w:val="00C26808"/>
    <w:rsid w:val="00C27090"/>
    <w:rsid w:val="00C27419"/>
    <w:rsid w:val="00C27587"/>
    <w:rsid w:val="00C2797E"/>
    <w:rsid w:val="00C279AE"/>
    <w:rsid w:val="00C27AF8"/>
    <w:rsid w:val="00C27B1C"/>
    <w:rsid w:val="00C30375"/>
    <w:rsid w:val="00C30ABF"/>
    <w:rsid w:val="00C323ED"/>
    <w:rsid w:val="00C32574"/>
    <w:rsid w:val="00C3288F"/>
    <w:rsid w:val="00C32F7C"/>
    <w:rsid w:val="00C32FBF"/>
    <w:rsid w:val="00C331A0"/>
    <w:rsid w:val="00C3344D"/>
    <w:rsid w:val="00C349A7"/>
    <w:rsid w:val="00C34BFC"/>
    <w:rsid w:val="00C34F55"/>
    <w:rsid w:val="00C3502B"/>
    <w:rsid w:val="00C35669"/>
    <w:rsid w:val="00C358B5"/>
    <w:rsid w:val="00C3591C"/>
    <w:rsid w:val="00C35E5C"/>
    <w:rsid w:val="00C35F58"/>
    <w:rsid w:val="00C36618"/>
    <w:rsid w:val="00C36B32"/>
    <w:rsid w:val="00C36F77"/>
    <w:rsid w:val="00C37D1A"/>
    <w:rsid w:val="00C40869"/>
    <w:rsid w:val="00C41120"/>
    <w:rsid w:val="00C413C7"/>
    <w:rsid w:val="00C42343"/>
    <w:rsid w:val="00C4258D"/>
    <w:rsid w:val="00C4281C"/>
    <w:rsid w:val="00C42D0D"/>
    <w:rsid w:val="00C43417"/>
    <w:rsid w:val="00C443C4"/>
    <w:rsid w:val="00C445C5"/>
    <w:rsid w:val="00C44989"/>
    <w:rsid w:val="00C452B3"/>
    <w:rsid w:val="00C45646"/>
    <w:rsid w:val="00C458A9"/>
    <w:rsid w:val="00C45D66"/>
    <w:rsid w:val="00C45DCF"/>
    <w:rsid w:val="00C4626C"/>
    <w:rsid w:val="00C4678E"/>
    <w:rsid w:val="00C469C8"/>
    <w:rsid w:val="00C475D5"/>
    <w:rsid w:val="00C47955"/>
    <w:rsid w:val="00C502F2"/>
    <w:rsid w:val="00C5036E"/>
    <w:rsid w:val="00C50A3E"/>
    <w:rsid w:val="00C51323"/>
    <w:rsid w:val="00C516E5"/>
    <w:rsid w:val="00C52109"/>
    <w:rsid w:val="00C523DB"/>
    <w:rsid w:val="00C52FA5"/>
    <w:rsid w:val="00C534AA"/>
    <w:rsid w:val="00C5368C"/>
    <w:rsid w:val="00C53F89"/>
    <w:rsid w:val="00C543E3"/>
    <w:rsid w:val="00C54415"/>
    <w:rsid w:val="00C54442"/>
    <w:rsid w:val="00C54D04"/>
    <w:rsid w:val="00C54E46"/>
    <w:rsid w:val="00C55102"/>
    <w:rsid w:val="00C552E1"/>
    <w:rsid w:val="00C55558"/>
    <w:rsid w:val="00C55618"/>
    <w:rsid w:val="00C55A8A"/>
    <w:rsid w:val="00C55B26"/>
    <w:rsid w:val="00C55BB5"/>
    <w:rsid w:val="00C56145"/>
    <w:rsid w:val="00C56585"/>
    <w:rsid w:val="00C5670A"/>
    <w:rsid w:val="00C56712"/>
    <w:rsid w:val="00C57540"/>
    <w:rsid w:val="00C57583"/>
    <w:rsid w:val="00C575FE"/>
    <w:rsid w:val="00C5787A"/>
    <w:rsid w:val="00C578CA"/>
    <w:rsid w:val="00C57C8D"/>
    <w:rsid w:val="00C57D90"/>
    <w:rsid w:val="00C602F2"/>
    <w:rsid w:val="00C603FB"/>
    <w:rsid w:val="00C605D7"/>
    <w:rsid w:val="00C60802"/>
    <w:rsid w:val="00C619E8"/>
    <w:rsid w:val="00C62010"/>
    <w:rsid w:val="00C62081"/>
    <w:rsid w:val="00C6209F"/>
    <w:rsid w:val="00C6267C"/>
    <w:rsid w:val="00C62EE5"/>
    <w:rsid w:val="00C62EEB"/>
    <w:rsid w:val="00C63318"/>
    <w:rsid w:val="00C63608"/>
    <w:rsid w:val="00C63AC4"/>
    <w:rsid w:val="00C63C61"/>
    <w:rsid w:val="00C64436"/>
    <w:rsid w:val="00C64CFC"/>
    <w:rsid w:val="00C657B6"/>
    <w:rsid w:val="00C65B46"/>
    <w:rsid w:val="00C65BA7"/>
    <w:rsid w:val="00C66236"/>
    <w:rsid w:val="00C66DCF"/>
    <w:rsid w:val="00C672A0"/>
    <w:rsid w:val="00C67576"/>
    <w:rsid w:val="00C678F1"/>
    <w:rsid w:val="00C67A9D"/>
    <w:rsid w:val="00C70385"/>
    <w:rsid w:val="00C706D7"/>
    <w:rsid w:val="00C70713"/>
    <w:rsid w:val="00C70EFC"/>
    <w:rsid w:val="00C70F91"/>
    <w:rsid w:val="00C713D2"/>
    <w:rsid w:val="00C72A40"/>
    <w:rsid w:val="00C737E2"/>
    <w:rsid w:val="00C73E25"/>
    <w:rsid w:val="00C74984"/>
    <w:rsid w:val="00C749AC"/>
    <w:rsid w:val="00C749BE"/>
    <w:rsid w:val="00C759AC"/>
    <w:rsid w:val="00C75C9F"/>
    <w:rsid w:val="00C75DD6"/>
    <w:rsid w:val="00C7681E"/>
    <w:rsid w:val="00C77108"/>
    <w:rsid w:val="00C7767F"/>
    <w:rsid w:val="00C77D05"/>
    <w:rsid w:val="00C80283"/>
    <w:rsid w:val="00C80350"/>
    <w:rsid w:val="00C80836"/>
    <w:rsid w:val="00C80E3E"/>
    <w:rsid w:val="00C811C7"/>
    <w:rsid w:val="00C816D2"/>
    <w:rsid w:val="00C81803"/>
    <w:rsid w:val="00C81866"/>
    <w:rsid w:val="00C81B12"/>
    <w:rsid w:val="00C82130"/>
    <w:rsid w:val="00C834E5"/>
    <w:rsid w:val="00C83793"/>
    <w:rsid w:val="00C83CA6"/>
    <w:rsid w:val="00C83CAF"/>
    <w:rsid w:val="00C85386"/>
    <w:rsid w:val="00C8568D"/>
    <w:rsid w:val="00C85747"/>
    <w:rsid w:val="00C85942"/>
    <w:rsid w:val="00C85A21"/>
    <w:rsid w:val="00C85ABC"/>
    <w:rsid w:val="00C85C09"/>
    <w:rsid w:val="00C85FC2"/>
    <w:rsid w:val="00C8682D"/>
    <w:rsid w:val="00C868FB"/>
    <w:rsid w:val="00C878B1"/>
    <w:rsid w:val="00C87C88"/>
    <w:rsid w:val="00C87D22"/>
    <w:rsid w:val="00C87D40"/>
    <w:rsid w:val="00C87F8C"/>
    <w:rsid w:val="00C914BB"/>
    <w:rsid w:val="00C9174D"/>
    <w:rsid w:val="00C920FF"/>
    <w:rsid w:val="00C921A0"/>
    <w:rsid w:val="00C92833"/>
    <w:rsid w:val="00C92D63"/>
    <w:rsid w:val="00C92D74"/>
    <w:rsid w:val="00C93222"/>
    <w:rsid w:val="00C93494"/>
    <w:rsid w:val="00C93F32"/>
    <w:rsid w:val="00C9444E"/>
    <w:rsid w:val="00C94B61"/>
    <w:rsid w:val="00C94CFB"/>
    <w:rsid w:val="00C94FCB"/>
    <w:rsid w:val="00C9670E"/>
    <w:rsid w:val="00C96E78"/>
    <w:rsid w:val="00C96F35"/>
    <w:rsid w:val="00C973FE"/>
    <w:rsid w:val="00CA0022"/>
    <w:rsid w:val="00CA065A"/>
    <w:rsid w:val="00CA06D5"/>
    <w:rsid w:val="00CA0739"/>
    <w:rsid w:val="00CA0760"/>
    <w:rsid w:val="00CA0A20"/>
    <w:rsid w:val="00CA124D"/>
    <w:rsid w:val="00CA2253"/>
    <w:rsid w:val="00CA38B2"/>
    <w:rsid w:val="00CA3A2D"/>
    <w:rsid w:val="00CA3A8F"/>
    <w:rsid w:val="00CA3E8B"/>
    <w:rsid w:val="00CA3ED5"/>
    <w:rsid w:val="00CA41A3"/>
    <w:rsid w:val="00CA43A6"/>
    <w:rsid w:val="00CA4FC9"/>
    <w:rsid w:val="00CA5138"/>
    <w:rsid w:val="00CA55E3"/>
    <w:rsid w:val="00CA5D3E"/>
    <w:rsid w:val="00CA6352"/>
    <w:rsid w:val="00CA6481"/>
    <w:rsid w:val="00CA6844"/>
    <w:rsid w:val="00CA6DC1"/>
    <w:rsid w:val="00CA7DB2"/>
    <w:rsid w:val="00CB080F"/>
    <w:rsid w:val="00CB08CF"/>
    <w:rsid w:val="00CB0995"/>
    <w:rsid w:val="00CB0AEA"/>
    <w:rsid w:val="00CB16F8"/>
    <w:rsid w:val="00CB181A"/>
    <w:rsid w:val="00CB1C4F"/>
    <w:rsid w:val="00CB1D8C"/>
    <w:rsid w:val="00CB27E9"/>
    <w:rsid w:val="00CB2977"/>
    <w:rsid w:val="00CB2B9F"/>
    <w:rsid w:val="00CB32A3"/>
    <w:rsid w:val="00CB3526"/>
    <w:rsid w:val="00CB36D9"/>
    <w:rsid w:val="00CB3855"/>
    <w:rsid w:val="00CB45FF"/>
    <w:rsid w:val="00CB4A86"/>
    <w:rsid w:val="00CB566D"/>
    <w:rsid w:val="00CB5A7C"/>
    <w:rsid w:val="00CB61A7"/>
    <w:rsid w:val="00CB66E1"/>
    <w:rsid w:val="00CB712A"/>
    <w:rsid w:val="00CB7EAC"/>
    <w:rsid w:val="00CC0365"/>
    <w:rsid w:val="00CC0398"/>
    <w:rsid w:val="00CC0521"/>
    <w:rsid w:val="00CC0BAB"/>
    <w:rsid w:val="00CC1882"/>
    <w:rsid w:val="00CC1CB0"/>
    <w:rsid w:val="00CC232C"/>
    <w:rsid w:val="00CC2354"/>
    <w:rsid w:val="00CC242B"/>
    <w:rsid w:val="00CC3400"/>
    <w:rsid w:val="00CC46C8"/>
    <w:rsid w:val="00CC5230"/>
    <w:rsid w:val="00CC5259"/>
    <w:rsid w:val="00CC6167"/>
    <w:rsid w:val="00CC6AAA"/>
    <w:rsid w:val="00CC754C"/>
    <w:rsid w:val="00CC79E9"/>
    <w:rsid w:val="00CC7B69"/>
    <w:rsid w:val="00CD00F3"/>
    <w:rsid w:val="00CD0341"/>
    <w:rsid w:val="00CD165A"/>
    <w:rsid w:val="00CD205A"/>
    <w:rsid w:val="00CD2C81"/>
    <w:rsid w:val="00CD3573"/>
    <w:rsid w:val="00CD3755"/>
    <w:rsid w:val="00CD4092"/>
    <w:rsid w:val="00CD524A"/>
    <w:rsid w:val="00CD53E9"/>
    <w:rsid w:val="00CD5450"/>
    <w:rsid w:val="00CD5F80"/>
    <w:rsid w:val="00CD6026"/>
    <w:rsid w:val="00CD63D0"/>
    <w:rsid w:val="00CD6A86"/>
    <w:rsid w:val="00CD6F13"/>
    <w:rsid w:val="00CD6FB9"/>
    <w:rsid w:val="00CD79A1"/>
    <w:rsid w:val="00CD7D98"/>
    <w:rsid w:val="00CD7EAF"/>
    <w:rsid w:val="00CE09DF"/>
    <w:rsid w:val="00CE0D1C"/>
    <w:rsid w:val="00CE145B"/>
    <w:rsid w:val="00CE14C5"/>
    <w:rsid w:val="00CE1676"/>
    <w:rsid w:val="00CE17A2"/>
    <w:rsid w:val="00CE1AD6"/>
    <w:rsid w:val="00CE2AA4"/>
    <w:rsid w:val="00CE2B27"/>
    <w:rsid w:val="00CE3285"/>
    <w:rsid w:val="00CE38CA"/>
    <w:rsid w:val="00CE3B43"/>
    <w:rsid w:val="00CE3F90"/>
    <w:rsid w:val="00CE4013"/>
    <w:rsid w:val="00CE41FD"/>
    <w:rsid w:val="00CE4221"/>
    <w:rsid w:val="00CE45B3"/>
    <w:rsid w:val="00CE45BA"/>
    <w:rsid w:val="00CE4BF0"/>
    <w:rsid w:val="00CE5613"/>
    <w:rsid w:val="00CE5969"/>
    <w:rsid w:val="00CE5DCB"/>
    <w:rsid w:val="00CE6227"/>
    <w:rsid w:val="00CE6E4F"/>
    <w:rsid w:val="00CE6E50"/>
    <w:rsid w:val="00CE74B5"/>
    <w:rsid w:val="00CE7825"/>
    <w:rsid w:val="00CE7F8F"/>
    <w:rsid w:val="00CF0697"/>
    <w:rsid w:val="00CF0CC8"/>
    <w:rsid w:val="00CF0E28"/>
    <w:rsid w:val="00CF0F9A"/>
    <w:rsid w:val="00CF0FAA"/>
    <w:rsid w:val="00CF11BD"/>
    <w:rsid w:val="00CF1F6C"/>
    <w:rsid w:val="00CF1FDA"/>
    <w:rsid w:val="00CF2083"/>
    <w:rsid w:val="00CF238D"/>
    <w:rsid w:val="00CF29BB"/>
    <w:rsid w:val="00CF2BCD"/>
    <w:rsid w:val="00CF2BD9"/>
    <w:rsid w:val="00CF2BFA"/>
    <w:rsid w:val="00CF2ED8"/>
    <w:rsid w:val="00CF34E3"/>
    <w:rsid w:val="00CF37A0"/>
    <w:rsid w:val="00CF4597"/>
    <w:rsid w:val="00CF4B17"/>
    <w:rsid w:val="00CF5782"/>
    <w:rsid w:val="00CF58DC"/>
    <w:rsid w:val="00CF738B"/>
    <w:rsid w:val="00CF7BBF"/>
    <w:rsid w:val="00CF7E03"/>
    <w:rsid w:val="00CF7ECC"/>
    <w:rsid w:val="00D005C7"/>
    <w:rsid w:val="00D005E2"/>
    <w:rsid w:val="00D00C88"/>
    <w:rsid w:val="00D00CA1"/>
    <w:rsid w:val="00D01334"/>
    <w:rsid w:val="00D018D9"/>
    <w:rsid w:val="00D01935"/>
    <w:rsid w:val="00D0199E"/>
    <w:rsid w:val="00D01FD3"/>
    <w:rsid w:val="00D02189"/>
    <w:rsid w:val="00D035C2"/>
    <w:rsid w:val="00D038DD"/>
    <w:rsid w:val="00D04258"/>
    <w:rsid w:val="00D04776"/>
    <w:rsid w:val="00D056FF"/>
    <w:rsid w:val="00D058DF"/>
    <w:rsid w:val="00D05FC0"/>
    <w:rsid w:val="00D0637A"/>
    <w:rsid w:val="00D0697C"/>
    <w:rsid w:val="00D06B7B"/>
    <w:rsid w:val="00D06CBD"/>
    <w:rsid w:val="00D073A1"/>
    <w:rsid w:val="00D073E5"/>
    <w:rsid w:val="00D075EB"/>
    <w:rsid w:val="00D0764F"/>
    <w:rsid w:val="00D07715"/>
    <w:rsid w:val="00D106EB"/>
    <w:rsid w:val="00D1094B"/>
    <w:rsid w:val="00D10E15"/>
    <w:rsid w:val="00D11383"/>
    <w:rsid w:val="00D11825"/>
    <w:rsid w:val="00D11ADD"/>
    <w:rsid w:val="00D11BB2"/>
    <w:rsid w:val="00D11EAD"/>
    <w:rsid w:val="00D1219C"/>
    <w:rsid w:val="00D12D6B"/>
    <w:rsid w:val="00D139A8"/>
    <w:rsid w:val="00D13A0E"/>
    <w:rsid w:val="00D13BF7"/>
    <w:rsid w:val="00D141E7"/>
    <w:rsid w:val="00D143FF"/>
    <w:rsid w:val="00D147C8"/>
    <w:rsid w:val="00D157C0"/>
    <w:rsid w:val="00D15980"/>
    <w:rsid w:val="00D15E82"/>
    <w:rsid w:val="00D16408"/>
    <w:rsid w:val="00D164B7"/>
    <w:rsid w:val="00D16519"/>
    <w:rsid w:val="00D1656F"/>
    <w:rsid w:val="00D16625"/>
    <w:rsid w:val="00D1666B"/>
    <w:rsid w:val="00D1693F"/>
    <w:rsid w:val="00D17F52"/>
    <w:rsid w:val="00D17F83"/>
    <w:rsid w:val="00D207AB"/>
    <w:rsid w:val="00D20AA3"/>
    <w:rsid w:val="00D20DDF"/>
    <w:rsid w:val="00D210B8"/>
    <w:rsid w:val="00D21328"/>
    <w:rsid w:val="00D21905"/>
    <w:rsid w:val="00D21B77"/>
    <w:rsid w:val="00D220C2"/>
    <w:rsid w:val="00D2304A"/>
    <w:rsid w:val="00D230B9"/>
    <w:rsid w:val="00D2318F"/>
    <w:rsid w:val="00D23401"/>
    <w:rsid w:val="00D23ABB"/>
    <w:rsid w:val="00D23C84"/>
    <w:rsid w:val="00D25373"/>
    <w:rsid w:val="00D257A0"/>
    <w:rsid w:val="00D25B4B"/>
    <w:rsid w:val="00D2637C"/>
    <w:rsid w:val="00D26576"/>
    <w:rsid w:val="00D266FA"/>
    <w:rsid w:val="00D26AF4"/>
    <w:rsid w:val="00D26CE2"/>
    <w:rsid w:val="00D3115F"/>
    <w:rsid w:val="00D31284"/>
    <w:rsid w:val="00D31A3A"/>
    <w:rsid w:val="00D32190"/>
    <w:rsid w:val="00D32217"/>
    <w:rsid w:val="00D3251F"/>
    <w:rsid w:val="00D32853"/>
    <w:rsid w:val="00D329BB"/>
    <w:rsid w:val="00D32D94"/>
    <w:rsid w:val="00D32FEF"/>
    <w:rsid w:val="00D332BE"/>
    <w:rsid w:val="00D333AC"/>
    <w:rsid w:val="00D33456"/>
    <w:rsid w:val="00D33BAC"/>
    <w:rsid w:val="00D33FF6"/>
    <w:rsid w:val="00D3459B"/>
    <w:rsid w:val="00D34680"/>
    <w:rsid w:val="00D352A8"/>
    <w:rsid w:val="00D35351"/>
    <w:rsid w:val="00D35697"/>
    <w:rsid w:val="00D35B00"/>
    <w:rsid w:val="00D35C1F"/>
    <w:rsid w:val="00D36035"/>
    <w:rsid w:val="00D36661"/>
    <w:rsid w:val="00D376C5"/>
    <w:rsid w:val="00D3778B"/>
    <w:rsid w:val="00D379C1"/>
    <w:rsid w:val="00D37F2D"/>
    <w:rsid w:val="00D40087"/>
    <w:rsid w:val="00D4039D"/>
    <w:rsid w:val="00D404EA"/>
    <w:rsid w:val="00D404ED"/>
    <w:rsid w:val="00D41032"/>
    <w:rsid w:val="00D41821"/>
    <w:rsid w:val="00D418D6"/>
    <w:rsid w:val="00D41A3D"/>
    <w:rsid w:val="00D4211B"/>
    <w:rsid w:val="00D423F6"/>
    <w:rsid w:val="00D423F8"/>
    <w:rsid w:val="00D42544"/>
    <w:rsid w:val="00D43158"/>
    <w:rsid w:val="00D4370B"/>
    <w:rsid w:val="00D43EC7"/>
    <w:rsid w:val="00D44C2E"/>
    <w:rsid w:val="00D4576A"/>
    <w:rsid w:val="00D4586C"/>
    <w:rsid w:val="00D46F9C"/>
    <w:rsid w:val="00D471A0"/>
    <w:rsid w:val="00D47A7C"/>
    <w:rsid w:val="00D50741"/>
    <w:rsid w:val="00D51160"/>
    <w:rsid w:val="00D51615"/>
    <w:rsid w:val="00D516B1"/>
    <w:rsid w:val="00D517C6"/>
    <w:rsid w:val="00D51D62"/>
    <w:rsid w:val="00D51E5A"/>
    <w:rsid w:val="00D51FCD"/>
    <w:rsid w:val="00D520F2"/>
    <w:rsid w:val="00D5258B"/>
    <w:rsid w:val="00D53C92"/>
    <w:rsid w:val="00D53FA2"/>
    <w:rsid w:val="00D54066"/>
    <w:rsid w:val="00D5418B"/>
    <w:rsid w:val="00D54205"/>
    <w:rsid w:val="00D54496"/>
    <w:rsid w:val="00D546EC"/>
    <w:rsid w:val="00D552B9"/>
    <w:rsid w:val="00D554F4"/>
    <w:rsid w:val="00D56188"/>
    <w:rsid w:val="00D56515"/>
    <w:rsid w:val="00D56C0C"/>
    <w:rsid w:val="00D56C9D"/>
    <w:rsid w:val="00D56E1F"/>
    <w:rsid w:val="00D57457"/>
    <w:rsid w:val="00D574D8"/>
    <w:rsid w:val="00D576F3"/>
    <w:rsid w:val="00D5780D"/>
    <w:rsid w:val="00D578CF"/>
    <w:rsid w:val="00D57A42"/>
    <w:rsid w:val="00D57C45"/>
    <w:rsid w:val="00D60447"/>
    <w:rsid w:val="00D60E21"/>
    <w:rsid w:val="00D60E2F"/>
    <w:rsid w:val="00D6188D"/>
    <w:rsid w:val="00D62847"/>
    <w:rsid w:val="00D628C8"/>
    <w:rsid w:val="00D62A76"/>
    <w:rsid w:val="00D62B08"/>
    <w:rsid w:val="00D62E48"/>
    <w:rsid w:val="00D630A7"/>
    <w:rsid w:val="00D63659"/>
    <w:rsid w:val="00D63D3A"/>
    <w:rsid w:val="00D65C6D"/>
    <w:rsid w:val="00D65DAE"/>
    <w:rsid w:val="00D65F7E"/>
    <w:rsid w:val="00D6655F"/>
    <w:rsid w:val="00D67E4A"/>
    <w:rsid w:val="00D67F8B"/>
    <w:rsid w:val="00D70295"/>
    <w:rsid w:val="00D704CC"/>
    <w:rsid w:val="00D70E60"/>
    <w:rsid w:val="00D7180E"/>
    <w:rsid w:val="00D7295A"/>
    <w:rsid w:val="00D72972"/>
    <w:rsid w:val="00D7364E"/>
    <w:rsid w:val="00D73953"/>
    <w:rsid w:val="00D73E97"/>
    <w:rsid w:val="00D73F2E"/>
    <w:rsid w:val="00D7479E"/>
    <w:rsid w:val="00D74F4C"/>
    <w:rsid w:val="00D7556D"/>
    <w:rsid w:val="00D75F74"/>
    <w:rsid w:val="00D76221"/>
    <w:rsid w:val="00D7630D"/>
    <w:rsid w:val="00D7677D"/>
    <w:rsid w:val="00D767A1"/>
    <w:rsid w:val="00D773B8"/>
    <w:rsid w:val="00D77997"/>
    <w:rsid w:val="00D779B9"/>
    <w:rsid w:val="00D806BE"/>
    <w:rsid w:val="00D8074F"/>
    <w:rsid w:val="00D80867"/>
    <w:rsid w:val="00D80A28"/>
    <w:rsid w:val="00D80B9A"/>
    <w:rsid w:val="00D80B9D"/>
    <w:rsid w:val="00D81603"/>
    <w:rsid w:val="00D82D52"/>
    <w:rsid w:val="00D82F65"/>
    <w:rsid w:val="00D831B9"/>
    <w:rsid w:val="00D83411"/>
    <w:rsid w:val="00D83790"/>
    <w:rsid w:val="00D83AE4"/>
    <w:rsid w:val="00D83C52"/>
    <w:rsid w:val="00D83D93"/>
    <w:rsid w:val="00D845F0"/>
    <w:rsid w:val="00D84697"/>
    <w:rsid w:val="00D848AB"/>
    <w:rsid w:val="00D8491D"/>
    <w:rsid w:val="00D84F63"/>
    <w:rsid w:val="00D85754"/>
    <w:rsid w:val="00D8588B"/>
    <w:rsid w:val="00D85913"/>
    <w:rsid w:val="00D85970"/>
    <w:rsid w:val="00D85A4D"/>
    <w:rsid w:val="00D85D4E"/>
    <w:rsid w:val="00D878DE"/>
    <w:rsid w:val="00D87BCA"/>
    <w:rsid w:val="00D87ECB"/>
    <w:rsid w:val="00D902FE"/>
    <w:rsid w:val="00D90818"/>
    <w:rsid w:val="00D90FB5"/>
    <w:rsid w:val="00D910CF"/>
    <w:rsid w:val="00D91565"/>
    <w:rsid w:val="00D915E0"/>
    <w:rsid w:val="00D9223E"/>
    <w:rsid w:val="00D92271"/>
    <w:rsid w:val="00D92343"/>
    <w:rsid w:val="00D92951"/>
    <w:rsid w:val="00D92982"/>
    <w:rsid w:val="00D92DCB"/>
    <w:rsid w:val="00D92E18"/>
    <w:rsid w:val="00D93A51"/>
    <w:rsid w:val="00D93D77"/>
    <w:rsid w:val="00D93DBE"/>
    <w:rsid w:val="00D9411B"/>
    <w:rsid w:val="00D9477D"/>
    <w:rsid w:val="00D94DAA"/>
    <w:rsid w:val="00D954C6"/>
    <w:rsid w:val="00D95C49"/>
    <w:rsid w:val="00D976BF"/>
    <w:rsid w:val="00DA05E0"/>
    <w:rsid w:val="00DA09F4"/>
    <w:rsid w:val="00DA0A8B"/>
    <w:rsid w:val="00DA0BE8"/>
    <w:rsid w:val="00DA0C9C"/>
    <w:rsid w:val="00DA0EDE"/>
    <w:rsid w:val="00DA15D9"/>
    <w:rsid w:val="00DA1E8D"/>
    <w:rsid w:val="00DA20C1"/>
    <w:rsid w:val="00DA2371"/>
    <w:rsid w:val="00DA2A72"/>
    <w:rsid w:val="00DA2B1D"/>
    <w:rsid w:val="00DA34C9"/>
    <w:rsid w:val="00DA371D"/>
    <w:rsid w:val="00DA40C9"/>
    <w:rsid w:val="00DA4724"/>
    <w:rsid w:val="00DA646C"/>
    <w:rsid w:val="00DA68BD"/>
    <w:rsid w:val="00DA7D46"/>
    <w:rsid w:val="00DB013F"/>
    <w:rsid w:val="00DB017E"/>
    <w:rsid w:val="00DB0691"/>
    <w:rsid w:val="00DB0B6A"/>
    <w:rsid w:val="00DB0FE8"/>
    <w:rsid w:val="00DB1215"/>
    <w:rsid w:val="00DB15FF"/>
    <w:rsid w:val="00DB1E5F"/>
    <w:rsid w:val="00DB27FC"/>
    <w:rsid w:val="00DB2FE7"/>
    <w:rsid w:val="00DB312F"/>
    <w:rsid w:val="00DB3419"/>
    <w:rsid w:val="00DB4384"/>
    <w:rsid w:val="00DB5C42"/>
    <w:rsid w:val="00DB5C44"/>
    <w:rsid w:val="00DB6E9B"/>
    <w:rsid w:val="00DB7C78"/>
    <w:rsid w:val="00DB7D87"/>
    <w:rsid w:val="00DC011C"/>
    <w:rsid w:val="00DC0199"/>
    <w:rsid w:val="00DC02C5"/>
    <w:rsid w:val="00DC0360"/>
    <w:rsid w:val="00DC04F2"/>
    <w:rsid w:val="00DC0552"/>
    <w:rsid w:val="00DC098C"/>
    <w:rsid w:val="00DC0E73"/>
    <w:rsid w:val="00DC0EC3"/>
    <w:rsid w:val="00DC1576"/>
    <w:rsid w:val="00DC1777"/>
    <w:rsid w:val="00DC1DDC"/>
    <w:rsid w:val="00DC240F"/>
    <w:rsid w:val="00DC2577"/>
    <w:rsid w:val="00DC2C9A"/>
    <w:rsid w:val="00DC2FD7"/>
    <w:rsid w:val="00DC3E51"/>
    <w:rsid w:val="00DC42A0"/>
    <w:rsid w:val="00DC4DCC"/>
    <w:rsid w:val="00DC52A7"/>
    <w:rsid w:val="00DC555E"/>
    <w:rsid w:val="00DC5773"/>
    <w:rsid w:val="00DC5F21"/>
    <w:rsid w:val="00DC5FF0"/>
    <w:rsid w:val="00DC6F2A"/>
    <w:rsid w:val="00DD05DA"/>
    <w:rsid w:val="00DD12C4"/>
    <w:rsid w:val="00DD165E"/>
    <w:rsid w:val="00DD1B9C"/>
    <w:rsid w:val="00DD26E7"/>
    <w:rsid w:val="00DD2C00"/>
    <w:rsid w:val="00DD2C21"/>
    <w:rsid w:val="00DD2E6F"/>
    <w:rsid w:val="00DD2F11"/>
    <w:rsid w:val="00DD4118"/>
    <w:rsid w:val="00DD48F4"/>
    <w:rsid w:val="00DD4A29"/>
    <w:rsid w:val="00DD4AB7"/>
    <w:rsid w:val="00DD5048"/>
    <w:rsid w:val="00DD5C40"/>
    <w:rsid w:val="00DD5FAC"/>
    <w:rsid w:val="00DD619F"/>
    <w:rsid w:val="00DD689E"/>
    <w:rsid w:val="00DD7670"/>
    <w:rsid w:val="00DD7938"/>
    <w:rsid w:val="00DD7A0B"/>
    <w:rsid w:val="00DD7ECC"/>
    <w:rsid w:val="00DD7FCC"/>
    <w:rsid w:val="00DE0DFD"/>
    <w:rsid w:val="00DE0F59"/>
    <w:rsid w:val="00DE1883"/>
    <w:rsid w:val="00DE191B"/>
    <w:rsid w:val="00DE22B7"/>
    <w:rsid w:val="00DE2361"/>
    <w:rsid w:val="00DE320F"/>
    <w:rsid w:val="00DE34F1"/>
    <w:rsid w:val="00DE3B1D"/>
    <w:rsid w:val="00DE3BCE"/>
    <w:rsid w:val="00DE3E38"/>
    <w:rsid w:val="00DE473F"/>
    <w:rsid w:val="00DE4EAF"/>
    <w:rsid w:val="00DE5197"/>
    <w:rsid w:val="00DE5901"/>
    <w:rsid w:val="00DE6173"/>
    <w:rsid w:val="00DE662B"/>
    <w:rsid w:val="00DE688F"/>
    <w:rsid w:val="00DE6A1D"/>
    <w:rsid w:val="00DE6BB0"/>
    <w:rsid w:val="00DE6F7F"/>
    <w:rsid w:val="00DE7054"/>
    <w:rsid w:val="00DE70BD"/>
    <w:rsid w:val="00DE70E7"/>
    <w:rsid w:val="00DE71B0"/>
    <w:rsid w:val="00DE77F1"/>
    <w:rsid w:val="00DE7B6B"/>
    <w:rsid w:val="00DF0542"/>
    <w:rsid w:val="00DF0C5D"/>
    <w:rsid w:val="00DF1426"/>
    <w:rsid w:val="00DF151C"/>
    <w:rsid w:val="00DF1576"/>
    <w:rsid w:val="00DF1826"/>
    <w:rsid w:val="00DF2398"/>
    <w:rsid w:val="00DF23D7"/>
    <w:rsid w:val="00DF26A6"/>
    <w:rsid w:val="00DF3D76"/>
    <w:rsid w:val="00DF3ED9"/>
    <w:rsid w:val="00DF4031"/>
    <w:rsid w:val="00DF4D8E"/>
    <w:rsid w:val="00DF4FFB"/>
    <w:rsid w:val="00DF5D44"/>
    <w:rsid w:val="00DF64BC"/>
    <w:rsid w:val="00DF6DB2"/>
    <w:rsid w:val="00DF6E8B"/>
    <w:rsid w:val="00DF76D5"/>
    <w:rsid w:val="00E00C2D"/>
    <w:rsid w:val="00E00F94"/>
    <w:rsid w:val="00E0152F"/>
    <w:rsid w:val="00E01988"/>
    <w:rsid w:val="00E01BFE"/>
    <w:rsid w:val="00E01CA4"/>
    <w:rsid w:val="00E01DF8"/>
    <w:rsid w:val="00E01F23"/>
    <w:rsid w:val="00E01F48"/>
    <w:rsid w:val="00E02665"/>
    <w:rsid w:val="00E0320E"/>
    <w:rsid w:val="00E03F32"/>
    <w:rsid w:val="00E04301"/>
    <w:rsid w:val="00E046B6"/>
    <w:rsid w:val="00E05186"/>
    <w:rsid w:val="00E058A2"/>
    <w:rsid w:val="00E05CEA"/>
    <w:rsid w:val="00E0652E"/>
    <w:rsid w:val="00E068B8"/>
    <w:rsid w:val="00E07272"/>
    <w:rsid w:val="00E10269"/>
    <w:rsid w:val="00E10460"/>
    <w:rsid w:val="00E1255F"/>
    <w:rsid w:val="00E1277B"/>
    <w:rsid w:val="00E128C6"/>
    <w:rsid w:val="00E128E5"/>
    <w:rsid w:val="00E13199"/>
    <w:rsid w:val="00E13A17"/>
    <w:rsid w:val="00E13A88"/>
    <w:rsid w:val="00E13B42"/>
    <w:rsid w:val="00E13CF3"/>
    <w:rsid w:val="00E141B9"/>
    <w:rsid w:val="00E15B2B"/>
    <w:rsid w:val="00E16946"/>
    <w:rsid w:val="00E17B94"/>
    <w:rsid w:val="00E17BE0"/>
    <w:rsid w:val="00E17EE6"/>
    <w:rsid w:val="00E20869"/>
    <w:rsid w:val="00E210FA"/>
    <w:rsid w:val="00E211EB"/>
    <w:rsid w:val="00E21449"/>
    <w:rsid w:val="00E214F2"/>
    <w:rsid w:val="00E220B8"/>
    <w:rsid w:val="00E22582"/>
    <w:rsid w:val="00E2279A"/>
    <w:rsid w:val="00E22AAA"/>
    <w:rsid w:val="00E22B82"/>
    <w:rsid w:val="00E2328E"/>
    <w:rsid w:val="00E23314"/>
    <w:rsid w:val="00E23C5F"/>
    <w:rsid w:val="00E23F6D"/>
    <w:rsid w:val="00E2408F"/>
    <w:rsid w:val="00E24235"/>
    <w:rsid w:val="00E243F7"/>
    <w:rsid w:val="00E24490"/>
    <w:rsid w:val="00E24727"/>
    <w:rsid w:val="00E24730"/>
    <w:rsid w:val="00E24ECA"/>
    <w:rsid w:val="00E24F03"/>
    <w:rsid w:val="00E25372"/>
    <w:rsid w:val="00E25645"/>
    <w:rsid w:val="00E256AF"/>
    <w:rsid w:val="00E26BBB"/>
    <w:rsid w:val="00E26E8A"/>
    <w:rsid w:val="00E27761"/>
    <w:rsid w:val="00E30215"/>
    <w:rsid w:val="00E305ED"/>
    <w:rsid w:val="00E31296"/>
    <w:rsid w:val="00E314C0"/>
    <w:rsid w:val="00E317B6"/>
    <w:rsid w:val="00E31F10"/>
    <w:rsid w:val="00E31F2A"/>
    <w:rsid w:val="00E32045"/>
    <w:rsid w:val="00E322E6"/>
    <w:rsid w:val="00E323CC"/>
    <w:rsid w:val="00E329B4"/>
    <w:rsid w:val="00E33B1C"/>
    <w:rsid w:val="00E340C9"/>
    <w:rsid w:val="00E34516"/>
    <w:rsid w:val="00E3458F"/>
    <w:rsid w:val="00E34875"/>
    <w:rsid w:val="00E35175"/>
    <w:rsid w:val="00E354ED"/>
    <w:rsid w:val="00E3586A"/>
    <w:rsid w:val="00E359CE"/>
    <w:rsid w:val="00E35EF8"/>
    <w:rsid w:val="00E36565"/>
    <w:rsid w:val="00E3700B"/>
    <w:rsid w:val="00E3700F"/>
    <w:rsid w:val="00E37726"/>
    <w:rsid w:val="00E37D12"/>
    <w:rsid w:val="00E40368"/>
    <w:rsid w:val="00E404C1"/>
    <w:rsid w:val="00E40A8C"/>
    <w:rsid w:val="00E412D3"/>
    <w:rsid w:val="00E42216"/>
    <w:rsid w:val="00E4237B"/>
    <w:rsid w:val="00E424C4"/>
    <w:rsid w:val="00E425A2"/>
    <w:rsid w:val="00E4359A"/>
    <w:rsid w:val="00E43724"/>
    <w:rsid w:val="00E437AE"/>
    <w:rsid w:val="00E43C94"/>
    <w:rsid w:val="00E43F64"/>
    <w:rsid w:val="00E446AC"/>
    <w:rsid w:val="00E44923"/>
    <w:rsid w:val="00E44E2C"/>
    <w:rsid w:val="00E451CB"/>
    <w:rsid w:val="00E4528D"/>
    <w:rsid w:val="00E454E3"/>
    <w:rsid w:val="00E45F21"/>
    <w:rsid w:val="00E4620B"/>
    <w:rsid w:val="00E46403"/>
    <w:rsid w:val="00E46561"/>
    <w:rsid w:val="00E46A65"/>
    <w:rsid w:val="00E46B0C"/>
    <w:rsid w:val="00E46EAC"/>
    <w:rsid w:val="00E47698"/>
    <w:rsid w:val="00E47C90"/>
    <w:rsid w:val="00E50141"/>
    <w:rsid w:val="00E502FB"/>
    <w:rsid w:val="00E50B89"/>
    <w:rsid w:val="00E522A8"/>
    <w:rsid w:val="00E53405"/>
    <w:rsid w:val="00E539C9"/>
    <w:rsid w:val="00E54475"/>
    <w:rsid w:val="00E548B3"/>
    <w:rsid w:val="00E54A94"/>
    <w:rsid w:val="00E5501D"/>
    <w:rsid w:val="00E554D8"/>
    <w:rsid w:val="00E555A3"/>
    <w:rsid w:val="00E55A52"/>
    <w:rsid w:val="00E55AA2"/>
    <w:rsid w:val="00E56912"/>
    <w:rsid w:val="00E56F44"/>
    <w:rsid w:val="00E57A86"/>
    <w:rsid w:val="00E6083C"/>
    <w:rsid w:val="00E608C5"/>
    <w:rsid w:val="00E609DC"/>
    <w:rsid w:val="00E609FC"/>
    <w:rsid w:val="00E612D7"/>
    <w:rsid w:val="00E61423"/>
    <w:rsid w:val="00E615FC"/>
    <w:rsid w:val="00E63981"/>
    <w:rsid w:val="00E643AD"/>
    <w:rsid w:val="00E643D0"/>
    <w:rsid w:val="00E64611"/>
    <w:rsid w:val="00E648EB"/>
    <w:rsid w:val="00E64B13"/>
    <w:rsid w:val="00E64BE2"/>
    <w:rsid w:val="00E6508F"/>
    <w:rsid w:val="00E655BA"/>
    <w:rsid w:val="00E65A28"/>
    <w:rsid w:val="00E66487"/>
    <w:rsid w:val="00E66551"/>
    <w:rsid w:val="00E666A3"/>
    <w:rsid w:val="00E66C17"/>
    <w:rsid w:val="00E66CD5"/>
    <w:rsid w:val="00E6727A"/>
    <w:rsid w:val="00E67321"/>
    <w:rsid w:val="00E679B9"/>
    <w:rsid w:val="00E70969"/>
    <w:rsid w:val="00E70AA8"/>
    <w:rsid w:val="00E70E5E"/>
    <w:rsid w:val="00E70E87"/>
    <w:rsid w:val="00E712A0"/>
    <w:rsid w:val="00E71C45"/>
    <w:rsid w:val="00E71F38"/>
    <w:rsid w:val="00E72171"/>
    <w:rsid w:val="00E72446"/>
    <w:rsid w:val="00E72799"/>
    <w:rsid w:val="00E72D8D"/>
    <w:rsid w:val="00E73006"/>
    <w:rsid w:val="00E732E2"/>
    <w:rsid w:val="00E73646"/>
    <w:rsid w:val="00E7401D"/>
    <w:rsid w:val="00E744BE"/>
    <w:rsid w:val="00E74BBA"/>
    <w:rsid w:val="00E74D09"/>
    <w:rsid w:val="00E74F51"/>
    <w:rsid w:val="00E7547C"/>
    <w:rsid w:val="00E75C15"/>
    <w:rsid w:val="00E7674C"/>
    <w:rsid w:val="00E76ECE"/>
    <w:rsid w:val="00E77227"/>
    <w:rsid w:val="00E77B91"/>
    <w:rsid w:val="00E77E3E"/>
    <w:rsid w:val="00E77FED"/>
    <w:rsid w:val="00E8044E"/>
    <w:rsid w:val="00E810EF"/>
    <w:rsid w:val="00E82A3A"/>
    <w:rsid w:val="00E83492"/>
    <w:rsid w:val="00E83B63"/>
    <w:rsid w:val="00E83F20"/>
    <w:rsid w:val="00E84033"/>
    <w:rsid w:val="00E841AE"/>
    <w:rsid w:val="00E842A4"/>
    <w:rsid w:val="00E84C04"/>
    <w:rsid w:val="00E84D58"/>
    <w:rsid w:val="00E85229"/>
    <w:rsid w:val="00E85270"/>
    <w:rsid w:val="00E85345"/>
    <w:rsid w:val="00E8545B"/>
    <w:rsid w:val="00E85BFF"/>
    <w:rsid w:val="00E86182"/>
    <w:rsid w:val="00E86502"/>
    <w:rsid w:val="00E86FD8"/>
    <w:rsid w:val="00E870CD"/>
    <w:rsid w:val="00E87332"/>
    <w:rsid w:val="00E8764B"/>
    <w:rsid w:val="00E877F6"/>
    <w:rsid w:val="00E87C8A"/>
    <w:rsid w:val="00E87EDA"/>
    <w:rsid w:val="00E909D6"/>
    <w:rsid w:val="00E911D0"/>
    <w:rsid w:val="00E914AD"/>
    <w:rsid w:val="00E91588"/>
    <w:rsid w:val="00E91A69"/>
    <w:rsid w:val="00E91BE2"/>
    <w:rsid w:val="00E91F19"/>
    <w:rsid w:val="00E9227D"/>
    <w:rsid w:val="00E9245B"/>
    <w:rsid w:val="00E925DC"/>
    <w:rsid w:val="00E9268A"/>
    <w:rsid w:val="00E9317F"/>
    <w:rsid w:val="00E9371F"/>
    <w:rsid w:val="00E93A1B"/>
    <w:rsid w:val="00E93A2A"/>
    <w:rsid w:val="00E948D0"/>
    <w:rsid w:val="00E94F08"/>
    <w:rsid w:val="00E952D1"/>
    <w:rsid w:val="00E95762"/>
    <w:rsid w:val="00E96071"/>
    <w:rsid w:val="00E9731C"/>
    <w:rsid w:val="00E976C5"/>
    <w:rsid w:val="00E9792E"/>
    <w:rsid w:val="00EA0266"/>
    <w:rsid w:val="00EA1454"/>
    <w:rsid w:val="00EA19FB"/>
    <w:rsid w:val="00EA1B4C"/>
    <w:rsid w:val="00EA1BC4"/>
    <w:rsid w:val="00EA1F35"/>
    <w:rsid w:val="00EA25D7"/>
    <w:rsid w:val="00EA293F"/>
    <w:rsid w:val="00EA2C62"/>
    <w:rsid w:val="00EA2F0C"/>
    <w:rsid w:val="00EA3656"/>
    <w:rsid w:val="00EA41A4"/>
    <w:rsid w:val="00EA447F"/>
    <w:rsid w:val="00EA4844"/>
    <w:rsid w:val="00EA48E7"/>
    <w:rsid w:val="00EA5035"/>
    <w:rsid w:val="00EA52C6"/>
    <w:rsid w:val="00EA5754"/>
    <w:rsid w:val="00EA5911"/>
    <w:rsid w:val="00EA598D"/>
    <w:rsid w:val="00EA5A71"/>
    <w:rsid w:val="00EA6261"/>
    <w:rsid w:val="00EA6496"/>
    <w:rsid w:val="00EA6684"/>
    <w:rsid w:val="00EA6B58"/>
    <w:rsid w:val="00EA6B6D"/>
    <w:rsid w:val="00EA7292"/>
    <w:rsid w:val="00EB021B"/>
    <w:rsid w:val="00EB049C"/>
    <w:rsid w:val="00EB0E1B"/>
    <w:rsid w:val="00EB0F37"/>
    <w:rsid w:val="00EB161E"/>
    <w:rsid w:val="00EB1FAF"/>
    <w:rsid w:val="00EB201E"/>
    <w:rsid w:val="00EB2276"/>
    <w:rsid w:val="00EB2658"/>
    <w:rsid w:val="00EB2CCB"/>
    <w:rsid w:val="00EB2DE8"/>
    <w:rsid w:val="00EB2F86"/>
    <w:rsid w:val="00EB3735"/>
    <w:rsid w:val="00EB3A9F"/>
    <w:rsid w:val="00EB42FE"/>
    <w:rsid w:val="00EB4EC0"/>
    <w:rsid w:val="00EB4F98"/>
    <w:rsid w:val="00EB5534"/>
    <w:rsid w:val="00EB5ADE"/>
    <w:rsid w:val="00EB6377"/>
    <w:rsid w:val="00EB63B6"/>
    <w:rsid w:val="00EB73AC"/>
    <w:rsid w:val="00EB781B"/>
    <w:rsid w:val="00EB7DDE"/>
    <w:rsid w:val="00EC029F"/>
    <w:rsid w:val="00EC10BA"/>
    <w:rsid w:val="00EC1228"/>
    <w:rsid w:val="00EC135A"/>
    <w:rsid w:val="00EC1369"/>
    <w:rsid w:val="00EC165F"/>
    <w:rsid w:val="00EC1E9A"/>
    <w:rsid w:val="00EC1EBC"/>
    <w:rsid w:val="00EC21E1"/>
    <w:rsid w:val="00EC2403"/>
    <w:rsid w:val="00EC262C"/>
    <w:rsid w:val="00EC2729"/>
    <w:rsid w:val="00EC293F"/>
    <w:rsid w:val="00EC2DBE"/>
    <w:rsid w:val="00EC2E66"/>
    <w:rsid w:val="00EC2E73"/>
    <w:rsid w:val="00EC3C52"/>
    <w:rsid w:val="00EC481A"/>
    <w:rsid w:val="00EC4852"/>
    <w:rsid w:val="00EC4903"/>
    <w:rsid w:val="00EC4AF7"/>
    <w:rsid w:val="00EC5378"/>
    <w:rsid w:val="00EC53D8"/>
    <w:rsid w:val="00EC54C3"/>
    <w:rsid w:val="00EC5A57"/>
    <w:rsid w:val="00EC5A5C"/>
    <w:rsid w:val="00EC6912"/>
    <w:rsid w:val="00EC77C9"/>
    <w:rsid w:val="00EC78BF"/>
    <w:rsid w:val="00EC7B9D"/>
    <w:rsid w:val="00ED00C7"/>
    <w:rsid w:val="00ED01A3"/>
    <w:rsid w:val="00ED03FD"/>
    <w:rsid w:val="00ED04E1"/>
    <w:rsid w:val="00ED0A1C"/>
    <w:rsid w:val="00ED1A71"/>
    <w:rsid w:val="00ED1AA7"/>
    <w:rsid w:val="00ED2513"/>
    <w:rsid w:val="00ED2872"/>
    <w:rsid w:val="00ED28A4"/>
    <w:rsid w:val="00ED32D8"/>
    <w:rsid w:val="00ED3397"/>
    <w:rsid w:val="00ED3AF2"/>
    <w:rsid w:val="00ED4012"/>
    <w:rsid w:val="00ED41FF"/>
    <w:rsid w:val="00ED4583"/>
    <w:rsid w:val="00ED4783"/>
    <w:rsid w:val="00ED4C7D"/>
    <w:rsid w:val="00ED4EC8"/>
    <w:rsid w:val="00ED540D"/>
    <w:rsid w:val="00ED6040"/>
    <w:rsid w:val="00ED7007"/>
    <w:rsid w:val="00ED7078"/>
    <w:rsid w:val="00ED70FB"/>
    <w:rsid w:val="00ED74FD"/>
    <w:rsid w:val="00EE06B5"/>
    <w:rsid w:val="00EE08E8"/>
    <w:rsid w:val="00EE09EB"/>
    <w:rsid w:val="00EE111E"/>
    <w:rsid w:val="00EE14B5"/>
    <w:rsid w:val="00EE1AF7"/>
    <w:rsid w:val="00EE1ED7"/>
    <w:rsid w:val="00EE2779"/>
    <w:rsid w:val="00EE2806"/>
    <w:rsid w:val="00EE285D"/>
    <w:rsid w:val="00EE3300"/>
    <w:rsid w:val="00EE3321"/>
    <w:rsid w:val="00EE3353"/>
    <w:rsid w:val="00EE36D5"/>
    <w:rsid w:val="00EE39ED"/>
    <w:rsid w:val="00EE3DBD"/>
    <w:rsid w:val="00EE3F60"/>
    <w:rsid w:val="00EE463C"/>
    <w:rsid w:val="00EE4BA9"/>
    <w:rsid w:val="00EE54DB"/>
    <w:rsid w:val="00EE582F"/>
    <w:rsid w:val="00EE607E"/>
    <w:rsid w:val="00EE6D67"/>
    <w:rsid w:val="00EE6E17"/>
    <w:rsid w:val="00EE7505"/>
    <w:rsid w:val="00EE77F0"/>
    <w:rsid w:val="00EE7A7A"/>
    <w:rsid w:val="00EF07F4"/>
    <w:rsid w:val="00EF0F3A"/>
    <w:rsid w:val="00EF174C"/>
    <w:rsid w:val="00EF1CD4"/>
    <w:rsid w:val="00EF1D0C"/>
    <w:rsid w:val="00EF2112"/>
    <w:rsid w:val="00EF233C"/>
    <w:rsid w:val="00EF2855"/>
    <w:rsid w:val="00EF2F4F"/>
    <w:rsid w:val="00EF3796"/>
    <w:rsid w:val="00EF418A"/>
    <w:rsid w:val="00EF42CB"/>
    <w:rsid w:val="00EF4D7C"/>
    <w:rsid w:val="00EF4F9A"/>
    <w:rsid w:val="00EF541B"/>
    <w:rsid w:val="00EF5633"/>
    <w:rsid w:val="00EF575B"/>
    <w:rsid w:val="00EF597E"/>
    <w:rsid w:val="00EF5AD2"/>
    <w:rsid w:val="00EF5B77"/>
    <w:rsid w:val="00EF63EB"/>
    <w:rsid w:val="00EF64DF"/>
    <w:rsid w:val="00EF6939"/>
    <w:rsid w:val="00EF6B3C"/>
    <w:rsid w:val="00EF6FCD"/>
    <w:rsid w:val="00EF71D6"/>
    <w:rsid w:val="00EF7B2F"/>
    <w:rsid w:val="00EF7CBF"/>
    <w:rsid w:val="00F00190"/>
    <w:rsid w:val="00F015EA"/>
    <w:rsid w:val="00F0165E"/>
    <w:rsid w:val="00F01E75"/>
    <w:rsid w:val="00F01EE6"/>
    <w:rsid w:val="00F02142"/>
    <w:rsid w:val="00F0253C"/>
    <w:rsid w:val="00F029B7"/>
    <w:rsid w:val="00F02D3A"/>
    <w:rsid w:val="00F02F27"/>
    <w:rsid w:val="00F03557"/>
    <w:rsid w:val="00F0364B"/>
    <w:rsid w:val="00F03687"/>
    <w:rsid w:val="00F036F2"/>
    <w:rsid w:val="00F04523"/>
    <w:rsid w:val="00F045D7"/>
    <w:rsid w:val="00F047CF"/>
    <w:rsid w:val="00F05504"/>
    <w:rsid w:val="00F05519"/>
    <w:rsid w:val="00F05932"/>
    <w:rsid w:val="00F0593F"/>
    <w:rsid w:val="00F061C2"/>
    <w:rsid w:val="00F06206"/>
    <w:rsid w:val="00F06230"/>
    <w:rsid w:val="00F06440"/>
    <w:rsid w:val="00F065FB"/>
    <w:rsid w:val="00F066D5"/>
    <w:rsid w:val="00F06735"/>
    <w:rsid w:val="00F0675B"/>
    <w:rsid w:val="00F0686D"/>
    <w:rsid w:val="00F06D27"/>
    <w:rsid w:val="00F06DFE"/>
    <w:rsid w:val="00F072A8"/>
    <w:rsid w:val="00F07306"/>
    <w:rsid w:val="00F0769A"/>
    <w:rsid w:val="00F07A77"/>
    <w:rsid w:val="00F07BE2"/>
    <w:rsid w:val="00F07DCD"/>
    <w:rsid w:val="00F100B1"/>
    <w:rsid w:val="00F1059A"/>
    <w:rsid w:val="00F105C8"/>
    <w:rsid w:val="00F10B6F"/>
    <w:rsid w:val="00F10FD5"/>
    <w:rsid w:val="00F11813"/>
    <w:rsid w:val="00F118E1"/>
    <w:rsid w:val="00F132A3"/>
    <w:rsid w:val="00F13716"/>
    <w:rsid w:val="00F13FEB"/>
    <w:rsid w:val="00F143F9"/>
    <w:rsid w:val="00F14830"/>
    <w:rsid w:val="00F1496A"/>
    <w:rsid w:val="00F14C2C"/>
    <w:rsid w:val="00F15130"/>
    <w:rsid w:val="00F15A3C"/>
    <w:rsid w:val="00F15E52"/>
    <w:rsid w:val="00F16CBF"/>
    <w:rsid w:val="00F16E8E"/>
    <w:rsid w:val="00F177D9"/>
    <w:rsid w:val="00F17D9A"/>
    <w:rsid w:val="00F17ECE"/>
    <w:rsid w:val="00F20049"/>
    <w:rsid w:val="00F204B2"/>
    <w:rsid w:val="00F207F8"/>
    <w:rsid w:val="00F20D7D"/>
    <w:rsid w:val="00F216BC"/>
    <w:rsid w:val="00F2181F"/>
    <w:rsid w:val="00F21AAD"/>
    <w:rsid w:val="00F21C03"/>
    <w:rsid w:val="00F21EFD"/>
    <w:rsid w:val="00F22492"/>
    <w:rsid w:val="00F229E7"/>
    <w:rsid w:val="00F2312D"/>
    <w:rsid w:val="00F234EF"/>
    <w:rsid w:val="00F23B1B"/>
    <w:rsid w:val="00F23CD6"/>
    <w:rsid w:val="00F23FF7"/>
    <w:rsid w:val="00F2467C"/>
    <w:rsid w:val="00F24A83"/>
    <w:rsid w:val="00F24CE8"/>
    <w:rsid w:val="00F25CD0"/>
    <w:rsid w:val="00F25E8F"/>
    <w:rsid w:val="00F25EA9"/>
    <w:rsid w:val="00F2603B"/>
    <w:rsid w:val="00F2681B"/>
    <w:rsid w:val="00F26979"/>
    <w:rsid w:val="00F26C60"/>
    <w:rsid w:val="00F272B4"/>
    <w:rsid w:val="00F27864"/>
    <w:rsid w:val="00F27C07"/>
    <w:rsid w:val="00F301DE"/>
    <w:rsid w:val="00F302C7"/>
    <w:rsid w:val="00F30F49"/>
    <w:rsid w:val="00F31814"/>
    <w:rsid w:val="00F31B09"/>
    <w:rsid w:val="00F31EA8"/>
    <w:rsid w:val="00F32EB3"/>
    <w:rsid w:val="00F32F81"/>
    <w:rsid w:val="00F332C5"/>
    <w:rsid w:val="00F332CB"/>
    <w:rsid w:val="00F33465"/>
    <w:rsid w:val="00F33537"/>
    <w:rsid w:val="00F33855"/>
    <w:rsid w:val="00F33CC8"/>
    <w:rsid w:val="00F34694"/>
    <w:rsid w:val="00F35020"/>
    <w:rsid w:val="00F351EC"/>
    <w:rsid w:val="00F35420"/>
    <w:rsid w:val="00F35972"/>
    <w:rsid w:val="00F35A72"/>
    <w:rsid w:val="00F3608A"/>
    <w:rsid w:val="00F360C6"/>
    <w:rsid w:val="00F36295"/>
    <w:rsid w:val="00F362C8"/>
    <w:rsid w:val="00F367CA"/>
    <w:rsid w:val="00F36B48"/>
    <w:rsid w:val="00F36DF8"/>
    <w:rsid w:val="00F37072"/>
    <w:rsid w:val="00F37146"/>
    <w:rsid w:val="00F3724B"/>
    <w:rsid w:val="00F373E0"/>
    <w:rsid w:val="00F37643"/>
    <w:rsid w:val="00F37E5D"/>
    <w:rsid w:val="00F41439"/>
    <w:rsid w:val="00F41477"/>
    <w:rsid w:val="00F415EF"/>
    <w:rsid w:val="00F418C0"/>
    <w:rsid w:val="00F41AB2"/>
    <w:rsid w:val="00F41D61"/>
    <w:rsid w:val="00F41E7A"/>
    <w:rsid w:val="00F424FC"/>
    <w:rsid w:val="00F42BD5"/>
    <w:rsid w:val="00F430B2"/>
    <w:rsid w:val="00F4329B"/>
    <w:rsid w:val="00F43B51"/>
    <w:rsid w:val="00F43C27"/>
    <w:rsid w:val="00F44122"/>
    <w:rsid w:val="00F44265"/>
    <w:rsid w:val="00F44E86"/>
    <w:rsid w:val="00F4540E"/>
    <w:rsid w:val="00F45425"/>
    <w:rsid w:val="00F45CDC"/>
    <w:rsid w:val="00F45D07"/>
    <w:rsid w:val="00F4652E"/>
    <w:rsid w:val="00F46611"/>
    <w:rsid w:val="00F46619"/>
    <w:rsid w:val="00F46C51"/>
    <w:rsid w:val="00F46F7B"/>
    <w:rsid w:val="00F47012"/>
    <w:rsid w:val="00F47D21"/>
    <w:rsid w:val="00F5035E"/>
    <w:rsid w:val="00F5052C"/>
    <w:rsid w:val="00F50BE5"/>
    <w:rsid w:val="00F50D66"/>
    <w:rsid w:val="00F515B8"/>
    <w:rsid w:val="00F51A35"/>
    <w:rsid w:val="00F51BF7"/>
    <w:rsid w:val="00F52065"/>
    <w:rsid w:val="00F52111"/>
    <w:rsid w:val="00F52466"/>
    <w:rsid w:val="00F52CFA"/>
    <w:rsid w:val="00F531A0"/>
    <w:rsid w:val="00F5366D"/>
    <w:rsid w:val="00F53A10"/>
    <w:rsid w:val="00F543E2"/>
    <w:rsid w:val="00F546B7"/>
    <w:rsid w:val="00F548F7"/>
    <w:rsid w:val="00F550E8"/>
    <w:rsid w:val="00F5593E"/>
    <w:rsid w:val="00F55EAA"/>
    <w:rsid w:val="00F563C4"/>
    <w:rsid w:val="00F56828"/>
    <w:rsid w:val="00F56B7D"/>
    <w:rsid w:val="00F56C98"/>
    <w:rsid w:val="00F56CB3"/>
    <w:rsid w:val="00F56E65"/>
    <w:rsid w:val="00F57327"/>
    <w:rsid w:val="00F5760F"/>
    <w:rsid w:val="00F601A1"/>
    <w:rsid w:val="00F602E1"/>
    <w:rsid w:val="00F608F1"/>
    <w:rsid w:val="00F61C38"/>
    <w:rsid w:val="00F61DBA"/>
    <w:rsid w:val="00F6257F"/>
    <w:rsid w:val="00F629C4"/>
    <w:rsid w:val="00F62E27"/>
    <w:rsid w:val="00F630B0"/>
    <w:rsid w:val="00F634FB"/>
    <w:rsid w:val="00F636ED"/>
    <w:rsid w:val="00F63BD6"/>
    <w:rsid w:val="00F64898"/>
    <w:rsid w:val="00F6506F"/>
    <w:rsid w:val="00F661FA"/>
    <w:rsid w:val="00F6646C"/>
    <w:rsid w:val="00F66993"/>
    <w:rsid w:val="00F6713D"/>
    <w:rsid w:val="00F67AC5"/>
    <w:rsid w:val="00F67D3E"/>
    <w:rsid w:val="00F70D6B"/>
    <w:rsid w:val="00F71104"/>
    <w:rsid w:val="00F717D2"/>
    <w:rsid w:val="00F72381"/>
    <w:rsid w:val="00F7263D"/>
    <w:rsid w:val="00F72916"/>
    <w:rsid w:val="00F72BB6"/>
    <w:rsid w:val="00F73949"/>
    <w:rsid w:val="00F73D32"/>
    <w:rsid w:val="00F73FEC"/>
    <w:rsid w:val="00F741DF"/>
    <w:rsid w:val="00F749F5"/>
    <w:rsid w:val="00F74A97"/>
    <w:rsid w:val="00F74D00"/>
    <w:rsid w:val="00F7522F"/>
    <w:rsid w:val="00F7637C"/>
    <w:rsid w:val="00F77401"/>
    <w:rsid w:val="00F77471"/>
    <w:rsid w:val="00F774A3"/>
    <w:rsid w:val="00F7753C"/>
    <w:rsid w:val="00F77BB4"/>
    <w:rsid w:val="00F8144D"/>
    <w:rsid w:val="00F81810"/>
    <w:rsid w:val="00F82D53"/>
    <w:rsid w:val="00F83283"/>
    <w:rsid w:val="00F83FF4"/>
    <w:rsid w:val="00F844B5"/>
    <w:rsid w:val="00F844CD"/>
    <w:rsid w:val="00F84546"/>
    <w:rsid w:val="00F84711"/>
    <w:rsid w:val="00F84881"/>
    <w:rsid w:val="00F84BB1"/>
    <w:rsid w:val="00F851A7"/>
    <w:rsid w:val="00F85479"/>
    <w:rsid w:val="00F85BB1"/>
    <w:rsid w:val="00F8730F"/>
    <w:rsid w:val="00F8765E"/>
    <w:rsid w:val="00F8770F"/>
    <w:rsid w:val="00F87A2F"/>
    <w:rsid w:val="00F87E1F"/>
    <w:rsid w:val="00F90D61"/>
    <w:rsid w:val="00F91198"/>
    <w:rsid w:val="00F91392"/>
    <w:rsid w:val="00F916D3"/>
    <w:rsid w:val="00F91DFF"/>
    <w:rsid w:val="00F92601"/>
    <w:rsid w:val="00F92A3A"/>
    <w:rsid w:val="00F93551"/>
    <w:rsid w:val="00F936F7"/>
    <w:rsid w:val="00F93CC8"/>
    <w:rsid w:val="00F93EDE"/>
    <w:rsid w:val="00F94547"/>
    <w:rsid w:val="00F94B2D"/>
    <w:rsid w:val="00F956DA"/>
    <w:rsid w:val="00F957CD"/>
    <w:rsid w:val="00F959C2"/>
    <w:rsid w:val="00F95A6A"/>
    <w:rsid w:val="00F95DEA"/>
    <w:rsid w:val="00F95F10"/>
    <w:rsid w:val="00F96492"/>
    <w:rsid w:val="00F96528"/>
    <w:rsid w:val="00F966DD"/>
    <w:rsid w:val="00FA045C"/>
    <w:rsid w:val="00FA13E4"/>
    <w:rsid w:val="00FA2040"/>
    <w:rsid w:val="00FA280F"/>
    <w:rsid w:val="00FA28F8"/>
    <w:rsid w:val="00FA2A15"/>
    <w:rsid w:val="00FA2B6E"/>
    <w:rsid w:val="00FA2D46"/>
    <w:rsid w:val="00FA3726"/>
    <w:rsid w:val="00FA3C9D"/>
    <w:rsid w:val="00FA3FA0"/>
    <w:rsid w:val="00FA4219"/>
    <w:rsid w:val="00FA4A77"/>
    <w:rsid w:val="00FA4E70"/>
    <w:rsid w:val="00FA4F6F"/>
    <w:rsid w:val="00FA51FE"/>
    <w:rsid w:val="00FA53DE"/>
    <w:rsid w:val="00FA6051"/>
    <w:rsid w:val="00FA61C6"/>
    <w:rsid w:val="00FA6741"/>
    <w:rsid w:val="00FA760D"/>
    <w:rsid w:val="00FA78EF"/>
    <w:rsid w:val="00FA7FA6"/>
    <w:rsid w:val="00FB003F"/>
    <w:rsid w:val="00FB0074"/>
    <w:rsid w:val="00FB00D8"/>
    <w:rsid w:val="00FB027C"/>
    <w:rsid w:val="00FB06D2"/>
    <w:rsid w:val="00FB1556"/>
    <w:rsid w:val="00FB177A"/>
    <w:rsid w:val="00FB17D2"/>
    <w:rsid w:val="00FB18D6"/>
    <w:rsid w:val="00FB1A02"/>
    <w:rsid w:val="00FB1DDA"/>
    <w:rsid w:val="00FB1ED2"/>
    <w:rsid w:val="00FB2248"/>
    <w:rsid w:val="00FB278D"/>
    <w:rsid w:val="00FB27DE"/>
    <w:rsid w:val="00FB2A60"/>
    <w:rsid w:val="00FB2C52"/>
    <w:rsid w:val="00FB2D03"/>
    <w:rsid w:val="00FB3A8B"/>
    <w:rsid w:val="00FB4552"/>
    <w:rsid w:val="00FB46DB"/>
    <w:rsid w:val="00FB4DCD"/>
    <w:rsid w:val="00FB5447"/>
    <w:rsid w:val="00FB5FF3"/>
    <w:rsid w:val="00FB64F5"/>
    <w:rsid w:val="00FB677E"/>
    <w:rsid w:val="00FB6E8B"/>
    <w:rsid w:val="00FB76DA"/>
    <w:rsid w:val="00FB77E1"/>
    <w:rsid w:val="00FB7947"/>
    <w:rsid w:val="00FC0419"/>
    <w:rsid w:val="00FC052E"/>
    <w:rsid w:val="00FC05DD"/>
    <w:rsid w:val="00FC0D03"/>
    <w:rsid w:val="00FC115A"/>
    <w:rsid w:val="00FC1295"/>
    <w:rsid w:val="00FC21B2"/>
    <w:rsid w:val="00FC2CCB"/>
    <w:rsid w:val="00FC32EA"/>
    <w:rsid w:val="00FC3A9E"/>
    <w:rsid w:val="00FC3BBA"/>
    <w:rsid w:val="00FC4537"/>
    <w:rsid w:val="00FC4558"/>
    <w:rsid w:val="00FC4D05"/>
    <w:rsid w:val="00FC4DFE"/>
    <w:rsid w:val="00FC52CE"/>
    <w:rsid w:val="00FC562D"/>
    <w:rsid w:val="00FC64E8"/>
    <w:rsid w:val="00FC6626"/>
    <w:rsid w:val="00FC68D2"/>
    <w:rsid w:val="00FC6CFF"/>
    <w:rsid w:val="00FC6FE3"/>
    <w:rsid w:val="00FC71EF"/>
    <w:rsid w:val="00FC7579"/>
    <w:rsid w:val="00FD02E3"/>
    <w:rsid w:val="00FD05BE"/>
    <w:rsid w:val="00FD06B9"/>
    <w:rsid w:val="00FD0743"/>
    <w:rsid w:val="00FD0B09"/>
    <w:rsid w:val="00FD1B7B"/>
    <w:rsid w:val="00FD2052"/>
    <w:rsid w:val="00FD20D5"/>
    <w:rsid w:val="00FD2135"/>
    <w:rsid w:val="00FD252F"/>
    <w:rsid w:val="00FD2EA9"/>
    <w:rsid w:val="00FD2FBE"/>
    <w:rsid w:val="00FD329F"/>
    <w:rsid w:val="00FD48BF"/>
    <w:rsid w:val="00FD4F88"/>
    <w:rsid w:val="00FD53DF"/>
    <w:rsid w:val="00FD55CB"/>
    <w:rsid w:val="00FD5EC1"/>
    <w:rsid w:val="00FD5F6A"/>
    <w:rsid w:val="00FD6202"/>
    <w:rsid w:val="00FD64D8"/>
    <w:rsid w:val="00FD712D"/>
    <w:rsid w:val="00FD7393"/>
    <w:rsid w:val="00FD77F2"/>
    <w:rsid w:val="00FD7A7C"/>
    <w:rsid w:val="00FD7B1C"/>
    <w:rsid w:val="00FE0EBF"/>
    <w:rsid w:val="00FE109C"/>
    <w:rsid w:val="00FE1182"/>
    <w:rsid w:val="00FE1E1E"/>
    <w:rsid w:val="00FE1E1F"/>
    <w:rsid w:val="00FE206A"/>
    <w:rsid w:val="00FE27A3"/>
    <w:rsid w:val="00FE2948"/>
    <w:rsid w:val="00FE300E"/>
    <w:rsid w:val="00FE308D"/>
    <w:rsid w:val="00FE36CF"/>
    <w:rsid w:val="00FE3A89"/>
    <w:rsid w:val="00FE3C7F"/>
    <w:rsid w:val="00FE3EE6"/>
    <w:rsid w:val="00FE492B"/>
    <w:rsid w:val="00FE4991"/>
    <w:rsid w:val="00FE5D6B"/>
    <w:rsid w:val="00FE5F08"/>
    <w:rsid w:val="00FE6BB5"/>
    <w:rsid w:val="00FE6BF5"/>
    <w:rsid w:val="00FE6D50"/>
    <w:rsid w:val="00FE74C8"/>
    <w:rsid w:val="00FF04BC"/>
    <w:rsid w:val="00FF04D2"/>
    <w:rsid w:val="00FF0761"/>
    <w:rsid w:val="00FF0CFF"/>
    <w:rsid w:val="00FF15A6"/>
    <w:rsid w:val="00FF1D96"/>
    <w:rsid w:val="00FF242B"/>
    <w:rsid w:val="00FF2864"/>
    <w:rsid w:val="00FF2AE3"/>
    <w:rsid w:val="00FF376F"/>
    <w:rsid w:val="00FF4F7F"/>
    <w:rsid w:val="00FF5A67"/>
    <w:rsid w:val="00FF6607"/>
    <w:rsid w:val="00FF69BD"/>
    <w:rsid w:val="00FF7445"/>
    <w:rsid w:val="00FF77F1"/>
    <w:rsid w:val="00FF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E0E22"/>
  <w14:defaultImageDpi w14:val="32767"/>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EF6F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 w:type="character" w:customStyle="1" w:styleId="c-bibliographic-informationvalue">
    <w:name w:val="c-bibliographic-information__value"/>
    <w:basedOn w:val="DefaultParagraphFont"/>
    <w:rsid w:val="00C42343"/>
  </w:style>
  <w:style w:type="paragraph" w:customStyle="1" w:styleId="HAcknowledgements">
    <w:name w:val="HAcknowledgements"/>
    <w:basedOn w:val="Normal"/>
    <w:qFormat/>
    <w:rsid w:val="008553FC"/>
    <w:pPr>
      <w:spacing w:before="480" w:after="230" w:line="230" w:lineRule="atLeast"/>
    </w:pPr>
    <w:rPr>
      <w:rFonts w:ascii="Arial" w:eastAsia="MS Mincho" w:hAnsi="Arial" w:cs="Times New Roman"/>
      <w:b/>
      <w:sz w:val="22"/>
      <w:lang w:val="en-GB" w:eastAsia="ja-JP"/>
    </w:rPr>
  </w:style>
  <w:style w:type="character" w:customStyle="1" w:styleId="Heading5Char">
    <w:name w:val="Heading 5 Char"/>
    <w:basedOn w:val="DefaultParagraphFont"/>
    <w:link w:val="Heading5"/>
    <w:uiPriority w:val="9"/>
    <w:semiHidden/>
    <w:rsid w:val="00EF6FCD"/>
    <w:rPr>
      <w:rFonts w:asciiTheme="majorHAnsi" w:eastAsiaTheme="majorEastAsia" w:hAnsiTheme="majorHAnsi" w:cstheme="majorBidi"/>
      <w:color w:val="2F5496" w:themeColor="accent1" w:themeShade="BF"/>
    </w:rPr>
  </w:style>
  <w:style w:type="paragraph" w:customStyle="1" w:styleId="pf0">
    <w:name w:val="pf0"/>
    <w:basedOn w:val="Normal"/>
    <w:rsid w:val="00F85479"/>
    <w:pPr>
      <w:spacing w:before="100" w:beforeAutospacing="1" w:after="100" w:afterAutospacing="1"/>
    </w:pPr>
    <w:rPr>
      <w:rFonts w:ascii="Times New Roman" w:eastAsia="Times New Roman" w:hAnsi="Times New Roman" w:cs="Times New Roman"/>
      <w:lang w:val="de-CH" w:eastAsia="zh-CN"/>
    </w:rPr>
  </w:style>
  <w:style w:type="character" w:customStyle="1" w:styleId="cf01">
    <w:name w:val="cf01"/>
    <w:basedOn w:val="DefaultParagraphFont"/>
    <w:rsid w:val="00F85479"/>
    <w:rPr>
      <w:rFonts w:ascii="Segoe UI" w:hAnsi="Segoe UI" w:cs="Segoe UI" w:hint="default"/>
      <w:sz w:val="18"/>
      <w:szCs w:val="18"/>
    </w:rPr>
  </w:style>
  <w:style w:type="character" w:styleId="LineNumber">
    <w:name w:val="line number"/>
    <w:basedOn w:val="DefaultParagraphFont"/>
    <w:uiPriority w:val="99"/>
    <w:semiHidden/>
    <w:unhideWhenUsed/>
    <w:rsid w:val="00491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43020922">
      <w:bodyDiv w:val="1"/>
      <w:marLeft w:val="0"/>
      <w:marRight w:val="0"/>
      <w:marTop w:val="0"/>
      <w:marBottom w:val="0"/>
      <w:divBdr>
        <w:top w:val="none" w:sz="0" w:space="0" w:color="auto"/>
        <w:left w:val="none" w:sz="0" w:space="0" w:color="auto"/>
        <w:bottom w:val="none" w:sz="0" w:space="0" w:color="auto"/>
        <w:right w:val="none" w:sz="0" w:space="0" w:color="auto"/>
      </w:divBdr>
      <w:divsChild>
        <w:div w:id="948001092">
          <w:marLeft w:val="0"/>
          <w:marRight w:val="0"/>
          <w:marTop w:val="0"/>
          <w:marBottom w:val="0"/>
          <w:divBdr>
            <w:top w:val="none" w:sz="0" w:space="0" w:color="auto"/>
            <w:left w:val="none" w:sz="0" w:space="0" w:color="auto"/>
            <w:bottom w:val="none" w:sz="0" w:space="0" w:color="auto"/>
            <w:right w:val="none" w:sz="0" w:space="0" w:color="auto"/>
          </w:divBdr>
        </w:div>
        <w:div w:id="574826312">
          <w:marLeft w:val="0"/>
          <w:marRight w:val="0"/>
          <w:marTop w:val="0"/>
          <w:marBottom w:val="0"/>
          <w:divBdr>
            <w:top w:val="none" w:sz="0" w:space="0" w:color="auto"/>
            <w:left w:val="none" w:sz="0" w:space="0" w:color="auto"/>
            <w:bottom w:val="none" w:sz="0" w:space="0" w:color="auto"/>
            <w:right w:val="none" w:sz="0" w:space="0" w:color="auto"/>
          </w:divBdr>
          <w:divsChild>
            <w:div w:id="57941875">
              <w:marLeft w:val="0"/>
              <w:marRight w:val="165"/>
              <w:marTop w:val="150"/>
              <w:marBottom w:val="0"/>
              <w:divBdr>
                <w:top w:val="none" w:sz="0" w:space="0" w:color="auto"/>
                <w:left w:val="none" w:sz="0" w:space="0" w:color="auto"/>
                <w:bottom w:val="none" w:sz="0" w:space="0" w:color="auto"/>
                <w:right w:val="none" w:sz="0" w:space="0" w:color="auto"/>
              </w:divBdr>
              <w:divsChild>
                <w:div w:id="1171333412">
                  <w:marLeft w:val="0"/>
                  <w:marRight w:val="0"/>
                  <w:marTop w:val="0"/>
                  <w:marBottom w:val="0"/>
                  <w:divBdr>
                    <w:top w:val="none" w:sz="0" w:space="0" w:color="auto"/>
                    <w:left w:val="none" w:sz="0" w:space="0" w:color="auto"/>
                    <w:bottom w:val="none" w:sz="0" w:space="0" w:color="auto"/>
                    <w:right w:val="none" w:sz="0" w:space="0" w:color="auto"/>
                  </w:divBdr>
                  <w:divsChild>
                    <w:div w:id="6852571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73177856">
      <w:bodyDiv w:val="1"/>
      <w:marLeft w:val="0"/>
      <w:marRight w:val="0"/>
      <w:marTop w:val="0"/>
      <w:marBottom w:val="0"/>
      <w:divBdr>
        <w:top w:val="none" w:sz="0" w:space="0" w:color="auto"/>
        <w:left w:val="none" w:sz="0" w:space="0" w:color="auto"/>
        <w:bottom w:val="none" w:sz="0" w:space="0" w:color="auto"/>
        <w:right w:val="none" w:sz="0" w:space="0" w:color="auto"/>
      </w:divBdr>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568613781">
      <w:bodyDiv w:val="1"/>
      <w:marLeft w:val="0"/>
      <w:marRight w:val="0"/>
      <w:marTop w:val="0"/>
      <w:marBottom w:val="0"/>
      <w:divBdr>
        <w:top w:val="none" w:sz="0" w:space="0" w:color="auto"/>
        <w:left w:val="none" w:sz="0" w:space="0" w:color="auto"/>
        <w:bottom w:val="none" w:sz="0" w:space="0" w:color="auto"/>
        <w:right w:val="none" w:sz="0" w:space="0" w:color="auto"/>
      </w:divBdr>
    </w:div>
    <w:div w:id="592015567">
      <w:bodyDiv w:val="1"/>
      <w:marLeft w:val="0"/>
      <w:marRight w:val="0"/>
      <w:marTop w:val="0"/>
      <w:marBottom w:val="0"/>
      <w:divBdr>
        <w:top w:val="none" w:sz="0" w:space="0" w:color="auto"/>
        <w:left w:val="none" w:sz="0" w:space="0" w:color="auto"/>
        <w:bottom w:val="none" w:sz="0" w:space="0" w:color="auto"/>
        <w:right w:val="none" w:sz="0" w:space="0" w:color="auto"/>
      </w:divBdr>
      <w:divsChild>
        <w:div w:id="1389912160">
          <w:marLeft w:val="0"/>
          <w:marRight w:val="0"/>
          <w:marTop w:val="0"/>
          <w:marBottom w:val="0"/>
          <w:divBdr>
            <w:top w:val="none" w:sz="0" w:space="0" w:color="auto"/>
            <w:left w:val="none" w:sz="0" w:space="0" w:color="auto"/>
            <w:bottom w:val="none" w:sz="0" w:space="0" w:color="auto"/>
            <w:right w:val="none" w:sz="0" w:space="0" w:color="auto"/>
          </w:divBdr>
        </w:div>
        <w:div w:id="1109660417">
          <w:marLeft w:val="0"/>
          <w:marRight w:val="0"/>
          <w:marTop w:val="0"/>
          <w:marBottom w:val="0"/>
          <w:divBdr>
            <w:top w:val="none" w:sz="0" w:space="0" w:color="auto"/>
            <w:left w:val="none" w:sz="0" w:space="0" w:color="auto"/>
            <w:bottom w:val="none" w:sz="0" w:space="0" w:color="auto"/>
            <w:right w:val="none" w:sz="0" w:space="0" w:color="auto"/>
          </w:divBdr>
          <w:divsChild>
            <w:div w:id="441807628">
              <w:marLeft w:val="0"/>
              <w:marRight w:val="165"/>
              <w:marTop w:val="150"/>
              <w:marBottom w:val="0"/>
              <w:divBdr>
                <w:top w:val="none" w:sz="0" w:space="0" w:color="auto"/>
                <w:left w:val="none" w:sz="0" w:space="0" w:color="auto"/>
                <w:bottom w:val="none" w:sz="0" w:space="0" w:color="auto"/>
                <w:right w:val="none" w:sz="0" w:space="0" w:color="auto"/>
              </w:divBdr>
              <w:divsChild>
                <w:div w:id="1615791702">
                  <w:marLeft w:val="0"/>
                  <w:marRight w:val="0"/>
                  <w:marTop w:val="0"/>
                  <w:marBottom w:val="0"/>
                  <w:divBdr>
                    <w:top w:val="none" w:sz="0" w:space="0" w:color="auto"/>
                    <w:left w:val="none" w:sz="0" w:space="0" w:color="auto"/>
                    <w:bottom w:val="none" w:sz="0" w:space="0" w:color="auto"/>
                    <w:right w:val="none" w:sz="0" w:space="0" w:color="auto"/>
                  </w:divBdr>
                  <w:divsChild>
                    <w:div w:id="20229317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003384">
      <w:bodyDiv w:val="1"/>
      <w:marLeft w:val="0"/>
      <w:marRight w:val="0"/>
      <w:marTop w:val="0"/>
      <w:marBottom w:val="0"/>
      <w:divBdr>
        <w:top w:val="none" w:sz="0" w:space="0" w:color="auto"/>
        <w:left w:val="none" w:sz="0" w:space="0" w:color="auto"/>
        <w:bottom w:val="none" w:sz="0" w:space="0" w:color="auto"/>
        <w:right w:val="none" w:sz="0" w:space="0" w:color="auto"/>
      </w:divBdr>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25191634">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756126">
      <w:bodyDiv w:val="1"/>
      <w:marLeft w:val="0"/>
      <w:marRight w:val="0"/>
      <w:marTop w:val="0"/>
      <w:marBottom w:val="0"/>
      <w:divBdr>
        <w:top w:val="none" w:sz="0" w:space="0" w:color="auto"/>
        <w:left w:val="none" w:sz="0" w:space="0" w:color="auto"/>
        <w:bottom w:val="none" w:sz="0" w:space="0" w:color="auto"/>
        <w:right w:val="none" w:sz="0" w:space="0" w:color="auto"/>
      </w:divBdr>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11171332">
      <w:bodyDiv w:val="1"/>
      <w:marLeft w:val="0"/>
      <w:marRight w:val="0"/>
      <w:marTop w:val="0"/>
      <w:marBottom w:val="0"/>
      <w:divBdr>
        <w:top w:val="none" w:sz="0" w:space="0" w:color="auto"/>
        <w:left w:val="none" w:sz="0" w:space="0" w:color="auto"/>
        <w:bottom w:val="none" w:sz="0" w:space="0" w:color="auto"/>
        <w:right w:val="none" w:sz="0" w:space="0" w:color="auto"/>
      </w:divBdr>
    </w:div>
    <w:div w:id="1828861470">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34706338">
      <w:bodyDiv w:val="1"/>
      <w:marLeft w:val="0"/>
      <w:marRight w:val="0"/>
      <w:marTop w:val="0"/>
      <w:marBottom w:val="0"/>
      <w:divBdr>
        <w:top w:val="none" w:sz="0" w:space="0" w:color="auto"/>
        <w:left w:val="none" w:sz="0" w:space="0" w:color="auto"/>
        <w:bottom w:val="none" w:sz="0" w:space="0" w:color="auto"/>
        <w:right w:val="none" w:sz="0" w:space="0" w:color="auto"/>
      </w:divBdr>
    </w:div>
    <w:div w:id="1945381901">
      <w:bodyDiv w:val="1"/>
      <w:marLeft w:val="0"/>
      <w:marRight w:val="0"/>
      <w:marTop w:val="0"/>
      <w:marBottom w:val="0"/>
      <w:divBdr>
        <w:top w:val="none" w:sz="0" w:space="0" w:color="auto"/>
        <w:left w:val="none" w:sz="0" w:space="0" w:color="auto"/>
        <w:bottom w:val="none" w:sz="0" w:space="0" w:color="auto"/>
        <w:right w:val="none" w:sz="0" w:space="0" w:color="auto"/>
      </w:divBdr>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8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hyperlink" Target="https://doi.org/10.1038/s41929-024-01250-0"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11115-8917-44A4-A52D-BAD687FD3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21</Pages>
  <Words>7965</Words>
  <Characters>45401</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Thomas Dursch</cp:lastModifiedBy>
  <cp:revision>15</cp:revision>
  <cp:lastPrinted>2024-12-11T22:54:00Z</cp:lastPrinted>
  <dcterms:created xsi:type="dcterms:W3CDTF">2025-01-10T15:04:00Z</dcterms:created>
  <dcterms:modified xsi:type="dcterms:W3CDTF">2025-01-10T15:37:00Z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id="GHo7UJjc"/&gt;&lt;style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