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529EF" w14:textId="6463EFFD" w:rsidR="00617D4A" w:rsidRPr="000B3322" w:rsidRDefault="001C2C99" w:rsidP="005A3244">
      <w:pPr>
        <w:spacing w:before="12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ED7078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Towards Green Acetylene Synthesis and Application</w:t>
      </w:r>
    </w:p>
    <w:p w14:paraId="5C2A4B48" w14:textId="2395F20E" w:rsidR="00E47698" w:rsidRPr="000B3322" w:rsidRDefault="00E47698" w:rsidP="00AF42D0">
      <w:pPr>
        <w:spacing w:before="120" w:line="360" w:lineRule="auto"/>
        <w:jc w:val="both"/>
        <w:rPr>
          <w:rFonts w:ascii="Arial" w:hAnsi="Arial" w:cs="Arial"/>
          <w:bCs/>
          <w:iCs/>
          <w:color w:val="000000" w:themeColor="text1"/>
          <w:sz w:val="22"/>
          <w:szCs w:val="22"/>
        </w:rPr>
      </w:pPr>
      <w:r w:rsidRPr="000B3322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Zihao Zhang</w:t>
      </w:r>
      <w:r w:rsidRPr="000B3322">
        <w:rPr>
          <w:rFonts w:ascii="Arial" w:hAnsi="Arial" w:cs="Arial"/>
          <w:bCs/>
          <w:iCs/>
          <w:color w:val="000000" w:themeColor="text1"/>
          <w:sz w:val="22"/>
          <w:szCs w:val="22"/>
        </w:rPr>
        <w:t>, Abhinandan Nabera, Gonzalo Guillén-Gosálbez, Javier Pérez-Ramírez*</w:t>
      </w:r>
    </w:p>
    <w:p w14:paraId="7E36E571" w14:textId="2AEB1FE6" w:rsidR="004D4194" w:rsidRPr="000B3322" w:rsidRDefault="00465778" w:rsidP="00AF42D0">
      <w:pPr>
        <w:spacing w:before="120" w:line="360" w:lineRule="auto"/>
        <w:jc w:val="both"/>
        <w:rPr>
          <w:rFonts w:ascii="Arial" w:eastAsiaTheme="minorEastAsia" w:hAnsi="Arial" w:cs="Arial"/>
          <w:bCs/>
          <w:sz w:val="22"/>
          <w:szCs w:val="22"/>
          <w:lang w:eastAsia="zh-CN"/>
        </w:rPr>
      </w:pPr>
      <w:r w:rsidRPr="000B3322">
        <w:rPr>
          <w:rFonts w:ascii="Arial" w:hAnsi="Arial" w:cs="Arial"/>
          <w:bCs/>
          <w:sz w:val="22"/>
          <w:szCs w:val="22"/>
        </w:rPr>
        <w:t>Institute for Chemical and Bioengineering, Department of Chemistry and Applied Biosciences, ETH Zurich, Vladimir-Prelog-Weg 1, 8093 Zurich, Switzerland</w:t>
      </w:r>
      <w:r w:rsidR="00DE34F1" w:rsidRPr="000B3322">
        <w:rPr>
          <w:rFonts w:ascii="Arial" w:hAnsi="Arial" w:cs="Arial"/>
          <w:bCs/>
          <w:sz w:val="22"/>
          <w:szCs w:val="22"/>
        </w:rPr>
        <w:t>.</w:t>
      </w:r>
    </w:p>
    <w:p w14:paraId="18AEE9B9" w14:textId="0D835061" w:rsidR="002D3C68" w:rsidRPr="00CF7E03" w:rsidRDefault="006B7CA8" w:rsidP="00711E28">
      <w:pPr>
        <w:spacing w:before="120" w:line="360" w:lineRule="auto"/>
        <w:jc w:val="both"/>
        <w:rPr>
          <w:rFonts w:ascii="Arial" w:eastAsiaTheme="minorEastAsia" w:hAnsi="Arial" w:cs="Arial"/>
          <w:b/>
          <w:bCs/>
          <w:lang w:eastAsia="zh-CN"/>
        </w:rPr>
      </w:pPr>
      <w:r w:rsidRPr="000B3322">
        <w:rPr>
          <w:rFonts w:ascii="Arial" w:hAnsi="Arial" w:cs="Arial"/>
          <w:bCs/>
          <w:sz w:val="22"/>
          <w:szCs w:val="22"/>
        </w:rPr>
        <w:t>* </w:t>
      </w:r>
      <w:r w:rsidR="00465778" w:rsidRPr="000B3322">
        <w:rPr>
          <w:rFonts w:ascii="Arial" w:hAnsi="Arial" w:cs="Arial"/>
          <w:bCs/>
          <w:sz w:val="22"/>
          <w:szCs w:val="22"/>
        </w:rPr>
        <w:t xml:space="preserve">Corresponding author. </w:t>
      </w:r>
      <w:r w:rsidR="00465778" w:rsidRPr="000B3322">
        <w:rPr>
          <w:rFonts w:ascii="Arial" w:hAnsi="Arial" w:cs="Arial"/>
          <w:bCs/>
          <w:color w:val="000000" w:themeColor="text1"/>
          <w:sz w:val="22"/>
          <w:szCs w:val="22"/>
        </w:rPr>
        <w:t xml:space="preserve">E-mail: </w:t>
      </w:r>
      <w:hyperlink r:id="rId8" w:history="1">
        <w:r w:rsidR="00465778" w:rsidRPr="000B3322">
          <w:rPr>
            <w:rFonts w:ascii="Arial" w:hAnsi="Arial" w:cs="Arial"/>
            <w:color w:val="0000FF"/>
            <w:sz w:val="22"/>
            <w:szCs w:val="22"/>
            <w:u w:val="single"/>
          </w:rPr>
          <w:t>jpr@chem.ethz.ch</w:t>
        </w:r>
      </w:hyperlink>
      <w:r w:rsidR="002D3C68" w:rsidRPr="00CF7E03">
        <w:rPr>
          <w:rFonts w:ascii="Arial" w:eastAsiaTheme="minorEastAsia" w:hAnsi="Arial" w:cs="Arial"/>
          <w:b/>
          <w:bCs/>
          <w:lang w:eastAsia="zh-CN"/>
        </w:rPr>
        <w:br w:type="page"/>
      </w:r>
    </w:p>
    <w:p w14:paraId="109777C0" w14:textId="264CF824" w:rsidR="002271BC" w:rsidRPr="00E96071" w:rsidRDefault="002271BC" w:rsidP="00711E28">
      <w:pPr>
        <w:spacing w:line="36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Abstract</w:t>
      </w:r>
    </w:p>
    <w:p w14:paraId="2C822C47" w14:textId="1468BE5D" w:rsidR="009F3A38" w:rsidRDefault="00484151" w:rsidP="004241C5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Acetylene,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produced from coal or natural gas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cornerstone of the chemical industry until the 1960s</w:t>
      </w:r>
      <w:r w:rsidR="001F46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rich </w:t>
      </w:r>
      <w:r w:rsidR="000F41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triple bond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349A7" w:rsidRPr="0025511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C349A7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he</w:t>
      </w:r>
      <w:r w:rsidR="00F85BB1" w:rsidRPr="00F85B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long</w:t>
      </w:r>
      <w:r w:rsidR="00F85BB1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term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1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global availability of inexpensive petroleum 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before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73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accelerate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466C3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production of </w:t>
      </w:r>
      <w:r w:rsidR="007160DD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96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E2AC6">
        <w:rPr>
          <w:rFonts w:ascii="Arial" w:eastAsiaTheme="minorEastAsia" w:hAnsi="Arial" w:cs="Arial"/>
          <w:sz w:val="22"/>
          <w:szCs w:val="22"/>
          <w:lang w:eastAsia="zh-CN"/>
        </w:rPr>
        <w:t xml:space="preserve">such as ethylene,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>diminish</w:t>
      </w:r>
      <w:r w:rsidR="00484796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acetylene’s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market prominence </w:t>
      </w:r>
      <w:r w:rsidR="00F52CFA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1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their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similar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applications in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downstream chemical</w:t>
      </w:r>
      <w:r w:rsidR="00C534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C5036E" w:rsidRPr="00CF7E03">
        <w:rPr>
          <w:rFonts w:ascii="Arial" w:eastAsiaTheme="minorEastAsia" w:hAnsi="Arial" w:cs="Arial"/>
          <w:sz w:val="22"/>
          <w:szCs w:val="22"/>
          <w:lang w:eastAsia="zh-CN"/>
        </w:rPr>
        <w:t>petroleum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price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D0B6D">
        <w:rPr>
          <w:rFonts w:ascii="Arial" w:eastAsiaTheme="minorEastAsia" w:hAnsi="Arial" w:cs="Arial" w:hint="eastAsia"/>
          <w:sz w:val="22"/>
          <w:szCs w:val="22"/>
          <w:lang w:eastAsia="zh-CN"/>
        </w:rPr>
        <w:t>fluctuate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has regained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775E1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>l</w:t>
      </w:r>
      <w:r w:rsidR="003775E1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ty </w:t>
      </w:r>
      <w:r w:rsidR="00814FE2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A1308">
        <w:rPr>
          <w:rFonts w:ascii="Arial" w:eastAsiaTheme="minorEastAsia" w:hAnsi="Arial" w:cs="Arial"/>
          <w:sz w:val="22"/>
          <w:szCs w:val="22"/>
          <w:lang w:eastAsia="zh-CN"/>
        </w:rPr>
        <w:t>certain</w:t>
      </w:r>
      <w:r w:rsidR="00814FE2">
        <w:rPr>
          <w:rFonts w:ascii="Arial" w:eastAsiaTheme="minorEastAsia" w:hAnsi="Arial" w:cs="Arial"/>
          <w:sz w:val="22"/>
          <w:szCs w:val="22"/>
          <w:lang w:eastAsia="zh-CN"/>
        </w:rPr>
        <w:t xml:space="preserve"> regions</w:t>
      </w:r>
      <w:r w:rsidR="00234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3B54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2777C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>accounting for approximately one</w:t>
      </w:r>
      <w:r w:rsidR="004B3B5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third 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B67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0D1ACD">
        <w:rPr>
          <w:rFonts w:ascii="Arial" w:eastAsiaTheme="minorEastAsia" w:hAnsi="Arial" w:cs="Arial" w:hint="eastAsia"/>
          <w:sz w:val="22"/>
          <w:szCs w:val="22"/>
          <w:lang w:eastAsia="zh-CN"/>
        </w:rPr>
        <w:t>vinyl</w:t>
      </w:r>
      <w:r w:rsidR="0083148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1ACD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3E446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despite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964A3">
        <w:rPr>
          <w:rFonts w:ascii="Arial" w:eastAsiaTheme="minorEastAsia" w:hAnsi="Arial" w:cs="Arial" w:hint="eastAsia"/>
          <w:sz w:val="22"/>
          <w:szCs w:val="22"/>
          <w:lang w:eastAsia="zh-CN"/>
        </w:rPr>
        <w:t>high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carbon footprint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bookmarkStart w:id="0" w:name="_Hlk176018854"/>
      <w:r w:rsidR="00100BF9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100BF9" w:rsidRPr="00CF7E03" w:rsidDel="00FB677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91E2C">
        <w:rPr>
          <w:rFonts w:ascii="Arial" w:eastAsiaTheme="minorEastAsia" w:hAnsi="Arial" w:cs="Arial"/>
          <w:sz w:val="22"/>
          <w:szCs w:val="22"/>
          <w:lang w:eastAsia="zh-CN"/>
        </w:rPr>
        <w:t>shows that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coal with biochar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derived vinyl </w:t>
      </w:r>
      <w:r w:rsidR="0067733E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not only</w:t>
      </w:r>
      <w:r w:rsidR="00591D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6174A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carbon footprint but 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could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E53405">
        <w:rPr>
          <w:rFonts w:ascii="Arial" w:eastAsiaTheme="minorEastAsia" w:hAnsi="Arial" w:cs="Arial" w:hint="eastAsia"/>
          <w:sz w:val="22"/>
          <w:szCs w:val="22"/>
          <w:lang w:eastAsia="zh-CN"/>
        </w:rPr>
        <w:t>remain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economical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viable compared to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/>
          <w:sz w:val="22"/>
          <w:szCs w:val="22"/>
          <w:lang w:eastAsia="zh-CN"/>
        </w:rPr>
        <w:t>traditional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ethylene route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bookmarkEnd w:id="0"/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>Despite this potential</w:t>
      </w:r>
      <w:r w:rsidR="000D3F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bookmarkStart w:id="1" w:name="_Hlk176019163"/>
      <w:r w:rsidR="009E43C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EE39ED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bookmarkEnd w:id="1"/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has been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largely overlooked </w:t>
      </w:r>
      <w:r w:rsidR="007D4A76">
        <w:rPr>
          <w:rFonts w:ascii="Arial" w:eastAsiaTheme="minorEastAsia" w:hAnsi="Arial" w:cs="Arial" w:hint="eastAsia"/>
          <w:sz w:val="22"/>
          <w:szCs w:val="22"/>
          <w:lang w:eastAsia="zh-CN"/>
        </w:rPr>
        <w:t>for decades</w:t>
      </w:r>
      <w:r w:rsidR="00AF47C4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</w:t>
      </w:r>
      <w:del w:id="2" w:author="Zhang, Zihao" w:date="2024-12-05T15:41:00Z">
        <w:r w:rsidR="00E54475" w:rsidDel="0038196C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review </w:delText>
        </w:r>
      </w:del>
      <w:ins w:id="3" w:author="Zhang, Zihao" w:date="2024-12-05T15:41:00Z">
        <w:r w:rsidR="0038196C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perspective </w:t>
        </w:r>
      </w:ins>
      <w:r w:rsidR="003F2DAA">
        <w:rPr>
          <w:rFonts w:ascii="Arial" w:eastAsiaTheme="minorEastAsia" w:hAnsi="Arial" w:cs="Arial" w:hint="eastAsia"/>
          <w:sz w:val="22"/>
          <w:szCs w:val="22"/>
          <w:lang w:eastAsia="zh-CN"/>
        </w:rPr>
        <w:t>provides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holistic overview 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>, propose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production initiatives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 and quantifies their economic and environmental performance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explores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 applications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FA2D46">
        <w:rPr>
          <w:rFonts w:ascii="Arial" w:eastAsiaTheme="minorEastAsia" w:hAnsi="Arial" w:cs="Arial" w:hint="eastAsia"/>
          <w:sz w:val="22"/>
          <w:szCs w:val="22"/>
          <w:lang w:eastAsia="zh-CN"/>
        </w:rPr>
        <w:t>showcasing</w:t>
      </w:r>
      <w:r w:rsidR="00FA2D4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3557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E211E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promising </w:t>
      </w:r>
      <w:r w:rsidR="00E211EB">
        <w:rPr>
          <w:rFonts w:ascii="Arial" w:eastAsiaTheme="minorEastAsia" w:hAnsi="Arial" w:cs="Arial"/>
          <w:sz w:val="22"/>
          <w:szCs w:val="22"/>
          <w:lang w:eastAsia="zh-CN"/>
        </w:rPr>
        <w:t>trajectory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we </w:t>
      </w:r>
      <w:r w:rsidR="00C0577E" w:rsidRPr="00CF7E03">
        <w:rPr>
          <w:rFonts w:ascii="Arial" w:eastAsiaTheme="minorEastAsia" w:hAnsi="Arial" w:cs="Arial"/>
          <w:sz w:val="22"/>
          <w:szCs w:val="22"/>
          <w:lang w:eastAsia="zh-CN"/>
        </w:rPr>
        <w:t>seek to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6E8A" w:rsidRPr="00E26E8A">
        <w:rPr>
          <w:rFonts w:ascii="Arial" w:eastAsiaTheme="minorEastAsia" w:hAnsi="Arial" w:cs="Arial"/>
          <w:sz w:val="22"/>
          <w:szCs w:val="22"/>
          <w:lang w:eastAsia="zh-CN"/>
        </w:rPr>
        <w:t xml:space="preserve">rekindle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interest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56721" w:rsidRPr="00CF7E03">
        <w:rPr>
          <w:rFonts w:ascii="Arial" w:eastAsiaTheme="minorEastAsia" w:hAnsi="Arial" w:cs="Arial"/>
          <w:sz w:val="22"/>
          <w:szCs w:val="22"/>
          <w:lang w:eastAsia="zh-CN"/>
        </w:rPr>
        <w:t>foster collaborative efforts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FF2864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>sustainable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acetylene </w:t>
      </w:r>
      <w:r w:rsidR="007938B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A86B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broadening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use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feedstock for bulk chemicals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2FC17E3F" w14:textId="311D7E0A" w:rsidR="00B1301D" w:rsidRPr="00600002" w:rsidRDefault="002D3C68" w:rsidP="00600002">
      <w:pPr>
        <w:spacing w:after="240" w:line="360" w:lineRule="auto"/>
        <w:jc w:val="both"/>
        <w:rPr>
          <w:rFonts w:ascii="Arial" w:eastAsiaTheme="minorEastAsia" w:hAnsi="Arial" w:cs="Arial"/>
          <w:sz w:val="28"/>
          <w:szCs w:val="28"/>
          <w:lang w:eastAsia="zh-CN"/>
        </w:rPr>
      </w:pPr>
      <w:r w:rsidRPr="00CF7E03">
        <w:rPr>
          <w:rFonts w:ascii="Arial" w:hAnsi="Arial" w:cs="Arial"/>
          <w:b/>
          <w:sz w:val="22"/>
          <w:szCs w:val="22"/>
        </w:rPr>
        <w:t>Keywords</w:t>
      </w:r>
      <w:r w:rsidRPr="00C475D5">
        <w:rPr>
          <w:rFonts w:ascii="Arial" w:hAnsi="Arial" w:cs="Arial"/>
          <w:b/>
          <w:bCs/>
          <w:sz w:val="22"/>
          <w:szCs w:val="22"/>
        </w:rPr>
        <w:t>:</w:t>
      </w:r>
      <w:r w:rsidRPr="00CF7E03">
        <w:rPr>
          <w:rFonts w:ascii="Arial" w:hAnsi="Arial" w:cs="Arial"/>
          <w:sz w:val="22"/>
          <w:szCs w:val="22"/>
        </w:rPr>
        <w:t xml:space="preserve"> 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58697A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EB9">
        <w:rPr>
          <w:rFonts w:ascii="Arial" w:hAnsi="Arial" w:cs="Arial"/>
          <w:sz w:val="22"/>
          <w:szCs w:val="22"/>
        </w:rPr>
        <w:t xml:space="preserve">Catalyst design; </w:t>
      </w:r>
      <w:r w:rsidR="00D516B1">
        <w:rPr>
          <w:rFonts w:ascii="Arial" w:eastAsiaTheme="minorEastAsia" w:hAnsi="Arial" w:cs="Arial" w:hint="eastAsia"/>
          <w:sz w:val="22"/>
          <w:szCs w:val="22"/>
          <w:lang w:eastAsia="zh-CN"/>
        </w:rPr>
        <w:t>Reactor design;</w:t>
      </w:r>
      <w:r w:rsidR="00BD2F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3CC6" w:rsidRPr="00CF7E03">
        <w:rPr>
          <w:rFonts w:ascii="Arial" w:eastAsiaTheme="minorEastAsia" w:hAnsi="Arial" w:cs="Arial"/>
          <w:sz w:val="22"/>
          <w:szCs w:val="22"/>
          <w:lang w:eastAsia="zh-CN"/>
        </w:rPr>
        <w:t>carbon sources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9A1C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F3DA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A213F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09ADA97" w14:textId="7426C5AD" w:rsidR="0029496E" w:rsidRDefault="00FA2D46">
      <w:pPr>
        <w:rPr>
          <w:rFonts w:ascii="Arial" w:eastAsiaTheme="minorEastAsia" w:hAnsi="Arial" w:cs="Arial"/>
          <w:sz w:val="28"/>
          <w:szCs w:val="28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2C2DE3A" w14:textId="1C315D39" w:rsidR="00A839C1" w:rsidRPr="00736557" w:rsidRDefault="00CB3855" w:rsidP="009C4E18">
      <w:pPr>
        <w:pStyle w:val="ListParagraph"/>
        <w:numPr>
          <w:ilvl w:val="0"/>
          <w:numId w:val="43"/>
        </w:numPr>
        <w:spacing w:before="240"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lastRenderedPageBreak/>
        <w:t>Introduction</w:t>
      </w:r>
    </w:p>
    <w:p w14:paraId="6DCE3EDC" w14:textId="115BB3C1" w:rsidR="00953CBE" w:rsidRPr="00CF7E03" w:rsidRDefault="00D5258B" w:rsidP="00AA2184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="0054029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4" w:author="Nabera  Abhinandan" w:date="2024-12-06T11:11:00Z">
        <w:r w:rsidR="00D54205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accidentally </w:delText>
        </w:r>
      </w:del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discovered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031F5" w:rsidRPr="00CF7E03">
        <w:rPr>
          <w:rFonts w:ascii="Arial" w:eastAsiaTheme="minorEastAsia" w:hAnsi="Arial" w:cs="Arial"/>
          <w:sz w:val="22"/>
          <w:szCs w:val="22"/>
          <w:lang w:eastAsia="zh-CN"/>
        </w:rPr>
        <w:t>in 1836 by Edmund Davy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24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Ireland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the reaction of water with potassium carbide 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2768F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D11EF" w:rsidRPr="00CF7E03">
        <w:rPr>
          <w:rFonts w:ascii="Arial" w:hAnsi="Arial" w:cs="Arial"/>
          <w:sz w:val="22"/>
          <w:vertAlign w:val="superscript"/>
        </w:rPr>
        <w:t>1</w:t>
      </w:r>
      <w:r w:rsidR="00C62E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study only </w:t>
      </w:r>
      <w:r w:rsidR="005418FE" w:rsidRPr="00CF7E03">
        <w:rPr>
          <w:rFonts w:ascii="Arial" w:eastAsiaTheme="minorEastAsia" w:hAnsi="Arial" w:cs="Arial"/>
          <w:sz w:val="22"/>
          <w:szCs w:val="22"/>
          <w:lang w:eastAsia="zh-CN"/>
        </w:rPr>
        <w:t>began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after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its rediscovery by </w:t>
      </w:r>
      <w:r w:rsidR="00E322E6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French chemist Marcellin Berthelot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who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coined</w:t>
      </w:r>
      <w:r w:rsidR="00FD53D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>he name “acetylene” in 1860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reported </w:t>
      </w:r>
      <w:r w:rsidR="00932440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 xml:space="preserve"> at high temperatures using an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electric arc in 1862</w:t>
      </w:r>
      <w:r w:rsidR="009645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D11EF" w:rsidRPr="00CF7E03">
        <w:rPr>
          <w:rFonts w:ascii="Arial" w:hAnsi="Arial" w:cs="Arial"/>
          <w:sz w:val="22"/>
          <w:vertAlign w:val="superscript"/>
        </w:rPr>
        <w:t>2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first commercial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>calcium carbide (CaC</w:t>
      </w:r>
      <w:r w:rsidR="002F3F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plant for </w:t>
      </w:r>
      <w:r w:rsidR="009B4C72">
        <w:rPr>
          <w:rFonts w:ascii="Arial" w:eastAsiaTheme="minorEastAsia" w:hAnsi="Arial" w:cs="Arial" w:hint="eastAsia"/>
          <w:sz w:val="22"/>
          <w:szCs w:val="22"/>
          <w:lang w:eastAsia="zh-CN"/>
        </w:rPr>
        <w:t>acetylene (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4C7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was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established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in 1894</w:t>
      </w:r>
      <w:del w:id="5" w:author="Zhang, Zihao" w:date="2024-12-05T10:48:00Z">
        <w:r w:rsidR="00387818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CC1882" w:rsidRPr="00CF7E03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387818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following </w:delText>
        </w:r>
        <w:r w:rsidR="005F5FEE" w:rsidRPr="00CF7E03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387818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discovery by Thomas </w:delText>
        </w:r>
        <w:r w:rsidR="00387818" w:rsidRPr="00387818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Willson </w:delText>
        </w:r>
        <w:r w:rsidR="00387818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>of CaC</w:delText>
        </w:r>
        <w:r w:rsidR="00387818" w:rsidRPr="001017A8" w:rsidDel="00D35C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87818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8D01A7" w:rsidRPr="00CF7E03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>production</w:delText>
        </w:r>
        <w:r w:rsidR="00931A02" w:rsidRPr="00CF7E03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387818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>through</w:delText>
        </w:r>
        <w:r w:rsidR="00931A02" w:rsidRPr="00CF7E03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the electrothermal reduction of lime (CaO) with carbon sources and its simple reaction with water to form</w:delText>
        </w:r>
        <w:r w:rsidR="00575DC2" w:rsidRPr="00CF7E03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</w:delText>
        </w:r>
        <w:r w:rsidR="00575DC2" w:rsidRPr="00CF7E03" w:rsidDel="00D35C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575DC2" w:rsidRPr="00CF7E03" w:rsidDel="00D35C1F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575DC2" w:rsidRPr="00CF7E03" w:rsidDel="00D35C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</w:del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4456" w:rsidRPr="00CF7E03">
        <w:rPr>
          <w:rFonts w:ascii="Arial" w:hAnsi="Arial" w:cs="Arial"/>
          <w:sz w:val="22"/>
          <w:vertAlign w:val="superscript"/>
        </w:rPr>
        <w:t>3</w:t>
      </w:r>
      <w:r w:rsidR="00B574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arl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application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s were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mainly in lighting and oxyacetylene welding and cutting 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brightness and high temperature of </w:t>
      </w:r>
      <w:r w:rsidR="0043744A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flame.</w:t>
      </w:r>
      <w:r w:rsidR="00F24CE8" w:rsidRPr="00F24CE8">
        <w:rPr>
          <w:rFonts w:ascii="Arial" w:hAnsi="Arial" w:cs="Arial"/>
          <w:sz w:val="22"/>
          <w:vertAlign w:val="superscript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importance of C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517C2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industry </w:t>
      </w:r>
      <w:r w:rsidR="0047353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stems from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triple bond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, which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makes the molecule </w:t>
      </w:r>
      <w:r w:rsidR="00373D67" w:rsidRPr="00CF7E03">
        <w:rPr>
          <w:rFonts w:ascii="Arial" w:eastAsiaTheme="minorEastAsia" w:hAnsi="Arial" w:cs="Arial"/>
          <w:sz w:val="22"/>
          <w:szCs w:val="22"/>
          <w:lang w:eastAsia="zh-CN"/>
        </w:rPr>
        <w:t>reactive and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B7B73">
        <w:rPr>
          <w:rFonts w:ascii="Arial" w:eastAsiaTheme="minorEastAsia" w:hAnsi="Arial" w:cs="Arial" w:hint="eastAsia"/>
          <w:sz w:val="22"/>
          <w:szCs w:val="22"/>
          <w:lang w:eastAsia="zh-CN"/>
        </w:rPr>
        <w:t>offers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rich </w:t>
      </w:r>
      <w:r w:rsidR="007B7B73" w:rsidRPr="007B7B73">
        <w:rPr>
          <w:rFonts w:ascii="Arial" w:eastAsiaTheme="minorEastAsia" w:hAnsi="Arial" w:cs="Arial"/>
          <w:sz w:val="22"/>
          <w:szCs w:val="22"/>
          <w:lang w:eastAsia="zh-CN"/>
        </w:rPr>
        <w:t>chemical possibilities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ndustrial acetaldehyde production </w:t>
      </w:r>
      <w:r w:rsidR="005C5917" w:rsidRPr="00AA2184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hydration in 1916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along with 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studies on C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chemistry by Walter Reppe</w:t>
      </w:r>
      <w:r w:rsidR="008108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to produce various commodity chemicals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positioned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pillar of the chemical industry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4</w:t>
      </w:r>
      <w:r w:rsidR="00BB49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9B3AC0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D976B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the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sole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source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until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development of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light hydrocarbon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methods, including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electric</w:t>
      </w:r>
      <w:r w:rsidR="00A53A7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arc </w:t>
      </w:r>
      <w:del w:id="6" w:author="Zhang, Zihao" w:date="2024-12-05T10:50:00Z">
        <w:r w:rsidR="00B73A7B" w:rsidRPr="00CF7E03" w:rsidDel="00AD265D">
          <w:rPr>
            <w:rFonts w:ascii="Arial" w:eastAsiaTheme="minorEastAsia" w:hAnsi="Arial" w:cs="Arial"/>
            <w:sz w:val="22"/>
            <w:szCs w:val="22"/>
            <w:lang w:eastAsia="zh-CN"/>
          </w:rPr>
          <w:delText>(</w:delText>
        </w:r>
      </w:del>
      <w:del w:id="7" w:author="Zhang, Zihao" w:date="2024-12-05T10:49:00Z">
        <w:r w:rsidR="00B73A7B" w:rsidRPr="00CF7E03" w:rsidDel="00AD265D">
          <w:rPr>
            <w:rFonts w:ascii="Arial" w:eastAsiaTheme="minorEastAsia" w:hAnsi="Arial" w:cs="Arial"/>
            <w:sz w:val="22"/>
            <w:szCs w:val="22"/>
            <w:lang w:eastAsia="zh-CN"/>
          </w:rPr>
          <w:delText>Hüls</w:delText>
        </w:r>
        <w:r w:rsidR="009C45E0" w:rsidDel="00AD265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arc</w:delText>
        </w:r>
      </w:del>
      <w:del w:id="8" w:author="Zhang, Zihao" w:date="2024-12-05T10:50:00Z">
        <w:r w:rsidR="00B73A7B" w:rsidRPr="00CF7E03" w:rsidDel="00AD26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) </w:delText>
        </w:r>
      </w:del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in 1940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partial combustion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(PC)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14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Wulff 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thermal pyrolysis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) processes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1950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5,6</w:t>
      </w:r>
    </w:p>
    <w:p w14:paraId="0D19A4D8" w14:textId="4650CD98" w:rsidR="00F360C6" w:rsidRDefault="0025131A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1132E">
        <w:rPr>
          <w:rFonts w:ascii="Arial" w:eastAsiaTheme="minorEastAsia" w:hAnsi="Arial" w:cs="Arial"/>
          <w:sz w:val="22"/>
          <w:szCs w:val="22"/>
          <w:lang w:eastAsia="zh-CN"/>
        </w:rPr>
        <w:t xml:space="preserve">birth </w:t>
      </w:r>
      <w:del w:id="9" w:author="Nabera  Abhinandan" w:date="2024-12-06T11:12:00Z">
        <w:r w:rsidR="00A1132E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and rapid growth </w:delText>
        </w:r>
      </w:del>
      <w:r w:rsidR="00A1132E">
        <w:rPr>
          <w:rFonts w:ascii="Arial" w:eastAsiaTheme="minorEastAsia" w:hAnsi="Arial" w:cs="Arial"/>
          <w:sz w:val="22"/>
          <w:szCs w:val="22"/>
          <w:lang w:eastAsia="zh-CN"/>
        </w:rPr>
        <w:t xml:space="preserve">of 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>petrochemical industry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USA </w:t>
      </w:r>
      <w:del w:id="10" w:author="Nabera  Abhinandan" w:date="2024-12-06T11:15:00Z">
        <w:r w:rsidR="00C10A02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>during</w:delText>
        </w:r>
        <w:r w:rsidR="00304B13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8E0BB3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304B13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1940s </w:delText>
        </w:r>
      </w:del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del w:id="11" w:author="Nabera  Abhinandan" w:date="2024-12-06T11:16:00Z">
        <w:r w:rsidR="00387818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 </w:delText>
        </w:r>
      </w:del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Europe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ins w:id="12" w:author="Nabera  Abhinandan" w:date="2024-12-06T11:16:00Z">
        <w:r w:rsidR="00C40869">
          <w:rPr>
            <w:rFonts w:ascii="Arial" w:eastAsiaTheme="minorEastAsia" w:hAnsi="Arial" w:cs="Arial"/>
            <w:sz w:val="22"/>
            <w:szCs w:val="22"/>
            <w:lang w:eastAsia="zh-CN"/>
          </w:rPr>
          <w:t>1940s–</w:t>
        </w:r>
      </w:ins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>1950s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coupled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the safer handling of </w:t>
      </w:r>
      <w:r w:rsidR="00D21905" w:rsidRPr="00CF7E03">
        <w:rPr>
          <w:rFonts w:ascii="Arial" w:eastAsiaTheme="minorEastAsia" w:hAnsi="Arial" w:cs="Arial"/>
          <w:sz w:val="22"/>
          <w:szCs w:val="22"/>
          <w:lang w:eastAsia="zh-CN"/>
        </w:rPr>
        <w:t>olefins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compared to </w:t>
      </w:r>
      <w:del w:id="13" w:author="Zhang, Zihao" w:date="2024-12-05T10:50:00Z">
        <w:r w:rsidR="00C10A02" w:rsidRPr="00CF7E03" w:rsidDel="00BE6D64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C10A02" w:rsidRPr="00CF7E03" w:rsidDel="00BE6D6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10A02" w:rsidRPr="00CF7E03" w:rsidDel="00BE6D64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C10A02" w:rsidRPr="00CF7E03" w:rsidDel="00BE6D6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</w:del>
      <w:ins w:id="14" w:author="Zhang, Zihao" w:date="2024-12-05T10:50:00Z">
        <w:r w:rsidR="00BE6D64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acetylene</w:t>
        </w:r>
      </w:ins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5" w:author="Nabera  Abhinandan" w:date="2024-12-06T11:17:00Z">
        <w:r w:rsidR="002821B6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>le</w:delText>
        </w:r>
        <w:r w:rsidR="008E0BB3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>d</w:delText>
        </w:r>
        <w:r w:rsidR="002821B6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</w:delText>
        </w:r>
      </w:del>
      <w:ins w:id="16" w:author="Nabera  Abhinandan" w:date="2024-12-06T11:17:00Z">
        <w:r w:rsidR="00C40869">
          <w:rPr>
            <w:rFonts w:ascii="Arial" w:eastAsiaTheme="minorEastAsia" w:hAnsi="Arial" w:cs="Arial"/>
            <w:sz w:val="22"/>
            <w:szCs w:val="22"/>
            <w:lang w:eastAsia="zh-CN"/>
          </w:rPr>
          <w:t>facilitated</w:t>
        </w:r>
      </w:ins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the development of</w:t>
      </w:r>
      <w:r w:rsidR="008A50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>more cost</w:t>
      </w:r>
      <w:r w:rsidR="009423E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effective 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steam cracking technolog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ies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olefin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, gradually displac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7A38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7" w:author="Nabera  Abhinandan" w:date="2024-12-06T11:17:00Z">
        <w:r w:rsidR="007A3865" w:rsidRPr="00CF7E03" w:rsidDel="00C408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primarily </w:delText>
        </w:r>
      </w:del>
      <w:r w:rsidR="007A38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</w:t>
      </w:r>
      <w:r w:rsidR="00CA124D">
        <w:rPr>
          <w:rFonts w:ascii="Arial" w:eastAsiaTheme="minorEastAsia" w:hAnsi="Arial" w:cs="Arial" w:hint="eastAsia"/>
          <w:sz w:val="22"/>
          <w:szCs w:val="22"/>
          <w:lang w:eastAsia="zh-CN"/>
        </w:rPr>
        <w:t>ethylene (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A124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7,8</w:t>
      </w:r>
      <w:r w:rsidR="00303F83">
        <w:rPr>
          <w:rFonts w:ascii="Arial" w:eastAsiaTheme="minorEastAsia" w:hAnsi="Arial" w:cs="Arial" w:hint="eastAsia"/>
          <w:sz w:val="22"/>
          <w:vertAlign w:val="superscript"/>
          <w:lang w:eastAsia="zh-CN"/>
        </w:rPr>
        <w:t xml:space="preserve"> </w:t>
      </w:r>
      <w:r w:rsidR="00771486" w:rsidRPr="00771486">
        <w:rPr>
          <w:rFonts w:ascii="Arial" w:eastAsiaTheme="minorEastAsia" w:hAnsi="Arial" w:cs="Arial"/>
          <w:sz w:val="22"/>
          <w:szCs w:val="22"/>
          <w:lang w:eastAsia="zh-CN"/>
        </w:rPr>
        <w:t>Quantitatively</w:t>
      </w:r>
      <w:r w:rsidR="00771486">
        <w:rPr>
          <w:rFonts w:ascii="Arial" w:eastAsiaTheme="minorEastAsia" w:hAnsi="Arial" w:cs="Arial" w:hint="eastAsia"/>
          <w:sz w:val="22"/>
          <w:szCs w:val="22"/>
          <w:lang w:eastAsia="zh-CN"/>
        </w:rPr>
        <w:t>, g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lobal 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production of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reached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.0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>3.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D848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million metric tons per year (Mt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C3A9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>y 1960</w:t>
      </w:r>
      <w:r w:rsidR="0065694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respectively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9–11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671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figures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>rose</w:t>
      </w:r>
      <w:r w:rsidR="00FD77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 xml:space="preserve">staggering 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01759D">
        <w:rPr>
          <w:rFonts w:ascii="Arial" w:eastAsiaTheme="minorEastAsia" w:hAnsi="Arial" w:cs="Arial" w:hint="eastAsia"/>
          <w:sz w:val="22"/>
          <w:szCs w:val="22"/>
          <w:lang w:eastAsia="zh-CN"/>
        </w:rPr>
        <w:t>25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855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by 2021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12–14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Between </w:t>
      </w:r>
      <w:r w:rsidR="00867EF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1970s </w:t>
      </w:r>
      <w:r w:rsidR="0006354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1980s,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>PC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became the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1F03C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production, as other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were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abandoned.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recent years, China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seen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resurgence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601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rising from </w:t>
      </w:r>
      <w:r w:rsidR="009C0852">
        <w:rPr>
          <w:rFonts w:ascii="Arial" w:eastAsiaTheme="minorEastAsia" w:hAnsi="Arial" w:cs="Arial"/>
          <w:sz w:val="22"/>
          <w:szCs w:val="22"/>
          <w:lang w:eastAsia="zh-CN"/>
        </w:rPr>
        <w:t>ca. 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3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199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2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20</w:t>
      </w:r>
      <w:r w:rsidR="003B39E2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This growth is linked to a significant increase in </w:t>
      </w:r>
      <w:r w:rsidR="009208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polyvinyl chloride 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(PVC)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from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less than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>1.6</w:t>
      </w:r>
      <w:r w:rsidR="0026626E" w:rsidRPr="0026626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1998 to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20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9203E" w:rsidRP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>in 2020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16,17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China </w:t>
      </w:r>
      <w:r w:rsidR="004006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now leads global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(&gt;</w:t>
      </w:r>
      <w:r w:rsidR="00D0637A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D073A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0637A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D0637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FB5FF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accounting for</w:t>
      </w:r>
      <w:r w:rsidR="009666FF" w:rsidRPr="007C431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over</w:t>
      </w:r>
      <w:r w:rsidR="00CA06D5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E45BA" w:rsidRPr="007C4319">
        <w:rPr>
          <w:rFonts w:ascii="Arial" w:eastAsiaTheme="minorEastAsia" w:hAnsi="Arial" w:cs="Arial"/>
          <w:sz w:val="22"/>
          <w:szCs w:val="22"/>
          <w:lang w:eastAsia="zh-CN"/>
        </w:rPr>
        <w:t>7</w:t>
      </w:r>
      <w:r w:rsidR="00CE45BA">
        <w:rPr>
          <w:rFonts w:ascii="Arial" w:eastAsiaTheme="minorEastAsia" w:hAnsi="Arial" w:cs="Arial" w:hint="eastAsia"/>
          <w:sz w:val="22"/>
          <w:szCs w:val="22"/>
          <w:lang w:eastAsia="zh-CN"/>
        </w:rPr>
        <w:t>0</w:t>
      </w:r>
      <w:r w:rsidR="008314D4" w:rsidRPr="007C4319">
        <w:rPr>
          <w:rFonts w:ascii="Arial" w:eastAsiaTheme="minorEastAsia" w:hAnsi="Arial" w:cs="Arial"/>
          <w:sz w:val="22"/>
          <w:szCs w:val="22"/>
          <w:lang w:eastAsia="zh-CN"/>
        </w:rPr>
        <w:t>% of world production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13,14,18</w:t>
      </w:r>
      <w:r w:rsidR="003861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historical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transition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CF0F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ethylene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6971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BE69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long</w:t>
      </w:r>
      <w:r w:rsidR="003936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term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availability of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inexpensive</w:t>
      </w:r>
      <w:r w:rsidR="003878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oil </w:t>
      </w:r>
      <w:del w:id="18" w:author="Nabera  Abhinandan" w:date="2024-12-06T11:19:00Z">
        <w:r w:rsidR="00113F17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before</w:delText>
        </w:r>
        <w:r w:rsidR="00E3700B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1973</w:delText>
        </w:r>
        <w:r w:rsidR="00AB4282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AB4282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AB428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1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19,20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449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oil prices fluctuate,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become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economical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ly viable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ins w:id="19" w:author="Zhang, Zihao" w:date="2024-12-05T10:52:00Z">
        <w:r w:rsidR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certain </w:t>
        </w:r>
      </w:ins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regions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oil prices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45476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high and electricity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coal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or </w:t>
      </w:r>
      <w:r w:rsidR="00A25BA4">
        <w:rPr>
          <w:rFonts w:ascii="Arial" w:eastAsiaTheme="minorEastAsia" w:hAnsi="Arial" w:cs="Arial" w:hint="eastAsia"/>
          <w:sz w:val="22"/>
          <w:szCs w:val="22"/>
          <w:lang w:eastAsia="zh-CN"/>
        </w:rPr>
        <w:t>natural gas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costs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2555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low</w:t>
      </w:r>
      <w:del w:id="20" w:author="Zhang, Zihao" w:date="2024-12-05T10:53:00Z">
        <w:r w:rsidR="00D36035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</w:delText>
        </w:r>
      </w:del>
      <w:ins w:id="21" w:author="Zhang, Zihao" w:date="2024-12-05T10:53:00Z">
        <w:r w:rsidR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t>.</w:t>
        </w:r>
      </w:ins>
      <w:r w:rsidR="00BA3524" w:rsidRPr="00BA3524">
        <w:rPr>
          <w:rFonts w:ascii="Arial" w:hAnsi="Arial" w:cs="Arial"/>
          <w:sz w:val="22"/>
          <w:vertAlign w:val="superscript"/>
        </w:rPr>
        <w:t>21</w:t>
      </w:r>
      <w:del w:id="22" w:author="Zhang, Zihao" w:date="2024-12-05T10:53:00Z">
        <w:r w:rsidR="00DA4724" w:rsidRPr="00CF7E03" w:rsidDel="008120C8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A934DA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leading to</w:delText>
        </w:r>
        <w:r w:rsidR="00FD7A7C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E314C0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the recent </w:delText>
        </w:r>
        <w:r w:rsidR="00BE2FFD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increase </w:delText>
        </w:r>
        <w:r w:rsidR="00E314C0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in </w:delText>
        </w:r>
        <w:r w:rsidR="0077342F" w:rsidRPr="00CF7E03" w:rsidDel="008120C8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77342F" w:rsidRPr="00CF7E03" w:rsidDel="008120C8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77342F" w:rsidRPr="00CF7E03" w:rsidDel="008120C8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77342F" w:rsidRPr="00CF7E03" w:rsidDel="008120C8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77342F" w:rsidRPr="00CF7E03" w:rsidDel="008120C8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BE2FFD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production</w:delText>
        </w:r>
        <w:r w:rsidR="00A934DA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in China</w:delText>
        </w:r>
        <w:r w:rsidR="00D36035" w:rsidDel="008120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.</w:delText>
        </w:r>
      </w:del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Additionally, 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triple bond of 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mak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>es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 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>unique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certain applications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such as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 acetylene black, polyacetylene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86016A">
        <w:rPr>
          <w:rFonts w:ascii="Arial" w:eastAsiaTheme="minorEastAsia" w:hAnsi="Arial" w:cs="Arial"/>
          <w:sz w:val="22"/>
          <w:szCs w:val="22"/>
          <w:lang w:eastAsia="zh-CN"/>
        </w:rPr>
        <w:t xml:space="preserve">which led to the 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>2000 Nobel Prize in Chemistry)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, and Reppe chemicals like 1</w:t>
      </w:r>
      <w:r w:rsidR="0086016A" w:rsidRPr="00CF7E03">
        <w:rPr>
          <w:rFonts w:ascii="Arial" w:hAnsi="Arial" w:cs="Arial"/>
          <w:sz w:val="22"/>
          <w:szCs w:val="22"/>
        </w:rPr>
        <w:t>,4-butanediol,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which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are difficult to replace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olefins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6016A" w:rsidRPr="00BA3524">
        <w:rPr>
          <w:rFonts w:ascii="Arial" w:hAnsi="Arial" w:cs="Arial"/>
          <w:sz w:val="22"/>
          <w:vertAlign w:val="superscript"/>
        </w:rPr>
        <w:t>2</w:t>
      </w:r>
      <w:r w:rsidR="00D7180E">
        <w:rPr>
          <w:rFonts w:ascii="Arial" w:hAnsi="Arial" w:cs="Arial"/>
          <w:sz w:val="22"/>
          <w:vertAlign w:val="superscript"/>
        </w:rPr>
        <w:t>2</w:t>
      </w:r>
      <w:r w:rsidR="0086016A" w:rsidRPr="00BA3524">
        <w:rPr>
          <w:rFonts w:ascii="Arial" w:hAnsi="Arial" w:cs="Arial"/>
          <w:sz w:val="22"/>
          <w:vertAlign w:val="superscript"/>
        </w:rPr>
        <w:t>–</w:t>
      </w:r>
      <w:r w:rsidR="00D7180E">
        <w:rPr>
          <w:rFonts w:ascii="Arial" w:hAnsi="Arial" w:cs="Arial"/>
          <w:sz w:val="22"/>
          <w:vertAlign w:val="superscript"/>
        </w:rPr>
        <w:t>25</w:t>
      </w:r>
    </w:p>
    <w:p w14:paraId="4B303D7A" w14:textId="56F0C88E" w:rsidR="005C5CC7" w:rsidRPr="00CB36D9" w:rsidRDefault="00AE0DA0" w:rsidP="0050405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cetylene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processes 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>generally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show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a high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>er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carbon footprint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6385">
        <w:rPr>
          <w:rFonts w:ascii="Arial" w:eastAsiaTheme="minorEastAsia" w:hAnsi="Arial" w:cs="Arial"/>
          <w:sz w:val="22"/>
          <w:szCs w:val="22"/>
          <w:lang w:eastAsia="zh-CN"/>
        </w:rPr>
        <w:t xml:space="preserve">per kilogram </w:t>
      </w:r>
      <w:r w:rsidR="00260312">
        <w:rPr>
          <w:rFonts w:ascii="Arial" w:eastAsiaTheme="minorEastAsia" w:hAnsi="Arial" w:cs="Arial"/>
          <w:sz w:val="22"/>
          <w:szCs w:val="22"/>
          <w:lang w:eastAsia="zh-CN"/>
        </w:rPr>
        <w:t>compared to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ethylene production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 when both are </w:t>
      </w:r>
      <w:r w:rsidR="00AB25B0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del w:id="23" w:author="Zhang, Zihao" w:date="2024-12-05T11:02:00Z">
        <w:r w:rsidR="00A929EF" w:rsidDel="00435A93">
          <w:rPr>
            <w:rFonts w:ascii="Arial" w:eastAsiaTheme="minorEastAsia" w:hAnsi="Arial" w:cs="Arial"/>
            <w:sz w:val="22"/>
            <w:szCs w:val="22"/>
            <w:lang w:eastAsia="zh-CN"/>
          </w:rPr>
          <w:delText>fossil carbon sources</w:delText>
        </w:r>
      </w:del>
      <w:ins w:id="24" w:author="Zhang, Zihao" w:date="2024-12-05T11:02:00Z">
        <w:r w:rsidR="00435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conventional </w:t>
        </w:r>
      </w:ins>
      <w:ins w:id="25" w:author="Zhang, Zihao" w:date="2024-12-05T11:11:00Z">
        <w:r w:rsidR="00435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approaches</w:t>
        </w:r>
      </w:ins>
      <w:r w:rsidR="0077342F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13,26</w:t>
      </w:r>
      <w:r w:rsidR="009F5CCC" w:rsidRPr="00C80350">
        <w:rPr>
          <w:rFonts w:ascii="Arial" w:hAnsi="Arial" w:cs="Arial"/>
          <w:sz w:val="22"/>
          <w:szCs w:val="22"/>
          <w:vertAlign w:val="superscript"/>
        </w:rPr>
        <w:t>–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28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ins w:id="26" w:author="Zhang, Zihao" w:date="2024-12-05T11:00:00Z">
        <w:r w:rsidR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As the industry shifts towards sustainability</w:t>
        </w:r>
        <w:r w:rsidR="0007021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, reducing </w:t>
        </w:r>
        <w:r w:rsidR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the carbon footprint </w:t>
        </w:r>
        <w:r w:rsidR="00070219">
          <w:rPr>
            <w:rFonts w:ascii="Arial" w:eastAsiaTheme="minorEastAsia" w:hAnsi="Arial" w:cs="Arial"/>
            <w:sz w:val="22"/>
            <w:szCs w:val="22"/>
            <w:lang w:eastAsia="zh-CN"/>
          </w:rPr>
          <w:t>of</w:t>
        </w:r>
        <w:r w:rsidR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acetylene</w:t>
        </w:r>
        <w:r w:rsidR="00070219" w:rsidRPr="00C8035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t>industry</w:t>
        </w:r>
        <w:r w:rsidR="00070219" w:rsidRPr="00C80350">
          <w:rPr>
            <w:rFonts w:ascii="Arial" w:hAnsi="Arial" w:cs="Arial"/>
            <w:sz w:val="22"/>
            <w:szCs w:val="22"/>
          </w:rPr>
          <w:t xml:space="preserve"> </w:t>
        </w:r>
      </w:ins>
      <w:ins w:id="27" w:author="Zhang, Zihao" w:date="2024-12-05T11:02:00Z">
        <w:r w:rsidR="00435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through the use of </w:t>
        </w:r>
        <w:r w:rsidR="00435A93" w:rsidRPr="00764AAB">
          <w:rPr>
            <w:rFonts w:ascii="Arial" w:eastAsiaTheme="minorEastAsia" w:hAnsi="Arial" w:cs="Arial"/>
            <w:sz w:val="22"/>
            <w:szCs w:val="22"/>
            <w:lang w:eastAsia="zh-CN"/>
          </w:rPr>
          <w:t>renewable energy</w:t>
        </w:r>
        <w:r w:rsidR="00435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sustainable carbon resources, and </w:t>
        </w:r>
        <w:r w:rsidR="00435A9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new </w:t>
        </w:r>
        <w:r w:rsidR="00435A93">
          <w:rPr>
            <w:rFonts w:ascii="Arial" w:eastAsiaTheme="minorEastAsia" w:hAnsi="Arial" w:cs="Arial"/>
            <w:sz w:val="22"/>
            <w:szCs w:val="22"/>
            <w:lang w:eastAsia="zh-CN"/>
          </w:rPr>
          <w:lastRenderedPageBreak/>
          <w:t xml:space="preserve">technologies </w:t>
        </w:r>
      </w:ins>
      <w:ins w:id="28" w:author="Zhang, Zihao" w:date="2024-12-05T11:00:00Z">
        <w:r w:rsidR="00070219">
          <w:rPr>
            <w:rFonts w:ascii="Arial" w:eastAsiaTheme="minorEastAsia" w:hAnsi="Arial" w:cs="Arial"/>
            <w:sz w:val="22"/>
            <w:szCs w:val="22"/>
            <w:lang w:eastAsia="zh-CN"/>
          </w:rPr>
          <w:t>p</w:t>
        </w:r>
        <w:r w:rsidR="00070219" w:rsidRPr="00C80350">
          <w:rPr>
            <w:rFonts w:ascii="Arial" w:eastAsiaTheme="minorEastAsia" w:hAnsi="Arial" w:cs="Arial"/>
            <w:sz w:val="22"/>
            <w:szCs w:val="22"/>
            <w:lang w:eastAsia="zh-CN"/>
          </w:rPr>
          <w:t>resent</w:t>
        </w:r>
        <w:r w:rsidR="00070219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  <w:r w:rsidR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r w:rsidR="00070219" w:rsidRPr="00C8035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an opportunity </w:t>
        </w:r>
        <w:r w:rsidR="00070219">
          <w:rPr>
            <w:rFonts w:ascii="Arial" w:eastAsiaTheme="minorEastAsia" w:hAnsi="Arial" w:cs="Arial"/>
            <w:sz w:val="22"/>
            <w:szCs w:val="22"/>
            <w:lang w:eastAsia="zh-CN"/>
          </w:rPr>
          <w:t>for</w:t>
        </w:r>
        <w:r w:rsidR="00070219" w:rsidRPr="00C8035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07021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its </w:t>
        </w:r>
        <w:r w:rsidR="00070219" w:rsidRPr="00C80350">
          <w:rPr>
            <w:rFonts w:ascii="Arial" w:eastAsiaTheme="minorEastAsia" w:hAnsi="Arial" w:cs="Arial"/>
            <w:sz w:val="22"/>
            <w:szCs w:val="22"/>
            <w:lang w:eastAsia="zh-CN"/>
          </w:rPr>
          <w:t>revitaliz</w:t>
        </w:r>
        <w:r w:rsidR="00070219">
          <w:rPr>
            <w:rFonts w:ascii="Arial" w:eastAsiaTheme="minorEastAsia" w:hAnsi="Arial" w:cs="Arial"/>
            <w:sz w:val="22"/>
            <w:szCs w:val="22"/>
            <w:lang w:eastAsia="zh-CN"/>
          </w:rPr>
          <w:t>ation</w:t>
        </w:r>
      </w:ins>
      <w:del w:id="29" w:author="Zhang, Zihao" w:date="2024-12-05T11:01:00Z">
        <w:r w:rsidR="003F6BF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D</w:delText>
        </w:r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eveloping </w:delText>
        </w:r>
      </w:del>
      <w:del w:id="30" w:author="Zhang, Zihao" w:date="2024-12-05T10:57:00Z"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more </w:delText>
        </w:r>
      </w:del>
      <w:del w:id="31" w:author="Zhang, Zihao" w:date="2024-12-05T11:01:00Z"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sustainable </w:delText>
        </w:r>
        <w:r w:rsidR="005363AC" w:rsidRPr="00764AAB" w:rsidDel="00070219">
          <w:rPr>
            <w:rFonts w:ascii="Arial" w:hAnsi="Arial" w:cs="Arial"/>
            <w:sz w:val="22"/>
            <w:szCs w:val="22"/>
          </w:rPr>
          <w:delText>C</w:delText>
        </w:r>
        <w:r w:rsidR="005363AC" w:rsidRPr="00764AAB" w:rsidDel="00070219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5363AC" w:rsidRPr="00764AAB" w:rsidDel="00070219">
          <w:rPr>
            <w:rFonts w:ascii="Arial" w:hAnsi="Arial" w:cs="Arial"/>
            <w:sz w:val="22"/>
            <w:szCs w:val="22"/>
          </w:rPr>
          <w:delText>H</w:delText>
        </w:r>
        <w:r w:rsidR="005363AC" w:rsidRPr="00764AAB" w:rsidDel="00070219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 </w:delText>
        </w:r>
        <w:r w:rsidR="001C3A4C" w:rsidRPr="00764AAB" w:rsidDel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method</w:delText>
        </w:r>
        <w:r w:rsidR="00580331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FE0EBF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through</w:delText>
        </w:r>
      </w:del>
      <w:del w:id="32" w:author="Zhang, Zihao" w:date="2024-12-05T10:57:00Z"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D5C99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new technologies,</w:delText>
        </w:r>
      </w:del>
      <w:del w:id="33" w:author="Zhang, Zihao" w:date="2024-12-05T11:01:00Z">
        <w:r w:rsidR="005D5C99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34" w:author="Zhang, Zihao" w:date="2024-12-05T10:57:00Z"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non-fossil carbon</w:delText>
        </w:r>
        <w:r w:rsidR="0095744E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</w:delText>
        </w:r>
        <w:r w:rsidR="0095744E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d</w:delText>
        </w:r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35" w:author="Zhang, Zihao" w:date="2024-12-05T11:01:00Z">
        <w:r w:rsidR="005363AC" w:rsidRPr="00764AA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renewable energy</w:delText>
        </w:r>
        <w:r w:rsidR="003F6BF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1942CE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offers a promising s</w:delText>
        </w:r>
        <w:r w:rsidR="003F6BFB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trategy to reduce its carbon footprint</w:delText>
        </w:r>
      </w:del>
      <w:r w:rsidR="005363AC" w:rsidRPr="00D3115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D3115F">
        <w:rPr>
          <w:rFonts w:ascii="Arial" w:hAnsi="Arial" w:cs="Arial"/>
          <w:sz w:val="22"/>
          <w:szCs w:val="22"/>
          <w:vertAlign w:val="superscript"/>
        </w:rPr>
        <w:t>13</w:t>
      </w:r>
      <w:r w:rsidR="00CE09D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115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D3115F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esearch on alternative </w:t>
      </w:r>
      <w:del w:id="36" w:author="Zhang, Zihao" w:date="2024-12-05T12:53:00Z">
        <w:r w:rsidR="004009C4" w:rsidRPr="00D3115F" w:rsidDel="00D60E2F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4009C4" w:rsidRPr="00D3115F" w:rsidDel="00D60E2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4009C4" w:rsidRPr="00D3115F" w:rsidDel="00D60E2F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4009C4" w:rsidRPr="00D3115F" w:rsidDel="00D60E2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4009C4" w:rsidRPr="00D3115F" w:rsidDel="00D60E2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37" w:author="Zhang, Zihao" w:date="2024-12-05T12:53:00Z">
        <w:r w:rsidR="00D60E2F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acetylene</w:t>
        </w:r>
        <w:r w:rsidR="00D60E2F" w:rsidRPr="00D3115F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production has lagged </w:t>
      </w:r>
      <w:r w:rsidR="001C3A4C" w:rsidRPr="00D3115F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decades, with most studies only focusing on </w:t>
      </w:r>
      <w:del w:id="38" w:author="Zhang, Zihao" w:date="2024-12-05T12:52:00Z">
        <w:r w:rsidR="00686CAE" w:rsidRPr="00D3115F" w:rsidDel="00D60E2F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686CAE" w:rsidRPr="00D3115F" w:rsidDel="00D60E2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686CAE" w:rsidRPr="00D3115F" w:rsidDel="00D60E2F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686CAE" w:rsidRPr="00D3115F" w:rsidDel="00D60E2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686CAE" w:rsidRPr="00D3115F" w:rsidDel="00D60E2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39" w:author="Zhang, Zihao" w:date="2024-12-05T12:52:00Z">
        <w:r w:rsidR="00D60E2F">
          <w:rPr>
            <w:rFonts w:ascii="Arial" w:eastAsiaTheme="minorEastAsia" w:hAnsi="Arial" w:cs="Arial" w:hint="eastAsia"/>
            <w:sz w:val="22"/>
            <w:szCs w:val="22"/>
            <w:lang w:eastAsia="zh-CN"/>
          </w:rPr>
          <w:t>olefin</w:t>
        </w:r>
        <w:r w:rsidR="00D60E2F" w:rsidRPr="00D3115F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686CAE" w:rsidRPr="00D3115F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C80350">
        <w:rPr>
          <w:rFonts w:ascii="Arial" w:hAnsi="Arial" w:cs="Arial"/>
          <w:sz w:val="22"/>
          <w:szCs w:val="22"/>
          <w:vertAlign w:val="superscript"/>
        </w:rPr>
        <w:t>2</w:t>
      </w:r>
      <w:r w:rsidR="00D7180E" w:rsidRPr="00C80350">
        <w:rPr>
          <w:rFonts w:ascii="Arial" w:hAnsi="Arial" w:cs="Arial"/>
          <w:sz w:val="22"/>
          <w:szCs w:val="22"/>
          <w:vertAlign w:val="superscript"/>
        </w:rPr>
        <w:t>9</w:t>
      </w:r>
      <w:r w:rsidR="003A2D59" w:rsidRPr="00BA3524">
        <w:rPr>
          <w:rFonts w:ascii="Arial" w:hAnsi="Arial" w:cs="Arial"/>
          <w:sz w:val="22"/>
          <w:vertAlign w:val="superscript"/>
        </w:rPr>
        <w:t>–</w:t>
      </w:r>
      <w:r w:rsidR="003A2D59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31</w:t>
      </w:r>
      <w:r w:rsidR="00BE2FFD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40" w:author="Zhang, Zihao" w:date="2024-12-05T11:19:00Z">
        <w:r w:rsidR="00587B1C" w:rsidRPr="00587B1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By offering a comprehensive analysis of conventional </w:t>
        </w:r>
        <w:r w:rsidR="00587B1C" w:rsidRPr="00C80350">
          <w:rPr>
            <w:rFonts w:ascii="Arial" w:hAnsi="Arial" w:cs="Arial"/>
            <w:sz w:val="22"/>
            <w:szCs w:val="22"/>
          </w:rPr>
          <w:t>C</w:t>
        </w:r>
        <w:r w:rsidR="00587B1C" w:rsidRPr="00C80350">
          <w:rPr>
            <w:rFonts w:ascii="Arial" w:hAnsi="Arial" w:cs="Arial"/>
            <w:sz w:val="22"/>
            <w:szCs w:val="22"/>
            <w:vertAlign w:val="subscript"/>
          </w:rPr>
          <w:t>2</w:t>
        </w:r>
        <w:r w:rsidR="00587B1C" w:rsidRPr="00C80350">
          <w:rPr>
            <w:rFonts w:ascii="Arial" w:hAnsi="Arial" w:cs="Arial"/>
            <w:sz w:val="22"/>
            <w:szCs w:val="22"/>
          </w:rPr>
          <w:t>H</w:t>
        </w:r>
        <w:r w:rsidR="00587B1C" w:rsidRPr="00C80350">
          <w:rPr>
            <w:rFonts w:ascii="Arial" w:hAnsi="Arial" w:cs="Arial"/>
            <w:sz w:val="22"/>
            <w:szCs w:val="22"/>
            <w:vertAlign w:val="subscript"/>
          </w:rPr>
          <w:t>2</w:t>
        </w:r>
        <w:r w:rsidR="00587B1C" w:rsidRPr="00587B1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production methods, summarizing emerging technologies, and outlining pathways toward </w:t>
        </w:r>
      </w:ins>
      <w:ins w:id="41" w:author="Zhang, Zihao" w:date="2024-12-05T12:27:00Z">
        <w:r w:rsidR="00783860">
          <w:rPr>
            <w:rFonts w:ascii="Arial" w:eastAsiaTheme="minorEastAsia" w:hAnsi="Arial" w:cs="Arial" w:hint="eastAsia"/>
            <w:sz w:val="22"/>
            <w:szCs w:val="22"/>
            <w:lang w:eastAsia="zh-CN"/>
          </w:rPr>
          <w:t>sustainable routes</w:t>
        </w:r>
      </w:ins>
      <w:ins w:id="42" w:author="Zhang, Zihao" w:date="2024-12-05T11:19:00Z">
        <w:r w:rsidR="00587B1C" w:rsidRPr="00587B1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, </w:t>
        </w:r>
      </w:ins>
      <w:del w:id="43" w:author="Zhang, Zihao" w:date="2024-12-05T11:00:00Z">
        <w:r w:rsidR="00504054" w:rsidDel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As the industry shifts towards</w:delText>
        </w:r>
        <w:r w:rsidR="005B4E68" w:rsidDel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sustainability</w:delText>
        </w:r>
        <w:r w:rsidR="00100A1D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DA68BD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reducing </w:delText>
        </w:r>
        <w:r w:rsidDel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th</w:delText>
        </w:r>
        <w:r w:rsidR="00306708" w:rsidDel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e carbon footprint </w:delText>
        </w:r>
        <w:r w:rsidR="00D6655F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of</w:delText>
        </w:r>
        <w:r w:rsidR="00100A1D" w:rsidDel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del w:id="44" w:author="Zhang, Zihao" w:date="2024-12-05T10:58:00Z">
        <w:r w:rsidR="00100A1D" w:rsidRPr="00C80350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100A1D" w:rsidRPr="00C80350" w:rsidDel="0007021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100A1D" w:rsidRPr="00C80350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100A1D" w:rsidRPr="00C80350" w:rsidDel="0007021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100A1D" w:rsidRPr="00C80350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45" w:author="Zhang, Zihao" w:date="2024-12-05T11:00:00Z">
        <w:r w:rsidR="00100A1D" w:rsidDel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industry</w:delText>
        </w:r>
        <w:r w:rsidR="00100A1D" w:rsidRPr="00C80350" w:rsidDel="00070219">
          <w:rPr>
            <w:rFonts w:ascii="Arial" w:hAnsi="Arial" w:cs="Arial"/>
            <w:sz w:val="22"/>
            <w:szCs w:val="22"/>
          </w:rPr>
          <w:delText xml:space="preserve"> </w:delText>
        </w:r>
        <w:r w:rsidR="00100A1D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p</w:delText>
        </w:r>
        <w:r w:rsidR="00471303" w:rsidRPr="00C80350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resent</w:delText>
        </w:r>
        <w:r w:rsidR="00100A1D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906407" w:rsidDel="000702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471303" w:rsidRPr="00C80350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an opportunity </w:delText>
        </w:r>
        <w:r w:rsidR="00D8491D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for</w:delText>
        </w:r>
        <w:r w:rsidR="00906407" w:rsidRPr="00C80350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100A1D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its </w:delText>
        </w:r>
        <w:r w:rsidR="00471303" w:rsidRPr="00C80350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revitaliz</w:delText>
        </w:r>
        <w:r w:rsidR="00100A1D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>ation</w:delText>
        </w:r>
        <w:r w:rsidR="006E3464" w:rsidRPr="00C80350" w:rsidDel="000702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del w:id="46" w:author="Zhang, Zihao" w:date="2024-12-05T11:12:00Z">
        <w:r w:rsidR="004576CE" w:rsidRPr="00C80350" w:rsidDel="00435A93">
          <w:rPr>
            <w:rFonts w:ascii="Arial" w:eastAsiaTheme="minorEastAsia" w:hAnsi="Arial" w:cs="Arial"/>
            <w:sz w:val="22"/>
            <w:szCs w:val="22"/>
            <w:lang w:eastAsia="zh-CN"/>
          </w:rPr>
          <w:delText>In this review, we</w:delText>
        </w:r>
      </w:del>
      <w:ins w:id="47" w:author="Zhang, Zihao" w:date="2024-12-05T11:20:00Z">
        <w:r w:rsidR="00587B1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</w:t>
        </w:r>
      </w:ins>
      <w:ins w:id="48" w:author="Zhang, Zihao" w:date="2024-12-05T11:12:00Z">
        <w:r w:rsidR="00435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t>his perspective</w:t>
        </w:r>
      </w:ins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49" w:author="Zhang, Zihao" w:date="2024-12-05T11:20:00Z">
        <w:r w:rsidR="00587B1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aims</w:t>
        </w:r>
      </w:ins>
      <w:ins w:id="50" w:author="Zhang, Zihao" w:date="2024-12-05T11:12:00Z">
        <w:r w:rsidR="00435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to </w:t>
        </w:r>
      </w:ins>
      <w:ins w:id="51" w:author="Zhang, Zihao" w:date="2024-12-05T11:17:00Z">
        <w:r w:rsidR="00587B1C" w:rsidRPr="00587B1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rekindle interest and </w:t>
        </w:r>
      </w:ins>
      <w:ins w:id="52" w:author="Zhang, Zihao" w:date="2024-12-05T11:20:00Z">
        <w:r w:rsidR="00587B1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foster</w:t>
        </w:r>
      </w:ins>
      <w:ins w:id="53" w:author="Zhang, Zihao" w:date="2024-12-05T11:18:00Z">
        <w:r w:rsidR="00587B1C" w:rsidRPr="00587B1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ins w:id="54" w:author="Zhang, Zihao" w:date="2024-12-05T11:17:00Z">
        <w:r w:rsidR="00587B1C" w:rsidRPr="00587B1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collaborative efforts in advancing </w:t>
        </w:r>
      </w:ins>
      <w:ins w:id="55" w:author="Zhang, Zihao" w:date="2024-12-05T12:28:00Z">
        <w:r w:rsidR="00783860">
          <w:rPr>
            <w:rFonts w:ascii="Arial" w:eastAsiaTheme="minorEastAsia" w:hAnsi="Arial" w:cs="Arial" w:hint="eastAsia"/>
            <w:sz w:val="22"/>
            <w:szCs w:val="22"/>
            <w:lang w:eastAsia="zh-CN"/>
          </w:rPr>
          <w:t>green</w:t>
        </w:r>
      </w:ins>
      <w:ins w:id="56" w:author="Zhang, Zihao" w:date="2024-12-05T11:17:00Z">
        <w:r w:rsidR="00587B1C" w:rsidRPr="00587B1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acetylene production </w:t>
        </w:r>
      </w:ins>
      <w:ins w:id="57" w:author="Zhang, Zihao" w:date="2024-12-05T11:20:00Z">
        <w:r w:rsidR="00587B1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whi</w:t>
        </w:r>
      </w:ins>
      <w:ins w:id="58" w:author="Zhang, Zihao" w:date="2024-12-05T11:21:00Z">
        <w:r w:rsidR="00587B1C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le addressing </w:t>
        </w:r>
      </w:ins>
      <w:del w:id="59" w:author="Zhang, Zihao" w:date="2024-12-05T11:20:00Z">
        <w:r w:rsidR="004576CE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>provid</w:delText>
        </w:r>
      </w:del>
      <w:del w:id="60" w:author="Zhang, Zihao" w:date="2024-12-05T11:17:00Z">
        <w:r w:rsidR="004576CE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>e</w:delText>
        </w:r>
      </w:del>
      <w:del w:id="61" w:author="Zhang, Zihao" w:date="2024-12-05T11:20:00Z">
        <w:r w:rsidR="004576CE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 </w:delText>
        </w:r>
        <w:r w:rsidR="00591EF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>comprehensive</w:delText>
        </w:r>
        <w:r w:rsidR="004576CE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62" w:author="Zhang, Zihao" w:date="2024-12-05T11:12:00Z">
        <w:r w:rsidR="00100A1D" w:rsidDel="00313568">
          <w:rPr>
            <w:rFonts w:ascii="Arial" w:eastAsiaTheme="minorEastAsia" w:hAnsi="Arial" w:cs="Arial"/>
            <w:sz w:val="22"/>
            <w:szCs w:val="22"/>
            <w:lang w:eastAsia="zh-CN"/>
          </w:rPr>
          <w:delText>overview</w:delText>
        </w:r>
        <w:r w:rsidR="004576CE" w:rsidRPr="00C80350" w:rsidDel="00313568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63" w:author="Zhang, Zihao" w:date="2024-12-05T11:20:00Z">
        <w:r w:rsidR="004576CE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 </w:delText>
        </w:r>
        <w:r w:rsidR="004576CE" w:rsidRPr="00C80350" w:rsidDel="00587B1C">
          <w:rPr>
            <w:rFonts w:ascii="Arial" w:hAnsi="Arial" w:cs="Arial"/>
            <w:sz w:val="22"/>
            <w:szCs w:val="22"/>
          </w:rPr>
          <w:delText>C</w:delText>
        </w:r>
        <w:r w:rsidR="004576CE" w:rsidRPr="00C80350" w:rsidDel="00587B1C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4576CE" w:rsidRPr="00C80350" w:rsidDel="00587B1C">
          <w:rPr>
            <w:rFonts w:ascii="Arial" w:hAnsi="Arial" w:cs="Arial"/>
            <w:sz w:val="22"/>
            <w:szCs w:val="22"/>
          </w:rPr>
          <w:delText>H</w:delText>
        </w:r>
        <w:r w:rsidR="004576CE" w:rsidRPr="00C80350" w:rsidDel="00587B1C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4576CE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 methods</w:delText>
        </w:r>
        <w:r w:rsidR="00CB080F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471303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sustainable </w:delText>
        </w:r>
      </w:del>
      <w:del w:id="64" w:author="Zhang, Zihao" w:date="2024-12-05T11:14:00Z">
        <w:r w:rsidR="00471303" w:rsidRPr="00C80350" w:rsidDel="00313568">
          <w:rPr>
            <w:rFonts w:ascii="Arial" w:eastAsiaTheme="minorEastAsia" w:hAnsi="Arial" w:cs="Arial"/>
            <w:sz w:val="22"/>
            <w:szCs w:val="22"/>
            <w:lang w:eastAsia="zh-CN"/>
          </w:rPr>
          <w:delText>initiatives</w:delText>
        </w:r>
      </w:del>
      <w:del w:id="65" w:author="Zhang, Zihao" w:date="2024-12-05T11:20:00Z">
        <w:r w:rsidR="004576CE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CB080F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>and</w:delText>
        </w:r>
        <w:r w:rsidR="003D612C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66" w:author="Zhang, Zihao" w:date="2024-12-05T11:21:00Z">
        <w:r w:rsidR="00587B1C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associated </w:t>
        </w:r>
      </w:ins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challenges and </w:t>
      </w:r>
      <w:r w:rsidR="006E5F69" w:rsidRPr="00C80350">
        <w:rPr>
          <w:rFonts w:ascii="Arial" w:eastAsiaTheme="minorEastAsia" w:hAnsi="Arial" w:cs="Arial"/>
          <w:sz w:val="22"/>
          <w:szCs w:val="22"/>
          <w:lang w:eastAsia="zh-CN"/>
        </w:rPr>
        <w:t>opportunities</w:t>
      </w:r>
      <w:del w:id="67" w:author="Zhang, Zihao" w:date="2024-12-05T11:21:00Z">
        <w:r w:rsidR="003D612C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D7A0B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>associated with</w:delText>
        </w:r>
        <w:r w:rsidR="00387818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3D612C" w:rsidRPr="00C80350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this </w:delText>
        </w:r>
        <w:r w:rsidR="00DA68BD" w:rsidDel="00587B1C">
          <w:rPr>
            <w:rFonts w:ascii="Arial" w:eastAsiaTheme="minorEastAsia" w:hAnsi="Arial" w:cs="Arial"/>
            <w:sz w:val="22"/>
            <w:szCs w:val="22"/>
            <w:lang w:eastAsia="zh-CN"/>
          </w:rPr>
          <w:delText>transition</w:delText>
        </w:r>
      </w:del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06BDDE6" w14:textId="2CC9F867" w:rsidR="00E744BE" w:rsidRPr="001017A8" w:rsidRDefault="00C74984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 xml:space="preserve">Production of </w:t>
      </w:r>
      <w:r w:rsidR="00F96528" w:rsidRPr="00736557">
        <w:rPr>
          <w:rFonts w:ascii="Arial" w:hAnsi="Arial" w:cs="Arial"/>
          <w:b/>
          <w:sz w:val="22"/>
          <w:szCs w:val="22"/>
        </w:rPr>
        <w:t>acetylene</w:t>
      </w:r>
    </w:p>
    <w:p w14:paraId="50B0A43D" w14:textId="5B39329F" w:rsidR="00C74984" w:rsidRPr="0028492B" w:rsidRDefault="00C74984" w:rsidP="00495801">
      <w:pPr>
        <w:tabs>
          <w:tab w:val="left" w:pos="450"/>
        </w:tabs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2.1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23424F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Summary of </w:t>
      </w:r>
      <w:r w:rsidR="00F50D6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production routes </w:t>
      </w:r>
      <w:r w:rsidR="00DE70E7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and its applications</w:t>
      </w:r>
    </w:p>
    <w:p w14:paraId="2FDA159B" w14:textId="53E249C6" w:rsidR="00B1724A" w:rsidRPr="00A303EC" w:rsidRDefault="008D41A3" w:rsidP="001868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68" w:name="_Hlk169718991"/>
      <w:bookmarkStart w:id="69" w:name="_Hlk164260949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produced from fossil</w:t>
      </w:r>
      <w:bookmarkStart w:id="70" w:name="_Hlk175946086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bookmarkEnd w:id="70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 natural gas</w:t>
      </w:r>
      <w:r w:rsidR="00355A5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oil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u</w:t>
      </w:r>
      <w:bookmarkEnd w:id="68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sing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four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primary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namely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152B57" w:rsidRPr="00152B5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ins w:id="71" w:author="Zhang, Zihao" w:date="2024-12-03T21:14:00Z">
        <w:r w:rsidR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t>partial combustion (</w:t>
        </w:r>
        <w:r w:rsidR="00097B53">
          <w:rPr>
            <w:rFonts w:ascii="Arial" w:eastAsiaTheme="minorEastAsia" w:hAnsi="Arial" w:cs="Arial"/>
            <w:sz w:val="22"/>
            <w:szCs w:val="22"/>
            <w:lang w:eastAsia="zh-CN"/>
          </w:rPr>
          <w:t>PC</w:t>
        </w:r>
        <w:r w:rsidR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t>)</w:t>
        </w:r>
      </w:ins>
      <w:del w:id="72" w:author="Zhang, Zihao" w:date="2024-12-03T21:14:00Z">
        <w:r w:rsidR="00152B57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PC</w:delText>
        </w:r>
      </w:del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ins w:id="73" w:author="Zhang, Zihao" w:date="2024-12-03T21:14:00Z">
        <w:r w:rsidR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thermal pyrolysis (</w:t>
        </w:r>
        <w:r w:rsidR="00097B53">
          <w:rPr>
            <w:rFonts w:ascii="Arial" w:eastAsiaTheme="minorEastAsia" w:hAnsi="Arial" w:cs="Arial"/>
            <w:sz w:val="22"/>
            <w:szCs w:val="22"/>
            <w:lang w:eastAsia="zh-CN"/>
          </w:rPr>
          <w:t>TP</w:t>
        </w:r>
        <w:r w:rsidR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t>)</w:t>
        </w:r>
      </w:ins>
      <w:del w:id="74" w:author="Zhang, Zihao" w:date="2024-12-03T21:14:00Z">
        <w:r w:rsidR="00152B57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TP</w:delText>
        </w:r>
      </w:del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F8454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2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84546">
        <w:rPr>
          <w:rFonts w:ascii="Arial" w:eastAsiaTheme="minorEastAsia" w:hAnsi="Arial" w:cs="Arial" w:hint="eastAsia"/>
          <w:sz w:val="22"/>
          <w:szCs w:val="22"/>
          <w:vertAlign w:val="superscript"/>
          <w:lang w:eastAsia="zh-CN"/>
        </w:rPr>
        <w:t>32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Among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>these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oil-based routes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have </w:t>
      </w:r>
      <w:ins w:id="75" w:author="Nabera  Abhinandan" w:date="2024-12-06T11:21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not </w:t>
        </w:r>
      </w:ins>
      <w:del w:id="76" w:author="Nabera  Abhinandan" w:date="2024-12-06T11:21:00Z">
        <w:r w:rsidR="00CD53E9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never </w:delText>
        </w:r>
      </w:del>
      <w:ins w:id="77" w:author="Nabera  Abhinandan" w:date="2024-12-06T11:21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yet </w:t>
        </w:r>
      </w:ins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>reach</w:t>
      </w:r>
      <w:ins w:id="78" w:author="Nabera  Abhinandan" w:date="2024-12-06T11:21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ed</w:t>
        </w:r>
      </w:ins>
      <w:del w:id="79" w:author="Nabera  Abhinandan" w:date="2024-12-06T11:21:00Z">
        <w:r w:rsidR="00F72916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ed</w:delText>
        </w:r>
      </w:del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57327" w:rsidRPr="00CF7E03">
        <w:rPr>
          <w:rFonts w:ascii="Arial" w:eastAsiaTheme="minorEastAsia" w:hAnsi="Arial" w:cs="Arial"/>
          <w:sz w:val="22"/>
          <w:szCs w:val="22"/>
          <w:lang w:eastAsia="zh-CN"/>
        </w:rPr>
        <w:t>the commercial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stage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del w:id="80" w:author="Zhang, Zihao" w:date="2024-12-03T21:09:00Z">
        <w:r w:rsidR="00CD53E9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Plasma technolog</w:delText>
        </w:r>
        <w:r w:rsidR="00E424C4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ies</w:delText>
        </w:r>
        <w:r w:rsidR="00D42544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include</w:delText>
        </w:r>
        <w:r w:rsidR="00CD53E9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CD53E9" w:rsidRPr="007C4319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thermal</w:delText>
        </w:r>
        <w:r w:rsidR="00CD53E9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plasma</w:delText>
        </w:r>
        <w:r w:rsidR="00D42544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E9268A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where</w:delText>
        </w:r>
        <w:r w:rsidR="00D42544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all generated species reach thermal equilibrium,</w:delText>
        </w:r>
        <w:r w:rsidR="00CD53E9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</w:delText>
        </w:r>
        <w:r w:rsidR="00CD53E9" w:rsidRPr="007C4319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non-thermal</w:delText>
        </w:r>
        <w:r w:rsidR="00CD53E9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plasma,</w:delText>
        </w:r>
        <w:r w:rsidR="00D42544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E9268A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where</w:delText>
        </w:r>
        <w:r w:rsidR="00D42544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energy is preferentially channeled to electrons.</w:delText>
        </w:r>
        <w:r w:rsidR="00BA3524" w:rsidRPr="00BA3524" w:rsidDel="00A75CD9">
          <w:rPr>
            <w:rFonts w:ascii="Arial" w:hAnsi="Arial" w:cs="Arial"/>
            <w:sz w:val="22"/>
            <w:vertAlign w:val="superscript"/>
          </w:rPr>
          <w:delText>33</w:delText>
        </w:r>
        <w:r w:rsidR="00CD53E9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81" w:author="Zhang, Zihao" w:date="2024-12-03T21:10:00Z">
        <w:r w:rsidR="00E9268A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Thermal plasma, </w:delText>
        </w:r>
        <w:r w:rsidR="00543766" w:rsidDel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known as</w:delText>
        </w:r>
        <w:r w:rsidR="00543766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E9268A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t</w:delText>
        </w:r>
        <w:r w:rsidR="008C7989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he electric arc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BB0E35" w:rsidDel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has </w:delText>
        </w:r>
        <w:r w:rsidR="00BB0E35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extremely high energy consumption</w:delText>
        </w:r>
        <w:r w:rsidR="00BB0E35" w:rsidDel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BB0E35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(12.1 kWh kg</w:delText>
        </w:r>
        <w:r w:rsidR="00BB0E35" w:rsidRPr="00CF7E03" w:rsidDel="00A75CD9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–1</w:delText>
        </w:r>
        <w:r w:rsidR="00BB0E35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BB0E35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BB0E35" w:rsidRPr="00CF7E03" w:rsidDel="00A75CD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B0E35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BB0E35" w:rsidRPr="00CF7E03" w:rsidDel="00A75CD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B0E35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  <w:r w:rsidR="0065361B" w:rsidDel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</w:delText>
        </w:r>
        <w:r w:rsidR="00BA3524" w:rsidRPr="00BA3524" w:rsidDel="00A75CD9">
          <w:rPr>
            <w:rFonts w:ascii="Arial" w:hAnsi="Arial" w:cs="Arial"/>
            <w:sz w:val="22"/>
            <w:vertAlign w:val="superscript"/>
          </w:rPr>
          <w:delText>5,34</w:delText>
        </w:r>
        <w:r w:rsidR="008C7989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43766" w:rsidDel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and</w:delText>
        </w:r>
        <w:r w:rsidR="00206C2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was </w:delText>
        </w:r>
        <w:r w:rsidR="00543766" w:rsidDel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therefore </w:delText>
        </w:r>
      </w:del>
      <w:ins w:id="82" w:author="Zhang, Zihao" w:date="2024-12-03T21:10:00Z">
        <w:r w:rsidR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Plasma technologies </w:t>
        </w:r>
      </w:ins>
      <w:ins w:id="83" w:author="Zhang, Zihao" w:date="2024-12-03T21:11:00Z">
        <w:r w:rsidR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were </w:t>
        </w:r>
        <w:del w:id="84" w:author="Nabera  Abhinandan" w:date="2024-12-06T11:22:00Z">
          <w:r w:rsidR="00A75CD9" w:rsidDel="00742A8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almost</w:delText>
          </w:r>
        </w:del>
      </w:ins>
      <w:ins w:id="85" w:author="Nabera  Abhinandan" w:date="2024-12-06T11:22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largely</w:t>
        </w:r>
      </w:ins>
      <w:ins w:id="86" w:author="Zhang, Zihao" w:date="2024-12-03T21:11:00Z">
        <w:r w:rsidR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</w:t>
      </w:r>
      <w:del w:id="87" w:author="Zhang, Zihao" w:date="2024-12-03T21:14:00Z">
        <w:r w:rsidR="00543766" w:rsidDel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partial combustion (</w:delText>
        </w:r>
      </w:del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del w:id="88" w:author="Zhang, Zihao" w:date="2024-12-03T21:14:00Z">
        <w:r w:rsidR="00543766" w:rsidDel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)</w:delText>
        </w:r>
      </w:del>
      <w:ins w:id="89" w:author="Zhang, Zihao" w:date="2024-12-03T21:11:00Z">
        <w:r w:rsidR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90" w:author="Nabera  Abhinandan" w:date="2024-12-06T11:22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processes </w:t>
        </w:r>
      </w:ins>
      <w:ins w:id="91" w:author="Zhang, Zihao" w:date="2024-12-03T21:13:00Z">
        <w:del w:id="92" w:author="Nabera  Abhinandan" w:date="2024-12-06T11:22:00Z">
          <w:r w:rsidR="00097B53" w:rsidDel="00742A8B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with</w:delText>
          </w:r>
        </w:del>
      </w:ins>
      <w:ins w:id="93" w:author="Nabera  Abhinandan" w:date="2024-12-06T11:22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utilizing</w:t>
        </w:r>
      </w:ins>
      <w:ins w:id="94" w:author="Zhang, Zihao" w:date="2024-12-03T21:13:00Z">
        <w:r w:rsidR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natural gas as </w:t>
        </w:r>
        <w:r w:rsidR="00097B53">
          <w:rPr>
            <w:rFonts w:ascii="Arial" w:eastAsiaTheme="minorEastAsia" w:hAnsi="Arial" w:cs="Arial"/>
            <w:sz w:val="22"/>
            <w:szCs w:val="22"/>
            <w:lang w:eastAsia="zh-CN"/>
          </w:rPr>
          <w:t>feedstock</w:t>
        </w:r>
        <w:r w:rsidR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95" w:author="Zhang, Zihao" w:date="2024-12-03T21:11:00Z">
        <w:r w:rsidR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due to </w:t>
        </w:r>
      </w:ins>
      <w:ins w:id="96" w:author="Nabera  Abhinandan" w:date="2024-12-06T11:22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their</w:t>
        </w:r>
      </w:ins>
      <w:ins w:id="97" w:author="Zhang, Zihao" w:date="2024-12-03T21:11:00Z">
        <w:del w:id="98" w:author="Nabera  Abhinandan" w:date="2024-12-06T11:22:00Z">
          <w:r w:rsidR="00A75CD9" w:rsidDel="00742A8B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its</w:delText>
          </w:r>
        </w:del>
        <w:r w:rsidR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extremely high energy consumption</w:t>
        </w:r>
      </w:ins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ins w:id="99" w:author="Zhang, Zihao" w:date="2024-12-03T21:11:00Z">
        <w:r w:rsidR="00A75CD9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,34</w:t>
        </w:r>
      </w:ins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00" w:author="Zhang, Zihao" w:date="2024-12-03T21:11:00Z">
        <w:r w:rsidR="00EE463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P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lasma </w:delText>
        </w:r>
        <w:r w:rsidR="00E23314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technolog</w:delText>
        </w:r>
        <w:r w:rsidR="00782CD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ies</w:delText>
        </w:r>
        <w:r w:rsidR="00E23314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for </w:delText>
        </w:r>
        <w:r w:rsidR="00930B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converting </w:delText>
        </w:r>
        <w:r w:rsidR="001C7D77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natural gas</w:delText>
        </w:r>
        <w:r w:rsidR="002B7C7A" w:rsidDel="00A75C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and coal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</w:delText>
        </w:r>
        <w:r w:rsidR="00D74F4C" w:rsidRPr="00CF7E03" w:rsidDel="00A75CD9">
          <w:rPr>
            <w:rFonts w:ascii="Arial" w:hAnsi="Arial" w:cs="Arial"/>
            <w:sz w:val="22"/>
            <w:szCs w:val="22"/>
          </w:rPr>
          <w:delText xml:space="preserve"> C</w:delText>
        </w:r>
        <w:r w:rsidR="00D74F4C" w:rsidRPr="00CF7E03" w:rsidDel="00A75CD9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D74F4C" w:rsidRPr="00CF7E03" w:rsidDel="00A75CD9">
          <w:rPr>
            <w:rFonts w:ascii="Arial" w:hAnsi="Arial" w:cs="Arial"/>
            <w:sz w:val="22"/>
            <w:szCs w:val="22"/>
          </w:rPr>
          <w:delText>H</w:delText>
        </w:r>
        <w:r w:rsidR="00D74F4C" w:rsidRPr="00CF7E03" w:rsidDel="00A75CD9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704C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continues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282D9B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at the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pilot</w:delText>
        </w:r>
        <w:r w:rsidR="00AE78EB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scale</w:delText>
        </w:r>
        <w:r w:rsidR="00D704C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in China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A75CD9">
          <w:rPr>
            <w:rFonts w:ascii="Arial" w:hAnsi="Arial" w:cs="Arial"/>
            <w:sz w:val="22"/>
            <w:vertAlign w:val="superscript"/>
          </w:rPr>
          <w:delText>13,35</w:delText>
        </w:r>
        <w:r w:rsidR="00D74F4C" w:rsidRPr="00CF7E03" w:rsidDel="00A75C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101" w:author="Zhang, Zihao" w:date="2024-12-03T21:14:00Z">
        <w:r w:rsidR="00520765" w:rsidDel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Thermal pyrolysis (</w:delText>
        </w:r>
      </w:del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del w:id="102" w:author="Zhang, Zihao" w:date="2024-12-03T21:14:00Z">
        <w:r w:rsidR="00520765" w:rsidDel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)</w:delText>
        </w:r>
      </w:del>
      <w:r w:rsidR="001D16A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hydrocarbons </w:t>
      </w:r>
      <w:r w:rsidR="00B26D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commercialized </w:t>
      </w:r>
      <w:ins w:id="103" w:author="Nabera  Abhinandan" w:date="2024-12-06T11:22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via</w:t>
        </w:r>
      </w:ins>
      <w:del w:id="104" w:author="Nabera  Abhinandan" w:date="2024-12-06T11:22:00Z">
        <w:r w:rsidR="00B26D77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by</w:delText>
        </w:r>
      </w:del>
      <w:r w:rsidR="00B26D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>the Wulff process</w:t>
      </w:r>
      <w:ins w:id="105" w:author="Nabera  Abhinandan" w:date="2024-12-06T11:22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;</w:t>
        </w:r>
      </w:ins>
      <w:del w:id="106" w:author="Nabera  Abhinandan" w:date="2024-12-06T11:22:00Z">
        <w:r w:rsidR="00DB6E9B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</w:del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07" w:author="Zhang, Zihao" w:date="2024-12-03T21:19:00Z">
        <w:r w:rsidR="004768C7">
          <w:rPr>
            <w:rFonts w:ascii="Arial" w:eastAsiaTheme="minorEastAsia" w:hAnsi="Arial" w:cs="Arial" w:hint="eastAsia"/>
            <w:sz w:val="22"/>
            <w:szCs w:val="22"/>
            <w:lang w:eastAsia="zh-CN"/>
          </w:rPr>
          <w:t>however</w:t>
        </w:r>
      </w:ins>
      <w:ins w:id="108" w:author="Nabera  Abhinandan" w:date="2024-12-06T11:22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ins w:id="109" w:author="Zhang, Zihao" w:date="2024-12-03T21:19:00Z">
        <w:r w:rsidR="004768C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10" w:author="Nabera  Abhinandan" w:date="2024-12-06T11:22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these</w:t>
        </w:r>
      </w:ins>
      <w:del w:id="111" w:author="Zhang, Zihao" w:date="2024-12-03T21:20:00Z">
        <w:r w:rsidR="00605E10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which </w:delText>
        </w:r>
        <w:r w:rsidR="000535A9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>involved</w:delText>
        </w:r>
        <w:r w:rsidR="00605E10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preheating bricks to 1300</w:delText>
        </w:r>
        <w:r w:rsidR="00553FB5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605E10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°C followed by feeding </w:delText>
        </w:r>
        <w:r w:rsidR="000535A9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hydrocarbons for </w:delText>
        </w:r>
        <w:r w:rsidR="00605E10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cracking to </w:delText>
        </w:r>
        <w:r w:rsidR="001839BF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produce </w:delText>
        </w:r>
        <w:r w:rsidR="00605E10" w:rsidRPr="00CF7E03" w:rsidDel="004768C7">
          <w:rPr>
            <w:rFonts w:ascii="Arial" w:hAnsi="Arial" w:cs="Arial"/>
            <w:sz w:val="22"/>
            <w:szCs w:val="22"/>
          </w:rPr>
          <w:delText>C</w:delText>
        </w:r>
        <w:r w:rsidR="00605E10" w:rsidRPr="00CF7E03" w:rsidDel="004768C7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605E10" w:rsidRPr="00CF7E03" w:rsidDel="004768C7">
          <w:rPr>
            <w:rFonts w:ascii="Arial" w:hAnsi="Arial" w:cs="Arial"/>
            <w:sz w:val="22"/>
            <w:szCs w:val="22"/>
          </w:rPr>
          <w:delText>H</w:delText>
        </w:r>
        <w:r w:rsidR="00605E10" w:rsidRPr="00CF7E03" w:rsidDel="004768C7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605E10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F24CE8" w:rsidRPr="00F24CE8" w:rsidDel="004768C7">
          <w:rPr>
            <w:rFonts w:ascii="Arial" w:hAnsi="Arial" w:cs="Arial"/>
            <w:sz w:val="22"/>
            <w:vertAlign w:val="superscript"/>
          </w:rPr>
          <w:delText>6</w:delText>
        </w:r>
        <w:r w:rsidR="00DB6E9B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282D9B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>However</w:delText>
        </w:r>
      </w:del>
      <w:ins w:id="112" w:author="Zhang, Zihao" w:date="2024-12-03T21:20:00Z">
        <w:r w:rsidR="004768C7" w:rsidRPr="004768C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4768C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plants </w:t>
        </w:r>
        <w:del w:id="113" w:author="Nabera  Abhinandan" w:date="2024-12-06T11:23:00Z">
          <w:r w:rsidR="004768C7" w:rsidRPr="00CF7E03" w:rsidDel="00742A8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have been</w:delText>
          </w:r>
        </w:del>
      </w:ins>
      <w:ins w:id="114" w:author="Nabera  Abhinandan" w:date="2024-12-06T11:23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were eventually</w:t>
        </w:r>
      </w:ins>
      <w:ins w:id="115" w:author="Zhang, Zihao" w:date="2024-12-03T21:20:00Z">
        <w:r w:rsidR="004768C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4768C7">
          <w:rPr>
            <w:rFonts w:ascii="Arial" w:eastAsiaTheme="minorEastAsia" w:hAnsi="Arial" w:cs="Arial"/>
            <w:sz w:val="22"/>
            <w:szCs w:val="22"/>
            <w:lang w:eastAsia="zh-CN"/>
          </w:rPr>
          <w:t>shut down</w:t>
        </w:r>
        <w:r w:rsidR="004768C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del w:id="116" w:author="Zhang, Zihao" w:date="2024-12-03T21:20:00Z">
        <w:r w:rsidR="00282D9B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</w:del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ue to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D20A9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>heating rate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8D17F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 soot formation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>compared to PC</w:t>
      </w:r>
      <w:del w:id="117" w:author="Zhang, Zihao" w:date="2024-12-03T21:20:00Z">
        <w:r w:rsidR="00605E10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Wulff </w:delText>
        </w:r>
        <w:r w:rsidR="00B31C03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>plant</w:delText>
        </w:r>
        <w:r w:rsidR="000535A9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605E10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535A9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>have been</w:delText>
        </w:r>
        <w:r w:rsidR="00605E10" w:rsidRPr="00CF7E0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73953" w:rsidDel="004768C7">
          <w:rPr>
            <w:rFonts w:ascii="Arial" w:eastAsiaTheme="minorEastAsia" w:hAnsi="Arial" w:cs="Arial"/>
            <w:sz w:val="22"/>
            <w:szCs w:val="22"/>
            <w:lang w:eastAsia="zh-CN"/>
          </w:rPr>
          <w:delText>shut down</w:delText>
        </w:r>
      </w:del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18" w:author="Zhang, Zihao" w:date="2024-12-03T21:15:00Z">
        <w:r w:rsidR="00605E10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Currently, c</w:delText>
        </w:r>
        <w:r w:rsidR="00CD53E9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oal-derived CaC</w:delText>
        </w:r>
        <w:r w:rsidR="00CD53E9" w:rsidRPr="00CF7E03" w:rsidDel="00097B5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D53E9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natural gas-derived </w:delText>
        </w:r>
        <w:r w:rsidR="00763B49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PC</w:delText>
        </w:r>
        <w:r w:rsidR="00CD53E9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technologies </w:delText>
        </w:r>
        <w:r w:rsidR="000535A9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dominate</w:delText>
        </w:r>
        <w:r w:rsidR="00CD53E9" w:rsidRPr="00CF7E03" w:rsidDel="00097B53">
          <w:rPr>
            <w:rFonts w:ascii="Arial" w:hAnsi="Arial" w:cs="Arial"/>
            <w:sz w:val="22"/>
            <w:szCs w:val="22"/>
          </w:rPr>
          <w:delText xml:space="preserve"> C</w:delText>
        </w:r>
        <w:r w:rsidR="00CD53E9" w:rsidRPr="00CF7E03" w:rsidDel="00097B53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CD53E9" w:rsidRPr="00CF7E03" w:rsidDel="00097B53">
          <w:rPr>
            <w:rFonts w:ascii="Arial" w:hAnsi="Arial" w:cs="Arial"/>
            <w:sz w:val="22"/>
            <w:szCs w:val="22"/>
          </w:rPr>
          <w:delText>H</w:delText>
        </w:r>
        <w:r w:rsidR="00CD53E9" w:rsidRPr="00CF7E03" w:rsidDel="00097B53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CD53E9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production.</w:delText>
        </w:r>
        <w:r w:rsidR="00605E10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BE0B08">
        <w:rPr>
          <w:rFonts w:ascii="Arial" w:eastAsiaTheme="minorEastAsia" w:hAnsi="Arial" w:cs="Arial"/>
          <w:sz w:val="22"/>
          <w:szCs w:val="22"/>
          <w:lang w:eastAsia="zh-CN"/>
        </w:rPr>
        <w:t>Notably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E454E3" w:rsidRPr="00E454E3">
        <w:rPr>
          <w:rFonts w:ascii="Arial" w:hAnsi="Arial" w:cs="Arial"/>
          <w:sz w:val="22"/>
          <w:szCs w:val="22"/>
        </w:rPr>
        <w:t xml:space="preserve"> </w:t>
      </w:r>
      <w:r w:rsidR="00E454E3" w:rsidRPr="00CF7E03">
        <w:rPr>
          <w:rFonts w:ascii="Arial" w:hAnsi="Arial" w:cs="Arial"/>
          <w:sz w:val="22"/>
          <w:szCs w:val="22"/>
        </w:rPr>
        <w:t>C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E454E3" w:rsidRPr="00CF7E03">
        <w:rPr>
          <w:rFonts w:ascii="Arial" w:hAnsi="Arial" w:cs="Arial"/>
          <w:sz w:val="22"/>
          <w:szCs w:val="22"/>
        </w:rPr>
        <w:t>H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roduction is region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dependent,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with China producing over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8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82D9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B31C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7A6C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(~90%)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due to its large coal reserve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>other countries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13DC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less than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D11B6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mainly via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E393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19" w:author="Zhang, Zihao" w:date="2024-12-03T21:15:00Z">
        <w:r w:rsidR="000E3931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Additionally, C</w:delText>
        </w:r>
        <w:r w:rsidR="000E3931" w:rsidRPr="00CF7E03" w:rsidDel="00097B5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E3931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0E3931" w:rsidRPr="00CF7E03" w:rsidDel="00097B5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E3931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41450" w:rsidDel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can </w:delText>
        </w:r>
        <w:r w:rsidR="00792B4E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be </w:delText>
        </w:r>
        <w:r w:rsidR="000E3931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>produce</w:delText>
        </w:r>
        <w:r w:rsidR="002F3D1F" w:rsidDel="00097B5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d</w:delText>
        </w:r>
        <w:r w:rsidR="000E3931" w:rsidRPr="00CF7E03" w:rsidDel="00097B5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as an impurity in the steam cracking of hydrocarbons to olefins, typically removed by catalytic selective hydrogenation or solvent extraction.</w:delText>
        </w:r>
        <w:r w:rsidR="00BA3524" w:rsidRPr="00BA3524" w:rsidDel="00097B53">
          <w:rPr>
            <w:rFonts w:ascii="Arial" w:hAnsi="Arial" w:cs="Arial"/>
            <w:sz w:val="22"/>
            <w:vertAlign w:val="superscript"/>
          </w:rPr>
          <w:delText>2</w:delText>
        </w:r>
        <w:r w:rsidR="00A303EC" w:rsidDel="00097B53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delText>8</w:delText>
        </w:r>
      </w:del>
    </w:p>
    <w:p w14:paraId="7C90E670" w14:textId="5BA22FD2" w:rsidR="00726117" w:rsidRPr="004A6C73" w:rsidRDefault="00B577B5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del w:id="120" w:author="Zhang, Zihao" w:date="2024-12-05T10:47:00Z">
        <w:r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87056B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first</w:delText>
        </w:r>
        <w:r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D1F5D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commercial </w:delText>
        </w:r>
        <w:r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application of C</w:delText>
        </w:r>
        <w:r w:rsidRPr="00CF7E03" w:rsidDel="007A21F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CF7E03" w:rsidDel="007A21F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26EDB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after</w:delText>
        </w:r>
        <w:r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1894 was for lighting</w:delText>
        </w:r>
        <w:r w:rsidR="0055166A" w:rsidDel="007A2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, which </w:delText>
        </w:r>
        <w:r w:rsidR="00D23C84" w:rsidDel="007A2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was later</w:delText>
        </w:r>
        <w:r w:rsidR="0055166A" w:rsidDel="007A2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replaced by electric lighting</w:delText>
        </w:r>
        <w:r w:rsidR="00D23C84" w:rsidDel="007A2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. However, its use in </w:delText>
        </w:r>
        <w:r w:rsidR="0087056B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oxyacetylene welding and cutting</w:delText>
        </w:r>
        <w:r w:rsidR="00D23C84" w:rsidDel="007A2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 introduced in 1903,</w:delText>
        </w:r>
        <w:r w:rsidR="0055166A" w:rsidDel="007A2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90564F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remain</w:delText>
        </w:r>
        <w:r w:rsidR="00D23C84" w:rsidDel="007A2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</w:delText>
        </w:r>
        <w:r w:rsidR="0090564F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160759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wide</w:delText>
        </w:r>
        <w:r w:rsidR="00D23C84" w:rsidDel="007A2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spread due to </w:delText>
        </w:r>
      </w:del>
      <w:del w:id="121" w:author="Zhang, Zihao" w:date="2024-12-03T21:34:00Z">
        <w:r w:rsidR="00D23C84" w:rsidDel="00997CC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the</w:delText>
        </w:r>
        <w:r w:rsidR="00C179C0" w:rsidRPr="00CF7E03" w:rsidDel="00997CC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122" w:author="Zhang, Zihao" w:date="2024-12-05T10:47:00Z">
        <w:r w:rsidR="00160759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flame temperature of </w:delText>
        </w:r>
        <w:r w:rsidR="00C179C0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approximate</w:delText>
        </w:r>
        <w:r w:rsidR="00FC4558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ly</w:delText>
        </w:r>
        <w:r w:rsidR="00C179C0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160759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3150</w:delText>
        </w:r>
        <w:r w:rsidR="00062FFD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160759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°C</w:delText>
        </w:r>
      </w:del>
      <w:del w:id="123" w:author="Zhang, Zihao" w:date="2024-12-03T21:34:00Z">
        <w:r w:rsidR="00160759" w:rsidRPr="00CF7E03" w:rsidDel="00997CC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D23C84" w:rsidDel="00997CC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making </w:delText>
        </w:r>
        <w:r w:rsidR="00160759" w:rsidRPr="00CF7E03" w:rsidDel="00997CCA">
          <w:rPr>
            <w:rFonts w:ascii="Arial" w:eastAsiaTheme="minorEastAsia" w:hAnsi="Arial" w:cs="Arial"/>
            <w:sz w:val="22"/>
            <w:szCs w:val="22"/>
            <w:lang w:eastAsia="zh-CN"/>
          </w:rPr>
          <w:delText>it one of the cheapest</w:delText>
        </w:r>
        <w:r w:rsidR="00C179C0" w:rsidRPr="00CF7E03" w:rsidDel="00997CC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most accessible</w:delText>
        </w:r>
        <w:r w:rsidR="00160759" w:rsidRPr="00CF7E03" w:rsidDel="00997CC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methods </w:delText>
        </w:r>
        <w:r w:rsidR="00780029" w:rsidRPr="00CF7E03" w:rsidDel="00997CCA">
          <w:rPr>
            <w:rFonts w:ascii="Arial" w:eastAsiaTheme="minorEastAsia" w:hAnsi="Arial" w:cs="Arial"/>
            <w:sz w:val="22"/>
            <w:szCs w:val="22"/>
            <w:lang w:eastAsia="zh-CN"/>
          </w:rPr>
          <w:delText>for metal</w:delText>
        </w:r>
        <w:r w:rsidR="00160759" w:rsidRPr="00CF7E03" w:rsidDel="00997CCA">
          <w:rPr>
            <w:rFonts w:ascii="Arial" w:eastAsiaTheme="minorEastAsia" w:hAnsi="Arial" w:cs="Arial"/>
            <w:sz w:val="22"/>
            <w:szCs w:val="22"/>
            <w:lang w:eastAsia="zh-CN"/>
          </w:rPr>
          <w:delText>working</w:delText>
        </w:r>
      </w:del>
      <w:del w:id="124" w:author="Zhang, Zihao" w:date="2024-12-05T10:47:00Z">
        <w:r w:rsidR="00160759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7A21F3">
          <w:rPr>
            <w:rFonts w:ascii="Arial" w:hAnsi="Arial" w:cs="Arial"/>
            <w:sz w:val="22"/>
            <w:vertAlign w:val="superscript"/>
          </w:rPr>
          <w:delText>2</w:delText>
        </w:r>
        <w:r w:rsidR="00A303EC" w:rsidDel="007A21F3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delText>2</w:delText>
        </w:r>
        <w:r w:rsidR="00160759" w:rsidRPr="00CF7E03" w:rsidDel="007A2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del w:id="125" w:author="Zhang, Zihao" w:date="2024-12-05T10:47:00Z">
        <w:r w:rsidR="00E214F2" w:rsidRPr="00CF7E03" w:rsidDel="001021C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most </w:delText>
        </w:r>
        <w:r w:rsidR="00766462" w:rsidRPr="00CF7E03" w:rsidDel="001021CD">
          <w:rPr>
            <w:rFonts w:ascii="Arial" w:eastAsiaTheme="minorEastAsia" w:hAnsi="Arial" w:cs="Arial"/>
            <w:sz w:val="22"/>
            <w:szCs w:val="22"/>
            <w:lang w:eastAsia="zh-CN"/>
          </w:rPr>
          <w:delText>significant</w:delText>
        </w:r>
      </w:del>
      <w:ins w:id="126" w:author="Zhang, Zihao" w:date="2024-12-05T10:47:00Z">
        <w:r w:rsidR="001021CD">
          <w:rPr>
            <w:rFonts w:ascii="Arial" w:eastAsiaTheme="minorEastAsia" w:hAnsi="Arial" w:cs="Arial" w:hint="eastAsia"/>
            <w:sz w:val="22"/>
            <w:szCs w:val="22"/>
            <w:lang w:eastAsia="zh-CN"/>
          </w:rPr>
          <w:t>major</w:t>
        </w:r>
      </w:ins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application of C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as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feedstock in </w:t>
      </w:r>
      <w:r w:rsidR="009D2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key 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downstream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summarized in 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FC455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249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27" w:author="Nabera  Abhinandan" w:date="2024-12-06T11:24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Among all, </w:t>
        </w:r>
      </w:ins>
      <w:del w:id="128" w:author="Zhang, Zihao" w:date="2024-12-03T21:44:00Z">
        <w:r w:rsidR="00644FF3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>Currently, major applications of</w:delText>
        </w:r>
        <w:r w:rsidR="00644FF3" w:rsidRPr="00CF7E03" w:rsidDel="0060145E">
          <w:rPr>
            <w:rFonts w:ascii="Arial" w:hAnsi="Arial" w:cs="Arial"/>
            <w:sz w:val="22"/>
            <w:szCs w:val="22"/>
          </w:rPr>
          <w:delText xml:space="preserve"> C</w:delText>
        </w:r>
        <w:r w:rsidR="00644FF3" w:rsidRPr="00CF7E03" w:rsidDel="0060145E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644FF3" w:rsidRPr="00CF7E03" w:rsidDel="0060145E">
          <w:rPr>
            <w:rFonts w:ascii="Arial" w:hAnsi="Arial" w:cs="Arial"/>
            <w:sz w:val="22"/>
            <w:szCs w:val="22"/>
          </w:rPr>
          <w:delText>H</w:delText>
        </w:r>
        <w:r w:rsidR="00644FF3" w:rsidRPr="00CF7E03" w:rsidDel="0060145E">
          <w:rPr>
            <w:rFonts w:ascii="Arial" w:hAnsi="Arial" w:cs="Arial"/>
            <w:sz w:val="22"/>
            <w:szCs w:val="22"/>
            <w:vertAlign w:val="subscript"/>
          </w:rPr>
          <w:delText>2</w:delText>
        </w:r>
        <w:r w:rsidR="00644FF3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8A2E6C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include </w:delText>
        </w:r>
        <w:r w:rsidR="00C72A40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>the production of</w:delText>
        </w:r>
        <w:r w:rsidR="00644FF3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vinyl chloride, 1,4</w:delText>
        </w:r>
        <w:r w:rsidR="00D7364E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644FF3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butanediol, </w:delText>
        </w:r>
        <w:r w:rsidR="00872A3A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>acetylene black</w:delText>
        </w:r>
        <w:r w:rsidR="00521815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644FF3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>and</w:delText>
        </w:r>
        <w:r w:rsidR="00872A3A" w:rsidRPr="00872A3A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872A3A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>vinyl acetate</w:delText>
        </w:r>
        <w:r w:rsidR="00644FF3" w:rsidRPr="00CF7E03" w:rsidDel="0060145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ins w:id="129" w:author="Nabera  Abhinandan" w:date="2024-12-06T11:24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v</w:t>
        </w:r>
      </w:ins>
      <w:del w:id="130" w:author="Nabera  Abhinandan" w:date="2024-12-06T11:24:00Z">
        <w:r w:rsidR="00C72A40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V</w:delText>
        </w:r>
      </w:del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inyl chloride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the highest 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volume, reaching approximately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50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D7364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11CF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EF63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36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3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predominantly used to produce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4D37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a market size of </w:t>
      </w:r>
      <w:r w:rsidR="004D3716" w:rsidRPr="00CF7E03">
        <w:rPr>
          <w:rFonts w:ascii="Arial" w:eastAsiaTheme="minorEastAsia" w:hAnsi="Arial" w:cs="Arial"/>
          <w:sz w:val="22"/>
          <w:szCs w:val="22"/>
          <w:lang w:eastAsia="zh-CN"/>
        </w:rPr>
        <w:t>USD 68 billion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del w:id="131" w:author="Nabera  Abhinandan" w:date="2024-12-06T11:24:00Z">
        <w:r w:rsidR="005E52B3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While the</w:delText>
        </w:r>
      </w:del>
      <w:ins w:id="132" w:author="Nabera  Abhinandan" w:date="2024-12-06T11:24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Globally</w:t>
        </w:r>
      </w:ins>
      <w:ins w:id="133" w:author="Nabera  Abhinandan" w:date="2024-12-06T11:25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34" w:author="Nabera  Abhinandan" w:date="2024-12-06T11:25:00Z">
        <w:r w:rsidR="009B0B0E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9B0B0E" w:rsidRPr="00CF7E03" w:rsidDel="00742A8B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9B0B0E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9B0B0E" w:rsidRPr="00CF7E03" w:rsidDel="00742A8B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AC6934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C145EE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based</w:delText>
        </w:r>
      </w:del>
      <w:ins w:id="135" w:author="Nabera  Abhinandan" w:date="2024-12-06T11:25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the</w:t>
        </w:r>
      </w:ins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PVC </w:t>
      </w:r>
      <w:ins w:id="136" w:author="Nabera  Abhinandan" w:date="2024-12-06T11:25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market is </w:t>
        </w:r>
      </w:ins>
      <w:del w:id="137" w:author="Nabera  Abhinandan" w:date="2024-12-06T11:25:00Z">
        <w:r w:rsidR="009B0B0E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route </w:delText>
        </w:r>
      </w:del>
      <w:r w:rsidR="003D6AEF" w:rsidRPr="00CF7E03">
        <w:rPr>
          <w:rFonts w:ascii="Arial" w:eastAsiaTheme="minorEastAsia" w:hAnsi="Arial" w:cs="Arial"/>
          <w:sz w:val="22"/>
          <w:szCs w:val="22"/>
          <w:lang w:eastAsia="zh-CN"/>
        </w:rPr>
        <w:t>dominate</w:t>
      </w:r>
      <w:ins w:id="138" w:author="Nabera  Abhinandan" w:date="2024-12-06T11:25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d</w:t>
        </w:r>
      </w:ins>
      <w:del w:id="139" w:author="Nabera  Abhinandan" w:date="2024-12-06T11:25:00Z">
        <w:r w:rsidR="003D6AEF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</w:del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40" w:author="Nabera  Abhinandan" w:date="2024-12-06T11:25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by the C</w:t>
        </w:r>
        <w:r w:rsidR="00742A8B" w:rsidRPr="00742A8B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  <w:rPrChange w:id="141" w:author="Nabera  Abhinandan" w:date="2024-12-06T11:25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>2</w:t>
        </w:r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742A8B" w:rsidRPr="00742A8B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  <w:rPrChange w:id="142" w:author="Nabera  Abhinandan" w:date="2024-12-06T11:25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>4</w:t>
        </w:r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  <w:t>based production route</w:t>
        </w:r>
      </w:ins>
      <w:del w:id="143" w:author="Nabera  Abhinandan" w:date="2024-12-06T11:25:00Z">
        <w:r w:rsidR="005E52B3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globally</w:delText>
        </w:r>
      </w:del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5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accounting for 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>about 65%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output</w:t>
      </w:r>
      <w:ins w:id="144" w:author="Nabera  Abhinandan" w:date="2024-12-06T11:25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</w:ins>
      <w:del w:id="145" w:author="Nabera  Abhinandan" w:date="2024-12-06T11:25:00Z">
        <w:r w:rsidR="009D2F7D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</w:del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37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46" w:author="Nabera  Abhinandan" w:date="2024-12-06T11:26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However, in China, </w:t>
        </w:r>
      </w:ins>
      <w:del w:id="147" w:author="Nabera  Abhinandan" w:date="2024-12-06T11:26:00Z">
        <w:r w:rsidR="009D2F7D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>approximately</w:delText>
        </w:r>
        <w:r w:rsidR="00C145EE" w:rsidRPr="00CF7E03" w:rsidDel="00742A8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148" w:author="Nabera  Abhinandan" w:date="2024-12-06T11:26:00Z">
        <w:r w:rsidR="00742A8B">
          <w:rPr>
            <w:rFonts w:ascii="Arial" w:eastAsiaTheme="minorEastAsia" w:hAnsi="Arial" w:cs="Arial"/>
            <w:sz w:val="22"/>
            <w:szCs w:val="22"/>
            <w:lang w:eastAsia="zh-CN"/>
          </w:rPr>
          <w:t>ca.</w:t>
        </w:r>
        <w:r w:rsidR="00742A8B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2A4C34" w:rsidRPr="00CF7E03">
        <w:rPr>
          <w:rFonts w:ascii="Arial" w:eastAsiaTheme="minorEastAsia" w:hAnsi="Arial" w:cs="Arial"/>
          <w:sz w:val="22"/>
          <w:szCs w:val="22"/>
          <w:lang w:eastAsia="zh-CN"/>
        </w:rPr>
        <w:t>78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PVC production </w:t>
      </w:r>
      <w:del w:id="149" w:author="Nabera  Abhinandan" w:date="2024-12-06T11:28:00Z">
        <w:r w:rsidR="00811675" w:rsidRPr="00CF7E0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 China </w:delText>
        </w:r>
        <w:r w:rsidR="009D2F7D" w:rsidRPr="00CF7E0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>uses</w:delText>
        </w:r>
      </w:del>
      <w:ins w:id="150" w:author="Nabera  Abhinandan" w:date="2024-12-06T11:28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relies on</w:t>
        </w:r>
      </w:ins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the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remainder </w:t>
      </w:r>
      <w:del w:id="151" w:author="Nabera  Abhinandan" w:date="2024-12-06T11:29:00Z">
        <w:r w:rsidR="009D2F7D" w:rsidRPr="00CF7E0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>us</w:delText>
        </w:r>
        <w:r w:rsidR="00811675" w:rsidRPr="00CF7E0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ing </w:delText>
        </w:r>
      </w:del>
      <w:ins w:id="152" w:author="Nabera  Abhinandan" w:date="2024-12-06T11:29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produced via</w:t>
        </w:r>
        <w:r w:rsidR="007C1EEB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53" w:author="Zhang, Zihao" w:date="2024-12-03T21:45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The market for a</w:t>
        </w:r>
      </w:ins>
      <w:del w:id="154" w:author="Zhang, Zihao" w:date="2024-12-03T21:45:00Z">
        <w:r w:rsidR="00E9245B" w:rsidDel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A</w:delText>
        </w:r>
      </w:del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cetylene black</w:t>
      </w:r>
      <w:ins w:id="155" w:author="Nabera  Abhinandan" w:date="2024-12-06T11:29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, valued</w:t>
        </w:r>
      </w:ins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56" w:author="Zhang, Zihao" w:date="2024-12-03T21:45:00Z"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has </w:delText>
        </w:r>
        <w:r w:rsidR="009112E9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the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9112E9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smallest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market size</w:delText>
        </w:r>
        <w:r w:rsidR="0061567A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of</w:delText>
        </w:r>
      </w:del>
      <w:ins w:id="157" w:author="Zhang, Zihao" w:date="2024-12-03T21:45:00Z">
        <w:del w:id="158" w:author="Nabera  Abhinandan" w:date="2024-12-06T11:29:00Z">
          <w:r w:rsidR="00526B54" w:rsidDel="007C1EEB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is</w:delText>
          </w:r>
        </w:del>
      </w:ins>
      <w:ins w:id="159" w:author="Nabera  Abhinandan" w:date="2024-12-06T11:29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at</w:t>
        </w:r>
      </w:ins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USD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0.3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billion</w:t>
      </w:r>
      <w:ins w:id="160" w:author="Zhang, Zihao" w:date="2024-12-03T21:45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</w:t>
        </w:r>
        <w:del w:id="161" w:author="Nabera  Abhinandan" w:date="2024-12-06T11:29:00Z">
          <w:r w:rsidR="00526B54" w:rsidDel="007C1EEB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and </w:delText>
          </w:r>
        </w:del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is </w:t>
        </w:r>
        <w:r w:rsidR="00526B54">
          <w:rPr>
            <w:rFonts w:ascii="Arial" w:eastAsiaTheme="minorEastAsia" w:hAnsi="Arial" w:cs="Arial"/>
            <w:sz w:val="22"/>
            <w:szCs w:val="22"/>
            <w:lang w:eastAsia="zh-CN"/>
          </w:rPr>
          <w:t>expected</w:t>
        </w:r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to g</w:t>
        </w:r>
      </w:ins>
      <w:ins w:id="162" w:author="Zhang, Zihao" w:date="2024-12-03T21:46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row with the global shift towards electric vehicles </w:t>
        </w:r>
      </w:ins>
      <w:del w:id="163" w:author="Zhang, Zihao" w:date="2024-12-03T21:47:00Z">
        <w:r w:rsidR="009112E9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4A6C73" w:rsidDel="00526B5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delText>38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9112E9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It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is a high</w:delText>
        </w:r>
        <w:r w:rsidR="00D40087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purity</w:delText>
        </w:r>
        <w:r w:rsidR="00EC029F" w:rsidDel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and</w:delText>
        </w:r>
        <w:r w:rsidR="00D40087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highly crystalline form 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of carbon black produced from</w:delText>
        </w:r>
        <w:r w:rsidR="007C33F9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the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thermal decomposition of C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8E3D45" w:rsidRPr="00CF7E03" w:rsidDel="00526B5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F047CF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926B77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makes </w:delText>
        </w:r>
        <w:r w:rsidR="00F047CF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it</w:delText>
        </w:r>
      </w:del>
      <w:ins w:id="164" w:author="Zhang, Zihao" w:date="2024-12-03T21:47:00Z">
        <w:del w:id="165" w:author="Nabera  Abhinandan" w:date="2024-12-06T11:29:00Z">
          <w:r w:rsidR="00526B54" w:rsidDel="007C1EEB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as</w:delText>
          </w:r>
        </w:del>
      </w:ins>
      <w:ins w:id="166" w:author="Nabera  Abhinandan" w:date="2024-12-06T11:29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due to</w:t>
        </w:r>
      </w:ins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67" w:author="Zhang, Zihao" w:date="2024-12-03T21:47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>it</w:t>
        </w:r>
      </w:ins>
      <w:ins w:id="168" w:author="Nabera  Abhinandan" w:date="2024-12-06T11:29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</w:ins>
      <w:ins w:id="169" w:author="Zhang, Zihao" w:date="2024-12-03T21:47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del w:id="170" w:author="Nabera  Abhinandan" w:date="2024-12-06T11:30:00Z">
          <w:r w:rsidR="00526B54" w:rsidDel="007C1EEB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can be used</w:delText>
          </w:r>
        </w:del>
      </w:ins>
      <w:ins w:id="171" w:author="Nabera  Abhinandan" w:date="2024-12-06T11:30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effectiveness</w:t>
        </w:r>
      </w:ins>
      <w:ins w:id="172" w:author="Zhang, Zihao" w:date="2024-12-03T21:47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73" w:author="Nabera  Abhinandan" w:date="2024-12-06T11:30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as </w:t>
        </w:r>
      </w:ins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>a</w:t>
      </w:r>
      <w:del w:id="174" w:author="Nabera  Abhinandan" w:date="2024-12-06T11:30:00Z">
        <w:r w:rsidR="00F047CF" w:rsidRPr="00CF7E0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>n</w:delText>
        </w:r>
      </w:del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75" w:author="Nabera  Abhinandan" w:date="2024-12-06T11:30:00Z">
        <w:r w:rsidR="00F047CF" w:rsidRPr="00CF7E0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excellent </w:delText>
        </w:r>
      </w:del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>conductive additive for electrodes.</w:t>
      </w:r>
      <w:r w:rsidR="00BA3524" w:rsidRPr="00BA3524">
        <w:rPr>
          <w:rFonts w:ascii="Arial" w:hAnsi="Arial" w:cs="Arial"/>
          <w:sz w:val="22"/>
          <w:vertAlign w:val="superscript"/>
        </w:rPr>
        <w:t>9,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76" w:author="Zhang, Zihao" w:date="2024-12-03T21:46:00Z">
        <w:r w:rsidR="00E71C45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Therefore, t</w:delText>
        </w:r>
        <w:r w:rsidR="001B4FC7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he </w:delText>
        </w:r>
        <w:r w:rsidR="00655A89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market for</w:delText>
        </w:r>
        <w:r w:rsidR="001B4FC7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acetylene black </w:delText>
        </w:r>
        <w:r w:rsidR="000F4327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is expected to grow with the global shift towards electric</w:delText>
        </w:r>
        <w:r w:rsidR="00F14830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F4327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vehicles.</w:delText>
        </w:r>
        <w:r w:rsidR="004A6C73" w:rsidDel="00526B5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delText>38</w:delText>
        </w:r>
      </w:del>
    </w:p>
    <w:bookmarkEnd w:id="69"/>
    <w:p w14:paraId="18B09E17" w14:textId="428B8E20" w:rsidR="00AD1EE9" w:rsidDel="002B2B8E" w:rsidRDefault="002C61DB" w:rsidP="004241C5">
      <w:pPr>
        <w:pStyle w:val="ListParagraph"/>
        <w:spacing w:after="240" w:line="360" w:lineRule="auto"/>
        <w:ind w:left="0" w:firstLine="504"/>
        <w:jc w:val="both"/>
        <w:rPr>
          <w:del w:id="177" w:author="Zhang, Zihao" w:date="2024-12-03T22:01:00Z"/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Another critical 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the production of 1,4</w:t>
      </w:r>
      <w:ins w:id="178" w:author="Nabera  Abhinandan" w:date="2024-12-06T11:34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</w:ins>
      <w:del w:id="179" w:author="Nabera  Abhinandan" w:date="2024-12-06T11:34:00Z">
        <w:r w:rsidRPr="00CF7E0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>-</w:delText>
        </w:r>
      </w:del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 </w:t>
      </w:r>
      <w:r w:rsidRPr="007C1EEB">
        <w:rPr>
          <w:rFonts w:ascii="Arial" w:eastAsiaTheme="minorEastAsia" w:hAnsi="Arial" w:cs="Arial"/>
          <w:sz w:val="22"/>
          <w:szCs w:val="22"/>
          <w:lang w:eastAsia="zh-CN"/>
          <w:rPrChange w:id="180" w:author="Nabera  Abhinandan" w:date="2024-12-06T11:34:00Z">
            <w:rPr>
              <w:rFonts w:ascii="Arial" w:eastAsiaTheme="minorEastAsia" w:hAnsi="Arial" w:cs="Arial"/>
              <w:i/>
              <w:sz w:val="22"/>
              <w:szCs w:val="22"/>
              <w:lang w:eastAsia="zh-CN"/>
            </w:rPr>
          </w:rPrChange>
        </w:rPr>
        <w:t>via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classical Reppe process, </w:t>
      </w:r>
      <w:r w:rsidR="00CC6A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involves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reaction of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F1483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formaldehyde. </w:t>
      </w:r>
      <w:del w:id="181" w:author="Zhang, Zihao" w:date="2024-12-03T21:51:00Z"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This process still dominates, accounting for 40% of total production (</w:delText>
        </w:r>
        <w:r w:rsidRPr="00534E86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2</w:delText>
        </w:r>
        <w:r w:rsidR="002D6558" w:rsidRPr="00534E86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–</w:delText>
        </w:r>
        <w:r w:rsidRPr="00534E86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2.5</w:delText>
        </w:r>
        <w:r w:rsidR="00B427FA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Mt</w:delText>
        </w:r>
        <w:r w:rsidR="00B427FA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y</w:delText>
        </w:r>
        <w:r w:rsidR="00B427FA" w:rsidRPr="00CF7E03" w:rsidDel="00526B54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–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1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).</w:delText>
        </w:r>
        <w:r w:rsidR="004A6C73" w:rsidDel="00526B5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delText>39</w:delText>
        </w:r>
        <w:r w:rsidR="00BA3524" w:rsidRPr="00BA3524" w:rsidDel="00526B54">
          <w:rPr>
            <w:rFonts w:ascii="Arial" w:hAnsi="Arial" w:cs="Arial"/>
            <w:sz w:val="22"/>
            <w:vertAlign w:val="superscript"/>
          </w:rPr>
          <w:delText>,</w:delText>
        </w:r>
        <w:r w:rsidR="004A6C73" w:rsidDel="00526B5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delText>40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182" w:author="Zhang, Zihao" w:date="2024-12-03T21:48:00Z"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Despite </w:delText>
        </w:r>
        <w:r w:rsidR="00BF2FFE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the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advantages</w:delText>
        </w:r>
        <w:r w:rsidR="00BF2FFE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of the said route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, s</w:delText>
        </w:r>
      </w:del>
      <w:ins w:id="183" w:author="Zhang, Zihao" w:date="2024-12-03T21:49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Although s</w:t>
        </w:r>
      </w:ins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everal complex and multi-step alternative routes </w:t>
      </w:r>
      <w:del w:id="184" w:author="Zhang, Zihao" w:date="2024-12-03T21:49:00Z">
        <w:r w:rsidR="00BF2FFE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not relying on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185" w:author="Zhang, Zihao" w:date="2024-12-03T21:52:00Z">
        <w:r w:rsidR="00BF2FFE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currently </w:delText>
        </w:r>
      </w:del>
      <w:r w:rsidR="00BF2FFE">
        <w:rPr>
          <w:rFonts w:ascii="Arial" w:eastAsiaTheme="minorEastAsia" w:hAnsi="Arial" w:cs="Arial"/>
          <w:sz w:val="22"/>
          <w:szCs w:val="22"/>
          <w:lang w:eastAsia="zh-CN"/>
        </w:rPr>
        <w:t>exist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maleic anhydride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 or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1,4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diacetoxy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butene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 as the intermediate</w:t>
      </w:r>
      <w:del w:id="186" w:author="Zhang, Zihao" w:date="2024-12-03T21:49:00Z"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</w:del>
      <w:ins w:id="187" w:author="Zhang, Zihao" w:date="2024-12-03T21:49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</w:t>
        </w:r>
      </w:ins>
      <w:del w:id="188" w:author="Zhang, Zihao" w:date="2024-12-03T21:56:00Z">
        <w:r w:rsidR="004A6C73" w:rsidDel="00CE6E4F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delText>39</w:delText>
        </w:r>
      </w:del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89" w:author="Zhang, Zihao" w:date="2024-12-03T21:50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the recent development of </w:t>
        </w:r>
      </w:ins>
      <w:ins w:id="190" w:author="Zhang, Zihao" w:date="2024-12-03T21:52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the </w:t>
        </w:r>
      </w:ins>
      <w:ins w:id="191" w:author="Zhang, Zihao" w:date="2024-12-03T21:50:00Z">
        <w:r w:rsidR="00526B5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C</w:t>
        </w:r>
        <w:r w:rsidR="00526B54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526B5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526B54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</w:ins>
      <w:del w:id="192" w:author="Zhang, Zihao" w:date="2024-12-03T21:50:00Z">
        <w:r w:rsidR="00E359CE"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production of 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1,4</w:delText>
        </w:r>
        <w:r w:rsidR="00EB2276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butanediol</w:delText>
        </w:r>
      </w:del>
      <w:ins w:id="193" w:author="Zhang, Zihao" w:date="2024-12-03T21:50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route has significantly </w:t>
        </w:r>
      </w:ins>
      <w:ins w:id="194" w:author="Zhang, Zihao" w:date="2024-12-03T21:56:00Z">
        <w:r w:rsidR="00CE6E4F">
          <w:rPr>
            <w:rFonts w:ascii="Arial" w:eastAsiaTheme="minorEastAsia" w:hAnsi="Arial" w:cs="Arial" w:hint="eastAsia"/>
            <w:sz w:val="22"/>
            <w:szCs w:val="22"/>
            <w:lang w:eastAsia="zh-CN"/>
          </w:rPr>
          <w:t>lowered</w:t>
        </w:r>
      </w:ins>
      <w:ins w:id="195" w:author="Zhang, Zihao" w:date="2024-12-03T21:50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market prices</w:t>
        </w:r>
      </w:ins>
      <w:ins w:id="196" w:author="Zhang, Zihao" w:date="2024-12-03T21:56:00Z">
        <w:r w:rsidR="00CE6E4F">
          <w:rPr>
            <w:rFonts w:ascii="Arial" w:eastAsiaTheme="minorEastAsia" w:hAnsi="Arial" w:cs="Arial" w:hint="eastAsia"/>
            <w:sz w:val="22"/>
            <w:szCs w:val="22"/>
            <w:lang w:eastAsia="zh-CN"/>
          </w:rPr>
          <w:t>.</w:t>
        </w:r>
      </w:ins>
      <w:ins w:id="197" w:author="Zhang, Zihao" w:date="2024-12-03T21:50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98" w:author="Zhang, Zihao" w:date="2024-12-03T21:57:00Z">
        <w:r w:rsidR="00CE6E4F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This route</w:t>
        </w:r>
      </w:ins>
      <w:ins w:id="199" w:author="Zhang, Zihao" w:date="2024-12-03T21:50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now a</w:t>
        </w:r>
      </w:ins>
      <w:ins w:id="200" w:author="Zhang, Zihao" w:date="2024-12-03T21:51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ccounts for </w:t>
        </w:r>
        <w:r w:rsidR="00526B54" w:rsidRPr="00526B54">
          <w:rPr>
            <w:rFonts w:ascii="Arial" w:eastAsiaTheme="minorEastAsia" w:hAnsi="Arial" w:cs="Arial"/>
            <w:sz w:val="22"/>
            <w:szCs w:val="22"/>
            <w:lang w:eastAsia="zh-CN"/>
          </w:rPr>
          <w:t>over 55% of the world’s capacity and 40% of global production</w:t>
        </w:r>
      </w:ins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201" w:author="Zhang, Zihao" w:date="2024-12-03T21:51:00Z">
        <w:r w:rsidR="00526B5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(</w:t>
        </w:r>
        <w:r w:rsidR="00526B54" w:rsidRPr="00534E86">
          <w:rPr>
            <w:rFonts w:ascii="Arial" w:eastAsiaTheme="minorEastAsia" w:hAnsi="Arial" w:cs="Arial"/>
            <w:sz w:val="22"/>
            <w:szCs w:val="22"/>
            <w:lang w:eastAsia="zh-CN"/>
          </w:rPr>
          <w:t>2–2.5</w:t>
        </w:r>
        <w:r w:rsidR="00526B5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 Mt y</w:t>
        </w:r>
        <w:r w:rsidR="00526B54" w:rsidRPr="00CF7E03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t>–1</w:t>
        </w:r>
        <w:r w:rsidR="00526B5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)</w:t>
        </w:r>
      </w:ins>
      <w:ins w:id="202" w:author="Zhang, Zihao" w:date="2024-12-03T21:54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</w:t>
        </w:r>
      </w:ins>
      <w:ins w:id="203" w:author="Zhang, Zihao" w:date="2024-12-03T21:57:00Z">
        <w:r w:rsidR="00CE6E4F">
          <w:rPr>
            <w:rFonts w:ascii="Arial" w:eastAsiaTheme="minorEastAsia" w:hAnsi="Arial" w:cs="Arial" w:hint="eastAsia"/>
            <w:sz w:val="22"/>
            <w:szCs w:val="22"/>
            <w:lang w:eastAsia="zh-CN"/>
          </w:rPr>
          <w:t>resulting in</w:t>
        </w:r>
      </w:ins>
      <w:ins w:id="204" w:author="Zhang, Zihao" w:date="2024-12-03T21:54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r w:rsidR="00526B54">
          <w:rPr>
            <w:rFonts w:ascii="Arial" w:eastAsiaTheme="minorEastAsia" w:hAnsi="Arial" w:cs="Arial"/>
            <w:sz w:val="22"/>
            <w:szCs w:val="22"/>
            <w:lang w:eastAsia="zh-CN"/>
          </w:rPr>
          <w:t>overcapacity</w:t>
        </w:r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of </w:t>
        </w:r>
        <w:r w:rsidR="00526B5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1,4</w:t>
        </w:r>
      </w:ins>
      <w:ins w:id="205" w:author="Nabera  Abhinandan" w:date="2024-12-06T11:34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</w:ins>
      <w:ins w:id="206" w:author="Zhang, Zihao" w:date="2024-12-03T21:54:00Z">
        <w:del w:id="207" w:author="Nabera  Abhinandan" w:date="2024-12-06T11:34:00Z">
          <w:r w:rsidR="00526B54" w:rsidRPr="00CF7E03" w:rsidDel="007C1E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-</w:delText>
          </w:r>
        </w:del>
        <w:r w:rsidR="00526B5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butanediol</w:t>
        </w:r>
      </w:ins>
      <w:ins w:id="208" w:author="Zhang, Zihao" w:date="2024-12-03T21:51:00Z">
        <w:r w:rsidR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t>.</w:t>
        </w:r>
        <w:r w:rsidR="00526B5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39</w:t>
        </w:r>
        <w:r w:rsidR="00526B54" w:rsidRPr="00BA3524">
          <w:rPr>
            <w:rFonts w:ascii="Arial" w:hAnsi="Arial" w:cs="Arial"/>
            <w:sz w:val="22"/>
            <w:vertAlign w:val="superscript"/>
          </w:rPr>
          <w:t>,</w:t>
        </w:r>
        <w:r w:rsidR="00526B5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40</w:t>
        </w:r>
        <w:r w:rsidR="00526B54" w:rsidRPr="00526B54">
          <w:rPr>
            <w:rFonts w:ascii="Arial" w:eastAsiaTheme="minorEastAsia" w:hAnsi="Arial" w:cs="Arial" w:hint="eastAsia"/>
            <w:sz w:val="22"/>
            <w:lang w:eastAsia="zh-CN"/>
          </w:rPr>
          <w:t xml:space="preserve"> </w:t>
        </w:r>
      </w:ins>
      <w:del w:id="209" w:author="Zhang, Zihao" w:date="2024-12-03T21:57:00Z">
        <w:r w:rsidRPr="00CF7E03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exemplifies the </w:delText>
        </w:r>
        <w:r w:rsidR="00F14830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unique </w:delText>
        </w:r>
        <w:r w:rsidRPr="00CF7E03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>advantage</w:delText>
        </w:r>
        <w:r w:rsidR="00F14830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Pr="00CF7E03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of C</w:delText>
        </w:r>
        <w:r w:rsidRPr="00CF7E03" w:rsidDel="00CE6E4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CF7E03" w:rsidDel="00CE6E4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as</w:delText>
        </w:r>
        <w:r w:rsidR="00DC42A0" w:rsidDel="00CE6E4F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the </w:delText>
        </w:r>
        <w:r w:rsidR="00DC42A0" w:rsidRPr="00CF7E03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>feedstock</w:delText>
        </w:r>
        <w:r w:rsidR="00DC42A0" w:rsidDel="00CE6E4F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in </w:delText>
        </w:r>
        <w:r w:rsidRPr="00CF7E03" w:rsidDel="00CE6E4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chemical synthesis. </w:delText>
        </w:r>
      </w:del>
      <w:ins w:id="210" w:author="Zhang, Zihao" w:date="2024-12-03T21:57:00Z">
        <w:r w:rsidR="00CE6E4F" w:rsidRPr="00CE6E4F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This highlights the distinct advantages of </w:t>
        </w:r>
        <w:r w:rsidR="00CE6E4F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C</w:t>
        </w:r>
        <w:r w:rsidR="00CE6E4F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CE6E4F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CE6E4F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CE6E4F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CE6E4F" w:rsidRPr="00CE6E4F">
          <w:rPr>
            <w:rFonts w:ascii="Arial" w:eastAsiaTheme="minorEastAsia" w:hAnsi="Arial" w:cs="Arial"/>
            <w:sz w:val="22"/>
            <w:szCs w:val="22"/>
            <w:lang w:eastAsia="zh-CN"/>
          </w:rPr>
          <w:t>as a feedstock in chemical synthesis</w:t>
        </w:r>
      </w:ins>
      <w:ins w:id="211" w:author="Zhang, Zihao" w:date="2024-12-05T14:22:00Z">
        <w:r w:rsidR="001B3511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 stem</w:t>
        </w:r>
      </w:ins>
      <w:ins w:id="212" w:author="Nabera  Abhinandan" w:date="2024-12-06T11:36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ming</w:t>
        </w:r>
      </w:ins>
      <w:ins w:id="213" w:author="Zhang, Zihao" w:date="2024-12-05T14:22:00Z">
        <w:r w:rsidR="001B3511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from its unique </w:t>
        </w:r>
        <w:r w:rsidR="001B3511" w:rsidRPr="001B3511">
          <w:rPr>
            <w:rFonts w:ascii="Arial" w:eastAsiaTheme="minorEastAsia" w:hAnsi="Arial" w:cs="Arial"/>
            <w:sz w:val="22"/>
            <w:szCs w:val="22"/>
            <w:lang w:eastAsia="zh-CN"/>
          </w:rPr>
          <w:t>C≡C triple bond</w:t>
        </w:r>
      </w:ins>
      <w:ins w:id="214" w:author="Nabera  Abhinandan" w:date="2024-12-06T11:36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, which</w:t>
        </w:r>
      </w:ins>
      <w:ins w:id="215" w:author="Zhang, Zihao" w:date="2024-12-05T14:22:00Z">
        <w:r w:rsidR="001B3511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typically </w:t>
        </w:r>
        <w:r w:rsidR="001B3511">
          <w:rPr>
            <w:rFonts w:ascii="Arial" w:eastAsiaTheme="minorEastAsia" w:hAnsi="Arial" w:cs="Arial"/>
            <w:sz w:val="22"/>
            <w:szCs w:val="22"/>
            <w:lang w:eastAsia="zh-CN"/>
          </w:rPr>
          <w:t>enabl</w:t>
        </w:r>
      </w:ins>
      <w:ins w:id="216" w:author="Nabera  Abhinandan" w:date="2024-12-06T11:36:00Z">
        <w:r w:rsidR="007C1EEB">
          <w:rPr>
            <w:rFonts w:ascii="Arial" w:eastAsiaTheme="minorEastAsia" w:hAnsi="Arial" w:cs="Arial"/>
            <w:sz w:val="22"/>
            <w:szCs w:val="22"/>
            <w:lang w:eastAsia="zh-CN"/>
          </w:rPr>
          <w:t>es</w:t>
        </w:r>
      </w:ins>
      <w:ins w:id="217" w:author="Zhang, Zihao" w:date="2024-12-05T14:22:00Z">
        <w:del w:id="218" w:author="Nabera  Abhinandan" w:date="2024-12-06T11:36:00Z">
          <w:r w:rsidR="001B3511" w:rsidDel="007C1E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ing</w:delText>
          </w:r>
        </w:del>
        <w:r w:rsidR="001B3511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more </w:t>
        </w:r>
        <w:r w:rsidR="001B3511" w:rsidRPr="001B3511">
          <w:rPr>
            <w:rFonts w:ascii="Arial" w:eastAsiaTheme="minorEastAsia" w:hAnsi="Arial" w:cs="Arial"/>
            <w:sz w:val="22"/>
            <w:szCs w:val="22"/>
            <w:lang w:eastAsia="zh-CN"/>
          </w:rPr>
          <w:t>streamlined downstream synthesis</w:t>
        </w:r>
      </w:ins>
      <w:ins w:id="219" w:author="Zhang, Zihao" w:date="2024-12-03T21:57:00Z">
        <w:r w:rsidR="00CE6E4F" w:rsidRPr="00CE6E4F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</w:ins>
      <w:ins w:id="220" w:author="Zhang, Zihao" w:date="2024-12-03T22:01:00Z">
        <w:r w:rsidR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del w:id="221" w:author="Zhang, Zihao" w:date="2024-12-03T21:53:00Z"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However, research on </w:delText>
        </w:r>
        <w:r w:rsidR="0017560D" w:rsidDel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converting 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17560D" w:rsidDel="00526B54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to </w:delText>
        </w:r>
        <w:r w:rsidRPr="00CF7E03" w:rsidDel="00526B54">
          <w:rPr>
            <w:rFonts w:ascii="Arial" w:eastAsiaTheme="minorEastAsia" w:hAnsi="Arial" w:cs="Arial"/>
            <w:sz w:val="22"/>
            <w:szCs w:val="22"/>
            <w:lang w:eastAsia="zh-CN"/>
          </w:rPr>
          <w:delText>chemicals has not attracted sufficient attention since being largely replaced by olefins.</w:delText>
        </w:r>
      </w:del>
    </w:p>
    <w:p w14:paraId="5E94A0E6" w14:textId="4D427EAE" w:rsidR="00E94F08" w:rsidRPr="00427C83" w:rsidRDefault="00E94F08" w:rsidP="007F6AFF">
      <w:pPr>
        <w:pStyle w:val="ListParagraph"/>
        <w:spacing w:after="240"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del w:id="222" w:author="Zhang, Zihao" w:date="2024-12-03T22:04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The</w:delText>
        </w:r>
      </w:del>
      <w:ins w:id="223" w:author="Zhang, Zihao" w:date="2024-12-03T22:04:00Z">
        <w:r w:rsidR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While</w:t>
        </w:r>
      </w:ins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224" w:author="Zhang, Zihao" w:date="2024-12-03T22:04:00Z">
        <w:r w:rsidR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the </w:t>
        </w:r>
      </w:ins>
      <w:ins w:id="225" w:author="Zhang, Zihao" w:date="2024-12-03T22:05:00Z">
        <w:r w:rsidR="007F6AFF">
          <w:rPr>
            <w:rFonts w:ascii="Arial" w:eastAsiaTheme="minorEastAsia" w:hAnsi="Arial" w:cs="Arial" w:hint="eastAsia"/>
            <w:sz w:val="22"/>
            <w:szCs w:val="22"/>
            <w:lang w:eastAsia="zh-CN"/>
          </w:rPr>
          <w:t>global</w:t>
        </w:r>
        <w:r w:rsidR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industrial production of vinyl acetate, 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acetaldehyde, acetic acid, acrylic acid, and acrylonitrile </w:t>
      </w:r>
      <w:del w:id="226" w:author="Nabera  Abhinandan" w:date="2024-12-06T11:36:00Z">
        <w:r w:rsidRPr="00427C8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>from C</w:delText>
        </w:r>
        <w:r w:rsidRPr="00427C83" w:rsidDel="007C1EEB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427C8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427C83" w:rsidDel="007C1EEB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427C8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del w:id="227" w:author="Zhang, Zihao" w:date="2024-12-03T22:04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been </w:delText>
        </w:r>
      </w:del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largely </w:t>
      </w:r>
      <w:del w:id="228" w:author="Zhang, Zihao" w:date="2024-12-03T22:04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replaced </w:delText>
        </w:r>
      </w:del>
      <w:ins w:id="229" w:author="Zhang, Zihao" w:date="2024-12-03T22:04:00Z">
        <w:r w:rsidR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shifted </w:t>
        </w:r>
      </w:ins>
      <w:del w:id="230" w:author="Zhang, Zihao" w:date="2024-12-03T22:04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by </w:delText>
        </w:r>
      </w:del>
      <w:ins w:id="231" w:author="Zhang, Zihao" w:date="2024-12-03T22:04:00Z">
        <w:r w:rsidR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to </w:t>
        </w:r>
      </w:ins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routes </w:t>
      </w:r>
      <w:del w:id="232" w:author="Zhang, Zihao" w:date="2024-12-03T22:06:00Z">
        <w:r w:rsidRPr="00427C8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using </w:delText>
        </w:r>
      </w:del>
      <w:ins w:id="233" w:author="Zhang, Zihao" w:date="2024-12-03T22:06:00Z">
        <w:r w:rsidR="007F6AFF">
          <w:rPr>
            <w:rFonts w:ascii="Arial" w:eastAsiaTheme="minorEastAsia" w:hAnsi="Arial" w:cs="Arial" w:hint="eastAsia"/>
            <w:sz w:val="22"/>
            <w:szCs w:val="22"/>
            <w:lang w:eastAsia="zh-CN"/>
          </w:rPr>
          <w:t>utilizing</w:t>
        </w:r>
        <w:r w:rsidR="007F6AFF" w:rsidRPr="00427C8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Pr="00427C8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and methanol</w:t>
      </w:r>
      <w:ins w:id="234" w:author="Zhang, Zihao" w:date="2024-12-03T22:00:00Z">
        <w:r w:rsidR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(</w:t>
        </w:r>
      </w:ins>
      <w:ins w:id="235" w:author="Zhang, Zihao" w:date="2024-12-03T22:01:00Z">
        <w:r w:rsidR="002B2B8E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Fig. 2</w:t>
        </w:r>
      </w:ins>
      <w:del w:id="236" w:author="Zhang, Zihao" w:date="2024-12-03T22:04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ins w:id="237" w:author="Zhang, Zihao" w:date="2024-12-03T22:04:00Z">
        <w:r w:rsidR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),</w:t>
        </w:r>
      </w:ins>
      <w:del w:id="238" w:author="Zhang, Zihao" w:date="2024-12-03T21:59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Acetaldehyde and vinyl acetate are primarily produced from C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globally, with annual productions of 1.5 and 6.2 Mt, respectively.</w:delText>
        </w:r>
      </w:del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41</w:t>
      </w:r>
      <w:ins w:id="239" w:author="Zhang, Zihao" w:date="2024-12-03T21:59:00Z">
        <w:r w:rsidR="002B2B8E">
          <w:rPr>
            <w:rFonts w:ascii="Arial" w:eastAsiaTheme="minorEastAsia" w:hAnsi="Arial" w:cs="Arial" w:hint="eastAsia"/>
            <w:sz w:val="22"/>
            <w:szCs w:val="22"/>
            <w:vertAlign w:val="superscript"/>
            <w:lang w:eastAsia="zh-CN"/>
          </w:rPr>
          <w:t>-</w:t>
        </w:r>
      </w:ins>
      <w:del w:id="240" w:author="Zhang, Zihao" w:date="2024-12-03T21:59:00Z">
        <w:r w:rsidRPr="00427C83" w:rsidDel="002B2B8E">
          <w:rPr>
            <w:rFonts w:ascii="Arial" w:hAnsi="Arial" w:cs="Arial"/>
            <w:sz w:val="22"/>
            <w:szCs w:val="22"/>
            <w:vertAlign w:val="superscript"/>
          </w:rPr>
          <w:delText>,</w:delText>
        </w:r>
      </w:del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</w:t>
      </w:r>
      <w:ins w:id="241" w:author="Zhang, Zihao" w:date="2024-12-03T22:00:00Z">
        <w:r w:rsidR="002B2B8E">
          <w:rPr>
            <w:rFonts w:ascii="Arial" w:eastAsiaTheme="minorEastAsia" w:hAnsi="Arial" w:cs="Arial" w:hint="eastAsia"/>
            <w:sz w:val="22"/>
            <w:szCs w:val="22"/>
            <w:vertAlign w:val="superscript"/>
            <w:lang w:eastAsia="zh-CN"/>
          </w:rPr>
          <w:t>7</w:t>
        </w:r>
      </w:ins>
      <w:del w:id="242" w:author="Zhang, Zihao" w:date="2024-12-03T22:00:00Z">
        <w:r w:rsidR="004A6C73" w:rsidRPr="00427C83" w:rsidDel="002B2B8E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2</w:delText>
        </w:r>
      </w:del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243" w:author="Zhang, Zihao" w:date="2024-12-03T22:03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Notably</w:delText>
        </w:r>
      </w:del>
      <w:ins w:id="244" w:author="Zhang, Zihao" w:date="2024-12-03T22:04:00Z">
        <w:del w:id="245" w:author="Nabera  Abhinandan" w:date="2024-12-06T11:37:00Z">
          <w:r w:rsidR="002B2B8E" w:rsidRPr="002B2B8E" w:rsidDel="007C1E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</w:del>
      </w:ins>
      <w:del w:id="246" w:author="Zhang, Zihao" w:date="2024-12-03T22:03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</w:del>
      <w:del w:id="247" w:author="Zhang, Zihao" w:date="2024-12-03T22:06:00Z">
        <w:r w:rsidRPr="00427C8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vinyl acetate production in China </w:t>
      </w:r>
      <w:del w:id="248" w:author="Zhang, Zihao" w:date="2024-12-03T22:00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still </w:delText>
        </w:r>
      </w:del>
      <w:ins w:id="249" w:author="Zhang, Zihao" w:date="2024-12-03T22:06:00Z">
        <w:del w:id="250" w:author="Nabera  Abhinandan" w:date="2024-12-06T11:37:00Z">
          <w:r w:rsidR="007F6AFF" w:rsidDel="007C1EEB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now</w:delText>
          </w:r>
        </w:del>
      </w:ins>
      <w:ins w:id="251" w:author="Zhang, Zihao" w:date="2024-12-03T22:00:00Z">
        <w:del w:id="252" w:author="Nabera  Abhinandan" w:date="2024-12-06T11:37:00Z">
          <w:r w:rsidR="002B2B8E" w:rsidRPr="00427C83" w:rsidDel="007C1E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</w:del>
      </w:ins>
      <w:r w:rsidRPr="00427C83">
        <w:rPr>
          <w:rFonts w:ascii="Arial" w:eastAsiaTheme="minorEastAsia" w:hAnsi="Arial" w:cs="Arial"/>
          <w:sz w:val="22"/>
          <w:szCs w:val="22"/>
          <w:lang w:eastAsia="zh-CN"/>
        </w:rPr>
        <w:t>primarily relies on the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del w:id="253" w:author="Zhang, Zihao" w:date="2024-12-03T22:03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254" w:author="Zhang, Zihao" w:date="2024-12-03T22:00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to date</w:delText>
        </w:r>
      </w:del>
      <w:r w:rsidRPr="00427C83">
        <w:rPr>
          <w:rFonts w:ascii="Arial" w:eastAsiaTheme="minorEastAsia" w:hAnsi="Arial" w:cs="Arial"/>
          <w:sz w:val="22"/>
          <w:szCs w:val="22"/>
          <w:lang w:eastAsia="zh-CN"/>
        </w:rPr>
        <w:t>.</w:t>
      </w:r>
      <w:del w:id="255" w:author="Nabera  Abhinandan" w:date="2024-12-06T11:35:00Z">
        <w:r w:rsidRPr="00427C83" w:rsidDel="007C1EE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256" w:author="Zhang, Zihao" w:date="2024-12-03T21:59:00Z"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Acrylic acid and acrylonitrile are produced from C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3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6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, with annual productions of 8.8 and 7.0</w:delText>
        </w:r>
        <w:r w:rsidRPr="00427C83" w:rsidDel="002B2B8E">
          <w:rPr>
            <w:rFonts w:ascii="Arial" w:hAnsi="Arial" w:cs="Arial"/>
            <w:sz w:val="22"/>
            <w:szCs w:val="22"/>
          </w:rPr>
          <w:delText> 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Mt, respectively.</w:delText>
        </w:r>
        <w:r w:rsidR="004A6C73" w:rsidRPr="00427C83" w:rsidDel="002B2B8E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43</w:delText>
        </w:r>
        <w:r w:rsidRPr="00427C83" w:rsidDel="002B2B8E">
          <w:rPr>
            <w:rFonts w:ascii="Arial" w:hAnsi="Arial" w:cs="Arial"/>
            <w:sz w:val="22"/>
            <w:szCs w:val="22"/>
            <w:vertAlign w:val="superscript"/>
          </w:rPr>
          <w:delText>–</w:delText>
        </w:r>
        <w:r w:rsidR="004A6C73" w:rsidRPr="00427C83" w:rsidDel="002B2B8E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45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Acrylic acid has the </w:delText>
        </w:r>
        <w:r w:rsidR="00914937" w:rsidDel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largest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annual global market size </w:delText>
        </w:r>
        <w:r w:rsidR="00914937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among the replaced commodity chemicals</w:delText>
        </w:r>
        <w:r w:rsidR="00914937"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914937" w:rsidDel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listed in </w:delText>
        </w:r>
        <w:r w:rsidR="00914937" w:rsidRPr="00CF7E03" w:rsidDel="002B2B8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Fig. 2</w:delText>
        </w:r>
        <w:r w:rsidR="00914937"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914937" w:rsidRPr="00427C83" w:rsidDel="002B2B8E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43</w:delText>
        </w:r>
        <w:r w:rsidR="00914937"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at approximately USD 23 billion</w:delText>
        </w:r>
        <w:r w:rsidR="00914937" w:rsidDel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</w:delText>
        </w:r>
        <w:r w:rsidR="00547E11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while acetaldehyde has the </w:delText>
        </w:r>
        <w:r w:rsidR="00914937" w:rsidDel="002B2B8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smallest,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at around USD 1.9 billion. Acetic acid, previously produced </w:delText>
        </w:r>
        <w:r w:rsidRPr="00427C83" w:rsidDel="002B2B8E">
          <w:rPr>
            <w:rFonts w:ascii="Arial" w:eastAsiaTheme="minorEastAsia" w:hAnsi="Arial" w:cs="Arial"/>
            <w:i/>
            <w:sz w:val="22"/>
            <w:szCs w:val="22"/>
            <w:lang w:eastAsia="zh-CN"/>
          </w:rPr>
          <w:delText>via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>-derived acetaldehyde oxidation, is now mainly produced by methanol carbonylation, with a high production of 18 Mt y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–1</w:delText>
        </w:r>
        <w:r w:rsidRPr="00427C83" w:rsidDel="002B2B8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a global annual market size of about USD 15 billion.</w:delText>
        </w:r>
        <w:r w:rsidRPr="00427C83" w:rsidDel="002B2B8E">
          <w:rPr>
            <w:rFonts w:ascii="Arial" w:hAnsi="Arial" w:cs="Arial"/>
            <w:sz w:val="22"/>
            <w:szCs w:val="22"/>
            <w:vertAlign w:val="superscript"/>
          </w:rPr>
          <w:delText>4</w:delText>
        </w:r>
        <w:r w:rsidR="004A6C73" w:rsidRPr="00427C83" w:rsidDel="002B2B8E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6</w:delText>
        </w:r>
        <w:r w:rsidRPr="00427C83" w:rsidDel="002B2B8E">
          <w:rPr>
            <w:rFonts w:ascii="Arial" w:hAnsi="Arial" w:cs="Arial"/>
            <w:sz w:val="22"/>
            <w:szCs w:val="22"/>
            <w:vertAlign w:val="superscript"/>
          </w:rPr>
          <w:delText>,4</w:delText>
        </w:r>
        <w:r w:rsidR="004A6C73" w:rsidRPr="00427C83" w:rsidDel="002B2B8E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7</w:delText>
        </w:r>
      </w:del>
    </w:p>
    <w:p w14:paraId="578E9404" w14:textId="17723324" w:rsidR="001B35EF" w:rsidRPr="00ED7078" w:rsidRDefault="001B35EF" w:rsidP="00FE1182">
      <w:pPr>
        <w:tabs>
          <w:tab w:val="left" w:pos="450"/>
        </w:tabs>
        <w:snapToGrid w:val="0"/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C7498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del w:id="257" w:author="Zhang, Zihao" w:date="2024-11-17T19:10:00Z">
        <w:r w:rsidRPr="00CF7E03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Indirect</w:delText>
        </w:r>
        <w:r w:rsidR="002E18C6" w:rsidRPr="00CF7E03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 </w:delText>
        </w:r>
      </w:del>
      <w:ins w:id="258" w:author="Zhang, Zihao" w:date="2024-11-17T19:10:00Z">
        <w:r w:rsidR="001A5970" w:rsidRPr="001A5970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Commercia</w:t>
        </w:r>
        <w:r w:rsidR="001A5970" w:rsidRPr="00ED7078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l</w:t>
        </w:r>
        <w:r w:rsidR="001A5970" w:rsidRPr="00ED7078">
          <w:rPr>
            <w:rFonts w:ascii="Arial" w:eastAsiaTheme="minorEastAsia" w:hAnsi="Arial" w:cs="Arial"/>
            <w:b/>
            <w:sz w:val="22"/>
            <w:szCs w:val="22"/>
            <w:lang w:eastAsia="zh-CN"/>
          </w:rPr>
          <w:t xml:space="preserve"> </w:t>
        </w:r>
      </w:ins>
      <w:r w:rsidR="002E18C6" w:rsidRPr="00ED7078">
        <w:rPr>
          <w:rFonts w:ascii="Arial" w:eastAsiaTheme="minorEastAsia" w:hAnsi="Arial" w:cs="Arial"/>
          <w:b/>
          <w:sz w:val="22"/>
          <w:szCs w:val="22"/>
          <w:lang w:eastAsia="zh-CN"/>
        </w:rPr>
        <w:t>acetylene production</w:t>
      </w:r>
      <w:r w:rsidRPr="00ED707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</w:t>
      </w:r>
      <w:ins w:id="259" w:author="Zhang, Zihao" w:date="2024-11-17T19:10:00Z">
        <w:r w:rsidR="001A5970" w:rsidRPr="00ED7078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s</w:t>
        </w:r>
      </w:ins>
      <w:del w:id="260" w:author="Nabera  Abhinandan" w:date="2024-12-06T11:38:00Z">
        <w:r w:rsidRPr="00ED7078" w:rsidDel="001F6A93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 </w:delText>
        </w:r>
      </w:del>
      <w:del w:id="261" w:author="Zhang, Zihao" w:date="2024-11-17T19:10:00Z">
        <w:r w:rsidRPr="00ED7078" w:rsidDel="001A5970">
          <w:rPr>
            <w:rFonts w:ascii="Arial" w:eastAsiaTheme="minorEastAsia" w:hAnsi="Arial" w:cs="Arial"/>
            <w:b/>
            <w:i/>
            <w:iCs/>
            <w:sz w:val="22"/>
            <w:szCs w:val="22"/>
            <w:lang w:eastAsia="zh-CN"/>
          </w:rPr>
          <w:delText>via</w:delText>
        </w:r>
        <w:r w:rsidRPr="00ED7078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 calcium carbide</w:delText>
        </w:r>
      </w:del>
    </w:p>
    <w:p w14:paraId="621003DB" w14:textId="7AC700B9" w:rsidR="00021469" w:rsidRPr="00CF7E03" w:rsidRDefault="00473C5D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ins w:id="262" w:author="Zhang, Zihao" w:date="2024-12-04T09:50:00Z">
        <w:r>
          <w:rPr>
            <w:rFonts w:ascii="Arial" w:eastAsiaTheme="minorEastAsia" w:hAnsi="Arial" w:cs="Arial" w:hint="eastAsia"/>
            <w:sz w:val="22"/>
            <w:szCs w:val="22"/>
            <w:lang w:eastAsia="zh-CN"/>
          </w:rPr>
          <w:t>T</w:t>
        </w:r>
        <w:r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he CaC</w:t>
        </w:r>
        <w:r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route involves two reaction steps</w:t>
        </w:r>
      </w:ins>
      <w:ins w:id="263" w:author="Zhang, Zihao" w:date="2024-12-04T10:00:00Z">
        <w:r w:rsidR="007E42F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 as shown below</w:t>
        </w:r>
      </w:ins>
      <w:ins w:id="264" w:author="Zhang, Zihao" w:date="2024-12-04T09:57:00Z">
        <w:r w:rsidR="001B33C1">
          <w:rPr>
            <w:rFonts w:ascii="Arial" w:eastAsiaTheme="minorEastAsia" w:hAnsi="Arial" w:cs="Arial" w:hint="eastAsia"/>
            <w:sz w:val="22"/>
            <w:szCs w:val="22"/>
            <w:lang w:eastAsia="zh-CN"/>
          </w:rPr>
          <w:t>.</w:t>
        </w:r>
      </w:ins>
      <w:del w:id="265" w:author="Zhang, Zihao" w:date="2024-12-04T09:50:00Z">
        <w:r w:rsidR="005F66A8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>In t</w:delText>
        </w:r>
        <w:r w:rsidR="00A574D1" w:rsidDel="00473C5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he </w:delText>
        </w:r>
        <w:r w:rsidR="00A574D1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A574D1" w:rsidRPr="00CF7E03" w:rsidDel="00473C5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574D1" w:rsidDel="00473C5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route</w:delText>
        </w:r>
      </w:del>
      <w:del w:id="266" w:author="Zhang, Zihao" w:date="2024-12-04T09:57:00Z">
        <w:r w:rsidR="00A574D1" w:rsidDel="001B33C1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</w:delText>
        </w:r>
      </w:del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del w:id="267" w:author="Zhang, Zihao" w:date="2024-12-04T09:57:00Z">
        <w:r w:rsidR="00A574D1" w:rsidDel="001B33C1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unlike </w:delText>
        </w:r>
      </w:del>
      <w:ins w:id="268" w:author="Zhang, Zihao" w:date="2024-12-04T09:57:00Z">
        <w:r w:rsidR="001B33C1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Unlike </w:t>
        </w:r>
      </w:ins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other methods, </w:t>
      </w:r>
      <w:ins w:id="269" w:author="Zhang, Zihao" w:date="2024-12-04T09:51:00Z">
        <w:del w:id="270" w:author="Nabera  Abhinandan" w:date="2024-12-06T11:37:00Z">
          <w:r w:rsidDel="00500A76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the </w:delText>
          </w:r>
        </w:del>
      </w:ins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del w:id="271" w:author="Nabera  Abhinandan" w:date="2024-12-06T11:37:00Z">
        <w:r w:rsidR="00346A4C" w:rsidDel="00500A7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production </w:delText>
        </w:r>
      </w:del>
      <w:ins w:id="272" w:author="Nabera  Abhinandan" w:date="2024-12-06T11:37:00Z">
        <w:r w:rsidR="00500A76">
          <w:rPr>
            <w:rFonts w:ascii="Arial" w:eastAsiaTheme="minorEastAsia" w:hAnsi="Arial" w:cs="Arial"/>
            <w:sz w:val="22"/>
            <w:szCs w:val="22"/>
            <w:lang w:eastAsia="zh-CN"/>
          </w:rPr>
          <w:t>is produced</w:t>
        </w:r>
        <w:r w:rsidR="00500A76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del w:id="273" w:author="Nabera  Abhinandan" w:date="2024-12-06T11:38:00Z">
        <w:r w:rsidR="00346A4C" w:rsidDel="00500A7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occurs </w:delText>
        </w:r>
      </w:del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>at room temperature without thermodynamic limitation</w:t>
      </w:r>
      <w:r w:rsidR="002742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C240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ins w:id="274" w:author="Nabera  Abhinandan" w:date="2024-12-06T11:38:00Z">
        <w:r w:rsidR="00500A76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production of </w:t>
        </w:r>
      </w:ins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74238" w:rsidRPr="00B46BC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del w:id="275" w:author="Nabera  Abhinandan" w:date="2024-12-06T11:38:00Z">
        <w:r w:rsidR="00274238" w:rsidRPr="00B46BCE" w:rsidDel="00500A7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production </w:delText>
        </w:r>
        <w:r w:rsidR="00274238" w:rsidRPr="00B46BCE" w:rsidDel="00500A76">
          <w:rPr>
            <w:rFonts w:ascii="Arial" w:eastAsiaTheme="minorEastAsia" w:hAnsi="Arial" w:cs="Arial"/>
            <w:sz w:val="22"/>
            <w:szCs w:val="22"/>
            <w:lang w:eastAsia="zh-CN"/>
          </w:rPr>
          <w:delText>itself</w:delText>
        </w:r>
        <w:r w:rsidR="00274238" w:rsidRPr="00B46BCE" w:rsidDel="00500A7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ins w:id="276" w:author="Zhang, Zihao" w:date="2024-12-04T09:53:00Z">
        <w:r w:rsidR="00D8086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is </w:t>
        </w:r>
        <w:r w:rsidR="00D8086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highly endothermic</w:t>
        </w:r>
        <w:r w:rsidR="00D80867" w:rsidRPr="00B46BC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r w:rsidR="00D8086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and </w:t>
        </w:r>
        <w:del w:id="277" w:author="Nabera  Abhinandan" w:date="2024-12-06T11:38:00Z">
          <w:r w:rsidR="00D80867" w:rsidDel="00500A76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only </w:delText>
          </w:r>
        </w:del>
      </w:ins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occurs </w:t>
      </w:r>
      <w:ins w:id="278" w:author="Nabera  Abhinandan" w:date="2024-12-06T11:38:00Z">
        <w:r w:rsidR="00500A76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only </w:t>
        </w:r>
      </w:ins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>at</w:t>
      </w:r>
      <w:r w:rsidR="00A70BB7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 temperature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C2403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EC240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reaction </w:t>
      </w:r>
      <w:del w:id="279" w:author="Nabera  Abhinandan" w:date="2024-12-06T11:38:00Z">
        <w:r w:rsidR="004B2D93" w:rsidDel="001F6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between </w:delText>
        </w:r>
      </w:del>
      <w:ins w:id="280" w:author="Nabera  Abhinandan" w:date="2024-12-06T11:38:00Z">
        <w:r w:rsidR="001F6A93">
          <w:rPr>
            <w:rFonts w:ascii="Arial" w:eastAsiaTheme="minorEastAsia" w:hAnsi="Arial" w:cs="Arial"/>
            <w:sz w:val="22"/>
            <w:szCs w:val="22"/>
            <w:lang w:eastAsia="zh-CN"/>
          </w:rPr>
          <w:t>of</w:t>
        </w:r>
        <w:r w:rsidR="001F6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carbon and </w:t>
      </w:r>
      <w:r w:rsidR="004941C9">
        <w:rPr>
          <w:rFonts w:ascii="Arial" w:eastAsiaTheme="minorEastAsia" w:hAnsi="Arial" w:cs="Arial" w:hint="eastAsia"/>
          <w:sz w:val="22"/>
          <w:szCs w:val="22"/>
          <w:lang w:eastAsia="zh-CN"/>
        </w:rPr>
        <w:t>lime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ins w:id="281" w:author="Zhang, Zihao" w:date="2024-12-04T09:54:00Z">
        <w:r w:rsidR="00D80867" w:rsidRPr="00BA3524">
          <w:rPr>
            <w:rFonts w:ascii="Arial" w:hAnsi="Arial" w:cs="Arial"/>
            <w:sz w:val="22"/>
            <w:vertAlign w:val="superscript"/>
          </w:rPr>
          <w:t>48</w:t>
        </w:r>
      </w:ins>
      <w:del w:id="282" w:author="Zhang, Zihao" w:date="2024-12-04T09:54:00Z">
        <w:r w:rsidR="00A574D1" w:rsidDel="00D80867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del w:id="283" w:author="Zhang, Zihao" w:date="2024-12-03T22:09:00Z">
        <w:r w:rsidR="00F442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F44265" w:rsidRPr="00CF7E03" w:rsidDel="007F6AF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16EF6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, also known as calcium acetylide</w:delText>
        </w:r>
        <w:r w:rsidR="00F442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is </w:delText>
        </w:r>
        <w:r w:rsidR="00C51323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a salt of the C</w:delText>
        </w:r>
        <w:r w:rsidR="00C51323" w:rsidRPr="00CF7E03" w:rsidDel="007F6AF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51323" w:rsidRPr="00CF7E03" w:rsidDel="007F6AFF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2−</w:delText>
        </w:r>
        <w:r w:rsidR="00C51323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anio</w:delText>
        </w:r>
        <w:r w:rsidR="00F442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n</w:delText>
        </w:r>
        <w:r w:rsidR="00C51323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EC1EBC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284" w:author="Zhang, Zihao" w:date="2024-12-03T22:10:00Z">
        <w:r w:rsidR="00AB562C" w:rsidDel="007F6AFF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</w:delText>
        </w:r>
        <w:r w:rsidR="00021469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he 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21469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method allows </w:delText>
        </w:r>
        <w:r w:rsidR="006B715D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for </w:delText>
        </w:r>
        <w:r w:rsidR="0029193E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an </w:delText>
        </w:r>
        <w:r w:rsidR="00021469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easy 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react</w:delText>
        </w:r>
        <w:r w:rsidR="00021469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ion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with water at room temperature to release the C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2−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anion as C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E2765" w:rsidRPr="00CF7E03" w:rsidDel="007F6AF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del w:id="285" w:author="Zhang, Zihao" w:date="2024-12-04T09:51:00Z">
        <w:r w:rsidR="00AE2765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7E4456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production </w:delText>
        </w:r>
        <w:r w:rsidR="00AE2765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process </w:delText>
        </w:r>
        <w:r w:rsidR="007E4456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>of C</w:delText>
        </w:r>
        <w:r w:rsidR="007E4456" w:rsidRPr="00CF7E03" w:rsidDel="00473C5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7E4456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7E4456" w:rsidRPr="00CF7E03" w:rsidDel="00473C5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7E4456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7E4456" w:rsidRPr="003965AE" w:rsidDel="00473C5D">
          <w:rPr>
            <w:rFonts w:ascii="Arial" w:eastAsiaTheme="minorEastAsia" w:hAnsi="Arial" w:cs="Arial"/>
            <w:i/>
            <w:sz w:val="22"/>
            <w:szCs w:val="22"/>
            <w:lang w:eastAsia="zh-CN"/>
          </w:rPr>
          <w:delText>via</w:delText>
        </w:r>
        <w:r w:rsidR="007E4456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286" w:author="Zhang, Zihao" w:date="2024-12-04T09:50:00Z">
        <w:r w:rsidR="0029193E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AE2765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AE2765" w:rsidRPr="00CF7E03" w:rsidDel="00473C5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7E4456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route </w:delText>
        </w:r>
        <w:r w:rsidR="00021469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>involves</w:delText>
        </w:r>
        <w:r w:rsidR="00AE2765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two</w:delText>
        </w:r>
        <w:r w:rsidR="00F44265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AE2765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>reaction</w:delText>
        </w:r>
        <w:r w:rsidR="00134575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steps</w:delText>
        </w:r>
        <w:r w:rsidR="00021469" w:rsidRPr="00CF7E03" w:rsidDel="00473C5D">
          <w:rPr>
            <w:rFonts w:ascii="Arial" w:eastAsiaTheme="minorEastAsia" w:hAnsi="Arial" w:cs="Arial"/>
            <w:sz w:val="22"/>
            <w:szCs w:val="22"/>
            <w:lang w:eastAsia="zh-CN"/>
          </w:rPr>
          <w:delText>:</w:delText>
        </w:r>
      </w:del>
    </w:p>
    <w:p w14:paraId="7CE77651" w14:textId="50737482" w:rsidR="00100441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 + CaO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CO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465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5ED4156E" w14:textId="784989C5" w:rsidR="005462F2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O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Ca(OH)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="00272404" w:rsidRPr="00CF7E03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290307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127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74737D4A" w14:textId="0DC81B7D" w:rsidR="00F24CE8" w:rsidRPr="00F24CE8" w:rsidDel="00CE6227" w:rsidRDefault="000619E5" w:rsidP="00F24CE8">
      <w:pPr>
        <w:pStyle w:val="ListParagraph"/>
        <w:spacing w:line="360" w:lineRule="auto"/>
        <w:ind w:left="0" w:firstLine="504"/>
        <w:jc w:val="both"/>
        <w:rPr>
          <w:del w:id="287" w:author="Zhang, Zihao" w:date="2024-12-04T11:04:00Z"/>
          <w:rFonts w:ascii="Arial" w:eastAsiaTheme="minorEastAsia" w:hAnsi="Arial" w:cs="Arial"/>
          <w:sz w:val="22"/>
          <w:szCs w:val="22"/>
          <w:lang w:eastAsia="zh-CN"/>
        </w:rPr>
      </w:pPr>
      <w:del w:id="288" w:author="Zhang, Zihao" w:date="2024-12-04T09:53:00Z">
        <w:r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>The formation</w:delText>
        </w:r>
        <w:r w:rsidR="00021469"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of CaC</w:delText>
        </w:r>
        <w:r w:rsidR="00021469" w:rsidRPr="00CF7E03" w:rsidDel="00D80867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is highly endothermic, </w:delText>
        </w:r>
        <w:r w:rsidR="001F1EDE"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while </w:delText>
        </w:r>
        <w:r w:rsidR="00021469"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>the conversion of CaC</w:delText>
        </w:r>
        <w:r w:rsidR="00021469" w:rsidRPr="00CF7E03" w:rsidDel="00D80867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21469"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 </w:delText>
        </w:r>
        <w:r w:rsidR="00134575"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134575" w:rsidRPr="00CF7E03" w:rsidDel="00D80867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134575"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134575" w:rsidRPr="00CF7E03" w:rsidDel="00D80867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134575"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1F1EDE"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>is exothermic</w:delText>
        </w:r>
        <w:r w:rsidRPr="00CF7E03" w:rsidDel="00D80867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D80867">
          <w:rPr>
            <w:rFonts w:ascii="Arial" w:hAnsi="Arial" w:cs="Arial"/>
            <w:sz w:val="22"/>
            <w:vertAlign w:val="superscript"/>
          </w:rPr>
          <w:delText>48</w:delText>
        </w:r>
      </w:del>
      <w:del w:id="289" w:author="Zhang, Zihao" w:date="2024-12-04T10:45:00Z">
        <w:r w:rsidR="002A3B8A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21469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Due to</w:delText>
        </w:r>
      </w:del>
      <w:ins w:id="290" w:author="Zhang, Zihao" w:date="2024-12-04T10:45:00Z">
        <w:r w:rsidR="006A5C05">
          <w:rPr>
            <w:rFonts w:ascii="Arial" w:eastAsiaTheme="minorEastAsia" w:hAnsi="Arial" w:cs="Arial"/>
            <w:sz w:val="22"/>
            <w:szCs w:val="22"/>
            <w:lang w:eastAsia="zh-CN"/>
          </w:rPr>
          <w:t>Despite</w:t>
        </w:r>
      </w:ins>
      <w:r w:rsidR="009F7AD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291" w:author="Zhang, Zihao" w:date="2024-12-04T10:03:00Z">
        <w:r w:rsidR="00021469" w:rsidRPr="00CF7E03" w:rsidDel="0040620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its</w:delText>
        </w:r>
      </w:del>
      <w:ins w:id="292" w:author="Zhang, Zihao" w:date="2024-12-04T10:03:00Z">
        <w:r w:rsidR="0040620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the </w:t>
        </w:r>
        <w:del w:id="293" w:author="Nabera  Abhinandan" w:date="2024-12-06T11:42:00Z">
          <w:r w:rsidR="00406203" w:rsidDel="001F6A93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process </w:delText>
          </w:r>
        </w:del>
      </w:ins>
      <w:del w:id="294" w:author="Nabera  Abhinandan" w:date="2024-12-06T11:42:00Z">
        <w:r w:rsidR="00021469" w:rsidRPr="00CF7E03" w:rsidDel="001F6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021469" w:rsidRPr="00CF7E03" w:rsidDel="001F6A93">
          <w:rPr>
            <w:rFonts w:ascii="Arial" w:eastAsiaTheme="minorEastAsia" w:hAnsi="Arial" w:cs="Arial"/>
            <w:sz w:val="22"/>
            <w:szCs w:val="22"/>
            <w:lang w:eastAsia="zh-CN"/>
          </w:rPr>
          <w:delText>simplicity</w:delText>
        </w:r>
      </w:del>
      <w:ins w:id="295" w:author="Zhang, Zihao" w:date="2024-12-04T10:03:00Z">
        <w:del w:id="296" w:author="Nabera  Abhinandan" w:date="2024-12-06T11:42:00Z">
          <w:r w:rsidR="00406203" w:rsidDel="001F6A93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,</w:delText>
          </w:r>
        </w:del>
      </w:ins>
      <w:del w:id="297" w:author="Nabera  Abhinandan" w:date="2024-12-06T11:42:00Z">
        <w:r w:rsidR="00021469" w:rsidRPr="00CF7E03" w:rsidDel="001F6A9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</w:delText>
        </w:r>
      </w:del>
      <w:ins w:id="298" w:author="Zhang, Zihao" w:date="2024-12-04T10:04:00Z">
        <w:del w:id="299" w:author="Nabera  Abhinandan" w:date="2024-12-06T11:42:00Z">
          <w:r w:rsidR="00406203" w:rsidDel="001F6A93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 </w:delText>
          </w:r>
        </w:del>
      </w:ins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selectivity </w:t>
      </w:r>
      <w:r w:rsidR="00B10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ins w:id="300" w:author="Zhang, Zihao" w:date="2024-12-04T10:04:00Z">
        <w:r w:rsidR="00406203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and </w:t>
        </w:r>
        <w:r w:rsidR="0040620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low equipment investment</w:t>
        </w:r>
        <w:r w:rsidR="00406203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</w:t>
        </w:r>
      </w:ins>
      <w:del w:id="301" w:author="Zhang, Zihao" w:date="2024-12-04T10:45:00Z">
        <w:r w:rsidR="00021469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A97DB8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A97DB8" w:rsidRPr="00CF7E03" w:rsidDel="006A5C05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97DB8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route </w:delText>
        </w:r>
        <w:r w:rsidR="00C36F77" w:rsidDel="006A5C0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</w:delText>
        </w:r>
        <w:r w:rsidR="00133316" w:rsidDel="006A5C0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till play</w:delText>
        </w:r>
        <w:r w:rsidR="005B5B38" w:rsidDel="006A5C0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</w:delText>
        </w:r>
        <w:r w:rsidR="00133316" w:rsidDel="006A5C0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A52246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a dominant</w:delText>
        </w:r>
        <w:r w:rsidR="00A52246" w:rsidDel="006A5C0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133316" w:rsidDel="006A5C0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role in</w:delText>
        </w:r>
        <w:r w:rsidR="005B5B38" w:rsidRPr="005B5B38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B5B38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5B5B38" w:rsidRPr="00CF7E03" w:rsidDel="006A5C05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5B5B38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5B5B38" w:rsidRPr="00CF7E03" w:rsidDel="006A5C05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133316" w:rsidDel="006A5C0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5B5B38" w:rsidDel="006A5C0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production</w:delText>
        </w:r>
        <w:r w:rsidR="00EE6E17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</w:del>
      <w:r w:rsidR="00EE6E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02" w:author="Zhang, Zihao" w:date="2024-12-04T10:04:00Z">
        <w:r w:rsidR="00C66DCF" w:rsidRPr="00CF7E03" w:rsidDel="00406203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delText>Th</w:delText>
        </w:r>
        <w:r w:rsidR="00021469" w:rsidRPr="00CF7E03" w:rsidDel="00406203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delText>is</w:delText>
        </w:r>
        <w:r w:rsidR="00021469" w:rsidRPr="00CF7E03" w:rsidDel="0040620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</w:delText>
        </w:r>
        <w:r w:rsidR="00021469" w:rsidRPr="00CF7E03" w:rsidDel="004062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21469" w:rsidRPr="00CF7E03" w:rsidDel="00406203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021469" w:rsidRPr="00CF7E03" w:rsidDel="004062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66DCF" w:rsidRPr="00CF7E03" w:rsidDel="00406203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delText xml:space="preserve"> </w:delText>
        </w:r>
        <w:r w:rsidR="00021469" w:rsidRPr="00CF7E03" w:rsidDel="00406203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delText xml:space="preserve">manufacturing </w:delText>
        </w:r>
        <w:r w:rsidR="00C66DCF" w:rsidRPr="00CF7E03" w:rsidDel="00406203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delText xml:space="preserve">process </w:delText>
        </w:r>
      </w:del>
      <w:del w:id="303" w:author="Zhang, Zihao" w:date="2024-12-04T09:55:00Z">
        <w:r w:rsidR="00975ADE" w:rsidRPr="00CF7E03" w:rsidDel="001B33C1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delText>(</w:delText>
        </w:r>
        <w:r w:rsidR="00975ADE" w:rsidRPr="00CF7E03" w:rsidDel="001B33C1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</w:delText>
        </w:r>
        <w:r w:rsidR="00E679B9" w:rsidRPr="00CF7E03" w:rsidDel="001B33C1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. </w:delText>
        </w:r>
        <w:r w:rsidR="00975ADE" w:rsidRPr="00CF7E03" w:rsidDel="001B33C1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3a</w:delText>
        </w:r>
        <w:r w:rsidR="00975ADE" w:rsidRPr="00CF7E03" w:rsidDel="001B33C1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delText>)</w:delText>
        </w:r>
        <w:r w:rsidR="00C66DCF" w:rsidRPr="00CF7E03" w:rsidDel="001B33C1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304" w:author="Zhang, Zihao" w:date="2024-12-04T10:04:00Z">
        <w:r w:rsidR="00695D22" w:rsidRPr="00CF7E03" w:rsidDel="00406203">
          <w:rPr>
            <w:rFonts w:ascii="Arial" w:eastAsiaTheme="minorEastAsia" w:hAnsi="Arial" w:cs="Arial"/>
            <w:sz w:val="22"/>
            <w:szCs w:val="22"/>
            <w:lang w:eastAsia="zh-CN"/>
          </w:rPr>
          <w:delText>has low equipment investment</w:delText>
        </w:r>
        <w:r w:rsidR="00021469" w:rsidRPr="00CF7E03" w:rsidDel="0040620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305" w:author="Zhang, Zihao" w:date="2024-12-04T10:42:00Z">
        <w:r w:rsidR="00021469" w:rsidRPr="00CF7E03" w:rsidDel="00557003">
          <w:rPr>
            <w:rFonts w:ascii="Arial" w:eastAsiaTheme="minorEastAsia" w:hAnsi="Arial" w:cs="Arial"/>
            <w:sz w:val="22"/>
            <w:szCs w:val="22"/>
            <w:lang w:eastAsia="zh-CN"/>
          </w:rPr>
          <w:delText>but</w:delText>
        </w:r>
        <w:r w:rsidR="00695D22" w:rsidRPr="00CF7E03" w:rsidDel="0055700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>several disadvantages</w:t>
      </w:r>
      <w:ins w:id="306" w:author="Zhang, Zihao" w:date="2024-12-04T10:42:00Z">
        <w:r w:rsidR="005570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exist (</w:t>
        </w:r>
        <w:r w:rsidR="00557003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Fig. 3</w:t>
        </w:r>
        <w:r w:rsidR="005570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a</w:t>
        </w:r>
        <w:r w:rsidR="00557003">
          <w:rPr>
            <w:rFonts w:ascii="Arial" w:eastAsiaTheme="minorEastAsia" w:hAnsi="Arial" w:cs="Arial"/>
            <w:sz w:val="22"/>
            <w:szCs w:val="22"/>
            <w:lang w:eastAsia="zh-CN"/>
          </w:rPr>
          <w:t>)</w:t>
        </w:r>
      </w:ins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  <w:ins w:id="307" w:author="Zhang, Zihao" w:date="2024-12-04T11:40:00Z">
        <w:r w:rsidR="005B67DE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t>11,13,</w:t>
        </w:r>
      </w:ins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8B092E"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62847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temperatures of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2000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2300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303D8" w:rsidRPr="00CF7E03">
        <w:t xml:space="preserve">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overcome the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endothermic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ity</w:t>
      </w:r>
      <w:ins w:id="308" w:author="Zhang, Zihao" w:date="2024-12-04T10:58:00Z">
        <w:r w:rsidR="00032879">
          <w:rPr>
            <w:rFonts w:ascii="Arial" w:eastAsiaTheme="minorEastAsia" w:hAnsi="Arial" w:cs="Arial"/>
            <w:sz w:val="22"/>
            <w:szCs w:val="22"/>
            <w:lang w:eastAsia="zh-CN"/>
          </w:rPr>
          <w:t>, leading to the e</w:t>
        </w:r>
        <w:r w:rsidR="0003287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lectricity consumption</w:t>
        </w:r>
        <w:r w:rsidR="0003287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of </w:t>
        </w:r>
      </w:ins>
      <w:ins w:id="309" w:author="Nabera  Abhinandan" w:date="2024-12-06T11:42:00Z">
        <w:r w:rsidR="001F6A9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ca. </w:t>
        </w:r>
      </w:ins>
      <w:ins w:id="310" w:author="Zhang, Zihao" w:date="2024-12-04T10:58:00Z">
        <w:del w:id="311" w:author="Nabera  Abhinandan" w:date="2024-12-06T11:42:00Z">
          <w:r w:rsidR="00032879" w:rsidRPr="00CF7E03" w:rsidDel="001F6A93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3 to </w:delText>
          </w:r>
        </w:del>
        <w:r w:rsidR="0003287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3.5 kWh kg</w:t>
        </w:r>
        <w:r w:rsidR="00032879" w:rsidRPr="00CF7E03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t>–1</w:t>
        </w:r>
        <w:r w:rsidR="0003287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 CaC</w:t>
        </w:r>
        <w:r w:rsidR="0003287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03287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or </w:t>
        </w:r>
        <w:r w:rsidR="0003287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10.6 kWh kg</w:t>
        </w:r>
        <w:r w:rsidR="00032879" w:rsidRPr="00CF7E03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t>–1</w:t>
        </w:r>
        <w:r w:rsidR="0003287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 C</w:t>
        </w:r>
        <w:r w:rsidR="0003287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03287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03287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</w:ins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coal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are consumed</w:t>
      </w:r>
      <w:ins w:id="312" w:author="Zhang, Zihao" w:date="2024-12-04T11:00:00Z">
        <w:r w:rsidR="0003287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ins w:id="313" w:author="Zhang, Zihao" w:date="2024-12-04T11:01:00Z">
        <w:r w:rsidR="00914704">
          <w:rPr>
            <w:rFonts w:ascii="Arial" w:eastAsiaTheme="minorEastAsia" w:hAnsi="Arial" w:cs="Arial"/>
            <w:sz w:val="22"/>
            <w:szCs w:val="22"/>
            <w:lang w:eastAsia="zh-CN"/>
          </w:rPr>
          <w:t>(</w:t>
        </w:r>
        <w:r w:rsidR="0091470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2 kg of coal</w:t>
        </w:r>
        <w:r w:rsidR="00914704" w:rsidRPr="00914704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91470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kg</w:t>
        </w:r>
        <w:r w:rsidR="00914704" w:rsidRPr="00CF7E03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t>–1</w:t>
        </w:r>
        <w:r w:rsidR="0091470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 C</w:t>
        </w:r>
        <w:r w:rsidR="00914704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91470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914704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914704">
          <w:rPr>
            <w:rFonts w:ascii="Arial" w:eastAsiaTheme="minorEastAsia" w:hAnsi="Arial" w:cs="Arial"/>
            <w:sz w:val="22"/>
            <w:szCs w:val="22"/>
            <w:lang w:eastAsia="zh-CN"/>
          </w:rPr>
          <w:t>)</w:t>
        </w:r>
      </w:ins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, with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one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third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resources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converted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F66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314" w:author="Zhang, Zihao" w:date="2024-12-04T11:01:00Z">
        <w:r w:rsidR="00914704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of </w:t>
        </w:r>
        <w:r w:rsidR="0091470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3.6 kg</w:t>
        </w:r>
        <w:r w:rsidR="00914704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result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decomposition of limestone (CaCO</w:t>
      </w:r>
      <w:r w:rsidR="00ED28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>combustion of byproduct CO</w:t>
      </w:r>
      <w:del w:id="315" w:author="Zhang, Zihao" w:date="2024-12-04T10:43:00Z">
        <w:r w:rsidR="00CE74B5" w:rsidRPr="00CF7E03" w:rsidDel="0055700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 provide heat for the arc furnace</w:delText>
        </w:r>
      </w:del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(iv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amounts of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solid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mostly 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7947E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ins w:id="316" w:author="Zhang, Zihao" w:date="2024-12-04T11:02:00Z">
        <w:r w:rsidR="00914704" w:rsidRPr="00914704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914704">
          <w:rPr>
            <w:rFonts w:ascii="Arial" w:eastAsiaTheme="minorEastAsia" w:hAnsi="Arial" w:cs="Arial"/>
            <w:sz w:val="22"/>
            <w:szCs w:val="22"/>
            <w:lang w:eastAsia="zh-CN"/>
          </w:rPr>
          <w:t>for 2.8 kg</w:t>
        </w:r>
      </w:ins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ins w:id="317" w:author="Zhang, Zihao" w:date="2024-12-04T11:02:00Z">
        <w:r w:rsidR="00914704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del w:id="318" w:author="Zhang, Zihao" w:date="2024-12-04T11:02:00Z">
        <w:r w:rsidR="007947EE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are produced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Due to these disadvantages and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transition </w:t>
      </w:r>
      <w:del w:id="319" w:author="Nabera  Abhinandan" w:date="2024-12-06T11:43:00Z">
        <w:r w:rsidR="00616178" w:rsidRPr="00CF7E03" w:rsidDel="001F6A9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 </w:delText>
        </w:r>
      </w:del>
      <w:ins w:id="320" w:author="Nabera  Abhinandan" w:date="2024-12-06T11:43:00Z">
        <w:r w:rsidR="001F6A93">
          <w:rPr>
            <w:rFonts w:ascii="Arial" w:eastAsiaTheme="minorEastAsia" w:hAnsi="Arial" w:cs="Arial"/>
            <w:sz w:val="22"/>
            <w:szCs w:val="22"/>
            <w:lang w:eastAsia="zh-CN"/>
          </w:rPr>
          <w:t>from</w:t>
        </w:r>
        <w:r w:rsidR="001F6A9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5D5F56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4B73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plants 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estern countries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shut</w:t>
      </w:r>
      <w:r w:rsidR="00F10FD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down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in China, where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coal reserve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are abundant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imported oil for olefin production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is costly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3181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significant</w:t>
      </w:r>
      <w:ins w:id="321" w:author="Zhang, Zihao" w:date="2024-12-04T10:48:00Z">
        <w:r w:rsidR="006A5C0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, reflected by significant increase in </w:t>
        </w:r>
        <w:r w:rsidR="006A5C05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CaC</w:t>
        </w:r>
        <w:r w:rsidR="006A5C05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6A5C05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production</w:t>
        </w:r>
        <w:r w:rsidR="006A5C0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to </w:t>
        </w:r>
        <w:r w:rsidR="006A5C05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28 Mt</w:t>
        </w:r>
        <w:r w:rsidR="006A5C05" w:rsidRPr="0071194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6A5C05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y</w:t>
        </w:r>
        <w:r w:rsidR="006A5C05" w:rsidRPr="00CF7E03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t>–1</w:t>
        </w:r>
      </w:ins>
      <w:del w:id="322" w:author="Zhang, Zihao" w:date="2024-12-04T10:48:00Z">
        <w:r w:rsidR="0061094B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</w:del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23" w:author="Zhang, Zihao" w:date="2024-12-04T10:48:00Z">
        <w:r w:rsidR="0074783A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After rapid growth </w:delText>
        </w:r>
      </w:del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21</w:t>
      </w:r>
      <w:r w:rsidR="0074783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st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del w:id="324" w:author="Nabera  Abhinandan" w:date="2024-12-06T12:16:00Z">
        <w:r w:rsidR="001969B9" w:rsidRPr="00CF7E03" w:rsidDel="007D203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1741B9" w:rsidRPr="00CF7E03" w:rsidDel="007D2033">
          <w:rPr>
            <w:rFonts w:ascii="Arial" w:eastAsiaTheme="minorEastAsia" w:hAnsi="Arial" w:cs="Arial"/>
            <w:sz w:val="22"/>
            <w:szCs w:val="22"/>
            <w:lang w:eastAsia="zh-CN"/>
          </w:rPr>
          <w:delText>(</w:delText>
        </w:r>
        <w:r w:rsidR="001741B9" w:rsidRPr="00CF7E03" w:rsidDel="007D203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</w:delText>
        </w:r>
        <w:r w:rsidR="00F548F7" w:rsidRPr="00CF7E03" w:rsidDel="007D203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. </w:delText>
        </w:r>
        <w:r w:rsidR="001741B9" w:rsidRPr="00CF7E03" w:rsidDel="007D203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3b</w:delText>
        </w:r>
        <w:r w:rsidR="001741B9" w:rsidRPr="00CF7E03" w:rsidDel="007D2033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</w:del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del w:id="325" w:author="Zhang, Zihao" w:date="2024-12-04T10:49:00Z">
        <w:r w:rsidR="00F24CE8" w:rsidRPr="00F24CE8" w:rsidDel="006A5C05">
          <w:rPr>
            <w:rFonts w:ascii="Arial" w:hAnsi="Arial" w:cs="Arial"/>
            <w:sz w:val="22"/>
            <w:vertAlign w:val="superscript"/>
          </w:rPr>
          <w:delText>15</w:delText>
        </w:r>
      </w:del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26" w:author="Zhang, Zihao" w:date="2024-12-04T10:48:00Z">
        <w:r w:rsidR="0074783A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74783A" w:rsidRPr="00CF7E03" w:rsidDel="006A5C05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74783A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</w:delText>
        </w:r>
      </w:del>
      <w:del w:id="327" w:author="Zhang, Zihao" w:date="2024-12-04T10:49:00Z">
        <w:r w:rsidR="0074783A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reached approximately</w:delText>
        </w:r>
      </w:del>
      <w:del w:id="328" w:author="Zhang, Zihao" w:date="2024-12-04T10:48:00Z">
        <w:r w:rsidR="0074783A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28</w:delText>
        </w:r>
        <w:r w:rsidR="00F548F7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74783A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Mt</w:delText>
        </w:r>
        <w:r w:rsidR="00711947" w:rsidRPr="00711947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711947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y</w:delText>
        </w:r>
        <w:r w:rsidR="00711947" w:rsidRPr="00CF7E03" w:rsidDel="006A5C05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–1</w:delText>
        </w:r>
      </w:del>
      <w:del w:id="329" w:author="Zhang, Zihao" w:date="2024-12-04T10:49:00Z">
        <w:r w:rsidR="0074783A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1969B9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 xml:space="preserve">accounting for more than 96% of the </w:t>
      </w:r>
      <w:del w:id="330" w:author="Nabera  Abhinandan" w:date="2024-12-06T11:44:00Z">
        <w:r w:rsidR="001969B9" w:rsidRPr="00D12D6B" w:rsidDel="001F6A93">
          <w:rPr>
            <w:rFonts w:ascii="Arial" w:eastAsiaTheme="minorEastAsia" w:hAnsi="Arial" w:cs="Arial"/>
            <w:sz w:val="22"/>
            <w:szCs w:val="22"/>
            <w:lang w:eastAsia="zh-CN"/>
          </w:rPr>
          <w:delText>world</w:delText>
        </w:r>
        <w:r w:rsidR="0074783A" w:rsidRPr="00D12D6B" w:rsidDel="001F6A93">
          <w:rPr>
            <w:rFonts w:ascii="Arial" w:eastAsiaTheme="minorEastAsia" w:hAnsi="Arial" w:cs="Arial"/>
            <w:sz w:val="22"/>
            <w:szCs w:val="22"/>
            <w:lang w:eastAsia="zh-CN"/>
          </w:rPr>
          <w:delText>’s</w:delText>
        </w:r>
        <w:r w:rsidR="001969B9" w:rsidRPr="00D12D6B" w:rsidDel="001F6A9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331" w:author="Nabera  Abhinandan" w:date="2024-12-06T11:44:00Z">
        <w:r w:rsidR="001F6A93">
          <w:rPr>
            <w:rFonts w:ascii="Arial" w:eastAsiaTheme="minorEastAsia" w:hAnsi="Arial" w:cs="Arial"/>
            <w:sz w:val="22"/>
            <w:szCs w:val="22"/>
            <w:lang w:eastAsia="zh-CN"/>
          </w:rPr>
          <w:t>global</w:t>
        </w:r>
        <w:r w:rsidR="001F6A93" w:rsidRPr="00D12D6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ins w:id="332" w:author="Zhang, Zihao" w:date="2024-12-04T10:49:00Z">
        <w:r w:rsidR="006A5C05" w:rsidRPr="00F24CE8">
          <w:rPr>
            <w:rFonts w:ascii="Arial" w:hAnsi="Arial" w:cs="Arial"/>
            <w:sz w:val="22"/>
            <w:vertAlign w:val="superscript"/>
          </w:rPr>
          <w:t>15</w:t>
        </w:r>
        <w:r w:rsidR="006A5C05">
          <w:rPr>
            <w:rFonts w:ascii="Arial" w:hAnsi="Arial" w:cs="Arial"/>
            <w:sz w:val="22"/>
            <w:vertAlign w:val="superscript"/>
          </w:rPr>
          <w:t>,</w:t>
        </w:r>
      </w:ins>
      <w:r w:rsidR="00BA3524" w:rsidRPr="00BA3524">
        <w:rPr>
          <w:rFonts w:ascii="Arial" w:hAnsi="Arial" w:cs="Arial"/>
          <w:sz w:val="22"/>
          <w:vertAlign w:val="superscript"/>
        </w:rPr>
        <w:t>50</w:t>
      </w:r>
      <w:ins w:id="333" w:author="Zhang, Zihao" w:date="2024-12-04T11:04:00Z">
        <w:r w:rsidR="00CE6227">
          <w:rPr>
            <w:rFonts w:ascii="Arial" w:hAnsi="Arial" w:cs="Arial"/>
            <w:sz w:val="22"/>
          </w:rPr>
          <w:t xml:space="preserve"> </w:t>
        </w:r>
      </w:ins>
      <w:del w:id="334" w:author="Zhang, Zihao" w:date="2024-12-04T10:47:00Z">
        <w:r w:rsidR="001969B9" w:rsidRPr="00CF7E03" w:rsidDel="006A5C0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</w:p>
    <w:p w14:paraId="12ADEABA" w14:textId="23DF36E4" w:rsidR="00477613" w:rsidRPr="00CF7E03" w:rsidRDefault="00E0320E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del w:id="335" w:author="Zhang, Zihao" w:date="2024-12-04T10:59:00Z">
        <w:r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In the CaC</w:delText>
        </w:r>
        <w:r w:rsidRPr="00CF7E03" w:rsidDel="000328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route</w:delText>
        </w:r>
        <w:r w:rsidR="00CD6F13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(</w:delText>
        </w:r>
        <w:r w:rsidR="00CD6F13" w:rsidRPr="00CF7E03" w:rsidDel="00032879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</w:delText>
        </w:r>
        <w:r w:rsidR="00803E0F" w:rsidRPr="00CF7E03" w:rsidDel="00032879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. </w:delText>
        </w:r>
        <w:r w:rsidR="00CD6F13" w:rsidRPr="00CF7E03" w:rsidDel="00032879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3a,</w:delText>
        </w:r>
        <w:r w:rsidR="00803E0F" w:rsidRPr="00CF7E03" w:rsidDel="00032879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 xml:space="preserve"> </w:delText>
        </w:r>
        <w:r w:rsidR="00CD6F13" w:rsidRPr="00CF7E03" w:rsidDel="00032879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3c</w:delText>
        </w:r>
        <w:r w:rsidR="00CD6F13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  <w:r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</w:del>
      <w:del w:id="336" w:author="Zhang, Zihao" w:date="2024-12-04T11:01:00Z"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produc</w:delText>
        </w:r>
        <w:r w:rsidR="002D5EAB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ing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1</w:delText>
        </w:r>
        <w:r w:rsidR="00803E0F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kg </w:delText>
        </w:r>
        <w:r w:rsidR="002D5EAB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 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2D5EAB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consumes </w:delText>
        </w:r>
        <w:r w:rsidR="000C3A2D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approximate</w:delText>
        </w:r>
        <w:r w:rsidR="002D5EAB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ly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3.1</w:delText>
        </w:r>
        <w:r w:rsidR="00803E0F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kg of 80</w:delText>
        </w:r>
        <w:r w:rsidR="008A28DA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% </w:delText>
        </w:r>
        <w:r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pure </w:delText>
        </w:r>
        <w:r w:rsidR="008A28DA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8A28DA" w:rsidRPr="00CF7E03" w:rsidDel="0091470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8A28DA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2B0CE0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derived from</w:delText>
        </w:r>
        <w:r w:rsidR="002B0CE0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7D22C4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2</w:delText>
        </w:r>
        <w:r w:rsidR="00803E0F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7D22C4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>kg</w:delText>
        </w:r>
        <w:r w:rsidR="002D5EAB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of</w:delText>
        </w:r>
        <w:r w:rsidR="007D22C4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coal,</w:delText>
        </w:r>
        <w:r w:rsidR="000C3A2D" w:rsidRPr="00CF7E03" w:rsidDel="0091470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337" w:author="Zhang, Zihao" w:date="2024-12-04T11:03:00Z">
        <w:r w:rsidR="002D5EAB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while generating 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>2.8</w:delText>
        </w:r>
        <w:r w:rsidR="00803E0F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kg </w:delText>
        </w:r>
        <w:r w:rsidR="002D5EAB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 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>Ca(OH)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2D5EAB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slag waste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3.6</w:delText>
        </w:r>
        <w:r w:rsidR="00803E0F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>kg</w:delText>
        </w:r>
        <w:r w:rsidR="002D5EAB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of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F24CE8" w:rsidRPr="00F24CE8" w:rsidDel="0091378C">
          <w:rPr>
            <w:rFonts w:ascii="Arial" w:hAnsi="Arial" w:cs="Arial"/>
            <w:sz w:val="22"/>
            <w:vertAlign w:val="superscript"/>
          </w:rPr>
          <w:delText>9,13</w:delText>
        </w:r>
        <w:r w:rsidR="000C3A2D" w:rsidRPr="00CF7E03" w:rsidDel="0091378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338" w:author="Zhang, Zihao" w:date="2024-12-04T10:59:00Z">
        <w:r w:rsidR="007D22C4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Electricity consumption </w:delText>
        </w:r>
        <w:r w:rsidR="00F629C4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is 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primarily </w:delText>
        </w:r>
        <w:r w:rsidR="00F629C4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associated with 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the CaC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 process, </w:delText>
        </w:r>
        <w:r w:rsidR="00F629C4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requiring about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3</w:delText>
        </w:r>
        <w:r w:rsidR="00F629C4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 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3.5</w:delText>
        </w:r>
        <w:r w:rsidR="004853BE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kWh</w:delText>
        </w:r>
        <w:r w:rsidR="004853BE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kg</w:delText>
        </w:r>
        <w:r w:rsidR="004853BE" w:rsidRPr="00CF7E03" w:rsidDel="00032879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–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1</w:delText>
        </w:r>
        <w:r w:rsidR="004853BE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BA3524" w:rsidRPr="00BA3524" w:rsidDel="00032879">
          <w:rPr>
            <w:rFonts w:ascii="Arial" w:hAnsi="Arial" w:cs="Arial"/>
            <w:sz w:val="22"/>
            <w:vertAlign w:val="superscript"/>
          </w:rPr>
          <w:delText>51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7E4511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and</w:delText>
        </w:r>
        <w:r w:rsidR="00F629C4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FB4552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 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total electricity consumption </w:delText>
        </w:r>
        <w:r w:rsidR="00F629C4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 </w:delText>
        </w:r>
        <w:r w:rsidR="007E4511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about 10</w:delText>
        </w:r>
        <w:r w:rsidR="009C05B0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.6</w:delText>
        </w:r>
        <w:r w:rsidR="001242ED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kWh</w:delText>
        </w:r>
        <w:r w:rsidR="001242ED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kg</w:delText>
        </w:r>
        <w:r w:rsidR="001242ED" w:rsidRPr="00CF7E03" w:rsidDel="00032879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–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1</w:delText>
        </w:r>
        <w:r w:rsidR="001242ED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87189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F24CE8" w:rsidRPr="00F24CE8" w:rsidDel="00032879">
          <w:rPr>
            <w:rFonts w:ascii="Arial" w:hAnsi="Arial" w:cs="Arial"/>
            <w:sz w:val="22"/>
            <w:vertAlign w:val="superscript"/>
          </w:rPr>
          <w:delText>11</w:delText>
        </w:r>
        <w:r w:rsidR="0097783A" w:rsidRPr="00CF7E03" w:rsidDel="000328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Several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 improvement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been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proposed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the years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reusing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Ca(OH)</w:t>
      </w:r>
      <w:r w:rsidR="002C61D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as building material</w:t>
      </w:r>
      <w:r w:rsidR="00621513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lime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via dehydration</w:t>
      </w:r>
      <w:r w:rsidR="004B0F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18,52,53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by Ca(OH)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limestone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mineralization,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recovery,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use of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54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 the use of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biochar to replace coal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14,53,55,56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39" w:author="Zhang, Zihao" w:date="2024-12-04T11:42:00Z">
        <w:r w:rsidR="00A24D68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Th</w:delText>
        </w:r>
        <w:r w:rsidR="002C61DB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ese</w:delText>
        </w:r>
        <w:r w:rsidR="00A24D68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methods could reduce slag waste</w:delText>
        </w:r>
        <w:r w:rsidR="002C61DB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A24D68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</w:delText>
        </w:r>
        <w:r w:rsidR="00A24D68" w:rsidRPr="00CF7E03" w:rsidDel="009F2A0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24D68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emission</w:delText>
        </w:r>
        <w:r w:rsidR="00FB4552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A24D68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2C61DB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and</w:delText>
        </w:r>
        <w:r w:rsidR="00A24D68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2C61DB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coal </w:delText>
        </w:r>
        <w:r w:rsidR="00A24D68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consumption to some extent</w:delText>
        </w:r>
        <w:r w:rsidR="00C11CAF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(</w:delText>
        </w:r>
        <w:r w:rsidR="00C11CAF" w:rsidRPr="00CF7E03" w:rsidDel="009F2A0F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</w:delText>
        </w:r>
        <w:r w:rsidR="001242ED" w:rsidRPr="00CF7E03" w:rsidDel="009F2A0F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. </w:delText>
        </w:r>
        <w:r w:rsidR="00C11CAF" w:rsidRPr="00CF7E03" w:rsidDel="009F2A0F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3c</w:delText>
        </w:r>
        <w:r w:rsidR="00C11CAF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  <w:r w:rsidR="00A24D68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Nevertheless, high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inevitable</w:t>
      </w:r>
      <w:del w:id="340" w:author="Zhang, Zihao" w:date="2024-12-04T11:47:00Z">
        <w:r w:rsidR="00785B38"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A24D68"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>due to</w:delText>
        </w:r>
        <w:r w:rsidR="00785B38"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the endothermic nature of </w:delText>
        </w:r>
        <w:r w:rsidR="00FB4552"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CC2354"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>CaC</w:delText>
        </w:r>
        <w:r w:rsidR="00CC2354" w:rsidRPr="00CF7E03" w:rsidDel="00387BD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C2354"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formation reaction</w:delText>
        </w:r>
      </w:del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so CaC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are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strategically placed in regions with cheap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del w:id="341" w:author="Zhang, Zihao" w:date="2024-12-04T11:42:00Z">
        <w:r w:rsidR="00941200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An oxythermal method, </w:delText>
        </w:r>
        <w:r w:rsidR="002C61DB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which heats a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mixture of CaO, coke, and O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2C61DB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can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produce CaC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with a </w:delText>
        </w:r>
        <w:r w:rsidR="002C61DB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lower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energy requirement</w:delText>
        </w:r>
        <w:r w:rsidR="00C85A21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9F2A0F">
          <w:rPr>
            <w:rFonts w:ascii="Arial" w:hAnsi="Arial" w:cs="Arial"/>
            <w:sz w:val="22"/>
            <w:vertAlign w:val="superscript"/>
          </w:rPr>
          <w:delText>48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However, significant energy consumption is still </w:delText>
        </w:r>
        <w:r w:rsidR="002C61DB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necessary, </w:delText>
        </w:r>
        <w:r w:rsidR="00C92D74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often supplied</w:delText>
        </w:r>
        <w:r w:rsidR="00C92D74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by </w:delText>
        </w:r>
        <w:r w:rsidR="001242ED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>combustion</w:delText>
        </w:r>
        <w:r w:rsidR="001242ED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of coke</w:delText>
        </w:r>
        <w:r w:rsidR="000B53E7" w:rsidRPr="00CF7E03" w:rsidDel="009F2A0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del w:id="342" w:author="Zhang, Zihao" w:date="2024-12-04T10:50:00Z">
        <w:r w:rsidR="00BC1CDD" w:rsidDel="00E91A6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O</w:delText>
        </w:r>
        <w:r w:rsidR="002A510A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ther metal carbides (</w:delText>
        </w:r>
        <w:r w:rsidR="002A510A" w:rsidRPr="003965AE" w:rsidDel="00E91A69">
          <w:rPr>
            <w:rFonts w:ascii="Arial" w:eastAsiaTheme="minorEastAsia" w:hAnsi="Arial" w:cs="Arial"/>
            <w:i/>
            <w:sz w:val="22"/>
            <w:szCs w:val="22"/>
            <w:lang w:eastAsia="zh-CN"/>
          </w:rPr>
          <w:delText>e.g.</w:delText>
        </w:r>
        <w:r w:rsidR="002A510A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, BaC</w:delText>
        </w:r>
        <w:r w:rsidR="002A510A" w:rsidRPr="00CF7E03" w:rsidDel="00E91A6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2A510A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Li</w:delText>
        </w:r>
        <w:r w:rsidR="002A510A" w:rsidRPr="00CF7E03" w:rsidDel="00E91A6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2A510A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2A510A" w:rsidRPr="00CF7E03" w:rsidDel="00E91A6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2A510A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) </w:delText>
        </w:r>
        <w:r w:rsidR="002C61DB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can be</w:delText>
        </w:r>
        <w:r w:rsidR="00C160BD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produced at relatively lower reaction temperature</w:delText>
        </w:r>
        <w:r w:rsidR="002C61DB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C160BD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8B7FC6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BC1CDD" w:rsidDel="00E91A6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but </w:delText>
        </w:r>
        <w:r w:rsidR="008B7FC6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they </w:delText>
        </w:r>
        <w:r w:rsidR="00B31587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are yet to be</w:delText>
        </w:r>
        <w:r w:rsidR="008B7FC6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commercialized due to </w:delText>
        </w:r>
        <w:r w:rsidR="00BC1CDD" w:rsidDel="00E91A6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more </w:delText>
        </w:r>
        <w:r w:rsidR="008B7FC6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complex reaction</w:delText>
        </w:r>
        <w:r w:rsidR="00B31587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pathways</w:delText>
        </w:r>
        <w:r w:rsidR="008B7FC6" w:rsidRPr="00CF7E03" w:rsidDel="00E91A69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E91A69">
          <w:rPr>
            <w:rFonts w:ascii="Arial" w:hAnsi="Arial" w:cs="Arial"/>
            <w:sz w:val="22"/>
            <w:vertAlign w:val="superscript"/>
          </w:rPr>
          <w:delText>49,57</w:delText>
        </w:r>
      </w:del>
    </w:p>
    <w:p w14:paraId="52F89ABA" w14:textId="1CC8FF25" w:rsidR="00C74984" w:rsidDel="001A5970" w:rsidRDefault="00C74984" w:rsidP="00FB177A">
      <w:pPr>
        <w:tabs>
          <w:tab w:val="left" w:pos="450"/>
        </w:tabs>
        <w:spacing w:before="240" w:line="360" w:lineRule="auto"/>
        <w:ind w:firstLine="504"/>
        <w:jc w:val="both"/>
        <w:rPr>
          <w:del w:id="343" w:author="Zhang, Zihao" w:date="2024-11-17T19:10:00Z"/>
          <w:rFonts w:ascii="Arial" w:eastAsiaTheme="minorEastAsia" w:hAnsi="Arial" w:cs="Arial"/>
          <w:b/>
          <w:sz w:val="22"/>
          <w:szCs w:val="22"/>
          <w:lang w:eastAsia="zh-CN"/>
        </w:rPr>
      </w:pPr>
      <w:del w:id="344" w:author="Zhang, Zihao" w:date="2024-11-17T19:10:00Z">
        <w:r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2.</w:delText>
        </w:r>
        <w:r w:rsidR="00311E70"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3</w:delText>
        </w:r>
        <w:r w:rsidR="0087061B"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.</w:delText>
        </w:r>
        <w:r w:rsidR="0087061B"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tab/>
        </w:r>
        <w:r w:rsidR="0073576F"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D</w:delText>
        </w:r>
        <w:r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irect </w:delText>
        </w:r>
        <w:r w:rsidR="00D81603" w:rsidRPr="00925822" w:rsidDel="001A5970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delText xml:space="preserve">commercial </w:delText>
        </w:r>
        <w:r w:rsidR="0073576F"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acetylene </w:delText>
        </w:r>
        <w:r w:rsidR="004369B0"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production</w:delText>
        </w:r>
        <w:r w:rsidR="0073576F"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 route</w:delText>
        </w:r>
        <w:r w:rsidR="009D2C77" w:rsidRPr="00925822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s</w:delText>
        </w:r>
      </w:del>
    </w:p>
    <w:p w14:paraId="24F0F732" w14:textId="35B9D2C3" w:rsidR="00100441" w:rsidRPr="00CF7E03" w:rsidRDefault="002D7EC0" w:rsidP="00FB177A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CH</w:t>
      </w:r>
      <w:r w:rsidR="00F07B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CF4B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D316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(C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9035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highly endothermic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the most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endothermic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having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standard enthalpy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of 376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kJ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mol</w:t>
      </w:r>
      <w:r w:rsidR="00DE590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55AE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ins w:id="345" w:author="Zhang, Zihao" w:date="2024-12-04T11:51:00Z">
        <w:r w:rsidR="00387BD3" w:rsidRPr="00387BD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387BD3">
          <w:rPr>
            <w:rFonts w:ascii="Arial" w:eastAsiaTheme="minorEastAsia" w:hAnsi="Arial" w:cs="Arial"/>
            <w:sz w:val="22"/>
            <w:szCs w:val="22"/>
            <w:lang w:eastAsia="zh-CN"/>
          </w:rPr>
          <w:t>This corresponds to</w:t>
        </w:r>
        <w:r w:rsidR="00387BD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the theoretical limit for the energy </w:t>
        </w:r>
        <w:r w:rsidR="00387BD3">
          <w:rPr>
            <w:rFonts w:ascii="Arial" w:eastAsiaTheme="minorEastAsia" w:hAnsi="Arial" w:cs="Arial"/>
            <w:sz w:val="22"/>
            <w:szCs w:val="22"/>
            <w:lang w:eastAsia="zh-CN"/>
          </w:rPr>
          <w:t>requirement</w:t>
        </w:r>
        <w:r w:rsidR="00387BD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387BD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of </w:t>
        </w:r>
        <w:r w:rsidR="00387BD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4.0 kWh kg</w:t>
        </w:r>
        <w:r w:rsidR="00387BD3" w:rsidRPr="00CF7E03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t>–1</w:t>
        </w:r>
        <w:r w:rsidR="00387BD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 C</w:t>
        </w:r>
        <w:r w:rsidR="00387BD3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387BD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387BD3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387BD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  <w:r w:rsidR="00387BD3" w:rsidRPr="00BA3524">
          <w:rPr>
            <w:rFonts w:ascii="Arial" w:hAnsi="Arial" w:cs="Arial"/>
            <w:sz w:val="22"/>
            <w:vertAlign w:val="superscript"/>
          </w:rPr>
          <w:t>58,59</w:t>
        </w:r>
      </w:ins>
    </w:p>
    <w:p w14:paraId="0AB7E1E4" w14:textId="4E7852C4" w:rsidR="001A410D" w:rsidRPr="00B34115" w:rsidRDefault="001A410D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376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018DCFF5" w14:textId="790C10FA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202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3AF91B01" w14:textId="5EF4369D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6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65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230BA47A" w14:textId="4D1257E1" w:rsidR="003D316D" w:rsidRPr="00CF7E03" w:rsidDel="00CC232C" w:rsidRDefault="00207363" w:rsidP="0023471F">
      <w:pPr>
        <w:pStyle w:val="ListParagraph"/>
        <w:spacing w:line="360" w:lineRule="auto"/>
        <w:ind w:left="0" w:firstLine="504"/>
        <w:jc w:val="both"/>
        <w:rPr>
          <w:del w:id="346" w:author="Zhang, Zihao" w:date="2024-12-04T12:31:00Z"/>
          <w:rFonts w:ascii="Arial" w:eastAsiaTheme="minorEastAsia" w:hAnsi="Arial" w:cs="Arial"/>
          <w:sz w:val="22"/>
          <w:szCs w:val="22"/>
          <w:lang w:eastAsia="zh-CN"/>
        </w:rPr>
      </w:pPr>
      <w:del w:id="347" w:author="Zhang, Zihao" w:date="2024-12-04T11:51:00Z">
        <w:r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>For the CH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 C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process, the theoretical limit for the energy </w:delText>
        </w:r>
        <w:r w:rsidR="00286E64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>requirement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is 4.0 kWh kg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–1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> C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CF7E03" w:rsidDel="00387BD3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387BD3">
          <w:rPr>
            <w:rFonts w:ascii="Arial" w:hAnsi="Arial" w:cs="Arial"/>
            <w:sz w:val="22"/>
            <w:vertAlign w:val="superscript"/>
          </w:rPr>
          <w:delText>58,59</w:delText>
        </w:r>
        <w:r w:rsidDel="00387BD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Thermodynamic data show that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3700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the most stable hydrocarbon at </w:t>
      </w:r>
      <w:del w:id="348" w:author="Zhang, Zihao" w:date="2024-12-04T12:29:00Z">
        <w:r w:rsidR="00B55AE2" w:rsidRPr="00CF7E03" w:rsidDel="00CC232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normal </w:delText>
        </w:r>
      </w:del>
      <w:ins w:id="349" w:author="Zhang, Zihao" w:date="2024-12-04T12:29:00Z">
        <w:r w:rsidR="00CC232C">
          <w:rPr>
            <w:rFonts w:ascii="Arial" w:eastAsiaTheme="minorEastAsia" w:hAnsi="Arial" w:cs="Arial"/>
            <w:sz w:val="22"/>
            <w:szCs w:val="22"/>
            <w:lang w:eastAsia="zh-CN"/>
          </w:rPr>
          <w:t>low</w:t>
        </w:r>
        <w:r w:rsidR="00CC232C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temperatures, while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least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stable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del w:id="350" w:author="Zhang, Zihao" w:date="2024-12-04T13:07:00Z">
        <w:r w:rsidR="00B55AE2" w:rsidRPr="00CF7E03" w:rsidDel="00D7295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4a</w:delText>
        </w:r>
      </w:del>
      <w:ins w:id="351" w:author="Zhang, Zihao" w:date="2024-12-04T13:07:00Z">
        <w:r w:rsidR="00D7295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3b</w:t>
        </w:r>
      </w:ins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B47A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With increasing temperature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free energy of C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decrease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making its formation more favorable 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7032D2" w:rsidRP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32D2" w:rsidRPr="00CF7E03">
        <w:rPr>
          <w:rFonts w:ascii="Arial" w:eastAsiaTheme="minorEastAsia" w:hAnsi="Arial" w:cs="Arial"/>
          <w:sz w:val="22"/>
          <w:szCs w:val="22"/>
          <w:lang w:eastAsia="zh-CN"/>
        </w:rPr>
        <w:t>other hydrocarbons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above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0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4369B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32,60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52" w:author="Zhang, Zihao" w:date="2024-12-04T11:53:00Z"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As seen in </w:delText>
        </w:r>
        <w:r w:rsidR="006A0938" w:rsidRPr="00CF7E03" w:rsidDel="0011421F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</w:delText>
        </w:r>
        <w:r w:rsidR="00CC0365" w:rsidRPr="00CF7E03" w:rsidDel="0011421F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. </w:delText>
        </w:r>
        <w:r w:rsidR="006A0938" w:rsidRPr="00CF7E03" w:rsidDel="0011421F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4b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, CH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F0165E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conversion 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to C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C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is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F0165E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thermodynamical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ly limited</w:delText>
        </w:r>
        <w:r w:rsidR="00F0165E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at </w:delText>
        </w:r>
        <w:r w:rsidR="00D25B4B" w:rsidDel="0011421F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600</w:delText>
        </w:r>
        <w:r w:rsidR="003D2784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D25B4B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°C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but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these limitations can be alleviated </w:delText>
        </w:r>
        <w:r w:rsidR="00FB1A02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at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25B4B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12</w:delText>
        </w:r>
        <w:r w:rsidR="00D25B4B" w:rsidDel="0011421F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00</w:delText>
        </w:r>
        <w:r w:rsidR="00D25B4B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 °C</w:delText>
        </w:r>
        <w:r w:rsidR="006A0938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A303EC" w:rsidDel="0011421F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delText>30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A17916" w:rsidDel="0011421F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Although 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0C4E16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 becomes more thermodynamically favorable</w:delText>
        </w:r>
      </w:del>
      <w:ins w:id="353" w:author="Zhang, Zihao" w:date="2024-12-04T11:53:00Z">
        <w:r w:rsidR="0011421F">
          <w:rPr>
            <w:rFonts w:ascii="Arial" w:eastAsiaTheme="minorEastAsia" w:hAnsi="Arial" w:cs="Arial"/>
            <w:sz w:val="22"/>
            <w:szCs w:val="22"/>
            <w:lang w:eastAsia="zh-CN"/>
          </w:rPr>
          <w:t>However,</w:t>
        </w:r>
      </w:ins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54" w:author="Zhang, Zihao" w:date="2024-12-04T11:53:00Z">
        <w:r w:rsidR="00081245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at</w:delText>
        </w:r>
        <w:r w:rsidR="00081245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high temperatures</w:t>
      </w:r>
      <w:del w:id="355" w:author="Zhang, Zihao" w:date="2024-12-04T11:53:00Z">
        <w:r w:rsidR="007C3475" w:rsidDel="0011421F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</w:delText>
        </w:r>
        <w:r w:rsidR="00CC0365" w:rsidRPr="00CF7E03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81245" w:rsidDel="0011421F">
          <w:rPr>
            <w:rFonts w:ascii="Arial" w:eastAsiaTheme="minorEastAsia" w:hAnsi="Arial" w:cs="Arial"/>
            <w:sz w:val="22"/>
            <w:szCs w:val="22"/>
            <w:lang w:eastAsia="zh-CN"/>
          </w:rPr>
          <w:delText>these conditions</w:delText>
        </w:r>
      </w:del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also promote 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33537">
        <w:rPr>
          <w:rFonts w:ascii="Arial" w:eastAsiaTheme="minorEastAsia" w:hAnsi="Arial" w:cs="Arial"/>
          <w:sz w:val="22"/>
          <w:szCs w:val="22"/>
          <w:lang w:eastAsia="zh-CN"/>
        </w:rPr>
        <w:t xml:space="preserve">to carbon and hydrogen 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3E18D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ins w:id="356" w:author="Zhang, Zihao" w:date="2024-12-04T13:07:00Z">
        <w:r w:rsidR="00D7295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3b</w:t>
        </w:r>
      </w:ins>
      <w:del w:id="357" w:author="Zhang, Zihao" w:date="2024-12-04T13:07:00Z">
        <w:r w:rsidR="003E18D7" w:rsidRPr="00CF7E03" w:rsidDel="00D7295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4a</w:delText>
        </w:r>
      </w:del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. Thus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achieving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reasonable 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77E7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CH</w:t>
      </w:r>
      <w:r w:rsidR="00577E7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58" w:author="Nabera  Abhinandan" w:date="2024-12-06T11:47:00Z">
        <w:r w:rsidR="00334DCC" w:rsidRPr="00CF7E03" w:rsidDel="001F6A9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necessitates </w:delText>
        </w:r>
      </w:del>
      <w:ins w:id="359" w:author="Nabera  Abhinandan" w:date="2024-12-06T11:47:00Z">
        <w:r w:rsidR="001F6A93">
          <w:rPr>
            <w:rFonts w:ascii="Arial" w:eastAsiaTheme="minorEastAsia" w:hAnsi="Arial" w:cs="Arial"/>
            <w:sz w:val="22"/>
            <w:szCs w:val="22"/>
            <w:lang w:eastAsia="zh-CN"/>
          </w:rPr>
          <w:t>requires</w:t>
        </w:r>
        <w:r w:rsidR="001F6A9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>high reaction temperature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rapid quenching of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stream</w:t>
      </w:r>
      <w:ins w:id="360" w:author="Zhang, Zihao" w:date="2024-12-04T12:31:00Z">
        <w:r w:rsidR="00CC232C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such as </w:t>
        </w:r>
      </w:ins>
      <w:ins w:id="361" w:author="Nabera  Abhinandan" w:date="2024-12-06T11:48:00Z">
        <w:r w:rsidR="001F6A9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in </w:t>
        </w:r>
      </w:ins>
      <w:del w:id="362" w:author="Zhang, Zihao" w:date="2024-12-04T12:31:00Z">
        <w:r w:rsidR="00C7767F" w:rsidRPr="00CF7E03" w:rsidDel="00CC232C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</w:del>
    </w:p>
    <w:p w14:paraId="482A9A56" w14:textId="5FC2046F" w:rsidR="00F5052C" w:rsidRPr="00CF7E03" w:rsidRDefault="00992736" w:rsidP="00CC232C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del w:id="363" w:author="Zhang, Zihao" w:date="2024-12-04T12:31:00Z">
        <w:r w:rsidRPr="00CF7E03" w:rsidDel="00CC232C">
          <w:rPr>
            <w:rFonts w:ascii="Arial" w:eastAsiaTheme="minorEastAsia" w:hAnsi="Arial" w:cs="Arial"/>
            <w:sz w:val="22"/>
            <w:szCs w:val="22"/>
            <w:lang w:eastAsia="zh-CN"/>
          </w:rPr>
          <w:delText>T</w:delText>
        </w:r>
        <w:r w:rsidR="005E5377" w:rsidRPr="00CF7E03" w:rsidDel="00CC232C">
          <w:rPr>
            <w:rFonts w:ascii="Arial" w:eastAsiaTheme="minorEastAsia" w:hAnsi="Arial" w:cs="Arial"/>
            <w:sz w:val="22"/>
            <w:szCs w:val="22"/>
            <w:lang w:eastAsia="zh-CN"/>
          </w:rPr>
          <w:delText>wo primary</w:delText>
        </w:r>
      </w:del>
      <w:del w:id="364" w:author="Nabera  Abhinandan" w:date="2024-12-06T11:46:00Z">
        <w:r w:rsidR="005E5377" w:rsidRPr="00CF7E03" w:rsidDel="001F6A9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</w:t>
      </w:r>
      <w:del w:id="365" w:author="Zhang, Zihao" w:date="2024-12-04T12:31:00Z">
        <w:r w:rsidR="005E5377" w:rsidRPr="00CF7E03" w:rsidDel="00CC232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technologies </w:delText>
        </w:r>
      </w:del>
      <w:del w:id="366" w:author="Zhang, Zihao" w:date="2024-12-04T11:54:00Z">
        <w:r w:rsidR="005E5377" w:rsidRPr="00CF7E03" w:rsidDel="00B50474">
          <w:rPr>
            <w:rFonts w:ascii="Arial" w:eastAsiaTheme="minorEastAsia" w:hAnsi="Arial" w:cs="Arial"/>
            <w:sz w:val="22"/>
            <w:szCs w:val="22"/>
            <w:lang w:eastAsia="zh-CN"/>
          </w:rPr>
          <w:delText>for direct C</w:delText>
        </w:r>
        <w:r w:rsidR="005E5377" w:rsidRPr="00CF7E03" w:rsidDel="00B5047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5E5377" w:rsidRPr="00CF7E03" w:rsidDel="00B50474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5E5377" w:rsidRPr="00CF7E03" w:rsidDel="00B5047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5E5377" w:rsidRPr="00CF7E03" w:rsidDel="00B5047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 are </w:delText>
        </w:r>
        <w:r w:rsidR="00081245" w:rsidDel="00B50474">
          <w:rPr>
            <w:rFonts w:ascii="Arial" w:eastAsiaTheme="minorEastAsia" w:hAnsi="Arial" w:cs="Arial"/>
            <w:sz w:val="22"/>
            <w:szCs w:val="22"/>
            <w:lang w:eastAsia="zh-CN"/>
          </w:rPr>
          <w:delText>the</w:delText>
        </w:r>
      </w:del>
      <w:del w:id="367" w:author="Zhang, Zihao" w:date="2024-12-04T12:31:00Z">
        <w:r w:rsidR="00081245" w:rsidDel="00CC232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452C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1945A5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</w:t>
      </w:r>
      <w:ins w:id="368" w:author="Zhang, Zihao" w:date="2024-12-04T12:31:00Z">
        <w:r w:rsidR="00CC232C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r w:rsidR="00CC232C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technologies</w:t>
        </w:r>
      </w:ins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del w:id="369" w:author="Zhang, Zihao" w:date="2024-12-04T13:13:00Z">
        <w:r w:rsidR="006C7FA0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These technologies have explored various carbon </w:delText>
        </w:r>
        <w:r w:rsidR="00551D1E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>resources</w:delText>
        </w:r>
        <w:r w:rsidR="006C7FA0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551D1E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including </w:delText>
        </w:r>
        <w:r w:rsidR="00A87C2A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>crude oil,</w:delText>
        </w:r>
        <w:r w:rsidR="00551D1E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naphtha</w:delText>
        </w:r>
        <w:r w:rsidR="006C7FA0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>, and</w:delText>
        </w:r>
        <w:r w:rsidR="00551D1E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coal</w:delText>
        </w:r>
        <w:r w:rsidR="006C7FA0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>, but</w:delText>
        </w:r>
        <w:r w:rsidR="00A87C2A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natural gas </w:delText>
        </w:r>
        <w:r w:rsidR="006C7FA0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remains the only feedstock </w:delText>
        </w:r>
        <w:r w:rsidR="00C92833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>currently used</w:delText>
        </w:r>
        <w:r w:rsidR="001B565E" w:rsidRPr="001B565E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1B565E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>industrial</w:delText>
        </w:r>
        <w:r w:rsidR="001B565E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>ly</w:delText>
        </w:r>
        <w:r w:rsidR="00A87C2A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ins w:id="370" w:author="Zhang, Zihao" w:date="2024-12-04T13:08:00Z">
        <w:r w:rsidR="0065379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For PC, </w:t>
        </w:r>
      </w:ins>
      <w:del w:id="371" w:author="Zhang, Zihao" w:date="2024-12-04T13:07:00Z"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reactor </w:delText>
        </w:r>
        <w:r w:rsidR="00E7674C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concepts</w:delText>
        </w:r>
        <w:r w:rsidR="00E7674C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E6F7F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are illustrated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in </w:delText>
        </w:r>
        <w:r w:rsidR="00B33336" w:rsidRPr="00CF7E03" w:rsidDel="0065379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</w:delText>
        </w:r>
        <w:r w:rsidR="005C1756" w:rsidRPr="00CF7E03" w:rsidDel="0065379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. </w:delText>
        </w:r>
        <w:r w:rsidR="00B33336" w:rsidRPr="00CF7E03" w:rsidDel="0065379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4c</w:delText>
        </w:r>
        <w:r w:rsidR="00685FC0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In </w:delText>
        </w:r>
        <w:r w:rsidR="00947C0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763B49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PC</w:delText>
        </w:r>
        <w:r w:rsidR="00A87C2A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process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, natural gas and O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are preheated separately (to 600</w:delText>
        </w:r>
        <w:r w:rsidR="005C175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°C when CH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is used) </w:delText>
        </w:r>
        <w:r w:rsidR="006B3129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before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7A42A8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mixing</w:delText>
        </w:r>
        <w:r w:rsidR="00B33336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in the diffuser</w:delText>
        </w:r>
        <w:r w:rsidR="007A42A8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6B3129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and </w:delText>
        </w:r>
        <w:r w:rsidR="007A42A8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passing through the burner and reaction chamber.</w:delText>
        </w:r>
        <w:r w:rsidR="00F24CE8" w:rsidRPr="00F24CE8" w:rsidDel="0065379E">
          <w:rPr>
            <w:rFonts w:ascii="Arial" w:hAnsi="Arial" w:cs="Arial"/>
            <w:sz w:val="22"/>
            <w:vertAlign w:val="superscript"/>
          </w:rPr>
          <w:delText>5</w:delText>
        </w:r>
        <w:r w:rsidR="007A42A8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372" w:author="Zhang, Zihao" w:date="2024-12-04T13:08:00Z">
        <w:r w:rsidR="0065379E">
          <w:rPr>
            <w:rFonts w:ascii="Arial" w:eastAsiaTheme="minorEastAsia" w:hAnsi="Arial" w:cs="Arial"/>
            <w:sz w:val="22"/>
            <w:szCs w:val="22"/>
            <w:lang w:eastAsia="zh-CN"/>
          </w:rPr>
          <w:t>a</w:t>
        </w:r>
      </w:ins>
      <w:del w:id="373" w:author="Zhang, Zihao" w:date="2024-12-04T13:08:00Z">
        <w:r w:rsidR="006B3129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A</w:delText>
        </w:r>
      </w:del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pproximately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60% of 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combust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burner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stabilize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above </w:t>
      </w:r>
      <w:r w:rsidR="00A810E5" w:rsidRPr="00CF7E03">
        <w:rPr>
          <w:rFonts w:ascii="Arial" w:eastAsiaTheme="minorEastAsia" w:hAnsi="Arial" w:cs="Arial"/>
          <w:sz w:val="22"/>
          <w:szCs w:val="22"/>
          <w:lang w:eastAsia="zh-CN"/>
        </w:rPr>
        <w:t>1500</w:t>
      </w:r>
      <w:r w:rsidR="00A810E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facilitating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the remaining CH</w:t>
      </w:r>
      <w:r w:rsidR="00740EE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2F21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gas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exits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reactor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>within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milliseconds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rapid quenching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water or oi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>l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sprays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del w:id="374" w:author="Zhang, Zihao" w:date="2024-12-04T13:10:00Z">
        <w:r w:rsidR="008C7EF9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Th</w:delText>
        </w:r>
        <w:r w:rsidR="003C6AE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is process results in a C</w:delText>
        </w:r>
        <w:r w:rsidR="003C6AEA" w:rsidRPr="00CF7E03" w:rsidDel="00DC055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C6AE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3C6AEA" w:rsidRPr="00CF7E03" w:rsidDel="00DC055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C6AE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concentration of around </w:delText>
        </w:r>
        <w:r w:rsidR="00892EEF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8</w:delText>
        </w:r>
        <w:r w:rsidR="00892EEF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3C6AE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vol.% </w:delText>
        </w:r>
        <w:r w:rsidR="008C7EF9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in the cracked gas</w:delText>
        </w:r>
        <w:r w:rsidR="003C6AE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DC0552">
          <w:rPr>
            <w:rFonts w:ascii="Arial" w:hAnsi="Arial" w:cs="Arial"/>
            <w:sz w:val="22"/>
            <w:vertAlign w:val="superscript"/>
          </w:rPr>
          <w:delText>32</w:delText>
        </w:r>
        <w:r w:rsidR="008C7EF9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hermal plasma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del w:id="375" w:author="Zhang, Zihao" w:date="2024-12-05T13:31:00Z">
        <w:r w:rsidR="009C062A" w:rsidDel="005619C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in contrast, uses </w:delText>
        </w:r>
      </w:del>
      <w:ins w:id="376" w:author="Zhang, Zihao" w:date="2024-12-05T13:31:00Z">
        <w:r w:rsidR="005619CA">
          <w:rPr>
            <w:rFonts w:ascii="Arial" w:eastAsiaTheme="minorEastAsia" w:hAnsi="Arial" w:cs="Arial" w:hint="eastAsia"/>
            <w:sz w:val="22"/>
            <w:szCs w:val="22"/>
            <w:lang w:eastAsia="zh-CN"/>
          </w:rPr>
          <w:t>known as the</w:t>
        </w:r>
      </w:ins>
      <w:del w:id="377" w:author="Zhang, Zihao" w:date="2024-12-05T13:31:00Z">
        <w:r w:rsidR="009C062A" w:rsidDel="005619C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an</w:delText>
        </w:r>
      </w:del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electric arc</w:t>
      </w:r>
      <w:del w:id="378" w:author="Zhang, Zihao" w:date="2024-12-05T13:31:00Z">
        <w:r w:rsidR="009C062A" w:rsidDel="005619C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for direct heating</w:delText>
        </w:r>
      </w:del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5709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achiev</w:t>
      </w:r>
      <w:ins w:id="379" w:author="Nabera  Abhinandan" w:date="2024-12-06T11:48:00Z">
        <w:r w:rsidR="001F6A93">
          <w:rPr>
            <w:rFonts w:ascii="Arial" w:eastAsiaTheme="minorEastAsia" w:hAnsi="Arial" w:cs="Arial"/>
            <w:sz w:val="22"/>
            <w:szCs w:val="22"/>
            <w:lang w:eastAsia="zh-CN"/>
          </w:rPr>
          <w:t>es</w:t>
        </w:r>
      </w:ins>
      <w:del w:id="380" w:author="Nabera  Abhinandan" w:date="2024-12-06T11:48:00Z">
        <w:r w:rsidR="004647EE" w:rsidDel="001F6A9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ing</w:delText>
        </w:r>
      </w:del>
      <w:r w:rsidR="00A058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temperature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381" w:author="Nabera  Abhinandan" w:date="2024-12-06T11:48:00Z">
        <w:r w:rsidR="001F6A9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of </w:t>
        </w:r>
      </w:ins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to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20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000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at the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arc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center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while the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electrode walls 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>around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8B38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82" w:author="Zhang, Zihao" w:date="2024-12-04T13:09:00Z">
        <w:r w:rsidR="009C062A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A</w:delText>
        </w:r>
        <w:r w:rsidR="009C062A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vortex chamber </w:delText>
        </w:r>
        <w:r w:rsidR="009C062A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stabilizes</w:delText>
        </w:r>
        <w:r w:rsidR="009C062A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the arc </w:delText>
        </w:r>
        <w:r w:rsidR="009C062A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between the cathode and anode by injecting gas tangentially</w:delText>
        </w:r>
        <w:r w:rsidR="009C062A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. </w:delText>
        </w:r>
        <w:r w:rsidR="00A11ED1" w:rsidRPr="00CF7E03" w:rsidDel="0065379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Fig. 4c</w:delText>
        </w:r>
        <w:r w:rsidR="00A11ED1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highlights the critical role of reactor and process </w:delText>
        </w:r>
        <w:r w:rsidR="00527CB5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design </w:delText>
        </w:r>
        <w:r w:rsidR="00A11ED1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in the </w:delText>
        </w:r>
        <w:r w:rsidR="00A11ED1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industrialization</w:delText>
        </w:r>
        <w:r w:rsidR="00A11ED1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of </w:delText>
        </w:r>
        <w:r w:rsidR="00A11ED1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A11ED1" w:rsidRPr="00CF7E03" w:rsidDel="0065379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11ED1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A11ED1" w:rsidRPr="00CF7E03" w:rsidDel="0065379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A11ED1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</w:delText>
        </w:r>
        <w:r w:rsidR="00A11ED1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A11ED1" w:rsidRPr="00176515" w:rsidDel="0065379E">
          <w:rPr>
            <w:rFonts w:ascii="Arial" w:eastAsiaTheme="minorEastAsia" w:hAnsi="Arial" w:cs="Arial" w:hint="eastAsia"/>
            <w:i/>
            <w:iCs/>
            <w:sz w:val="22"/>
            <w:szCs w:val="22"/>
            <w:lang w:eastAsia="zh-CN"/>
          </w:rPr>
          <w:delText>via</w:delText>
        </w:r>
        <w:r w:rsidR="00A11ED1" w:rsidDel="0065379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PC and thermal plasma</w:delText>
        </w:r>
        <w:r w:rsidR="00257C8A" w:rsidRPr="00CF7E03" w:rsidDel="0065379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del w:id="383" w:author="Zhang, Zihao" w:date="2024-12-04T13:12:00Z">
        <w:r w:rsidR="0098759F" w:rsidRPr="00CF7E03" w:rsidDel="000B3A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4d</w:delText>
        </w:r>
        <w:r w:rsidR="0098759F" w:rsidRPr="00CF7E03" w:rsidDel="000B3A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384" w:author="Zhang, Zihao" w:date="2024-12-04T13:12:00Z">
        <w:r w:rsidR="000B3A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3c</w:t>
        </w:r>
        <w:r w:rsidR="000B3A1A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compar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 </w:t>
      </w:r>
      <w:r w:rsidR="006065A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these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two technologies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5,9,13,32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thermal plasma method yields </w:t>
      </w:r>
      <w:ins w:id="385" w:author="Nabera  Abhinandan" w:date="2024-12-06T11:48:00Z">
        <w:r w:rsidR="00290F5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 </w:t>
        </w:r>
      </w:ins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higher C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in the cracked gas, l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ower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consumption, and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00FE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D06B7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ins w:id="386" w:author="Zhang, Zihao" w:date="2024-12-04T13:10:00Z">
        <w:r w:rsidR="00DC0552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, but it </w:t>
        </w:r>
      </w:ins>
      <w:del w:id="387" w:author="Zhang, Zihao" w:date="2024-12-04T13:10:00Z">
        <w:r w:rsidR="0098759F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D06B7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98759F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Despite these advantages, thermal plasma </w:delText>
        </w:r>
      </w:del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significantly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high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>er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 consumption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ins w:id="388" w:author="Nabera  Abhinandan" w:date="2024-12-06T11:49:00Z">
        <w:r w:rsidR="00290F5C">
          <w:rPr>
            <w:rFonts w:ascii="Arial" w:eastAsiaTheme="minorEastAsia" w:hAnsi="Arial" w:cs="Arial"/>
            <w:sz w:val="22"/>
            <w:szCs w:val="22"/>
            <w:lang w:eastAsia="zh-CN"/>
          </w:rPr>
          <w:br/>
        </w:r>
      </w:ins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12.</w:t>
      </w:r>
      <w:r w:rsidR="00E732E2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E38C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2C782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34C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extensive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34CC8" w:rsidRPr="00CF7E03">
        <w:rPr>
          <w:rFonts w:ascii="Arial" w:eastAsiaTheme="minorEastAsia" w:hAnsi="Arial" w:cs="Arial"/>
          <w:sz w:val="22"/>
          <w:szCs w:val="22"/>
          <w:lang w:eastAsia="zh-CN"/>
        </w:rPr>
        <w:t>soot formation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5,62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389" w:author="Zhang, Zihao" w:date="2024-12-04T13:10:00Z"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Another </w:delText>
        </w:r>
        <w:r w:rsidR="00685C63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type of 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thermal plasma plant</w:delText>
        </w:r>
        <w:r w:rsidR="004505A5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operated by DuPont between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1963</w:delText>
        </w:r>
        <w:r w:rsidR="00C443C4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1968</w:delText>
        </w:r>
        <w:r w:rsidR="004505A5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show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ed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higher C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yield and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lower electricity consumption of 8.8</w:delText>
        </w:r>
        <w:r w:rsidR="009426E4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kWh</w:delText>
        </w:r>
        <w:r w:rsidR="009426E4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kg</w:delText>
        </w:r>
        <w:r w:rsidR="009426E4" w:rsidRPr="00CF7E03" w:rsidDel="00DC0552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–</w:delText>
        </w:r>
        <w:r w:rsidR="00A11681" w:rsidRPr="00CF7E03" w:rsidDel="00DC0552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1</w:delText>
        </w:r>
        <w:r w:rsidR="00A11681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685C63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using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 rotating arc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DC0552">
          <w:rPr>
            <w:rFonts w:ascii="Arial" w:hAnsi="Arial" w:cs="Arial"/>
            <w:sz w:val="22"/>
            <w:vertAlign w:val="superscript"/>
          </w:rPr>
          <w:delText>63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owever, 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the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equipment design was </w:delText>
        </w:r>
        <w:r w:rsidR="00832261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more 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complex</w:delText>
        </w:r>
        <w:r w:rsidR="0093067C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B56CD6" w:rsidDel="00DC0552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with decreased stability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and </w:delText>
        </w:r>
        <w:r w:rsidR="000838B1" w:rsidDel="00DC0552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costly 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1581B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was co-fed as the plasma gas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DC0552">
          <w:rPr>
            <w:rFonts w:ascii="Arial" w:hAnsi="Arial" w:cs="Arial"/>
            <w:sz w:val="22"/>
            <w:vertAlign w:val="superscript"/>
          </w:rPr>
          <w:delText>63</w:delText>
        </w:r>
        <w:r w:rsidR="00CB712A" w:rsidRPr="00CF7E03" w:rsidDel="00DC05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ith the increasing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availability of green electricity, </w:t>
      </w:r>
      <w:r w:rsidR="001F5C30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plasma has 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>garnered</w:t>
      </w:r>
      <w:r w:rsidR="007F27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more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>attention.</w:t>
      </w:r>
      <w:r w:rsidR="00BA3524" w:rsidRPr="00BA3524">
        <w:rPr>
          <w:rFonts w:ascii="Arial" w:hAnsi="Arial" w:cs="Arial"/>
          <w:sz w:val="22"/>
          <w:vertAlign w:val="superscript"/>
        </w:rPr>
        <w:t>13,21,64</w:t>
      </w:r>
    </w:p>
    <w:p w14:paraId="0ADE0C95" w14:textId="14817484" w:rsidR="009D2C77" w:rsidRPr="00AA2B19" w:rsidRDefault="009D2C77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390" w:name="_Hlk170915369"/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del w:id="391" w:author="Zhang, Zihao" w:date="2024-11-17T19:08:00Z">
        <w:r w:rsidRPr="00CF7E03" w:rsidDel="001A597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4</w:delText>
        </w:r>
      </w:del>
      <w:ins w:id="392" w:author="Zhang, Zihao" w:date="2024-11-17T19:08:00Z">
        <w:r w:rsidR="001A5970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3</w:t>
        </w:r>
      </w:ins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del w:id="393" w:author="Zhang, Zihao" w:date="2024-12-04T13:40:00Z">
        <w:r w:rsidR="001507EA" w:rsidRPr="00CF7E03" w:rsidDel="00053D7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Emerging </w:delText>
        </w:r>
        <w:r w:rsidR="0099087A" w:rsidDel="00053D7E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delText xml:space="preserve">direct </w:delText>
        </w:r>
        <w:r w:rsidR="003910A4" w:rsidRPr="00CF7E03" w:rsidDel="00053D7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a</w:delText>
        </w:r>
        <w:r w:rsidRPr="00CF7E03" w:rsidDel="00053D7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cetylene synthesis </w:delText>
        </w:r>
        <w:r w:rsidR="00AA08EB" w:rsidRPr="00CF7E03" w:rsidDel="00053D7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routes </w:delText>
        </w:r>
        <w:r w:rsidR="003910A4" w:rsidRPr="00CF7E03" w:rsidDel="00053D7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 xml:space="preserve">and catalytic </w:delText>
        </w:r>
        <w:r w:rsidR="00AA08EB" w:rsidRPr="00CF7E03" w:rsidDel="00053D7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applications</w:delText>
        </w:r>
      </w:del>
      <w:ins w:id="394" w:author="Zhang, Zihao" w:date="2024-12-04T13:40:00Z">
        <w:r w:rsidR="00053D7E" w:rsidRPr="00053D7E">
          <w:rPr>
            <w:rFonts w:ascii="Arial" w:eastAsiaTheme="minorEastAsia" w:hAnsi="Arial" w:cs="Arial"/>
            <w:b/>
            <w:sz w:val="22"/>
            <w:szCs w:val="22"/>
            <w:lang w:eastAsia="zh-CN"/>
          </w:rPr>
          <w:t xml:space="preserve">Emerging </w:t>
        </w:r>
        <w:r w:rsidR="00053D7E" w:rsidRPr="00053D7E">
          <w:rPr>
            <w:rFonts w:ascii="Arial" w:eastAsiaTheme="minorEastAsia" w:hAnsi="Arial" w:cs="Arial"/>
            <w:b/>
            <w:iCs/>
            <w:sz w:val="22"/>
            <w:szCs w:val="22"/>
            <w:lang w:eastAsia="zh-CN"/>
          </w:rPr>
          <w:t>C</w:t>
        </w:r>
        <w:r w:rsidR="00053D7E" w:rsidRPr="00053D7E">
          <w:rPr>
            <w:rFonts w:ascii="Arial" w:eastAsiaTheme="minorEastAsia" w:hAnsi="Arial" w:cs="Arial"/>
            <w:b/>
            <w:iCs/>
            <w:sz w:val="22"/>
            <w:szCs w:val="22"/>
            <w:vertAlign w:val="subscript"/>
            <w:lang w:eastAsia="zh-CN"/>
          </w:rPr>
          <w:t>2</w:t>
        </w:r>
        <w:r w:rsidR="00053D7E" w:rsidRPr="00053D7E">
          <w:rPr>
            <w:rFonts w:ascii="Arial" w:eastAsiaTheme="minorEastAsia" w:hAnsi="Arial" w:cs="Arial"/>
            <w:b/>
            <w:iCs/>
            <w:sz w:val="22"/>
            <w:szCs w:val="22"/>
            <w:lang w:eastAsia="zh-CN"/>
          </w:rPr>
          <w:t>H</w:t>
        </w:r>
        <w:r w:rsidR="00053D7E" w:rsidRPr="00053D7E">
          <w:rPr>
            <w:rFonts w:ascii="Arial" w:eastAsiaTheme="minorEastAsia" w:hAnsi="Arial" w:cs="Arial"/>
            <w:b/>
            <w:iCs/>
            <w:sz w:val="22"/>
            <w:szCs w:val="22"/>
            <w:vertAlign w:val="subscript"/>
            <w:lang w:eastAsia="zh-CN"/>
          </w:rPr>
          <w:t>2</w:t>
        </w:r>
        <w:r w:rsidR="00053D7E" w:rsidRPr="00053D7E">
          <w:rPr>
            <w:rFonts w:ascii="Arial" w:eastAsiaTheme="minorEastAsia" w:hAnsi="Arial" w:cs="Arial"/>
            <w:b/>
            <w:sz w:val="22"/>
            <w:szCs w:val="22"/>
            <w:lang w:eastAsia="zh-CN"/>
          </w:rPr>
          <w:t xml:space="preserve"> synthesis routes via the plasma process</w:t>
        </w:r>
      </w:ins>
    </w:p>
    <w:bookmarkEnd w:id="390"/>
    <w:p w14:paraId="10F904BF" w14:textId="1D98A8D5" w:rsidR="008A7E80" w:rsidRDefault="00574CD0" w:rsidP="006D79EB">
      <w:pPr>
        <w:pStyle w:val="ListParagraph"/>
        <w:spacing w:line="360" w:lineRule="auto"/>
        <w:ind w:left="0" w:firstLine="504"/>
        <w:jc w:val="both"/>
        <w:rPr>
          <w:ins w:id="395" w:author="Zhang, Zihao" w:date="2024-12-04T17:16:00Z"/>
          <w:rFonts w:ascii="Arial" w:eastAsiaTheme="minorEastAsia" w:hAnsi="Arial" w:cs="Arial"/>
          <w:sz w:val="22"/>
          <w:szCs w:val="22"/>
          <w:lang w:eastAsia="zh-CN"/>
        </w:rPr>
      </w:pPr>
      <w:ins w:id="396" w:author="Zhang, Zihao" w:date="2024-12-05T14:14:00Z"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Coal</w:t>
        </w:r>
      </w:ins>
      <w:ins w:id="397" w:author="Nabera  Abhinandan" w:date="2024-12-06T11:51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noBreakHyphen/>
        </w:r>
      </w:ins>
      <w:ins w:id="398" w:author="Zhang, Zihao" w:date="2024-12-05T14:14:00Z">
        <w:del w:id="399" w:author="Nabera  Abhinandan" w:date="2024-12-06T11:51:00Z">
          <w:r w:rsidRPr="00574CD0" w:rsidDel="0039443D">
            <w:rPr>
              <w:rFonts w:ascii="Arial" w:eastAsiaTheme="minorEastAsia" w:hAnsi="Arial" w:cs="Arial"/>
              <w:bCs/>
              <w:sz w:val="22"/>
              <w:szCs w:val="22"/>
              <w:lang w:eastAsia="zh-CN"/>
            </w:rPr>
            <w:delText>-</w:delText>
          </w:r>
        </w:del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to</w:t>
        </w:r>
      </w:ins>
      <w:ins w:id="400" w:author="Nabera  Abhinandan" w:date="2024-12-06T11:51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noBreakHyphen/>
        </w:r>
      </w:ins>
      <w:ins w:id="401" w:author="Zhang, Zihao" w:date="2024-12-05T14:14:00Z">
        <w:del w:id="402" w:author="Nabera  Abhinandan" w:date="2024-12-06T11:51:00Z">
          <w:r w:rsidRPr="00574CD0" w:rsidDel="0039443D">
            <w:rPr>
              <w:rFonts w:ascii="Arial" w:eastAsiaTheme="minorEastAsia" w:hAnsi="Arial" w:cs="Arial"/>
              <w:bCs/>
              <w:sz w:val="22"/>
              <w:szCs w:val="22"/>
              <w:lang w:eastAsia="zh-CN"/>
            </w:rPr>
            <w:delText>-</w:delText>
          </w:r>
        </w:del>
        <w:r w:rsidRPr="00574CD0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C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H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 xml:space="preserve"> </w:t>
        </w:r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production via </w:t>
        </w:r>
        <w:r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thermal </w:t>
        </w:r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plasma technologies has seen significant development in China </w:t>
        </w:r>
      </w:ins>
      <w:ins w:id="403" w:author="Zhang, Zihao" w:date="2024-12-05T14:32:00Z">
        <w:r w:rsidR="00CB61A7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recently</w:t>
        </w:r>
      </w:ins>
      <w:ins w:id="404" w:author="Nabera  Abhinandan" w:date="2024-12-06T11:52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, driven</w:t>
        </w:r>
      </w:ins>
      <w:ins w:id="405" w:author="Zhang, Zihao" w:date="2024-12-05T14:32:00Z">
        <w:r w:rsidR="00CB61A7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</w:t>
        </w:r>
      </w:ins>
      <w:ins w:id="406" w:author="Zhang, Zihao" w:date="2024-12-05T14:17:00Z">
        <w:del w:id="407" w:author="Nabera  Abhinandan" w:date="2024-12-06T11:52:00Z">
          <w:r w:rsidR="00192C03" w:rsidDel="0039443D">
            <w:rPr>
              <w:rFonts w:ascii="Arial" w:eastAsiaTheme="minorEastAsia" w:hAnsi="Arial" w:cs="Arial" w:hint="eastAsia"/>
              <w:bCs/>
              <w:sz w:val="22"/>
              <w:szCs w:val="22"/>
              <w:lang w:eastAsia="zh-CN"/>
            </w:rPr>
            <w:delText>due to</w:delText>
          </w:r>
        </w:del>
      </w:ins>
      <w:ins w:id="408" w:author="Nabera  Abhinandan" w:date="2024-12-06T11:52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by</w:t>
        </w:r>
      </w:ins>
      <w:ins w:id="409" w:author="Zhang, Zihao" w:date="2024-12-05T14:17:00Z">
        <w:r w:rsidR="00192C03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its large coal reserve</w:t>
        </w:r>
      </w:ins>
      <w:ins w:id="410" w:author="Nabera  Abhinandan" w:date="2024-12-06T11:52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s</w:t>
        </w:r>
      </w:ins>
      <w:ins w:id="411" w:author="Zhang, Zihao" w:date="2024-12-05T14:17:00Z">
        <w:r w:rsidR="00192C03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and </w:t>
        </w:r>
      </w:ins>
      <w:ins w:id="412" w:author="Nabera  Abhinandan" w:date="2024-12-06T11:53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the </w:t>
        </w:r>
      </w:ins>
      <w:ins w:id="413" w:author="Zhang, Zihao" w:date="2024-12-05T14:17:00Z">
        <w:r w:rsidR="00192C03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high carbon footprint associated with the CaC</w:t>
        </w:r>
        <w:r w:rsidR="00192C03" w:rsidRPr="00574CD0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="00192C03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route</w:t>
        </w:r>
      </w:ins>
      <w:ins w:id="414" w:author="Zhang, Zihao" w:date="2024-12-05T14:14:00Z"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. Since 2014, Zhejiang University and Xinjiang </w:t>
        </w:r>
        <w:proofErr w:type="spellStart"/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Yuehetai</w:t>
        </w:r>
        <w:proofErr w:type="spellEnd"/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 Chemical Technology Co. Ltd. have collaborated to develop 2</w:t>
        </w:r>
      </w:ins>
      <w:ins w:id="415" w:author="Nabera  Abhinandan" w:date="2024-12-06T11:50:00Z">
        <w:r w:rsidR="00290F5C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 </w:t>
        </w:r>
      </w:ins>
      <w:ins w:id="416" w:author="Zhang, Zihao" w:date="2024-12-05T14:14:00Z">
        <w:del w:id="417" w:author="Nabera  Abhinandan" w:date="2024-12-06T11:50:00Z">
          <w:r w:rsidRPr="00574CD0" w:rsidDel="00290F5C">
            <w:rPr>
              <w:rFonts w:ascii="Arial" w:eastAsiaTheme="minorEastAsia" w:hAnsi="Arial" w:cs="Arial"/>
              <w:bCs/>
              <w:sz w:val="22"/>
              <w:szCs w:val="22"/>
              <w:lang w:eastAsia="zh-CN"/>
            </w:rPr>
            <w:delText xml:space="preserve"> </w:delText>
          </w:r>
        </w:del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MW and 10</w:t>
        </w:r>
      </w:ins>
      <w:ins w:id="418" w:author="Nabera  Abhinandan" w:date="2024-12-06T11:50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 </w:t>
        </w:r>
      </w:ins>
      <w:ins w:id="419" w:author="Zhang, Zihao" w:date="2024-12-05T14:14:00Z">
        <w:del w:id="420" w:author="Nabera  Abhinandan" w:date="2024-12-06T11:50:00Z">
          <w:r w:rsidRPr="00574CD0" w:rsidDel="00290F5C">
            <w:rPr>
              <w:rFonts w:ascii="Arial" w:eastAsiaTheme="minorEastAsia" w:hAnsi="Arial" w:cs="Arial"/>
              <w:bCs/>
              <w:sz w:val="22"/>
              <w:szCs w:val="22"/>
              <w:lang w:eastAsia="zh-CN"/>
            </w:rPr>
            <w:delText xml:space="preserve"> </w:delText>
          </w:r>
        </w:del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MW plasma systems for 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C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H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 xml:space="preserve"> </w:t>
        </w:r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production, claiming </w:t>
        </w:r>
      </w:ins>
      <w:ins w:id="421" w:author="Nabera  Abhinandan" w:date="2024-12-06T11:53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that </w:t>
        </w:r>
      </w:ins>
      <w:ins w:id="422" w:author="Zhang, Zihao" w:date="2024-12-05T14:19:00Z">
        <w:r w:rsidR="00603044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the</w:t>
        </w:r>
      </w:ins>
      <w:ins w:id="423" w:author="Zhang, Zihao" w:date="2024-12-05T14:14:00Z"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 costs </w:t>
        </w:r>
      </w:ins>
      <w:ins w:id="424" w:author="Nabera  Abhinandan" w:date="2024-12-06T11:53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are </w:t>
        </w:r>
      </w:ins>
      <w:ins w:id="425" w:author="Zhang, Zihao" w:date="2024-12-05T14:14:00Z"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over 20% lower than conventional 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CaC</w:t>
        </w:r>
        <w:r w:rsidRPr="00574CD0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 routes</w:t>
        </w:r>
      </w:ins>
      <w:ins w:id="426" w:author="Nabera  Abhinandan" w:date="2024-12-06T11:53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,</w:t>
        </w:r>
      </w:ins>
      <w:ins w:id="427" w:author="Zhang, Zihao" w:date="2024-12-05T14:14:00Z"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 </w:t>
        </w:r>
        <w:del w:id="428" w:author="Nabera  Abhinandan" w:date="2024-12-06T11:53:00Z">
          <w:r w:rsidRPr="00574CD0" w:rsidDel="0039443D">
            <w:rPr>
              <w:rFonts w:ascii="Arial" w:eastAsiaTheme="minorEastAsia" w:hAnsi="Arial" w:cs="Arial"/>
              <w:bCs/>
              <w:sz w:val="22"/>
              <w:szCs w:val="22"/>
              <w:lang w:eastAsia="zh-CN"/>
            </w:rPr>
            <w:delText>and</w:delText>
          </w:r>
        </w:del>
      </w:ins>
      <w:ins w:id="429" w:author="Nabera  Abhinandan" w:date="2024-12-06T11:53:00Z">
        <w:r w:rsidR="0039443D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with</w:t>
        </w:r>
      </w:ins>
      <w:ins w:id="430" w:author="Zhang, Zihao" w:date="2024-12-05T14:14:00Z">
        <w:r w:rsidRPr="00574CD0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 a significantly reduced carbon footprint.</w:t>
        </w:r>
      </w:ins>
      <w:ins w:id="431" w:author="Zhang, Zihao" w:date="2024-12-05T14:33:00Z">
        <w:r w:rsidR="00396971" w:rsidRPr="00943CCC">
          <w:rPr>
            <w:rFonts w:ascii="Arial" w:eastAsiaTheme="minorEastAsia" w:hAnsi="Arial" w:cs="Arial" w:hint="eastAsia"/>
            <w:bCs/>
            <w:sz w:val="22"/>
            <w:szCs w:val="22"/>
            <w:vertAlign w:val="superscript"/>
            <w:lang w:eastAsia="zh-CN"/>
          </w:rPr>
          <w:t>xx1,xx2</w:t>
        </w:r>
      </w:ins>
      <w:ins w:id="432" w:author="Zhang, Zihao" w:date="2024-12-05T14:14:00Z">
        <w:r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</w:t>
        </w:r>
      </w:ins>
      <w:ins w:id="433" w:author="Zhang, Zihao" w:date="2024-12-05T14:15:00Z">
        <w:del w:id="434" w:author="Nabera  Abhinandan" w:date="2024-12-06T11:53:00Z">
          <w:r w:rsidR="009E3972" w:rsidDel="0039443D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Different</w:delText>
          </w:r>
        </w:del>
      </w:ins>
      <w:ins w:id="435" w:author="Nabera  Abhinandan" w:date="2024-12-06T11:53:00Z">
        <w:r w:rsidR="0039443D">
          <w:rPr>
            <w:rFonts w:ascii="Arial" w:eastAsiaTheme="minorEastAsia" w:hAnsi="Arial" w:cs="Arial"/>
            <w:sz w:val="22"/>
            <w:szCs w:val="22"/>
            <w:lang w:eastAsia="zh-CN"/>
          </w:rPr>
          <w:t>Unlike</w:t>
        </w:r>
      </w:ins>
      <w:ins w:id="436" w:author="Zhang, Zihao" w:date="2024-12-05T14:15:00Z">
        <w:r w:rsidR="009E3972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del w:id="437" w:author="Nabera  Abhinandan" w:date="2024-12-06T11:53:00Z">
          <w:r w:rsidR="009E3972" w:rsidDel="0039443D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from </w:delText>
          </w:r>
        </w:del>
        <w:r w:rsidR="009E3972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thermal plasma,</w:t>
        </w:r>
        <w:r w:rsidR="009E3972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del w:id="438" w:author="Zhang, Zihao" w:date="2024-12-04T14:13:00Z"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Recent advance</w:delText>
        </w:r>
        <w:r w:rsidR="005B54A8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ments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have explored </w:delText>
        </w:r>
        <w:r w:rsidR="00DF64BC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non</w:delText>
        </w:r>
        <w:r w:rsidR="0071072D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DF64BC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thermal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plasma technologies, </w:delText>
        </w:r>
        <w:r w:rsidR="004238C4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including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70C0A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electrode</w:delText>
        </w:r>
        <w:r w:rsidR="00FA280F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570C0A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based</w:delText>
        </w:r>
        <w:r w:rsidR="001E4BB3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plasma (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dielectric barrier</w:delText>
        </w:r>
        <w:r w:rsidR="00DA09F4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discharge (DBD)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, corona,</w:delText>
        </w:r>
        <w:r w:rsidR="00DF64BC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pulsed</w:delText>
        </w:r>
        <w:r w:rsidR="00DF64BC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1E4BB3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and</w:delText>
        </w:r>
        <w:r w:rsidR="00DF64BC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spark</w:delText>
        </w:r>
        <w:r w:rsidR="001E4BB3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B54A8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and</w:delText>
        </w:r>
        <w:r w:rsidR="00DF64BC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570C0A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electrodeless </w:delText>
        </w:r>
        <w:r w:rsidR="00DF64BC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microwave plasma 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for C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F066D5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synthesis</w:delText>
        </w:r>
        <w:r w:rsidR="003F470E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from </w:delText>
        </w:r>
        <w:r w:rsidR="00274238" w:rsidDel="00A4134B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CH</w:delText>
        </w:r>
        <w:r w:rsidR="00274238" w:rsidRPr="00274238" w:rsidDel="00A4134B">
          <w:rPr>
            <w:rFonts w:ascii="Arial" w:eastAsiaTheme="minorEastAsia" w:hAnsi="Arial" w:cs="Arial" w:hint="eastAsia"/>
            <w:sz w:val="22"/>
            <w:szCs w:val="22"/>
            <w:vertAlign w:val="subscript"/>
            <w:lang w:eastAsia="zh-CN"/>
          </w:rPr>
          <w:delText>4</w:delText>
        </w:r>
        <w:r w:rsidR="0075340F" w:rsidDel="00A4134B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75340F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(</w:delText>
        </w:r>
        <w:r w:rsidR="0075340F" w:rsidRPr="00CF7E03" w:rsidDel="00A4134B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Fig. 5a</w:delText>
        </w:r>
        <w:r w:rsidR="0075340F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  <w:r w:rsidR="00B238FF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A4134B">
          <w:rPr>
            <w:rFonts w:ascii="Arial" w:hAnsi="Arial" w:cs="Arial"/>
            <w:sz w:val="22"/>
            <w:vertAlign w:val="superscript"/>
          </w:rPr>
          <w:delText>33</w:delText>
        </w:r>
        <w:r w:rsidR="00B238FF" w:rsidRPr="00CF7E03" w:rsidDel="00A4134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439" w:author="Zhang, Zihao" w:date="2024-12-05T14:15:00Z">
        <w:r w:rsidR="004238C4" w:rsidRPr="00CF7E03" w:rsidDel="009E3972">
          <w:rPr>
            <w:rFonts w:ascii="Arial" w:eastAsiaTheme="minorEastAsia" w:hAnsi="Arial" w:cs="Arial"/>
            <w:sz w:val="22"/>
            <w:szCs w:val="22"/>
            <w:lang w:eastAsia="zh-CN"/>
          </w:rPr>
          <w:delText>N</w:delText>
        </w:r>
      </w:del>
      <w:ins w:id="440" w:author="Zhang, Zihao" w:date="2024-12-05T14:15:00Z">
        <w:r w:rsidR="009E3972">
          <w:rPr>
            <w:rFonts w:ascii="Arial" w:eastAsiaTheme="minorEastAsia" w:hAnsi="Arial" w:cs="Arial" w:hint="eastAsia"/>
            <w:sz w:val="22"/>
            <w:szCs w:val="22"/>
            <w:lang w:eastAsia="zh-CN"/>
          </w:rPr>
          <w:t>n</w:t>
        </w:r>
      </w:ins>
      <w:r w:rsidR="00F066D5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50423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066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4729D1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F066D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ins w:id="441" w:author="Zhang, Zihao" w:date="2024-12-04T14:12:00Z">
        <w:r w:rsidR="00005A22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442" w:author="Nabera  Abhinandan" w:date="2024-12-06T11:53:00Z">
        <w:r w:rsidR="0039443D" w:rsidRPr="00F42FE9">
          <w:rPr>
            <w:rFonts w:ascii="Arial" w:eastAsiaTheme="minorEastAsia" w:hAnsi="Arial" w:cs="Arial"/>
            <w:sz w:val="22"/>
            <w:szCs w:val="22"/>
            <w:lang w:eastAsia="zh-CN"/>
          </w:rPr>
          <w:t>preferentially</w:t>
        </w:r>
        <w:r w:rsidR="0039443D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del w:id="443" w:author="Zhang, Zihao" w:date="2024-12-05T14:15:00Z">
        <w:r w:rsidR="00F066D5" w:rsidRPr="00CF7E03" w:rsidDel="009E397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F066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channel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energy </w:t>
      </w:r>
      <w:del w:id="444" w:author="Nabera  Abhinandan" w:date="2024-12-06T11:53:00Z">
        <w:r w:rsidR="00402852" w:rsidRPr="00290F5C" w:rsidDel="0039443D">
          <w:rPr>
            <w:rFonts w:ascii="Arial" w:eastAsiaTheme="minorEastAsia" w:hAnsi="Arial" w:cs="Arial"/>
            <w:sz w:val="22"/>
            <w:szCs w:val="22"/>
            <w:lang w:eastAsia="zh-CN"/>
            <w:rPrChange w:id="445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 xml:space="preserve">preferentially </w:delText>
        </w:r>
      </w:del>
      <w:r w:rsidR="00402852" w:rsidRPr="00290F5C">
        <w:rPr>
          <w:rFonts w:ascii="Arial" w:eastAsiaTheme="minorEastAsia" w:hAnsi="Arial" w:cs="Arial"/>
          <w:sz w:val="22"/>
          <w:szCs w:val="22"/>
          <w:lang w:eastAsia="zh-CN"/>
          <w:rPrChange w:id="446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to electrons, </w:t>
      </w:r>
      <w:r w:rsidR="00F066D5" w:rsidRPr="00290F5C">
        <w:rPr>
          <w:rFonts w:ascii="Arial" w:eastAsiaTheme="minorEastAsia" w:hAnsi="Arial" w:cs="Arial"/>
          <w:sz w:val="22"/>
          <w:szCs w:val="22"/>
          <w:lang w:eastAsia="zh-CN"/>
          <w:rPrChange w:id="447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creating </w:t>
      </w:r>
      <w:r w:rsidR="00402852" w:rsidRPr="00290F5C">
        <w:rPr>
          <w:rFonts w:ascii="Arial" w:eastAsiaTheme="minorEastAsia" w:hAnsi="Arial" w:cs="Arial"/>
          <w:sz w:val="22"/>
          <w:szCs w:val="22"/>
          <w:lang w:eastAsia="zh-CN"/>
          <w:rPrChange w:id="448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a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49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much</w:t>
      </w:r>
      <w:r w:rsidR="00402852" w:rsidRPr="00290F5C">
        <w:rPr>
          <w:rFonts w:ascii="Arial" w:eastAsiaTheme="minorEastAsia" w:hAnsi="Arial" w:cs="Arial"/>
          <w:sz w:val="22"/>
          <w:szCs w:val="22"/>
          <w:lang w:eastAsia="zh-CN"/>
          <w:rPrChange w:id="450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F066D5" w:rsidRPr="00290F5C">
        <w:rPr>
          <w:rFonts w:ascii="Arial" w:eastAsiaTheme="minorEastAsia" w:hAnsi="Arial" w:cs="Arial"/>
          <w:sz w:val="22"/>
          <w:szCs w:val="22"/>
          <w:lang w:eastAsia="zh-CN"/>
          <w:rPrChange w:id="451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higher</w:t>
      </w:r>
      <w:r w:rsidR="00402852" w:rsidRPr="00290F5C">
        <w:rPr>
          <w:rFonts w:ascii="Arial" w:eastAsiaTheme="minorEastAsia" w:hAnsi="Arial" w:cs="Arial"/>
          <w:sz w:val="22"/>
          <w:szCs w:val="22"/>
          <w:lang w:eastAsia="zh-CN"/>
          <w:rPrChange w:id="452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electron temperature</w:t>
      </w:r>
      <w:r w:rsidR="00F90D61" w:rsidRPr="00290F5C">
        <w:rPr>
          <w:rFonts w:ascii="Arial" w:eastAsiaTheme="minorEastAsia" w:hAnsi="Arial" w:cs="Arial"/>
          <w:sz w:val="22"/>
          <w:szCs w:val="22"/>
          <w:lang w:eastAsia="zh-CN"/>
          <w:rPrChange w:id="453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  <w:rPrChange w:id="454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than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55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3D58D1" w:rsidRPr="00290F5C">
        <w:rPr>
          <w:rFonts w:ascii="Arial" w:eastAsiaTheme="minorEastAsia" w:hAnsi="Arial" w:cs="Arial" w:hint="eastAsia"/>
          <w:sz w:val="22"/>
          <w:szCs w:val="22"/>
          <w:lang w:eastAsia="zh-CN"/>
          <w:rPrChange w:id="456" w:author="Nabera  Abhinandan" w:date="2024-12-06T11:50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that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57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of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  <w:rPrChange w:id="458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ions and</w:t>
      </w:r>
      <w:r w:rsidR="00F90D61" w:rsidRPr="00290F5C">
        <w:rPr>
          <w:rFonts w:ascii="Arial" w:eastAsiaTheme="minorEastAsia" w:hAnsi="Arial" w:cs="Arial"/>
          <w:sz w:val="22"/>
          <w:szCs w:val="22"/>
          <w:lang w:eastAsia="zh-CN"/>
          <w:rPrChange w:id="459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neutral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60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s</w:t>
      </w:r>
      <w:r w:rsidR="00F90D61" w:rsidRPr="00290F5C">
        <w:rPr>
          <w:rFonts w:ascii="Arial" w:eastAsiaTheme="minorEastAsia" w:hAnsi="Arial" w:cs="Arial"/>
          <w:sz w:val="22"/>
          <w:szCs w:val="22"/>
          <w:lang w:eastAsia="zh-CN"/>
          <w:rPrChange w:id="461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.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62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When </w:t>
      </w:r>
      <w:r w:rsidR="00F46C51" w:rsidRPr="00290F5C">
        <w:rPr>
          <w:rFonts w:ascii="Arial" w:eastAsiaTheme="minorEastAsia" w:hAnsi="Arial" w:cs="Arial"/>
          <w:sz w:val="22"/>
          <w:szCs w:val="22"/>
          <w:lang w:eastAsia="zh-CN"/>
          <w:rPrChange w:id="463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the n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  <w:rPrChange w:id="464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eutral temperature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65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is 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  <w:rPrChange w:id="466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close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67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DF64BC" w:rsidRPr="00290F5C">
        <w:rPr>
          <w:rFonts w:ascii="Arial" w:eastAsiaTheme="minorEastAsia" w:hAnsi="Arial" w:cs="Arial"/>
          <w:sz w:val="22"/>
          <w:szCs w:val="22"/>
          <w:lang w:eastAsia="zh-CN"/>
          <w:rPrChange w:id="468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to room temperature,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69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the</w:t>
      </w:r>
      <w:r w:rsidR="00A8461A" w:rsidRPr="00290F5C">
        <w:rPr>
          <w:rFonts w:ascii="Arial" w:eastAsiaTheme="minorEastAsia" w:hAnsi="Arial" w:cs="Arial"/>
          <w:sz w:val="22"/>
          <w:szCs w:val="22"/>
          <w:lang w:eastAsia="zh-CN"/>
          <w:rPrChange w:id="470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plasma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71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is termed</w:t>
      </w:r>
      <w:r w:rsidR="00A8461A" w:rsidRPr="00290F5C">
        <w:rPr>
          <w:rFonts w:ascii="Arial" w:eastAsiaTheme="minorEastAsia" w:hAnsi="Arial" w:cs="Arial"/>
          <w:sz w:val="22"/>
          <w:szCs w:val="22"/>
          <w:lang w:eastAsia="zh-CN"/>
          <w:rPrChange w:id="472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9D532A" w:rsidRPr="00290F5C">
        <w:rPr>
          <w:rFonts w:ascii="Arial" w:eastAsiaTheme="minorEastAsia" w:hAnsi="Arial" w:cs="Arial"/>
          <w:sz w:val="22"/>
          <w:szCs w:val="22"/>
          <w:lang w:eastAsia="zh-CN"/>
          <w:rPrChange w:id="473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“</w:t>
      </w:r>
      <w:r w:rsidR="00A8461A" w:rsidRPr="00290F5C">
        <w:rPr>
          <w:rFonts w:ascii="Arial" w:eastAsiaTheme="minorEastAsia" w:hAnsi="Arial" w:cs="Arial"/>
          <w:sz w:val="22"/>
          <w:szCs w:val="22"/>
          <w:lang w:eastAsia="zh-CN"/>
          <w:rPrChange w:id="474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cold plasma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75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”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  <w:rPrChange w:id="476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(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  <w:rPrChange w:id="477" w:author="Nabera  Abhinandan" w:date="2024-12-06T11:50:00Z">
            <w:rPr>
              <w:rFonts w:ascii="Arial" w:eastAsiaTheme="minorEastAsia" w:hAnsi="Arial" w:cs="Arial"/>
              <w:i/>
              <w:sz w:val="22"/>
              <w:szCs w:val="22"/>
              <w:lang w:eastAsia="zh-CN"/>
            </w:rPr>
          </w:rPrChange>
        </w:rPr>
        <w:t>e.g.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  <w:rPrChange w:id="478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, </w:t>
      </w:r>
      <w:ins w:id="479" w:author="Zhang, Zihao" w:date="2024-12-04T14:13:00Z">
        <w:r w:rsidR="00005A22" w:rsidRPr="00290F5C">
          <w:rPr>
            <w:rFonts w:ascii="Arial" w:eastAsiaTheme="minorEastAsia" w:hAnsi="Arial" w:cs="Arial"/>
            <w:sz w:val="22"/>
            <w:szCs w:val="22"/>
            <w:lang w:eastAsia="zh-CN"/>
            <w:rPrChange w:id="480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>dielectric barrier discharge (DBD)</w:t>
        </w:r>
      </w:ins>
      <w:del w:id="481" w:author="Zhang, Zihao" w:date="2024-12-04T14:13:00Z">
        <w:r w:rsidR="00DA09F4" w:rsidRPr="00290F5C" w:rsidDel="00005A22">
          <w:rPr>
            <w:rFonts w:ascii="Arial" w:eastAsiaTheme="minorEastAsia" w:hAnsi="Arial" w:cs="Arial"/>
            <w:sz w:val="22"/>
            <w:szCs w:val="22"/>
            <w:lang w:eastAsia="zh-CN"/>
            <w:rPrChange w:id="482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>DBD</w:delText>
        </w:r>
      </w:del>
      <w:r w:rsidR="001E4BB3" w:rsidRPr="00290F5C">
        <w:rPr>
          <w:rFonts w:ascii="Arial" w:eastAsiaTheme="minorEastAsia" w:hAnsi="Arial" w:cs="Arial"/>
          <w:sz w:val="22"/>
          <w:szCs w:val="22"/>
          <w:lang w:eastAsia="zh-CN"/>
          <w:rPrChange w:id="483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, corona</w:t>
      </w:r>
      <w:r w:rsidR="008277FC" w:rsidRPr="00290F5C">
        <w:rPr>
          <w:rFonts w:ascii="Arial" w:eastAsiaTheme="minorEastAsia" w:hAnsi="Arial" w:cs="Arial"/>
          <w:sz w:val="22"/>
          <w:szCs w:val="22"/>
          <w:lang w:eastAsia="zh-CN"/>
          <w:rPrChange w:id="484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,</w:t>
      </w:r>
      <w:r w:rsidR="001E4BB3" w:rsidRPr="00290F5C">
        <w:rPr>
          <w:rFonts w:ascii="Arial" w:eastAsiaTheme="minorEastAsia" w:hAnsi="Arial" w:cs="Arial"/>
          <w:sz w:val="22"/>
          <w:szCs w:val="22"/>
          <w:lang w:eastAsia="zh-CN"/>
          <w:rPrChange w:id="485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and pulsed plasma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  <w:rPrChange w:id="486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)</w:t>
      </w:r>
      <w:ins w:id="487" w:author="Nabera  Abhinandan" w:date="2024-12-06T12:13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</w:ins>
      <w:del w:id="488" w:author="Nabera  Abhinandan" w:date="2024-12-06T12:13:00Z">
        <w:r w:rsidR="004238C4" w:rsidRPr="00290F5C" w:rsidDel="007D2033">
          <w:rPr>
            <w:rFonts w:ascii="Arial" w:eastAsiaTheme="minorEastAsia" w:hAnsi="Arial" w:cs="Arial"/>
            <w:sz w:val="22"/>
            <w:szCs w:val="22"/>
            <w:lang w:eastAsia="zh-CN"/>
            <w:rPrChange w:id="489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>,</w:delText>
        </w:r>
      </w:del>
      <w:r w:rsidR="004238C4" w:rsidRPr="00290F5C">
        <w:rPr>
          <w:rFonts w:ascii="Arial" w:eastAsiaTheme="minorEastAsia" w:hAnsi="Arial" w:cs="Arial"/>
          <w:sz w:val="22"/>
          <w:szCs w:val="22"/>
          <w:lang w:eastAsia="zh-CN"/>
          <w:rPrChange w:id="490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del w:id="491" w:author="Nabera  Abhinandan" w:date="2024-12-06T12:13:00Z">
        <w:r w:rsidR="004238C4" w:rsidRPr="00290F5C" w:rsidDel="007D2033">
          <w:rPr>
            <w:rFonts w:ascii="Arial" w:eastAsiaTheme="minorEastAsia" w:hAnsi="Arial" w:cs="Arial"/>
            <w:sz w:val="22"/>
            <w:szCs w:val="22"/>
            <w:lang w:eastAsia="zh-CN"/>
            <w:rPrChange w:id="492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 xml:space="preserve">whereas </w:delText>
        </w:r>
      </w:del>
      <w:ins w:id="493" w:author="Nabera  Abhinandan" w:date="2024-12-06T12:13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In contrast,</w:t>
        </w:r>
        <w:r w:rsidR="007D2033" w:rsidRPr="00290F5C">
          <w:rPr>
            <w:rFonts w:ascii="Arial" w:eastAsiaTheme="minorEastAsia" w:hAnsi="Arial" w:cs="Arial"/>
            <w:sz w:val="22"/>
            <w:szCs w:val="22"/>
            <w:lang w:eastAsia="zh-CN"/>
            <w:rPrChange w:id="494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 xml:space="preserve"> </w:t>
        </w:r>
      </w:ins>
      <w:r w:rsidR="00BE06DC" w:rsidRPr="00290F5C">
        <w:rPr>
          <w:rFonts w:ascii="Arial" w:eastAsiaTheme="minorEastAsia" w:hAnsi="Arial" w:cs="Arial"/>
          <w:sz w:val="22"/>
          <w:szCs w:val="22"/>
          <w:lang w:eastAsia="zh-CN"/>
          <w:rPrChange w:id="495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microwave and spark </w:t>
      </w:r>
      <w:r w:rsidR="004238C4" w:rsidRPr="00290F5C">
        <w:rPr>
          <w:rFonts w:ascii="Arial" w:eastAsiaTheme="minorEastAsia" w:hAnsi="Arial" w:cs="Arial"/>
          <w:sz w:val="22"/>
          <w:szCs w:val="22"/>
          <w:lang w:eastAsia="zh-CN"/>
          <w:rPrChange w:id="496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plasma</w:t>
      </w:r>
      <w:ins w:id="497" w:author="Nabera  Abhinandan" w:date="2024-12-06T12:13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</w:ins>
      <w:r w:rsidR="004238C4" w:rsidRPr="00290F5C">
        <w:rPr>
          <w:rFonts w:ascii="Arial" w:eastAsiaTheme="minorEastAsia" w:hAnsi="Arial" w:cs="Arial"/>
          <w:sz w:val="22"/>
          <w:szCs w:val="22"/>
          <w:lang w:eastAsia="zh-CN"/>
          <w:rPrChange w:id="498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499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can heat neutrals </w:t>
      </w:r>
      <w:del w:id="500" w:author="Nabera  Abhinandan" w:date="2024-12-06T12:13:00Z">
        <w:r w:rsidR="0075340F" w:rsidRPr="00290F5C" w:rsidDel="007D2033">
          <w:rPr>
            <w:rFonts w:ascii="Arial" w:eastAsiaTheme="minorEastAsia" w:hAnsi="Arial" w:cs="Arial" w:hint="eastAsia"/>
            <w:sz w:val="22"/>
            <w:szCs w:val="22"/>
            <w:lang w:eastAsia="zh-CN"/>
            <w:rPrChange w:id="501" w:author="Nabera  Abhinandan" w:date="2024-12-06T11:50:00Z">
              <w:rPr>
                <w:rFonts w:ascii="Arial" w:eastAsiaTheme="minorEastAsia" w:hAnsi="Arial" w:cs="Arial" w:hint="eastAsia"/>
                <w:sz w:val="22"/>
                <w:szCs w:val="22"/>
                <w:lang w:eastAsia="zh-CN"/>
              </w:rPr>
            </w:rPrChange>
          </w:rPr>
          <w:delText xml:space="preserve">up </w:delText>
        </w:r>
      </w:del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502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to several thousand </w:t>
      </w:r>
      <w:r w:rsidR="00AB27E2" w:rsidRPr="00290F5C">
        <w:rPr>
          <w:rFonts w:ascii="Arial" w:eastAsiaTheme="minorEastAsia" w:hAnsi="Arial" w:cs="Arial"/>
          <w:sz w:val="22"/>
          <w:szCs w:val="22"/>
          <w:lang w:eastAsia="zh-CN"/>
          <w:rPrChange w:id="503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degree</w:t>
      </w:r>
      <w:ins w:id="504" w:author="Nabera  Abhinandan" w:date="2024-12-06T12:13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</w:ins>
      <w:r w:rsidR="00AB27E2" w:rsidRPr="00290F5C">
        <w:rPr>
          <w:rFonts w:ascii="Arial" w:eastAsiaTheme="minorEastAsia" w:hAnsi="Arial" w:cs="Arial"/>
          <w:sz w:val="22"/>
          <w:szCs w:val="22"/>
          <w:lang w:eastAsia="zh-CN"/>
          <w:rPrChange w:id="505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057CA1" w:rsidRPr="00290F5C">
        <w:rPr>
          <w:rFonts w:ascii="Arial" w:eastAsiaTheme="minorEastAsia" w:hAnsi="Arial" w:cs="Arial" w:hint="eastAsia"/>
          <w:sz w:val="22"/>
          <w:szCs w:val="22"/>
          <w:lang w:eastAsia="zh-CN"/>
          <w:rPrChange w:id="506" w:author="Nabera  Abhinandan" w:date="2024-12-06T11:50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Celsius</w:t>
      </w:r>
      <w:r w:rsidR="00F066D5" w:rsidRPr="00290F5C">
        <w:rPr>
          <w:rFonts w:ascii="Arial" w:eastAsiaTheme="minorEastAsia" w:hAnsi="Arial" w:cs="Arial"/>
          <w:sz w:val="22"/>
          <w:szCs w:val="22"/>
          <w:lang w:eastAsia="zh-CN"/>
          <w:rPrChange w:id="507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, making thermal activation</w:t>
      </w:r>
      <w:r w:rsidR="00481662" w:rsidRPr="00290F5C">
        <w:rPr>
          <w:rFonts w:ascii="Arial" w:eastAsiaTheme="minorEastAsia" w:hAnsi="Arial" w:cs="Arial"/>
          <w:sz w:val="22"/>
          <w:szCs w:val="22"/>
          <w:lang w:eastAsia="zh-CN"/>
          <w:rPrChange w:id="508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A8461A" w:rsidRPr="00290F5C">
        <w:rPr>
          <w:rFonts w:ascii="Arial" w:eastAsiaTheme="minorEastAsia" w:hAnsi="Arial" w:cs="Arial"/>
          <w:sz w:val="22"/>
          <w:szCs w:val="22"/>
          <w:lang w:eastAsia="zh-CN"/>
          <w:rPrChange w:id="509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significan</w:t>
      </w:r>
      <w:ins w:id="510" w:author="Nabera  Abhinandan" w:date="2024-12-06T12:13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t.</w:t>
        </w:r>
      </w:ins>
      <w:del w:id="511" w:author="Nabera  Abhinandan" w:date="2024-12-06T12:13:00Z">
        <w:r w:rsidR="00A8461A" w:rsidRPr="00290F5C" w:rsidDel="007D2033">
          <w:rPr>
            <w:rFonts w:ascii="Arial" w:eastAsiaTheme="minorEastAsia" w:hAnsi="Arial" w:cs="Arial"/>
            <w:sz w:val="22"/>
            <w:szCs w:val="22"/>
            <w:lang w:eastAsia="zh-CN"/>
            <w:rPrChange w:id="512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>t</w:delText>
        </w:r>
        <w:r w:rsidR="005B54A8" w:rsidRPr="00290F5C" w:rsidDel="007D2033">
          <w:rPr>
            <w:rFonts w:ascii="Arial" w:eastAsiaTheme="minorEastAsia" w:hAnsi="Arial" w:cs="Arial"/>
            <w:sz w:val="22"/>
            <w:szCs w:val="22"/>
            <w:lang w:eastAsia="zh-CN"/>
            <w:rPrChange w:id="513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>;</w:delText>
        </w:r>
      </w:del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514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ins w:id="515" w:author="Nabera  Abhinandan" w:date="2024-12-06T12:13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T</w:t>
        </w:r>
      </w:ins>
      <w:del w:id="516" w:author="Nabera  Abhinandan" w:date="2024-12-06T12:13:00Z">
        <w:r w:rsidR="005B54A8" w:rsidRPr="00290F5C" w:rsidDel="007D2033">
          <w:rPr>
            <w:rFonts w:ascii="Arial" w:eastAsiaTheme="minorEastAsia" w:hAnsi="Arial" w:cs="Arial"/>
            <w:sz w:val="22"/>
            <w:szCs w:val="22"/>
            <w:lang w:eastAsia="zh-CN"/>
            <w:rPrChange w:id="517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>t</w:delText>
        </w:r>
      </w:del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518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hese are known as “warm plasma</w:t>
      </w:r>
      <w:ins w:id="519" w:author="Nabera  Abhinandan" w:date="2024-12-06T12:13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</w:ins>
      <w:r w:rsidR="005B54A8" w:rsidRPr="00290F5C">
        <w:rPr>
          <w:rFonts w:ascii="Arial" w:eastAsiaTheme="minorEastAsia" w:hAnsi="Arial" w:cs="Arial"/>
          <w:sz w:val="22"/>
          <w:szCs w:val="22"/>
          <w:lang w:eastAsia="zh-CN"/>
          <w:rPrChange w:id="520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”</w:t>
      </w:r>
      <w:r w:rsidR="00BE06DC" w:rsidRPr="00290F5C">
        <w:rPr>
          <w:rFonts w:ascii="Arial" w:eastAsiaTheme="minorEastAsia" w:hAnsi="Arial" w:cs="Arial"/>
          <w:sz w:val="22"/>
          <w:szCs w:val="22"/>
          <w:lang w:eastAsia="zh-CN"/>
          <w:rPrChange w:id="521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.</w:t>
      </w:r>
      <w:r w:rsidR="00BA3524" w:rsidRPr="00290F5C">
        <w:rPr>
          <w:rFonts w:ascii="Arial" w:hAnsi="Arial" w:cs="Arial"/>
          <w:sz w:val="22"/>
          <w:vertAlign w:val="superscript"/>
          <w:rPrChange w:id="522" w:author="Nabera  Abhinandan" w:date="2024-12-06T11:50:00Z">
            <w:rPr>
              <w:rFonts w:ascii="Arial" w:hAnsi="Arial" w:cs="Arial"/>
              <w:sz w:val="22"/>
              <w:vertAlign w:val="superscript"/>
            </w:rPr>
          </w:rPrChange>
        </w:rPr>
        <w:t>33</w:t>
      </w:r>
      <w:r w:rsidR="00BE06DC" w:rsidRPr="00290F5C">
        <w:rPr>
          <w:rFonts w:ascii="Arial" w:eastAsiaTheme="minorEastAsia" w:hAnsi="Arial" w:cs="Arial"/>
          <w:sz w:val="22"/>
          <w:szCs w:val="22"/>
          <w:lang w:eastAsia="zh-CN"/>
          <w:rPrChange w:id="523" w:author="Nabera  Abhinandan" w:date="2024-12-06T11:5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ins w:id="524" w:author="Nabera  Abhinandan" w:date="2024-12-06T12:13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The main advantage of c</w:t>
        </w:r>
      </w:ins>
      <w:ins w:id="525" w:author="Zhang, Zihao" w:date="2024-12-04T17:09:00Z">
        <w:del w:id="526" w:author="Nabera  Abhinandan" w:date="2024-12-06T12:13:00Z">
          <w:r w:rsidR="00DB3419" w:rsidRPr="00290F5C" w:rsidDel="007D2033">
            <w:rPr>
              <w:rFonts w:ascii="Arial" w:eastAsiaTheme="minorEastAsia" w:hAnsi="Arial" w:cs="Arial" w:hint="eastAsia"/>
              <w:sz w:val="22"/>
              <w:szCs w:val="22"/>
              <w:lang w:eastAsia="zh-CN"/>
              <w:rPrChange w:id="527" w:author="Nabera  Abhinandan" w:date="2024-12-06T11:50:00Z">
                <w:rPr>
                  <w:rFonts w:ascii="Arial" w:eastAsiaTheme="minorEastAsia" w:hAnsi="Arial" w:cs="Arial" w:hint="eastAsia"/>
                  <w:sz w:val="22"/>
                  <w:szCs w:val="22"/>
                  <w:lang w:eastAsia="zh-CN"/>
                </w:rPr>
              </w:rPrChange>
            </w:rPr>
            <w:delText>C</w:delText>
          </w:r>
        </w:del>
        <w:r w:rsidR="00DB3419" w:rsidRPr="00290F5C">
          <w:rPr>
            <w:rFonts w:ascii="Arial" w:eastAsiaTheme="minorEastAsia" w:hAnsi="Arial" w:cs="Arial"/>
            <w:sz w:val="22"/>
            <w:szCs w:val="22"/>
            <w:lang w:eastAsia="zh-CN"/>
            <w:rPrChange w:id="528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>old plasma</w:t>
        </w:r>
        <w:del w:id="529" w:author="Nabera  Abhinandan" w:date="2024-12-06T12:14:00Z">
          <w:r w:rsidR="00DB3419" w:rsidRPr="00290F5C" w:rsidDel="007D2033">
            <w:rPr>
              <w:rFonts w:ascii="Arial" w:eastAsiaTheme="minorEastAsia" w:hAnsi="Arial" w:cs="Arial"/>
              <w:sz w:val="22"/>
              <w:szCs w:val="22"/>
              <w:lang w:eastAsia="zh-CN"/>
              <w:rPrChange w:id="530" w:author="Nabera  Abhinandan" w:date="2024-12-06T11:50:00Z">
                <w:rPr>
                  <w:rFonts w:ascii="Arial" w:eastAsiaTheme="minorEastAsia" w:hAnsi="Arial" w:cs="Arial"/>
                  <w:sz w:val="22"/>
                  <w:szCs w:val="22"/>
                  <w:lang w:eastAsia="zh-CN"/>
                </w:rPr>
              </w:rPrChange>
            </w:rPr>
            <w:delText>’s</w:delText>
          </w:r>
        </w:del>
        <w:r w:rsidR="00DB3419" w:rsidRPr="00290F5C">
          <w:rPr>
            <w:rFonts w:ascii="Arial" w:eastAsiaTheme="minorEastAsia" w:hAnsi="Arial" w:cs="Arial"/>
            <w:sz w:val="22"/>
            <w:szCs w:val="22"/>
            <w:lang w:eastAsia="zh-CN"/>
            <w:rPrChange w:id="531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 xml:space="preserve"> </w:t>
        </w:r>
        <w:del w:id="532" w:author="Nabera  Abhinandan" w:date="2024-12-06T12:14:00Z">
          <w:r w:rsidR="00DB3419" w:rsidRPr="00290F5C" w:rsidDel="007D2033">
            <w:rPr>
              <w:rFonts w:ascii="Arial" w:eastAsiaTheme="minorEastAsia" w:hAnsi="Arial" w:cs="Arial"/>
              <w:sz w:val="22"/>
              <w:szCs w:val="22"/>
              <w:lang w:eastAsia="zh-CN"/>
              <w:rPrChange w:id="533" w:author="Nabera  Abhinandan" w:date="2024-12-06T11:50:00Z">
                <w:rPr>
                  <w:rFonts w:ascii="Arial" w:eastAsiaTheme="minorEastAsia" w:hAnsi="Arial" w:cs="Arial"/>
                  <w:sz w:val="22"/>
                  <w:szCs w:val="22"/>
                  <w:lang w:eastAsia="zh-CN"/>
                </w:rPr>
              </w:rPrChange>
            </w:rPr>
            <w:delText xml:space="preserve">main advantage </w:delText>
          </w:r>
        </w:del>
        <w:r w:rsidR="00DB3419" w:rsidRPr="00290F5C">
          <w:rPr>
            <w:rFonts w:ascii="Arial" w:eastAsiaTheme="minorEastAsia" w:hAnsi="Arial" w:cs="Arial"/>
            <w:sz w:val="22"/>
            <w:szCs w:val="22"/>
            <w:lang w:eastAsia="zh-CN"/>
            <w:rPrChange w:id="534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 xml:space="preserve">is </w:t>
        </w:r>
      </w:ins>
      <w:ins w:id="535" w:author="Nabera  Abhinandan" w:date="2024-12-06T12:14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that it </w:t>
        </w:r>
      </w:ins>
      <w:ins w:id="536" w:author="Zhang, Zihao" w:date="2024-12-04T17:09:00Z">
        <w:r w:rsidR="00DB3419" w:rsidRPr="00290F5C">
          <w:rPr>
            <w:rFonts w:ascii="Arial" w:eastAsiaTheme="minorEastAsia" w:hAnsi="Arial" w:cs="Arial"/>
            <w:sz w:val="22"/>
            <w:szCs w:val="22"/>
            <w:lang w:eastAsia="zh-CN"/>
            <w:rPrChange w:id="537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>eliminat</w:t>
        </w:r>
      </w:ins>
      <w:ins w:id="538" w:author="Nabera  Abhinandan" w:date="2024-12-06T12:14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es</w:t>
        </w:r>
      </w:ins>
      <w:ins w:id="539" w:author="Zhang, Zihao" w:date="2024-12-04T17:09:00Z">
        <w:del w:id="540" w:author="Nabera  Abhinandan" w:date="2024-12-06T12:14:00Z">
          <w:r w:rsidR="00DB3419" w:rsidRPr="00290F5C" w:rsidDel="007D2033">
            <w:rPr>
              <w:rFonts w:ascii="Arial" w:eastAsiaTheme="minorEastAsia" w:hAnsi="Arial" w:cs="Arial"/>
              <w:sz w:val="22"/>
              <w:szCs w:val="22"/>
              <w:lang w:eastAsia="zh-CN"/>
              <w:rPrChange w:id="541" w:author="Nabera  Abhinandan" w:date="2024-12-06T11:50:00Z">
                <w:rPr>
                  <w:rFonts w:ascii="Arial" w:eastAsiaTheme="minorEastAsia" w:hAnsi="Arial" w:cs="Arial"/>
                  <w:sz w:val="22"/>
                  <w:szCs w:val="22"/>
                  <w:lang w:eastAsia="zh-CN"/>
                </w:rPr>
              </w:rPrChange>
            </w:rPr>
            <w:delText>ing</w:delText>
          </w:r>
        </w:del>
        <w:r w:rsidR="00DB3419" w:rsidRPr="00290F5C">
          <w:rPr>
            <w:rFonts w:ascii="Arial" w:eastAsiaTheme="minorEastAsia" w:hAnsi="Arial" w:cs="Arial"/>
            <w:sz w:val="22"/>
            <w:szCs w:val="22"/>
            <w:lang w:eastAsia="zh-CN"/>
            <w:rPrChange w:id="542" w:author="Nabera  Abhinandan" w:date="2024-12-06T11:5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 xml:space="preserve"> the need for quenching</w:t>
        </w:r>
      </w:ins>
      <w:ins w:id="543" w:author="Nabera  Abhinandan" w:date="2024-12-06T12:14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ins w:id="544" w:author="Zhang, Zihao" w:date="2024-12-04T17:09:00Z">
        <w:r w:rsidR="00DB341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del w:id="545" w:author="Nabera  Abhinandan" w:date="2024-12-06T12:14:00Z">
          <w:r w:rsidR="00DB3419" w:rsidRPr="00CF7E03" w:rsidDel="007D2033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since</w:delText>
          </w:r>
        </w:del>
      </w:ins>
      <w:ins w:id="546" w:author="Nabera  Abhinandan" w:date="2024-12-06T12:14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as</w:t>
        </w:r>
      </w:ins>
      <w:ins w:id="547" w:author="Zhang, Zihao" w:date="2024-12-04T17:09:00Z">
        <w:r w:rsidR="00DB341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C</w:t>
        </w:r>
        <w:r w:rsidR="00DB341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DB341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DB341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DB341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is produced at low temperatures. In contrast, warm plasma typically achieves higher CH</w:t>
        </w:r>
        <w:r w:rsidR="00DB341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4</w:t>
        </w:r>
        <w:r w:rsidR="00DB341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conversion due to </w:t>
        </w:r>
      </w:ins>
      <w:ins w:id="548" w:author="Nabera  Abhinandan" w:date="2024-12-06T12:14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the </w:t>
        </w:r>
      </w:ins>
      <w:ins w:id="549" w:author="Zhang, Zihao" w:date="2024-12-04T17:09:00Z">
        <w:r w:rsidR="00DB341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higher neutral temperatures (</w:t>
        </w:r>
        <w:r w:rsidR="00DB3419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Supplementary Table 1</w:t>
        </w:r>
        <w:r w:rsidR="00DB341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). </w:t>
        </w:r>
      </w:ins>
      <w:ins w:id="550" w:author="Zhang, Zihao" w:date="2024-12-04T17:14:00Z">
        <w:r w:rsidR="00025A5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Feedstocks typically include pure CH</w:t>
        </w:r>
        <w:r w:rsidR="00025A57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4</w:t>
        </w:r>
        <w:r w:rsidR="00025A5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or CH</w:t>
        </w:r>
        <w:r w:rsidR="00025A57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4</w:t>
        </w:r>
        <w:r w:rsidR="00025A5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diluted in inert gas, with some attempts using co-feeds such as O</w:t>
        </w:r>
        <w:r w:rsidR="00025A57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025A5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  <w:r w:rsidR="00025A57" w:rsidRPr="001A4196">
          <w:rPr>
            <w:rFonts w:ascii="Arial" w:hAnsi="Arial" w:cs="Arial"/>
            <w:sz w:val="22"/>
            <w:vertAlign w:val="superscript"/>
          </w:rPr>
          <w:t>67,68</w:t>
        </w:r>
        <w:r w:rsidR="00025A5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H</w:t>
        </w:r>
        <w:r w:rsidR="00025A57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025A5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  <w:r w:rsidR="00025A57" w:rsidRPr="001A4196">
          <w:rPr>
            <w:rFonts w:ascii="Arial" w:hAnsi="Arial" w:cs="Arial"/>
            <w:sz w:val="22"/>
            <w:vertAlign w:val="superscript"/>
          </w:rPr>
          <w:t>69</w:t>
        </w:r>
        <w:r w:rsidR="00025A5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and CO</w:t>
        </w:r>
        <w:r w:rsidR="00025A57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025A5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  <w:r w:rsidR="00025A57" w:rsidRPr="001A4196">
          <w:rPr>
            <w:rFonts w:ascii="Arial" w:hAnsi="Arial" w:cs="Arial"/>
            <w:sz w:val="22"/>
            <w:vertAlign w:val="superscript"/>
          </w:rPr>
          <w:t>70</w:t>
        </w:r>
        <w:del w:id="551" w:author="Nabera  Abhinandan" w:date="2024-12-06T11:50:00Z">
          <w:r w:rsidR="00025A57" w:rsidRPr="00CF7E03" w:rsidDel="0039443D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</w:del>
      </w:ins>
      <w:del w:id="552" w:author="Zhang, Zihao" w:date="2024-12-05T14:35:00Z">
        <w:r w:rsidR="004238C4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>E</w:delText>
        </w:r>
        <w:r w:rsidR="00570C0A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lectrode-based </w:delText>
        </w:r>
        <w:r w:rsidR="0051665F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>plasma</w:delText>
        </w:r>
        <w:r w:rsidR="004946E5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4238C4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require</w:delText>
        </w:r>
        <w:r w:rsidR="0051665F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electrodes </w:delText>
        </w:r>
        <w:r w:rsidR="005B54A8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>for gas</w:delText>
        </w:r>
        <w:r w:rsidR="0051665F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ionization</w:delText>
        </w:r>
        <w:r w:rsidR="005B54A8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 form plasma</w:delText>
        </w:r>
        <w:r w:rsidR="00832261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condition</w:delText>
        </w:r>
        <w:r w:rsidR="009E3DA8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51665F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4238C4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while microwave plasma induces ionization </w:delText>
        </w:r>
        <w:r w:rsidR="004238C4" w:rsidRPr="00685B8B" w:rsidDel="00632AE4">
          <w:rPr>
            <w:rFonts w:ascii="Arial" w:eastAsiaTheme="minorEastAsia" w:hAnsi="Arial" w:cs="Arial"/>
            <w:i/>
            <w:sz w:val="22"/>
            <w:szCs w:val="22"/>
            <w:lang w:eastAsia="zh-CN"/>
          </w:rPr>
          <w:delText>via</w:delText>
        </w:r>
        <w:r w:rsidR="004238C4" w:rsidRPr="00CF7E03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microwave irradiation, avoiding </w:delText>
        </w:r>
        <w:r w:rsidR="004238C4" w:rsidRPr="00D332BE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>soot deposition issues on electrodes that affect plasma stability</w:delText>
        </w:r>
        <w:r w:rsidR="0051665F" w:rsidRPr="00D332BE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F24CE8" w:rsidRPr="00D332BE" w:rsidDel="00632AE4">
          <w:rPr>
            <w:rFonts w:ascii="Arial" w:hAnsi="Arial" w:cs="Arial"/>
            <w:sz w:val="22"/>
            <w:vertAlign w:val="superscript"/>
          </w:rPr>
          <w:delText>5</w:delText>
        </w:r>
      </w:del>
      <w:del w:id="553" w:author="Zhang, Zihao" w:date="2024-12-05T14:34:00Z">
        <w:r w:rsidR="00EA6261" w:rsidRPr="00D332BE" w:rsidDel="00632AE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</w:p>
    <w:p w14:paraId="23FCCC9E" w14:textId="3E6A5CA8" w:rsidR="006D79EB" w:rsidRDefault="00335BF4" w:rsidP="006D79EB">
      <w:pPr>
        <w:pStyle w:val="ListParagraph"/>
        <w:spacing w:line="360" w:lineRule="auto"/>
        <w:ind w:left="0" w:firstLine="504"/>
        <w:jc w:val="both"/>
        <w:rPr>
          <w:moveTo w:id="554" w:author="Zhang, Zihao" w:date="2024-12-04T16:12:00Z"/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eactor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>var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y widely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A35F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ins w:id="555" w:author="Nabera  Abhinandan" w:date="2024-12-06T12:17:00Z">
        <w:r w:rsidR="007D203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4</w:t>
        </w:r>
      </w:ins>
      <w:del w:id="556" w:author="Nabera  Abhinandan" w:date="2024-12-06T12:17:00Z">
        <w:r w:rsidR="006A35FB" w:rsidRPr="00D332BE" w:rsidDel="007D203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5</w:delText>
        </w:r>
      </w:del>
      <w:r w:rsidR="006A35F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necessitating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case-by-case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considerations to optimize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energy efficiency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ins w:id="557" w:author="Zhang, Zihao" w:date="2024-12-05T14:35:00Z">
        <w:r w:rsidR="00632AE4" w:rsidRPr="00632AE4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632AE4">
          <w:rPr>
            <w:rFonts w:ascii="Arial" w:eastAsiaTheme="minorEastAsia" w:hAnsi="Arial" w:cs="Arial" w:hint="eastAsia"/>
            <w:sz w:val="22"/>
            <w:szCs w:val="22"/>
            <w:lang w:eastAsia="zh-CN"/>
          </w:rPr>
          <w:t>Generally, e</w:t>
        </w:r>
        <w:r w:rsidR="00632AE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lectrode</w:t>
        </w:r>
      </w:ins>
      <w:ins w:id="558" w:author="Nabera  Abhinandan" w:date="2024-12-06T12:21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</w:ins>
      <w:ins w:id="559" w:author="Zhang, Zihao" w:date="2024-12-05T14:35:00Z">
        <w:del w:id="560" w:author="Nabera  Abhinandan" w:date="2024-12-06T12:21:00Z">
          <w:r w:rsidR="00632AE4" w:rsidRPr="00CF7E03" w:rsidDel="007D2033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-</w:delText>
          </w:r>
        </w:del>
        <w:r w:rsidR="00632AE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based plasmas require electrodes for gas ionization to form plasma</w:t>
        </w:r>
        <w:r w:rsidR="00632AE4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condition</w:t>
        </w:r>
      </w:ins>
      <w:ins w:id="561" w:author="Nabera  Abhinandan" w:date="2024-12-06T12:21:00Z">
        <w:r w:rsidR="007D2033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</w:ins>
      <w:ins w:id="562" w:author="Zhang, Zihao" w:date="2024-12-05T14:35:00Z">
        <w:r w:rsidR="00632AE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, while microwave plasma induces ionization </w:t>
        </w:r>
        <w:r w:rsidR="00632AE4" w:rsidRPr="007D2033">
          <w:rPr>
            <w:rFonts w:ascii="Arial" w:eastAsiaTheme="minorEastAsia" w:hAnsi="Arial" w:cs="Arial"/>
            <w:sz w:val="22"/>
            <w:szCs w:val="22"/>
            <w:lang w:eastAsia="zh-CN"/>
            <w:rPrChange w:id="563" w:author="Nabera  Abhinandan" w:date="2024-12-06T12:21:00Z">
              <w:rPr>
                <w:rFonts w:ascii="Arial" w:eastAsiaTheme="minorEastAsia" w:hAnsi="Arial" w:cs="Arial"/>
                <w:i/>
                <w:sz w:val="22"/>
                <w:szCs w:val="22"/>
                <w:lang w:eastAsia="zh-CN"/>
              </w:rPr>
            </w:rPrChange>
          </w:rPr>
          <w:t>via</w:t>
        </w:r>
        <w:r w:rsidR="00632AE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microwave irradiation, </w:t>
        </w:r>
      </w:ins>
      <w:ins w:id="564" w:author="Nabera  Abhinandan" w:date="2024-12-06T12:21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thus </w:t>
        </w:r>
      </w:ins>
      <w:ins w:id="565" w:author="Zhang, Zihao" w:date="2024-12-05T14:35:00Z">
        <w:r w:rsidR="00632AE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avoiding </w:t>
        </w:r>
        <w:r w:rsidR="00632AE4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soot deposition </w:t>
        </w:r>
        <w:del w:id="566" w:author="Nabera  Abhinandan" w:date="2024-12-06T12:21:00Z">
          <w:r w:rsidR="00632AE4" w:rsidRPr="00D332BE" w:rsidDel="000A456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issues </w:delText>
          </w:r>
        </w:del>
        <w:r w:rsidR="00632AE4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>on electrodes</w:t>
        </w:r>
      </w:ins>
      <w:ins w:id="567" w:author="Nabera  Abhinandan" w:date="2024-12-06T12:21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, which can</w:t>
        </w:r>
      </w:ins>
      <w:ins w:id="568" w:author="Zhang, Zihao" w:date="2024-12-05T14:35:00Z">
        <w:del w:id="569" w:author="Nabera  Abhinandan" w:date="2024-12-06T12:21:00Z">
          <w:r w:rsidR="00632AE4" w:rsidRPr="00D332BE" w:rsidDel="000A456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that</w:delText>
          </w:r>
        </w:del>
        <w:r w:rsidR="00632AE4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affect plasma stability.</w:t>
        </w:r>
        <w:r w:rsidR="00632AE4" w:rsidRPr="00D332BE">
          <w:rPr>
            <w:rFonts w:ascii="Arial" w:hAnsi="Arial" w:cs="Arial"/>
            <w:sz w:val="22"/>
            <w:vertAlign w:val="superscript"/>
          </w:rPr>
          <w:t>5</w:t>
        </w:r>
      </w:ins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570" w:author="Zhang, Zihao" w:date="2024-12-05T14:36:00Z">
        <w:r w:rsidR="00464D8E" w:rsidDel="00C759A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For example, </w:delText>
        </w:r>
      </w:del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DBD uses a 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dielectric barrier to 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prevent arcing and ensure uniform plasma discharge, while corona reactors rely on a 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>point</w:t>
      </w:r>
      <w:ins w:id="571" w:author="Nabera  Abhinandan" w:date="2024-12-06T12:22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ed</w:t>
        </w:r>
      </w:ins>
      <w:del w:id="572" w:author="Nabera  Abhinandan" w:date="2024-12-06T12:22:00Z">
        <w:r w:rsidR="001836EB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>y</w:delText>
        </w:r>
      </w:del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 electrode to generate a localized, non-uniform electric field for plasma formation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836E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ins w:id="573" w:author="Nabera  Abhinandan" w:date="2024-12-06T12:17:00Z">
        <w:r w:rsidR="007D203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4</w:t>
        </w:r>
      </w:ins>
      <w:del w:id="574" w:author="Nabera  Abhinandan" w:date="2024-12-06T12:17:00Z">
        <w:r w:rsidR="001836EB" w:rsidRPr="00D332BE" w:rsidDel="007D203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5</w:delText>
        </w:r>
      </w:del>
      <w:r w:rsidR="001836E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a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moveToRangeStart w:id="575" w:author="Zhang, Zihao" w:date="2024-12-04T16:05:00Z" w:name="move184220743"/>
      <w:moveTo w:id="576" w:author="Zhang, Zihao" w:date="2024-12-04T16:05:00Z"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In addition to reactor </w:t>
        </w:r>
        <w:r w:rsidR="00F301DE">
          <w:rPr>
            <w:rFonts w:ascii="Arial" w:eastAsiaTheme="minorEastAsia" w:hAnsi="Arial" w:cs="Arial"/>
            <w:sz w:val="22"/>
            <w:szCs w:val="22"/>
            <w:lang w:eastAsia="zh-CN"/>
          </w:rPr>
          <w:t>design</w:t>
        </w:r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catalysts also play an important role in 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non-thermal plasma, with DBD and microwave being the most </w:t>
        </w:r>
      </w:moveTo>
      <w:ins w:id="577" w:author="Nabera  Abhinandan" w:date="2024-12-06T12:22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commonly </w:t>
        </w:r>
      </w:ins>
      <w:moveTo w:id="578" w:author="Zhang, Zihao" w:date="2024-12-04T16:05:00Z"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used (</w:t>
        </w:r>
        <w:r w:rsidR="00F301DE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Supplementary Table 1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).</w:t>
        </w:r>
      </w:moveTo>
      <w:moveToRangeEnd w:id="575"/>
      <w:ins w:id="579" w:author="Zhang, Zihao" w:date="2024-12-04T16:06:00Z"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For instance, in </w:t>
        </w:r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DBD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plasma, adding the MFM-300(Fe) catalyst increased C</w:t>
        </w:r>
        <w:r w:rsidR="00F301DE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F301DE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selectivity from 17% to 38% at </w:t>
        </w:r>
      </w:ins>
      <w:ins w:id="580" w:author="Nabera  Abhinandan" w:date="2024-12-06T12:22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 </w:t>
        </w:r>
      </w:ins>
      <w:ins w:id="581" w:author="Zhang, Zihao" w:date="2024-12-04T16:06:00Z"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CH</w:t>
        </w:r>
        <w:r w:rsidR="00F301DE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4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conversion </w:t>
        </w:r>
        <w:r w:rsidR="00F301D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of 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&lt;3%.</w:t>
        </w:r>
        <w:r w:rsidR="00F301DE" w:rsidRPr="001A4196">
          <w:rPr>
            <w:rFonts w:ascii="Arial" w:hAnsi="Arial" w:cs="Arial"/>
            <w:sz w:val="22"/>
            <w:vertAlign w:val="superscript"/>
          </w:rPr>
          <w:t>71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In contrast, in microwave plasma, microwave irradiation </w:t>
        </w:r>
      </w:ins>
      <w:ins w:id="582" w:author="Zhang, Zihao" w:date="2024-12-04T16:11:00Z"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seems more</w:t>
        </w:r>
      </w:ins>
      <w:ins w:id="583" w:author="Zhang, Zihao" w:date="2024-12-04T16:06:00Z"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essential for C</w:t>
        </w:r>
        <w:r w:rsidR="00F301DE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F301DE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production</w:t>
        </w:r>
      </w:ins>
      <w:ins w:id="584" w:author="Zhang, Zihao" w:date="2024-12-04T16:11:00Z"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than catalysts</w:t>
        </w:r>
      </w:ins>
      <w:ins w:id="585" w:author="Zhang, Zihao" w:date="2024-12-04T16:06:00Z"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</w:ins>
      <w:ins w:id="586" w:author="Zhang, Zihao" w:date="2024-12-04T16:11:00Z">
        <w:r w:rsidR="00F301DE" w:rsidRPr="001A4196">
          <w:rPr>
            <w:rFonts w:ascii="Arial" w:hAnsi="Arial" w:cs="Arial"/>
            <w:sz w:val="22"/>
            <w:vertAlign w:val="superscript"/>
          </w:rPr>
          <w:t>72</w:t>
        </w:r>
        <w:r w:rsidR="00F301DE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,</w:t>
        </w:r>
      </w:ins>
      <w:ins w:id="587" w:author="Zhang, Zihao" w:date="2024-12-04T16:06:00Z">
        <w:r w:rsidR="00F301DE" w:rsidRPr="001A4196">
          <w:rPr>
            <w:rFonts w:ascii="Arial" w:hAnsi="Arial" w:cs="Arial"/>
            <w:sz w:val="22"/>
            <w:vertAlign w:val="superscript"/>
          </w:rPr>
          <w:t>73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While extensive literature </w:t>
        </w:r>
        <w:del w:id="588" w:author="Nabera  Abhinandan" w:date="2024-12-06T12:22:00Z">
          <w:r w:rsidR="00F301DE" w:rsidDel="000A456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stresses</w:delText>
          </w:r>
        </w:del>
      </w:ins>
      <w:ins w:id="589" w:author="Nabera  Abhinandan" w:date="2024-12-06T12:22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emphasizes</w:t>
        </w:r>
      </w:ins>
      <w:ins w:id="590" w:author="Zhang, Zihao" w:date="2024-12-04T16:06:00Z"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the significance of non</w:t>
        </w:r>
        <w:r w:rsidR="00F301DE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thermal plasma </w:t>
        </w:r>
        <w:del w:id="591" w:author="Nabera  Abhinandan" w:date="2024-12-06T12:23:00Z">
          <w:r w:rsidR="00F301DE" w:rsidRPr="00CF7E03" w:rsidDel="000A456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on</w:delText>
          </w:r>
        </w:del>
      </w:ins>
      <w:ins w:id="592" w:author="Nabera  Abhinandan" w:date="2024-12-06T12:23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in</w:t>
        </w:r>
      </w:ins>
      <w:ins w:id="593" w:author="Zhang, Zihao" w:date="2024-12-04T16:06:00Z"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C</w:t>
        </w:r>
        <w:r w:rsidR="00F301DE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F301DE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production</w:t>
        </w:r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, detailed energy requirements are sometimes not provided</w:t>
        </w:r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</w:t>
        </w:r>
        <w:r w:rsidR="00F301DE">
          <w:rPr>
            <w:rFonts w:ascii="Arial" w:eastAsiaTheme="minorEastAsia" w:hAnsi="Arial" w:cs="Arial"/>
            <w:sz w:val="22"/>
            <w:szCs w:val="22"/>
            <w:lang w:eastAsia="zh-CN"/>
          </w:rPr>
          <w:t>an</w:t>
        </w:r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essential indicator </w:t>
        </w:r>
        <w:del w:id="594" w:author="Nabera  Abhinandan" w:date="2024-12-06T12:23:00Z">
          <w:r w:rsidR="00F301DE" w:rsidDel="000A4567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to evaluate</w:delText>
          </w:r>
        </w:del>
      </w:ins>
      <w:ins w:id="595" w:author="Nabera  Abhinandan" w:date="2024-12-06T12:23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for evaluating</w:t>
        </w:r>
      </w:ins>
      <w:ins w:id="596" w:author="Zhang, Zihao" w:date="2024-12-04T16:06:00Z"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del w:id="597" w:author="Nabera  Abhinandan" w:date="2024-12-06T12:23:00Z">
          <w:r w:rsidR="00F301DE" w:rsidDel="000A4567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the </w:delText>
          </w:r>
        </w:del>
        <w:r w:rsidR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relevant technolog</w:t>
        </w:r>
      </w:ins>
      <w:ins w:id="598" w:author="Nabera  Abhinandan" w:date="2024-12-06T12:23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ies</w:t>
        </w:r>
      </w:ins>
      <w:ins w:id="599" w:author="Zhang, Zihao" w:date="2024-12-04T16:06:00Z">
        <w:del w:id="600" w:author="Nabera  Abhinandan" w:date="2024-12-06T12:23:00Z">
          <w:r w:rsidR="00F301DE" w:rsidDel="000A4567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y</w:delText>
          </w:r>
        </w:del>
        <w:r w:rsidR="00F301D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</w:ins>
      <w:ins w:id="601" w:author="Zhang, Zihao" w:date="2024-12-04T16:12:00Z">
        <w:r w:rsidR="006D79EB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moveToRangeStart w:id="602" w:author="Zhang, Zihao" w:date="2024-12-04T16:12:00Z" w:name="move184221183"/>
      <w:moveTo w:id="603" w:author="Zhang, Zihao" w:date="2024-12-04T16:12:00Z">
        <w:del w:id="604" w:author="Zhang, Zihao" w:date="2024-12-04T16:19:00Z"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For non-thermal plasma, c</w:delText>
          </w:r>
        </w:del>
        <w:del w:id="605" w:author="Zhang, Zihao" w:date="2024-12-04T16:20:00Z"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old plasma’s main advantage is eliminating the need for quenching since C</w:delText>
          </w:r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H</w:delText>
          </w:r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is produced at low temperatures. In contrast, warm plasma typically achieves higher CH</w:delText>
          </w:r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4</w:delText>
          </w:r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conversion due to higher neutral temperatures (</w:delText>
          </w:r>
          <w:r w:rsidR="006D79EB" w:rsidRPr="00CF7E03" w:rsidDel="006D79EB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Supplementary Table 1</w:delText>
          </w:r>
          <w:r w:rsidR="006D79EB" w:rsidRPr="00CF7E03" w:rsidDel="006D79EB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). </w:delText>
          </w:r>
        </w:del>
        <w:del w:id="606" w:author="Zhang, Zihao" w:date="2024-12-04T17:14:00Z"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Feedstocks typically include pure CH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4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or CH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4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diluted in inert gas, with some attempts using co-feeds such as O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,</w:delText>
          </w:r>
          <w:r w:rsidR="006D79EB" w:rsidRPr="001A4196" w:rsidDel="00025A57">
            <w:rPr>
              <w:rFonts w:ascii="Arial" w:hAnsi="Arial" w:cs="Arial"/>
              <w:sz w:val="22"/>
              <w:vertAlign w:val="superscript"/>
            </w:rPr>
            <w:delText>67,68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H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,</w:delText>
          </w:r>
          <w:r w:rsidR="006D79EB" w:rsidRPr="001A4196" w:rsidDel="00025A57">
            <w:rPr>
              <w:rFonts w:ascii="Arial" w:hAnsi="Arial" w:cs="Arial"/>
              <w:sz w:val="22"/>
              <w:vertAlign w:val="superscript"/>
            </w:rPr>
            <w:delText>69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and CO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.</w:delText>
          </w:r>
          <w:r w:rsidR="006D79EB" w:rsidRPr="001A4196" w:rsidDel="00025A57">
            <w:rPr>
              <w:rFonts w:ascii="Arial" w:hAnsi="Arial" w:cs="Arial"/>
              <w:sz w:val="22"/>
              <w:vertAlign w:val="superscript"/>
            </w:rPr>
            <w:delText>70</w:delText>
          </w:r>
          <w:r w:rsidR="006D79EB" w:rsidRPr="00CF7E03" w:rsidDel="00025A5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</w:del>
        <w:del w:id="607" w:author="Zhang, Zihao" w:date="2024-12-04T17:15:00Z">
          <w:r w:rsidR="006D79EB" w:rsidRPr="00CF7E03" w:rsidDel="00382ADC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However</w:delText>
          </w:r>
        </w:del>
      </w:moveTo>
      <w:ins w:id="608" w:author="Zhang, Zihao" w:date="2024-12-05T14:39:00Z">
        <w:del w:id="609" w:author="Nabera  Abhinandan" w:date="2024-12-06T12:23:00Z">
          <w:r w:rsidR="00015892" w:rsidDel="000A4567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The</w:delText>
          </w:r>
        </w:del>
      </w:ins>
      <w:ins w:id="610" w:author="Nabera  Abhinandan" w:date="2024-12-06T12:23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A</w:t>
        </w:r>
      </w:ins>
      <w:ins w:id="611" w:author="Zhang, Zihao" w:date="2024-12-05T14:39:00Z">
        <w:r w:rsidR="00015892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possible reason is that</w:t>
        </w:r>
      </w:ins>
      <w:moveTo w:id="612" w:author="Zhang, Zihao" w:date="2024-12-04T16:12:00Z">
        <w:del w:id="613" w:author="Zhang, Zihao" w:date="2024-12-05T14:39:00Z">
          <w:r w:rsidR="006D79EB" w:rsidRPr="00CF7E03" w:rsidDel="00015892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,</w:delText>
          </w:r>
        </w:del>
        <w:r w:rsidR="006D79EB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del w:id="614" w:author="Zhang, Zihao" w:date="2024-12-04T17:17:00Z">
          <w:r w:rsidR="006D79EB" w:rsidRPr="00CF7E03" w:rsidDel="0011522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non-thermal plasmas</w:delText>
          </w:r>
        </w:del>
      </w:moveTo>
      <w:ins w:id="615" w:author="Zhang, Zihao" w:date="2024-12-04T17:17:00Z">
        <w:r w:rsidR="00115220">
          <w:rPr>
            <w:rFonts w:ascii="Arial" w:eastAsiaTheme="minorEastAsia" w:hAnsi="Arial" w:cs="Arial" w:hint="eastAsia"/>
            <w:sz w:val="22"/>
            <w:szCs w:val="22"/>
            <w:lang w:eastAsia="zh-CN"/>
          </w:rPr>
          <w:t>it</w:t>
        </w:r>
      </w:ins>
      <w:moveTo w:id="616" w:author="Zhang, Zihao" w:date="2024-12-04T16:12:00Z">
        <w:r w:rsidR="006D79EB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moveTo>
      <w:ins w:id="617" w:author="Zhang, Zihao" w:date="2024-12-05T14:40:00Z">
        <w:del w:id="618" w:author="Nabera  Abhinandan" w:date="2024-12-06T12:24:00Z">
          <w:r w:rsidR="006609E3" w:rsidDel="000A4567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still </w:delText>
          </w:r>
        </w:del>
      </w:ins>
      <w:moveTo w:id="619" w:author="Zhang, Zihao" w:date="2024-12-04T16:12:00Z">
        <w:del w:id="620" w:author="Zhang, Zihao" w:date="2024-12-04T17:18:00Z">
          <w:r w:rsidR="006D79EB" w:rsidRPr="00CF7E03" w:rsidDel="0011522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require</w:delText>
          </w:r>
        </w:del>
        <w:ins w:id="621" w:author="Zhang, Zihao" w:date="2024-12-04T17:18:00Z">
          <w:r w:rsidR="00115220" w:rsidRPr="00CF7E03">
            <w:rPr>
              <w:rFonts w:ascii="Arial" w:eastAsiaTheme="minorEastAsia" w:hAnsi="Arial" w:cs="Arial"/>
              <w:sz w:val="22"/>
              <w:szCs w:val="22"/>
              <w:lang w:eastAsia="zh-CN"/>
            </w:rPr>
            <w:t>requires</w:t>
          </w:r>
        </w:ins>
        <w:r w:rsidR="006D79EB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substantial energy input, </w:t>
        </w:r>
        <w:del w:id="622" w:author="Zhang, Zihao" w:date="2024-12-04T17:18:00Z">
          <w:r w:rsidR="006D79EB" w:rsidRPr="00CF7E03" w:rsidDel="0011522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often</w:delText>
          </w:r>
        </w:del>
      </w:moveTo>
      <w:ins w:id="623" w:author="Zhang, Zihao" w:date="2024-12-04T17:18:00Z">
        <w:r w:rsidR="0011522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similar </w:t>
        </w:r>
      </w:ins>
      <w:ins w:id="624" w:author="Nabera  Abhinandan" w:date="2024-12-06T12:23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to </w:t>
        </w:r>
      </w:ins>
      <w:ins w:id="625" w:author="Zhang, Zihao" w:date="2024-12-04T17:18:00Z">
        <w:r w:rsidR="00115220">
          <w:rPr>
            <w:rFonts w:ascii="Arial" w:eastAsiaTheme="minorEastAsia" w:hAnsi="Arial" w:cs="Arial" w:hint="eastAsia"/>
            <w:sz w:val="22"/>
            <w:szCs w:val="22"/>
            <w:lang w:eastAsia="zh-CN"/>
          </w:rPr>
          <w:t>or even</w:t>
        </w:r>
      </w:ins>
      <w:moveTo w:id="626" w:author="Zhang, Zihao" w:date="2024-12-04T16:12:00Z">
        <w:r w:rsidR="006D79EB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exceeding </w:t>
        </w:r>
        <w:del w:id="627" w:author="Zhang, Zihao" w:date="2024-12-05T14:12:00Z">
          <w:r w:rsidR="006D79EB" w:rsidRPr="00CF7E03" w:rsidDel="00A50FF5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Hüls arc</w:delText>
          </w:r>
        </w:del>
      </w:moveTo>
      <w:ins w:id="628" w:author="Zhang, Zihao" w:date="2024-12-05T14:12:00Z">
        <w:r w:rsidR="00A50FF5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thermal</w:t>
        </w:r>
      </w:ins>
      <w:moveTo w:id="629" w:author="Zhang, Zihao" w:date="2024-12-04T16:12:00Z">
        <w:r w:rsidR="006D79EB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plasma processes (</w:t>
        </w:r>
        <w:r w:rsidR="006D79EB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Fig. </w:t>
        </w:r>
        <w:del w:id="630" w:author="Zhang, Zihao" w:date="2024-12-05T14:12:00Z">
          <w:r w:rsidR="006D79EB" w:rsidRPr="00CF7E03" w:rsidDel="00A50FF5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5</w:delText>
          </w:r>
        </w:del>
      </w:moveTo>
      <w:ins w:id="631" w:author="Zhang, Zihao" w:date="2024-12-05T14:12:00Z">
        <w:r w:rsidR="00A50FF5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4</w:t>
        </w:r>
      </w:ins>
      <w:moveTo w:id="632" w:author="Zhang, Zihao" w:date="2024-12-04T16:12:00Z">
        <w:r w:rsidR="006D79EB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d</w:t>
        </w:r>
        <w:r w:rsidR="006D79EB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).</w:t>
        </w:r>
        <w:del w:id="633" w:author="Zhang, Zihao" w:date="2024-12-05T14:13:00Z">
          <w:r w:rsidR="006D79EB" w:rsidRPr="00CF7E03" w:rsidDel="00BD4283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</w:del>
        <w:del w:id="634" w:author="Zhang, Zihao" w:date="2024-12-04T17:15:00Z">
          <w:r w:rsidR="006D79EB" w:rsidRPr="00CF7E03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Moreover, promising non-thermal </w:delText>
          </w:r>
          <w:r w:rsidR="006D79EB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plasma </w:delText>
          </w:r>
          <w:r w:rsidR="006D79EB" w:rsidRPr="00CF7E03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results (</w:delText>
          </w:r>
          <w:r w:rsidR="006D79EB" w:rsidRPr="00CF7E03" w:rsidDel="00621240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Supplementary Table 1</w:delText>
          </w:r>
          <w:r w:rsidR="006D79EB" w:rsidRPr="00CF7E03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) mostly derive from microwave or pulsed plasma, which typically operate at low pressures or high frequencies, </w:delText>
          </w:r>
          <w:r w:rsidR="006D79EB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requiring</w:delText>
          </w:r>
          <w:r w:rsidR="006D79EB" w:rsidRPr="00CF7E03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complex</w:delText>
          </w:r>
          <w:r w:rsidR="006D79EB" w:rsidDel="00621240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 </w:delText>
          </w:r>
          <w:r w:rsidR="006D79EB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equipment</w:delText>
          </w:r>
          <w:r w:rsidR="006D79EB" w:rsidRPr="00CF7E03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6D79EB" w:rsidDel="00621240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design for durable </w:delText>
          </w:r>
          <w:r w:rsidR="006D79EB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operation</w:delText>
          </w:r>
          <w:r w:rsidR="006D79EB" w:rsidRPr="00CF7E03" w:rsidDel="00621240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.</w:delText>
          </w:r>
          <w:r w:rsidR="006D79EB" w:rsidRPr="00BA3524" w:rsidDel="00621240">
            <w:rPr>
              <w:rFonts w:ascii="Arial" w:hAnsi="Arial" w:cs="Arial"/>
              <w:sz w:val="22"/>
              <w:vertAlign w:val="superscript"/>
              <w:lang w:eastAsia="zh-CN"/>
            </w:rPr>
            <w:delText>33</w:delText>
          </w:r>
        </w:del>
      </w:moveTo>
    </w:p>
    <w:moveToRangeEnd w:id="602"/>
    <w:p w14:paraId="53D54C88" w14:textId="7339B103" w:rsidR="006D79EB" w:rsidRPr="00AA2B19" w:rsidRDefault="006D79EB" w:rsidP="006D79EB">
      <w:pPr>
        <w:tabs>
          <w:tab w:val="left" w:pos="450"/>
        </w:tabs>
        <w:spacing w:before="240" w:line="360" w:lineRule="auto"/>
        <w:jc w:val="both"/>
        <w:rPr>
          <w:ins w:id="635" w:author="Zhang, Zihao" w:date="2024-12-04T16:12:00Z"/>
          <w:rFonts w:ascii="Arial" w:eastAsiaTheme="minorEastAsia" w:hAnsi="Arial" w:cs="Arial"/>
          <w:sz w:val="22"/>
          <w:szCs w:val="22"/>
          <w:lang w:eastAsia="zh-CN"/>
        </w:rPr>
      </w:pPr>
      <w:ins w:id="636" w:author="Zhang, Zihao" w:date="2024-12-04T16:12:00Z">
        <w:r w:rsidRPr="00CF7E03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2.</w:t>
        </w:r>
        <w:r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4</w:t>
        </w:r>
        <w:r w:rsidRPr="00CF7E03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.</w:t>
        </w:r>
        <w:r w:rsidRPr="00CF7E03">
          <w:rPr>
            <w:rFonts w:ascii="Arial" w:eastAsiaTheme="minorEastAsia" w:hAnsi="Arial" w:cs="Arial"/>
            <w:b/>
            <w:sz w:val="22"/>
            <w:szCs w:val="22"/>
            <w:lang w:eastAsia="zh-CN"/>
          </w:rPr>
          <w:tab/>
        </w:r>
      </w:ins>
      <w:ins w:id="637" w:author="Zhang, Zihao" w:date="2024-12-04T16:13:00Z">
        <w:r w:rsidRPr="006D79EB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Advancements in catalyst design for the thermal pyrolysis process</w:t>
        </w:r>
      </w:ins>
    </w:p>
    <w:p w14:paraId="77CF73FE" w14:textId="2F8FC927" w:rsidR="00570C0A" w:rsidRPr="00D332BE" w:rsidDel="0094261A" w:rsidRDefault="00BB57EC" w:rsidP="006F3396">
      <w:pPr>
        <w:pStyle w:val="ListParagraph"/>
        <w:spacing w:line="360" w:lineRule="auto"/>
        <w:ind w:left="0"/>
        <w:jc w:val="both"/>
        <w:rPr>
          <w:del w:id="638" w:author="Zhang, Zihao" w:date="2024-12-04T17:24:00Z"/>
          <w:rFonts w:ascii="Arial" w:eastAsiaTheme="minorEastAsia" w:hAnsi="Arial" w:cs="Arial"/>
          <w:sz w:val="22"/>
          <w:szCs w:val="22"/>
          <w:lang w:eastAsia="zh-CN"/>
        </w:rPr>
      </w:pPr>
      <w:del w:id="639" w:author="Zhang, Zihao" w:date="2024-12-04T17:20:00Z">
        <w:r w:rsidRPr="00D332BE" w:rsidDel="00EE280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</w:del>
      <w:del w:id="640" w:author="Zhang, Zihao" w:date="2024-12-04T17:24:00Z">
        <w:r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thermal pyrolysis (TP) of CH</w:delText>
        </w:r>
        <w:r w:rsidRPr="00D332BE" w:rsidDel="0094261A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641" w:author="Zhang, Zihao" w:date="2024-12-04T17:18:00Z">
        <w:r w:rsidRPr="00D332BE" w:rsidDel="000B4611">
          <w:rPr>
            <w:rFonts w:ascii="Arial" w:eastAsiaTheme="minorEastAsia" w:hAnsi="Arial" w:cs="Arial"/>
            <w:sz w:val="22"/>
            <w:szCs w:val="22"/>
            <w:lang w:eastAsia="zh-CN"/>
          </w:rPr>
          <w:delText>in reactor tubes, heated either by electricity or combustion gas, can produce C</w:delText>
        </w:r>
        <w:r w:rsidRPr="00D332BE" w:rsidDel="000B4611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D332BE" w:rsidDel="000B4611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D332BE" w:rsidDel="000B4611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D332BE" w:rsidDel="000B4611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However, this method </w:delText>
        </w:r>
      </w:del>
      <w:del w:id="642" w:author="Zhang, Zihao" w:date="2024-12-04T17:24:00Z">
        <w:r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often results in low 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conversion </w:delText>
        </w:r>
        <w:r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and significant </w:delText>
        </w:r>
        <w:r w:rsidR="00BA5284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BA5284" w:rsidRPr="00D332BE" w:rsidDel="0094261A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A5284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BA5284" w:rsidRPr="00D332BE" w:rsidDel="0094261A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A5284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decomposition </w:delText>
        </w:r>
        <w:r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due to slow feed heating compared to PC. </w:delText>
        </w:r>
      </w:del>
      <w:del w:id="643" w:author="Zhang, Zihao" w:date="2024-12-04T17:19:00Z">
        <w:r w:rsidRPr="00D332BE" w:rsidDel="00EE2806">
          <w:rPr>
            <w:rFonts w:ascii="Arial" w:eastAsiaTheme="minorEastAsia" w:hAnsi="Arial" w:cs="Arial"/>
            <w:sz w:val="22"/>
            <w:szCs w:val="22"/>
            <w:lang w:eastAsia="zh-CN"/>
          </w:rPr>
          <w:delText>Adding H</w:delText>
        </w:r>
        <w:r w:rsidRPr="00D332BE" w:rsidDel="00EE280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D332BE" w:rsidDel="00EE280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can shift the equilibrium to inhibit C</w:delText>
        </w:r>
        <w:r w:rsidRPr="00D332BE" w:rsidDel="00EE280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D332BE" w:rsidDel="00EE2806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Pr="00D332BE" w:rsidDel="00EE280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Pr="00D332BE" w:rsidDel="00EE280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decomposition, but it also reduces the CH</w:delText>
        </w:r>
        <w:r w:rsidRPr="00D332BE" w:rsidDel="00EE280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Pr="00D332BE" w:rsidDel="00EE280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conversion rate, making this approach commercially unviable.</w:delText>
        </w:r>
        <w:r w:rsidRPr="00D332BE" w:rsidDel="00EE2806">
          <w:rPr>
            <w:rFonts w:ascii="Arial" w:hAnsi="Arial" w:cs="Arial"/>
            <w:sz w:val="22"/>
            <w:vertAlign w:val="superscript"/>
          </w:rPr>
          <w:delText>32</w:delText>
        </w:r>
        <w:r w:rsidR="00D332BE" w:rsidRPr="00D332BE" w:rsidDel="00EE280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644" w:author="Zhang, Zihao" w:date="2024-12-04T17:24:00Z"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Advanced reactor design</w:delText>
        </w:r>
        <w:r w:rsidR="00AB27E2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, including membrane</w:delText>
        </w:r>
        <w:r w:rsidR="00D332BE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335BF4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reactors </w:delText>
        </w:r>
        <w:r w:rsidR="00D332BE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(</w:delText>
        </w:r>
        <w:r w:rsidR="00D332BE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Fig. 5</w:delText>
        </w:r>
        <w:r w:rsidR="00D332BE" w:rsidDel="0094261A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b</w:delText>
        </w:r>
        <w:r w:rsidR="00D332BE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)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or millisecond reactors, have been explored </w:delText>
        </w:r>
        <w:r w:rsidR="00335BF4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to en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hance</w:delText>
        </w:r>
        <w:r w:rsidR="00335BF4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CH</w:delText>
        </w:r>
        <w:r w:rsidR="00335BF4" w:rsidDel="0094261A">
          <w:rPr>
            <w:rFonts w:ascii="Arial" w:eastAsiaTheme="minorEastAsia" w:hAnsi="Arial" w:cs="Arial" w:hint="eastAsia"/>
            <w:sz w:val="22"/>
            <w:szCs w:val="22"/>
            <w:vertAlign w:val="subscript"/>
            <w:lang w:eastAsia="zh-CN"/>
          </w:rPr>
          <w:delText>4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conversion </w:delText>
        </w:r>
        <w:r w:rsidR="00335BF4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by shifting the 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reaction equilibrium to</w:delText>
        </w:r>
        <w:r w:rsidR="00335BF4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ward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the product side </w:delText>
        </w:r>
        <w:r w:rsidR="008D6399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or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335BF4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reducing soot</w:delText>
        </w:r>
        <w:r w:rsidR="00D332BE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formation</w:delText>
        </w:r>
        <w:r w:rsidR="00D332BE" w:rsidRPr="00D332BE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due to shortened contact time.</w:delText>
        </w:r>
        <w:r w:rsidR="000B1B10" w:rsidRPr="000B1B10" w:rsidDel="0094261A">
          <w:rPr>
            <w:rFonts w:ascii="Arial" w:hAnsi="Arial" w:cs="Arial"/>
            <w:sz w:val="22"/>
            <w:vertAlign w:val="superscript"/>
          </w:rPr>
          <w:delText>65,66</w:delText>
        </w:r>
      </w:del>
      <w:del w:id="645" w:author="Zhang, Zihao" w:date="2024-12-04T14:17:00Z">
        <w:r w:rsidR="00DC3E51" w:rsidDel="009B1D7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These </w:delText>
        </w:r>
        <w:r w:rsidR="005F3BF2" w:rsidDel="009B1D7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reactor </w:delText>
        </w:r>
        <w:r w:rsidR="00335BF4" w:rsidDel="009B1D7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developments underscore th</w:delText>
        </w:r>
        <w:r w:rsidR="00DC3E51" w:rsidDel="009B1D7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e importance of reactor design in </w:delText>
        </w:r>
        <w:r w:rsidR="00DC3E51" w:rsidRPr="00D332BE" w:rsidDel="009B1D75">
          <w:rPr>
            <w:rFonts w:ascii="Arial" w:eastAsiaTheme="minorEastAsia" w:hAnsi="Arial" w:cs="Arial"/>
            <w:sz w:val="22"/>
            <w:szCs w:val="22"/>
            <w:lang w:eastAsia="zh-CN"/>
          </w:rPr>
          <w:delText>non</w:delText>
        </w:r>
        <w:r w:rsidR="00DC3E51" w:rsidRPr="00D332BE" w:rsidDel="009B1D75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  <w:delText>thermal plasma</w:delText>
        </w:r>
        <w:r w:rsidR="00DC3E51" w:rsidDel="009B1D7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and TP </w:delText>
        </w:r>
        <w:r w:rsidR="00DC3E51" w:rsidRPr="00D332BE" w:rsidDel="009B1D75">
          <w:rPr>
            <w:rFonts w:ascii="Arial" w:eastAsiaTheme="minorEastAsia" w:hAnsi="Arial" w:cs="Arial"/>
            <w:sz w:val="22"/>
            <w:szCs w:val="22"/>
            <w:lang w:eastAsia="zh-CN"/>
          </w:rPr>
          <w:delText>technologies</w:delText>
        </w:r>
        <w:r w:rsidR="00DC3E51" w:rsidDel="009B1D7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.</w:delText>
        </w:r>
      </w:del>
    </w:p>
    <w:p w14:paraId="7D4F3EDD" w14:textId="736DFE66" w:rsidR="009C7200" w:rsidDel="0094261A" w:rsidRDefault="00633D92" w:rsidP="0064013E">
      <w:pPr>
        <w:pStyle w:val="ListParagraph"/>
        <w:spacing w:line="360" w:lineRule="auto"/>
        <w:ind w:left="0" w:firstLine="504"/>
        <w:jc w:val="both"/>
        <w:rPr>
          <w:del w:id="646" w:author="Zhang, Zihao" w:date="2024-12-04T17:24:00Z"/>
          <w:rFonts w:ascii="Arial" w:eastAsiaTheme="minorEastAsia" w:hAnsi="Arial" w:cs="Arial"/>
          <w:sz w:val="22"/>
          <w:szCs w:val="22"/>
          <w:lang w:eastAsia="zh-CN"/>
        </w:rPr>
      </w:pPr>
      <w:del w:id="647" w:author="Zhang, Zihao" w:date="2024-12-04T17:24:00Z">
        <w:r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The c</w:delText>
        </w:r>
        <w:r w:rsidR="00B717E3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omparison of representative results </w:delText>
        </w:r>
        <w:r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from</w:delText>
        </w:r>
        <w:r w:rsidR="008338AE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B717E3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thermal</w:delText>
        </w:r>
        <w:r w:rsidR="000B19EA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plasma</w:delText>
        </w:r>
        <w:r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B717E3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8338AE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(catalytic)</w:delText>
        </w:r>
        <w:r w:rsidR="008338AE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B717E3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non-thermal plasma</w:delText>
        </w:r>
        <w:r w:rsidR="00731B75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 and catalytic</w:delText>
        </w:r>
        <w:r w:rsidR="00731B75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3B7670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TP</w:delText>
        </w:r>
        <w:r w:rsidR="00B717E3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processes </w:delText>
        </w:r>
        <w:r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is </w:delText>
        </w:r>
        <w:r w:rsidR="00106B06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summarized </w:delText>
        </w:r>
        <w:r w:rsidR="005E15B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 </w:delText>
        </w:r>
        <w:r w:rsidR="005E15B4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</w:delText>
        </w:r>
        <w:r w:rsidR="00F177D9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.</w:delText>
        </w:r>
        <w:r w:rsidR="00A740C4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 </w:delText>
        </w:r>
        <w:r w:rsidR="008207B4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5</w:delText>
        </w:r>
        <w:r w:rsidR="008207B4" w:rsidDel="0094261A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c</w:delText>
        </w:r>
        <w:r w:rsidR="008207B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106B06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(</w:delText>
        </w:r>
        <w:r w:rsidR="00106B06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Supplementary</w:delText>
        </w:r>
        <w:r w:rsidR="00A740C4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 </w:delText>
        </w:r>
        <w:r w:rsidR="00106B06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Table</w:delText>
        </w:r>
        <w:r w:rsidR="00A740C4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 </w:delText>
        </w:r>
        <w:r w:rsidR="00106B06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1</w:delText>
        </w:r>
        <w:r w:rsidR="00A740C4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 xml:space="preserve"> and</w:delText>
        </w:r>
        <w:r w:rsidR="00644104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 xml:space="preserve"> 2</w:delText>
        </w:r>
        <w:r w:rsidR="00106B06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).</w:delText>
        </w:r>
        <w:r w:rsidR="00F749F5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verall performance</w:delText>
        </w:r>
        <w:r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based on CH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conversion and C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selectivity</w:delText>
        </w:r>
        <w:r w:rsidR="00AB27E2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9162D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indicates </w:delText>
        </w:r>
        <w:r w:rsidR="00D21B77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that thermal plasma</w:delText>
        </w:r>
        <w:r w:rsidR="00520F93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613DB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out</w:delText>
        </w:r>
        <w:r w:rsidR="00520F93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performs non-thermal plasma, </w:delText>
        </w:r>
        <w:r w:rsidR="000613DB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which</w:delText>
        </w:r>
        <w:r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0613DB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in turn</w:delText>
        </w:r>
        <w:r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0613DB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outperforms </w:delText>
        </w:r>
        <w:r w:rsidR="00763B49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TP</w:delText>
        </w:r>
        <w:r w:rsidR="0085639B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46761C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processe</w:delText>
        </w:r>
        <w:r w:rsidR="0085639B" w:rsidDel="0094261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</w:delText>
        </w:r>
        <w:r w:rsidR="005E15B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(</w:delText>
        </w:r>
        <w:r w:rsidR="005E15B4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</w:delText>
        </w:r>
        <w:r w:rsidR="001C0571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. </w:delText>
        </w:r>
        <w:r w:rsidR="00BD558E" w:rsidRPr="00CF7E03" w:rsidDel="0094261A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5</w:delText>
        </w:r>
        <w:r w:rsidR="00BD558E" w:rsidDel="0094261A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c</w:delText>
        </w:r>
        <w:r w:rsidR="005E15B4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  <w:r w:rsidR="00520F93" w:rsidRPr="00CF7E03" w:rsidDel="0094261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moveFromRangeStart w:id="648" w:author="Zhang, Zihao" w:date="2024-12-04T16:12:00Z" w:name="move184221183"/>
      <w:moveFrom w:id="649" w:author="Zhang, Zihao" w:date="2024-12-04T16:12:00Z">
        <w:del w:id="650" w:author="Zhang, Zihao" w:date="2024-12-04T17:24:00Z"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For </w:delText>
          </w:r>
          <w:r w:rsidR="00520F9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non-thermal plasma, </w:delText>
          </w:r>
          <w:r w:rsidR="00650B6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cold plasma</w:delText>
          </w:r>
          <w:r w:rsidR="000613DB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’s main advantage</w:delText>
          </w:r>
          <w:r w:rsidR="00650B6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is </w:delText>
          </w:r>
          <w:r w:rsidR="00DA05E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eliminati</w:delText>
          </w:r>
          <w:r w:rsidR="000613DB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ng </w:delText>
          </w:r>
          <w:r w:rsidR="00DA05E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the need for quenching </w:delText>
          </w:r>
          <w:r w:rsidR="009E3DA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since</w:delText>
          </w:r>
          <w:r w:rsidR="00650B6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C</w:delText>
          </w:r>
          <w:r w:rsidR="00650B60" w:rsidRPr="00CF7E03" w:rsidDel="0094261A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50B6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H</w:delText>
          </w:r>
          <w:r w:rsidR="00650B60" w:rsidRPr="00CF7E03" w:rsidDel="0094261A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50B6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is produced at low temperatures</w:delText>
          </w:r>
          <w:r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. In contrast,</w:delText>
          </w:r>
          <w:r w:rsidR="00FD2EA9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C2680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warm plasma typically </w:delText>
          </w:r>
          <w:r w:rsidR="000613DB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achieves</w:delText>
          </w:r>
          <w:r w:rsidR="00FD2EA9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C2680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higher CH</w:delText>
          </w:r>
          <w:r w:rsidR="00C26808" w:rsidRPr="00CF7E03" w:rsidDel="0094261A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4</w:delText>
          </w:r>
          <w:r w:rsidR="00C2680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conversion</w:delText>
          </w:r>
          <w:r w:rsidR="00FD2EA9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due to higher neutral temperature</w:delText>
          </w:r>
          <w:r w:rsidR="000613DB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s</w:delText>
          </w:r>
          <w:r w:rsidR="00520F9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(</w:delText>
          </w:r>
          <w:r w:rsidR="00520F93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Supplementary</w:delText>
          </w:r>
          <w:r w:rsidR="001C0571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 </w:delText>
          </w:r>
          <w:r w:rsidR="00520F93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Table</w:delText>
          </w:r>
          <w:r w:rsidR="001C0571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 </w:delText>
          </w:r>
          <w:r w:rsidR="00520F93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1</w:delText>
          </w:r>
          <w:r w:rsidR="00520F9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)</w:delText>
          </w:r>
          <w:r w:rsidR="00650B6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. 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Feedstocks t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ypically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include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pure CH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4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or 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CH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4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diluted in inert gas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,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with some attempts </w:delText>
          </w:r>
          <w:r w:rsidR="00CD5F8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using 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co-feeds such as O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,</w:delText>
          </w:r>
          <w:r w:rsidR="001A4196" w:rsidRPr="001A4196" w:rsidDel="0094261A">
            <w:rPr>
              <w:rFonts w:ascii="Arial" w:hAnsi="Arial" w:cs="Arial"/>
              <w:sz w:val="22"/>
              <w:vertAlign w:val="superscript"/>
            </w:rPr>
            <w:delText>67,68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H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,</w:delText>
          </w:r>
          <w:r w:rsidR="001A4196" w:rsidRPr="001A4196" w:rsidDel="0094261A">
            <w:rPr>
              <w:rFonts w:ascii="Arial" w:hAnsi="Arial" w:cs="Arial"/>
              <w:sz w:val="22"/>
              <w:vertAlign w:val="superscript"/>
            </w:rPr>
            <w:delText>69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and 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CO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  <w:delText>2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.</w:delText>
          </w:r>
          <w:r w:rsidR="001A4196" w:rsidRPr="001A4196" w:rsidDel="0094261A">
            <w:rPr>
              <w:rFonts w:ascii="Arial" w:hAnsi="Arial" w:cs="Arial"/>
              <w:sz w:val="22"/>
              <w:vertAlign w:val="superscript"/>
            </w:rPr>
            <w:delText>70</w:delText>
          </w:r>
          <w:r w:rsidR="006F2AB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520F9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However, </w:delText>
          </w:r>
          <w:r w:rsidR="009F33D1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non-thermal </w:delText>
          </w:r>
          <w:r w:rsidR="00D574D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plasmas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require</w:delText>
          </w:r>
          <w:r w:rsidR="00D574D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substantial </w:delText>
          </w:r>
          <w:r w:rsidR="00520F9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energy input</w:delText>
          </w:r>
          <w:r w:rsidR="00644B69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, often exceeding </w:delText>
          </w:r>
          <w:r w:rsidR="009E33F2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Hüls arc</w:delText>
          </w:r>
          <w:r w:rsidR="00644B69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plasma processes</w:delText>
          </w:r>
          <w:r w:rsidR="009E33F2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520F9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(</w:delText>
          </w:r>
          <w:r w:rsidR="00520F93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Fi</w:delText>
          </w:r>
          <w:r w:rsidR="00EC1369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g. </w:delText>
          </w:r>
          <w:r w:rsidR="00BD74F4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5</w:delText>
          </w:r>
          <w:r w:rsidR="00BD74F4" w:rsidDel="0094261A">
            <w:rPr>
              <w:rFonts w:ascii="Arial" w:eastAsiaTheme="minorEastAsia" w:hAnsi="Arial" w:cs="Arial" w:hint="eastAsia"/>
              <w:b/>
              <w:bCs/>
              <w:sz w:val="22"/>
              <w:szCs w:val="22"/>
              <w:lang w:eastAsia="zh-CN"/>
            </w:rPr>
            <w:delText>d</w:delText>
          </w:r>
          <w:r w:rsidR="00520F93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).</w:delText>
          </w:r>
          <w:r w:rsidR="00E9158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Moreover</w:delText>
          </w:r>
          <w:r w:rsidR="00BA6365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, </w:delText>
          </w:r>
          <w:r w:rsidR="00E9158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promising non-thermal </w:delText>
          </w:r>
          <w:r w:rsidR="00F601A1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plasma </w:delText>
          </w:r>
          <w:r w:rsidR="00E9158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results </w:delText>
          </w:r>
          <w:r w:rsidR="00644104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(</w:delText>
          </w:r>
          <w:r w:rsidR="00644104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Supplementary</w:delText>
          </w:r>
          <w:r w:rsidR="009E41E9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 </w:delText>
          </w:r>
          <w:r w:rsidR="00644104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Table</w:delText>
          </w:r>
          <w:r w:rsidR="009E41E9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 </w:delText>
          </w:r>
          <w:r w:rsidR="00644104" w:rsidRPr="00CF7E03" w:rsidDel="0094261A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1</w:delText>
          </w:r>
          <w:r w:rsidR="00644104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)</w:delText>
          </w:r>
          <w:r w:rsidR="00E9158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mostly derive from</w:delText>
          </w:r>
          <w:r w:rsidR="009E33F2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microwave</w:delText>
          </w:r>
          <w:r w:rsidR="00DA40C9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or pulsed plasma</w:delText>
          </w:r>
          <w:r w:rsidR="00E9158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, 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which </w:delText>
          </w:r>
          <w:r w:rsidR="00DA40C9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typically </w:delText>
          </w:r>
          <w:r w:rsidR="00E9158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operate at low pressure</w:delText>
          </w:r>
          <w:r w:rsidR="00DA40C9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s</w:delText>
          </w:r>
          <w:r w:rsidR="00E91588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644104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or high </w:delText>
          </w:r>
          <w:r w:rsidR="002A66E4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frequencies</w:delText>
          </w:r>
          <w:r w:rsidR="00644104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, </w:delText>
          </w:r>
          <w:r w:rsidR="009E6BE6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requiring</w:delText>
          </w:r>
          <w:r w:rsidR="009E6BE6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complex</w:delText>
          </w:r>
          <w:r w:rsidR="009D2B70" w:rsidDel="0094261A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 </w:delText>
          </w:r>
          <w:r w:rsidR="009D2B70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equipment</w:delText>
          </w:r>
          <w:r w:rsidR="00864C8C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BD74F4" w:rsidDel="0094261A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design</w:delText>
          </w:r>
          <w:r w:rsidR="004224D4" w:rsidDel="0094261A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 for durable </w:delText>
          </w:r>
          <w:r w:rsidR="004224D4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operation</w:delText>
          </w:r>
          <w:r w:rsidR="003B00F0" w:rsidRPr="00CF7E03" w:rsidDel="0094261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.</w:delText>
          </w:r>
          <w:r w:rsidR="00BA3524" w:rsidRPr="00BA3524" w:rsidDel="0094261A">
            <w:rPr>
              <w:rFonts w:ascii="Arial" w:hAnsi="Arial" w:cs="Arial"/>
              <w:sz w:val="22"/>
              <w:vertAlign w:val="superscript"/>
              <w:lang w:eastAsia="zh-CN"/>
            </w:rPr>
            <w:delText>33</w:delText>
          </w:r>
        </w:del>
      </w:moveFrom>
      <w:moveFromRangeEnd w:id="648"/>
    </w:p>
    <w:p w14:paraId="6EDB2D22" w14:textId="27655FF8" w:rsidR="0064013E" w:rsidDel="00F301DE" w:rsidRDefault="00AB4B6B" w:rsidP="0064013E">
      <w:pPr>
        <w:pStyle w:val="ListParagraph"/>
        <w:spacing w:line="360" w:lineRule="auto"/>
        <w:ind w:left="0" w:firstLine="504"/>
        <w:jc w:val="both"/>
        <w:rPr>
          <w:del w:id="651" w:author="Zhang, Zihao" w:date="2024-12-04T16:05:00Z"/>
          <w:rFonts w:ascii="Arial" w:eastAsiaTheme="minorEastAsia" w:hAnsi="Arial" w:cs="Arial"/>
          <w:sz w:val="22"/>
          <w:szCs w:val="22"/>
          <w:lang w:eastAsia="zh-CN"/>
        </w:rPr>
      </w:pPr>
      <w:moveFromRangeStart w:id="652" w:author="Zhang, Zihao" w:date="2024-12-04T16:05:00Z" w:name="move184220743"/>
      <w:moveFrom w:id="653" w:author="Zhang, Zihao" w:date="2024-12-04T16:05:00Z">
        <w:del w:id="654" w:author="Zhang, Zihao" w:date="2024-12-04T16:05:00Z">
          <w:r w:rsidDel="00F301DE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In addition to reactor </w:delText>
          </w:r>
          <w:r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design</w:delText>
          </w:r>
          <w:r w:rsidDel="00F301DE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, catalysts </w:delText>
          </w:r>
          <w:r w:rsidR="00A12EAE" w:rsidDel="00F301DE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also </w:delText>
          </w:r>
          <w:r w:rsidDel="00F301DE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play an important role in </w:delText>
          </w:r>
          <w:r w:rsidR="00481662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non-thermal plasma, with </w:delText>
          </w:r>
          <w:r w:rsidR="00644104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DBD </w:delText>
          </w:r>
          <w:r w:rsidR="00294DED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and microwave </w:delText>
          </w:r>
          <w:r w:rsidR="00481662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being </w:delText>
          </w:r>
          <w:r w:rsidR="00864C8C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the </w:delText>
          </w:r>
          <w:r w:rsidR="00481662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most used</w:delText>
          </w:r>
          <w:r w:rsidR="005861B2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(</w:delText>
          </w:r>
          <w:r w:rsidR="005861B2" w:rsidRPr="00CF7E03" w:rsidDel="00F301DE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Supplementary</w:delText>
          </w:r>
          <w:r w:rsidR="009E41E9" w:rsidRPr="00CF7E03" w:rsidDel="00F301DE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 </w:delText>
          </w:r>
          <w:r w:rsidR="005861B2" w:rsidRPr="00CF7E03" w:rsidDel="00F301DE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Table</w:delText>
          </w:r>
          <w:r w:rsidR="009E41E9" w:rsidRPr="00CF7E03" w:rsidDel="00F301DE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 </w:delText>
          </w:r>
          <w:r w:rsidR="005861B2" w:rsidRPr="00CF7E03" w:rsidDel="00F301DE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  <w:delText>1</w:delText>
          </w:r>
          <w:r w:rsidR="005861B2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)</w:delText>
          </w:r>
          <w:r w:rsidR="00481662" w:rsidRPr="00CF7E03" w:rsidDel="00F301DE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. </w:delText>
          </w:r>
        </w:del>
      </w:moveFrom>
      <w:moveFromRangeEnd w:id="652"/>
      <w:del w:id="655" w:author="Zhang, Zihao" w:date="2024-12-04T16:05:00Z">
        <w:r w:rsidR="001D6A73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For </w:delText>
        </w:r>
        <w:r w:rsidR="000D094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instance</w:delText>
        </w:r>
        <w:r w:rsidR="001D6A73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6F2AB3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 </w:delText>
        </w:r>
        <w:r w:rsidR="000B1B10" w:rsidDel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DBD</w:delText>
        </w:r>
        <w:r w:rsidR="006F2AB3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plasma, </w:delText>
        </w:r>
        <w:r w:rsidR="000D094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adding the</w:delText>
        </w:r>
        <w:r w:rsidR="006F2AB3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MFM-300(Fe) catalyst increased C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D094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selectivity 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from 17</w:delText>
        </w:r>
        <w:r w:rsidR="00854CB1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%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 38% </w:delText>
        </w:r>
        <w:r w:rsidR="0098428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at 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CH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conversion</w:delText>
        </w:r>
        <w:r w:rsidR="0098428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B83604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 </w:delText>
        </w:r>
        <w:r w:rsidR="0098428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&lt;</w:delText>
        </w:r>
        <w:r w:rsidR="005861B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3</w:delText>
        </w:r>
        <w:r w:rsidR="0098428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%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1A4196" w:rsidRPr="001A4196" w:rsidDel="00F301DE">
          <w:rPr>
            <w:rFonts w:ascii="Arial" w:hAnsi="Arial" w:cs="Arial"/>
            <w:sz w:val="22"/>
            <w:vertAlign w:val="superscript"/>
          </w:rPr>
          <w:delText>71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In contrast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98428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 </w:delText>
        </w:r>
        <w:r w:rsidR="00200821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microwave plasma</w:delText>
        </w:r>
        <w:r w:rsidR="0098428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catalysts appear to have limited effect</w:delText>
        </w:r>
        <w:r w:rsidR="00200821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with</w:delText>
        </w:r>
        <w:r w:rsidR="006B482F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microwave irradiation 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being </w:delText>
        </w:r>
        <w:r w:rsidR="006B482F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essential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for C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</w:delText>
        </w:r>
        <w:r w:rsidR="00CF2ED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984288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For example, 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microwave irradiation 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increased</w:delText>
        </w:r>
        <w:r w:rsidR="006B482F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selectivity 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fr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om 0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%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to 35% at 700</w:delText>
        </w:r>
        <w:r w:rsidR="009E41E9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°C 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with</w:delText>
        </w:r>
        <w:r w:rsidR="006B482F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around 10%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CH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D7297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conversion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over </w:delText>
        </w:r>
        <w:r w:rsidR="00AB27E2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 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Mo/ZSM-5@SiC catalyst</w:delText>
        </w:r>
        <w:r w:rsidR="006B482F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1A4196" w:rsidRPr="001A4196" w:rsidDel="00F301DE">
          <w:rPr>
            <w:rFonts w:ascii="Arial" w:hAnsi="Arial" w:cs="Arial"/>
            <w:sz w:val="22"/>
            <w:vertAlign w:val="superscript"/>
          </w:rPr>
          <w:delText>72</w:delText>
        </w:r>
        <w:r w:rsidR="006B482F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A40C9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However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363C0D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similar C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selectivity was obtained </w:delText>
        </w:r>
        <w:r w:rsidR="00916749" w:rsidDel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under </w:delText>
        </w:r>
        <w:r w:rsidR="00916749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microwave irradiation 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with (33.7%) and without (38.4%) </w:delText>
        </w:r>
        <w:r w:rsidR="00C11B8C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 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Ni powder catalyst at</w:delText>
        </w:r>
        <w:r w:rsidR="00363C0D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31%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CH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363C0D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conversion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1A4196" w:rsidRPr="001A4196" w:rsidDel="00F301DE">
          <w:rPr>
            <w:rFonts w:ascii="Arial" w:hAnsi="Arial" w:cs="Arial"/>
            <w:sz w:val="22"/>
            <w:vertAlign w:val="superscript"/>
          </w:rPr>
          <w:delText>73</w:delText>
        </w:r>
        <w:r w:rsidR="00363C0D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BA6365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It 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is essential to consider thermal activation in warm plasma, as </w:delText>
        </w:r>
        <w:r w:rsidR="009B70AE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the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role </w:delText>
        </w:r>
        <w:r w:rsidR="009B70AE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 </w:delText>
        </w:r>
        <w:r w:rsidR="009B70AE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high neutral temperatures 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cannot be overlooked. </w:delText>
        </w:r>
        <w:r w:rsidR="00BC59E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W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hile extensive literature </w:delText>
        </w:r>
        <w:r w:rsidR="00473CE0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stresses</w:delText>
        </w:r>
        <w:r w:rsidR="00473CE0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the significance of non</w:delText>
        </w:r>
        <w:r w:rsidR="00C30375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thermal plasma on </w:delText>
        </w:r>
        <w:r w:rsidR="003C3254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3C3254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C3254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3C3254" w:rsidRPr="00CF7E03" w:rsidDel="00F301DE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C3254" w:rsidDel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production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detailed energy requirements are </w:delText>
        </w:r>
        <w:r w:rsidR="005861B2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sometimes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not provided</w:delText>
        </w:r>
        <w:r w:rsidR="00E86502" w:rsidDel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, </w:delText>
        </w:r>
        <w:r w:rsidR="00842DE6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an</w:delText>
        </w:r>
        <w:r w:rsidR="00E86502" w:rsidDel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612864" w:rsidDel="00F301D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essential indicator to evaluate the relevant technology</w:delText>
        </w:r>
        <w:r w:rsidR="00D005C7" w:rsidRPr="00CF7E03" w:rsidDel="00F301DE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</w:del>
    </w:p>
    <w:p w14:paraId="1CF71A51" w14:textId="2846C5F4" w:rsidR="00883DD6" w:rsidRDefault="003A063A" w:rsidP="0064013E">
      <w:pPr>
        <w:pStyle w:val="ListParagraph"/>
        <w:spacing w:line="360" w:lineRule="auto"/>
        <w:ind w:left="0" w:firstLine="504"/>
        <w:jc w:val="both"/>
        <w:rPr>
          <w:ins w:id="656" w:author="Zhang, Zihao" w:date="2024-12-04T17:31:00Z"/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del w:id="657" w:author="Zhang, Zihao" w:date="2024-12-05T14:41:00Z">
        <w:r w:rsidR="0059629B" w:rsidDel="006609E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TP</w:delText>
        </w:r>
      </w:del>
      <w:ins w:id="658" w:author="Zhang, Zihao" w:date="2024-12-05T14:41:00Z">
        <w:r w:rsidR="006609E3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thermal pyrolysis (TP)</w:t>
        </w:r>
      </w:ins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>the oxidative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coupling of </w:t>
      </w:r>
      <w:r w:rsidR="00B868E4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>(OCM)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non-oxidative coupling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326B1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6A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(NCM) </w:t>
      </w:r>
      <w:r w:rsidR="001441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produce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species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including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24A4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659" w:author="Nabera  Abhinandan" w:date="2024-12-06T12:25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However, t</w:t>
        </w:r>
      </w:ins>
      <w:del w:id="660" w:author="Nabera  Abhinandan" w:date="2024-12-06T12:25:00Z">
        <w:r w:rsidR="005861B2" w:rsidRPr="00CF7E03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>T</w:delText>
        </w:r>
      </w:del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he slower heat transfer in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ins w:id="661" w:author="Nabera  Abhinandan" w:date="2024-12-06T12:25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compared to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limit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47012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commercial</w:t>
      </w:r>
      <w:r w:rsidR="00F47012">
        <w:rPr>
          <w:rFonts w:ascii="Arial" w:eastAsiaTheme="minorEastAsia" w:hAnsi="Arial" w:cs="Arial"/>
          <w:sz w:val="22"/>
          <w:szCs w:val="22"/>
          <w:lang w:eastAsia="zh-CN"/>
        </w:rPr>
        <w:t xml:space="preserve"> viability</w:t>
      </w:r>
      <w:r w:rsidR="00E36565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>Therefore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could </w:t>
      </w:r>
      <w:ins w:id="662" w:author="Nabera  Abhinandan" w:date="2024-12-06T12:25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only </w:t>
        </w:r>
      </w:ins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 competitive </w:t>
      </w:r>
      <w:del w:id="663" w:author="Nabera  Abhinandan" w:date="2024-12-06T12:25:00Z">
        <w:r w:rsidR="00EC5A5C" w:rsidRPr="00CF7E03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only </w:delText>
        </w:r>
      </w:del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if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reaction temperature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664" w:author="Nabera  Abhinandan" w:date="2024-12-06T12:25:00Z">
        <w:r w:rsidR="00EC5A5C" w:rsidRPr="00CF7E03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lowered </w:delText>
        </w:r>
      </w:del>
      <w:ins w:id="665" w:author="Nabera  Abhinandan" w:date="2024-12-06T12:25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reduced</w:t>
        </w:r>
        <w:r w:rsidR="000A456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1100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°C)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catalysts.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OCM is thermodynamically more favorable than NCM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del w:id="666" w:author="Nabera  Abhinandan" w:date="2024-12-06T12:25:00Z">
        <w:r w:rsidR="00D32853" w:rsidRPr="00CF7E03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requiring </w:delText>
        </w:r>
      </w:del>
      <w:ins w:id="667" w:author="Nabera  Abhinandan" w:date="2024-12-06T12:25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as it requires</w:t>
        </w:r>
        <w:r w:rsidR="000A456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D32853" w:rsidRPr="00CF7E03">
        <w:rPr>
          <w:rFonts w:ascii="Arial" w:eastAsiaTheme="minorEastAsia" w:hAnsi="Arial" w:cs="Arial"/>
          <w:sz w:val="22"/>
          <w:szCs w:val="22"/>
          <w:lang w:eastAsia="zh-CN"/>
        </w:rPr>
        <w:t>lower reaction temperatures (450–1000 °C)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3264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challenging to avoid</w:t>
      </w:r>
      <w:r w:rsidR="00C55A8A" w:rsidRP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overoxidation to </w:t>
      </w:r>
      <w:proofErr w:type="spellStart"/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F5EC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x</w:t>
      </w:r>
      <w:proofErr w:type="spellEnd"/>
      <w:r w:rsidR="002B31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</w:t>
      </w:r>
      <w:del w:id="668" w:author="Nabera  Abhinandan" w:date="2024-12-06T12:26:00Z">
        <w:r w:rsidR="002B311E" w:rsidDel="000A4567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present </w:delText>
        </w:r>
      </w:del>
      <w:ins w:id="669" w:author="Nabera  Abhinandan" w:date="2024-12-06T12:26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presence</w:t>
        </w:r>
        <w:r w:rsidR="000A456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r w:rsidR="002B311E">
        <w:rPr>
          <w:rFonts w:ascii="Arial" w:eastAsiaTheme="minorEastAsia" w:hAnsi="Arial" w:cs="Arial" w:hint="eastAsia"/>
          <w:sz w:val="22"/>
          <w:szCs w:val="22"/>
          <w:lang w:eastAsia="zh-CN"/>
        </w:rPr>
        <w:t>of O</w:t>
      </w:r>
      <w:r w:rsidR="002B311E" w:rsidRPr="002B311E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2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74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91EA4">
        <w:rPr>
          <w:rFonts w:ascii="Arial" w:eastAsiaTheme="minorEastAsia" w:hAnsi="Arial" w:cs="Arial" w:hint="eastAsia"/>
          <w:sz w:val="22"/>
          <w:szCs w:val="22"/>
          <w:lang w:eastAsia="zh-CN"/>
        </w:rPr>
        <w:t>Additionally, a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 low temperatures, the reaction of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0341" w:rsidRPr="00CF7E03">
        <w:rPr>
          <w:rFonts w:ascii="Arial" w:eastAsiaTheme="minorEastAsia" w:hAnsi="Arial" w:cs="Arial"/>
          <w:sz w:val="22"/>
          <w:szCs w:val="22"/>
          <w:lang w:eastAsia="zh-CN"/>
        </w:rPr>
        <w:t>becomes less</w:t>
      </w:r>
      <w:r w:rsidR="00D147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thermodynamically favorable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the formation of other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del w:id="670" w:author="Zhang, Zihao" w:date="2024-12-04T17:26:00Z">
        <w:r w:rsidR="004F5EC0" w:rsidRPr="00CF7E03" w:rsidDel="00882205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4a,</w:delText>
        </w:r>
        <w:r w:rsidR="00B866F6" w:rsidRPr="00CF7E03" w:rsidDel="00882205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 xml:space="preserve"> </w:delText>
        </w:r>
        <w:r w:rsidR="00AB7010" w:rsidRPr="00CF7E03" w:rsidDel="00882205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4</w:delText>
        </w:r>
      </w:del>
      <w:ins w:id="671" w:author="Zhang, Zihao" w:date="2024-12-04T17:26:00Z">
        <w:r w:rsidR="00882205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3</w:t>
        </w:r>
      </w:ins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b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result,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from </w:t>
      </w:r>
      <w:ins w:id="672" w:author="Zhang, Zihao" w:date="2024-12-04T17:39:00Z">
        <w:r w:rsidR="0032362B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catalytic </w:t>
        </w:r>
      </w:ins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comes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from NCM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rather than OCM (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673" w:author="Zhang, Zihao" w:date="2024-12-04T17:31:00Z"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>Advanced reactor design</w:t>
        </w:r>
        <w:r w:rsidR="00883DD6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>, including membrane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reactors (</w:t>
        </w:r>
        <w:r w:rsidR="00883DD6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Fig. </w:t>
        </w:r>
        <w:r w:rsidR="00883DD6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4b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>)</w:t>
        </w:r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or millisecond reactors, have been explored </w:t>
        </w:r>
      </w:ins>
      <w:ins w:id="674" w:author="Zhang, Zihao" w:date="2024-12-04T17:33:00Z">
        <w:r w:rsidR="00A70B5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for NCM </w:t>
        </w:r>
      </w:ins>
      <w:ins w:id="675" w:author="Zhang, Zihao" w:date="2024-12-04T17:31:00Z"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to en</w:t>
        </w:r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>hance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CH</w:t>
        </w:r>
        <w:r w:rsidR="00883DD6">
          <w:rPr>
            <w:rFonts w:ascii="Arial" w:eastAsiaTheme="minorEastAsia" w:hAnsi="Arial" w:cs="Arial" w:hint="eastAsia"/>
            <w:sz w:val="22"/>
            <w:szCs w:val="22"/>
            <w:vertAlign w:val="subscript"/>
            <w:lang w:eastAsia="zh-CN"/>
          </w:rPr>
          <w:t>4</w:t>
        </w:r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conversion 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by shifting the </w:t>
        </w:r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>reaction equilibrium to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>ward</w:t>
        </w:r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the product side 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>or</w:t>
        </w:r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>reducing soot formation</w:t>
        </w:r>
        <w:r w:rsidR="00883DD6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due to shortened contact time.</w:t>
        </w:r>
        <w:r w:rsidR="00883DD6" w:rsidRPr="000B1B10">
          <w:rPr>
            <w:rFonts w:ascii="Arial" w:hAnsi="Arial" w:cs="Arial"/>
            <w:sz w:val="22"/>
            <w:vertAlign w:val="superscript"/>
          </w:rPr>
          <w:t>65,66</w:t>
        </w:r>
      </w:ins>
    </w:p>
    <w:p w14:paraId="203ECEA2" w14:textId="6B1531F1" w:rsidR="0094261A" w:rsidRPr="005113CE" w:rsidRDefault="006A19DD" w:rsidP="005113C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highest 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reported 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73CE0" w:rsidRPr="003C3254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ca.</w:t>
      </w:r>
      <w:r w:rsidR="00473CE0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14%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3B442C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 975</w:t>
      </w:r>
      <w:r w:rsidR="006D7EE7" w:rsidRPr="003C325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980808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>(Pt</w:t>
      </w:r>
      <w:r w:rsidR="001A7D2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Pt single atom)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catalyst</w:t>
      </w:r>
      <w:r w:rsidR="002B5896" w:rsidRPr="003C3254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75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perform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pristine CeO</w:t>
      </w:r>
      <w:r w:rsidR="00B24CA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Pt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(Pt</w:t>
      </w:r>
      <w:r w:rsidR="0094594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: Pt nanoparticles</w:t>
      </w:r>
      <w:r w:rsidR="008D49D4">
        <w:rPr>
          <w:rFonts w:ascii="Arial" w:eastAsiaTheme="minorEastAsia" w:hAnsi="Arial" w:cs="Arial" w:hint="eastAsia"/>
          <w:sz w:val="22"/>
          <w:szCs w:val="22"/>
          <w:lang w:eastAsia="zh-CN"/>
        </w:rPr>
        <w:t>).</w:t>
      </w:r>
      <w:r w:rsidR="008D49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74B1">
        <w:rPr>
          <w:rFonts w:ascii="Arial" w:eastAsiaTheme="minorEastAsia" w:hAnsi="Arial" w:cs="Arial" w:hint="eastAsia"/>
          <w:sz w:val="22"/>
          <w:szCs w:val="22"/>
          <w:lang w:eastAsia="zh-CN"/>
        </w:rPr>
        <w:t>However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recent studies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have </w:t>
      </w:r>
      <w:r w:rsidR="00945943">
        <w:rPr>
          <w:rFonts w:ascii="Arial" w:eastAsiaTheme="minorEastAsia" w:hAnsi="Arial" w:cs="Arial"/>
          <w:sz w:val="22"/>
          <w:szCs w:val="22"/>
          <w:lang w:eastAsia="zh-CN"/>
        </w:rPr>
        <w:t>revealed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B33FFB" w:rsidRPr="00B33FFB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tends to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sinter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under reaction condition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leading to </w:t>
      </w:r>
      <w:del w:id="676" w:author="Zhang, Zihao" w:date="2024-12-05T14:43:00Z">
        <w:r w:rsidR="009870FD" w:rsidDel="00923D3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the proposal of </w:delText>
        </w:r>
        <w:r w:rsidR="00BC70E6" w:rsidDel="00923D3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 </w:delText>
        </w:r>
        <w:r w:rsidR="008005DB" w:rsidDel="00923D3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Ce</w:delText>
        </w:r>
        <w:r w:rsidR="008005DB" w:rsidRPr="00CF7E03" w:rsidDel="00923D3A">
          <w:rPr>
            <w:rFonts w:ascii="Arial" w:eastAsiaTheme="minorEastAsia" w:hAnsi="Arial" w:cs="Arial"/>
            <w:sz w:val="22"/>
            <w:szCs w:val="22"/>
            <w:lang w:eastAsia="zh-CN"/>
          </w:rPr>
          <w:delText>-</w:delText>
        </w:r>
        <w:r w:rsidR="008005DB" w:rsidDel="00923D3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Pt alloy or Pt</w:delText>
        </w:r>
        <w:r w:rsidR="00606B83" w:rsidRPr="00945943" w:rsidDel="00923D3A">
          <w:rPr>
            <w:rFonts w:ascii="Arial" w:eastAsiaTheme="minorEastAsia" w:hAnsi="Arial" w:cs="Arial" w:hint="eastAsia"/>
            <w:sz w:val="22"/>
            <w:szCs w:val="22"/>
            <w:vertAlign w:val="subscript"/>
            <w:lang w:eastAsia="zh-CN"/>
          </w:rPr>
          <w:delText>n</w:delText>
        </w:r>
        <w:r w:rsidR="008005DB" w:rsidDel="00923D3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D92E18" w:rsidDel="00923D3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as the</w:delText>
        </w:r>
        <w:r w:rsidR="004E2D3E" w:rsidDel="00923D3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potential</w:delText>
        </w:r>
        <w:r w:rsidR="00D92E18" w:rsidDel="00923D3A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active site</w:delText>
        </w:r>
      </w:del>
      <w:ins w:id="677" w:author="Zhang, Zihao" w:date="2024-12-05T14:43:00Z">
        <w:del w:id="678" w:author="Nabera  Abhinandan" w:date="2024-12-06T12:27:00Z">
          <w:r w:rsidR="00923D3A" w:rsidDel="000A4567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much</w:delText>
          </w:r>
        </w:del>
      </w:ins>
      <w:ins w:id="679" w:author="Nabera  Abhinandan" w:date="2024-12-06T12:27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significantly</w:t>
        </w:r>
      </w:ins>
      <w:ins w:id="680" w:author="Zhang, Zihao" w:date="2024-12-05T14:43:00Z">
        <w:r w:rsidR="00923D3A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lower acetylene selectivity</w:t>
        </w:r>
      </w:ins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76–78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del w:id="681" w:author="Zhang, Zihao" w:date="2024-12-04T17:28:00Z">
        <w:r w:rsidR="001A4196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M</w:delText>
        </w:r>
        <w:r w:rsidR="001A4196" w:rsidRPr="00CF7E03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etal carbides, </w:delText>
        </w:r>
        <w:r w:rsidR="001A4196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Fe</w:delText>
        </w:r>
        <w:r w:rsidR="001A4196" w:rsidRPr="003C3254" w:rsidDel="00883DD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1</w:delText>
        </w:r>
        <w:r w:rsidR="001A4196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and Fe</w:delText>
        </w:r>
        <w:r w:rsidR="0088440A" w:rsidRPr="00CF7E03" w:rsidDel="00883DD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n</w:delText>
        </w:r>
        <w:r w:rsidR="001A4196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1A4196" w:rsidRPr="00CF7E03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catalysts (</w:delText>
        </w:r>
        <w:r w:rsidR="001A4196" w:rsidRPr="00CF7E03" w:rsidDel="00883DD6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Fig. </w:delText>
        </w:r>
      </w:del>
      <w:del w:id="682" w:author="Zhang, Zihao" w:date="2024-12-04T17:27:00Z">
        <w:r w:rsidR="001A4196" w:rsidRPr="00CF7E03" w:rsidDel="008F0B34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5</w:delText>
        </w:r>
        <w:r w:rsidR="001A4196" w:rsidDel="008F0B34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e</w:delText>
        </w:r>
      </w:del>
      <w:del w:id="683" w:author="Zhang, Zihao" w:date="2024-12-04T17:28:00Z">
        <w:r w:rsidR="001A4196" w:rsidRPr="00CF7E03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  <w:r w:rsidR="001A4196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also show good promise</w:delText>
        </w:r>
        <w:r w:rsidR="001A4196" w:rsidRPr="00CF7E03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1A4196" w:rsidRPr="001A4196" w:rsidDel="00883DD6">
          <w:rPr>
            <w:rFonts w:ascii="Arial" w:hAnsi="Arial" w:cs="Arial"/>
            <w:sz w:val="22"/>
            <w:vertAlign w:val="superscript"/>
          </w:rPr>
          <w:delText>79–81</w:delText>
        </w:r>
        <w:r w:rsidR="001A4196" w:rsidRPr="00CF7E03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though CH</w:delText>
        </w:r>
        <w:r w:rsidR="001A4196" w:rsidRPr="00CF7E03" w:rsidDel="00883DD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1A4196" w:rsidRPr="00CF7E03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conversion is typically below 30% at temperatures &lt;1100 °C. </w:delText>
        </w:r>
      </w:del>
      <w:r w:rsidR="009E5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of 63% is </w:t>
      </w:r>
      <w:del w:id="684" w:author="Nabera  Abhinandan" w:date="2024-12-06T12:28:00Z">
        <w:r w:rsidR="00980808" w:rsidRPr="00CF7E03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obtained </w:delText>
        </w:r>
      </w:del>
      <w:ins w:id="685" w:author="Nabera  Abhinandan" w:date="2024-12-06T12:28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achieved</w:t>
        </w:r>
        <w:r w:rsidR="000A4567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980808" w:rsidRPr="00CF7E03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Pt on </w:t>
      </w:r>
      <w:r w:rsidR="001367D9" w:rsidRPr="00DD5048">
        <w:rPr>
          <w:rFonts w:ascii="Symbol" w:eastAsiaTheme="minorEastAsia" w:hAnsi="Symbol" w:cs="Arial"/>
          <w:i/>
          <w:iCs/>
          <w:sz w:val="22"/>
          <w:szCs w:val="22"/>
          <w:lang w:eastAsia="zh-CN"/>
        </w:rPr>
        <w:t></w:t>
      </w:r>
      <w:r w:rsidR="001367D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Al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monolith</w:t>
      </w:r>
      <w:r w:rsidR="00F14C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F14C2C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del w:id="686" w:author="Zhang, Zihao" w:date="2024-12-04T17:28:00Z">
        <w:r w:rsidR="006E4105" w:rsidRPr="00CF7E03" w:rsidDel="00883DD6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5</w:delText>
        </w:r>
        <w:r w:rsidR="006E4105" w:rsidDel="00883DD6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c</w:delText>
        </w:r>
      </w:del>
      <w:ins w:id="687" w:author="Zhang, Zihao" w:date="2024-12-04T17:28:00Z">
        <w:r w:rsidR="00883DD6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4c</w:t>
        </w:r>
      </w:ins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but a </w:t>
      </w:r>
      <w:r w:rsidR="003A65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gradient </w:t>
      </w:r>
      <w:del w:id="688" w:author="Nabera  Abhinandan" w:date="2024-12-06T12:28:00Z">
        <w:r w:rsidR="0043527A" w:rsidRPr="00CF7E03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 </w:delText>
        </w:r>
        <w:r w:rsidR="00EB2F86" w:rsidRPr="00CF7E03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43527A" w:rsidRPr="00CF7E03" w:rsidDel="000A456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monolith </w:delText>
        </w:r>
      </w:del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from 200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to 1500</w:t>
      </w:r>
      <w:r w:rsidR="006F02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observed, </w:t>
      </w:r>
      <w:r w:rsidR="006901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is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already close to the temperature in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689" w:author="Zhang, Zihao" w:date="2024-12-04T17:28:00Z"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>M</w:t>
        </w:r>
        <w:r w:rsidR="00883DD6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etal carbides, </w:t>
        </w:r>
      </w:ins>
      <w:ins w:id="690" w:author="Nabera  Abhinandan" w:date="2024-12-06T12:28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such as </w:t>
        </w:r>
      </w:ins>
      <w:ins w:id="691" w:author="Zhang, Zihao" w:date="2024-12-04T17:28:00Z"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>Fe</w:t>
        </w:r>
        <w:r w:rsidR="00883DD6" w:rsidRPr="003C3254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1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and Fe</w:t>
        </w:r>
        <w:r w:rsidR="00883DD6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n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r w:rsidR="00883DD6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catalysts (</w:t>
        </w:r>
        <w:r w:rsidR="00883DD6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Fig. </w:t>
        </w:r>
        <w:r w:rsidR="00883DD6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4e</w:t>
        </w:r>
        <w:r w:rsidR="00883DD6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)</w:t>
        </w:r>
        <w:r w:rsidR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also show good promise</w:t>
        </w:r>
        <w:r w:rsidR="00883DD6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  <w:r w:rsidR="00883DD6" w:rsidRPr="001A4196">
          <w:rPr>
            <w:rFonts w:ascii="Arial" w:hAnsi="Arial" w:cs="Arial"/>
            <w:sz w:val="22"/>
            <w:vertAlign w:val="superscript"/>
          </w:rPr>
          <w:t>79–81</w:t>
        </w:r>
        <w:r w:rsidR="00883DD6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though CH</w:t>
        </w:r>
        <w:r w:rsidR="00883DD6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4</w:t>
        </w:r>
        <w:r w:rsidR="00883DD6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conversion is typically below 30% at temperatures </w:t>
        </w:r>
      </w:ins>
      <w:ins w:id="692" w:author="Nabera  Abhinandan" w:date="2024-12-06T12:28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under </w:t>
        </w:r>
      </w:ins>
      <w:ins w:id="693" w:author="Zhang, Zihao" w:date="2024-12-04T17:28:00Z">
        <w:del w:id="694" w:author="Nabera  Abhinandan" w:date="2024-12-06T12:28:00Z">
          <w:r w:rsidR="00883DD6" w:rsidRPr="00CF7E03" w:rsidDel="000A456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&lt;</w:delText>
          </w:r>
        </w:del>
        <w:r w:rsidR="00883DD6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1100 °C. </w:t>
        </w:r>
      </w:ins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Additionally, coke</w:t>
      </w:r>
      <w:r w:rsidR="001648A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deposition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soot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formation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695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are</w:t>
      </w:r>
      <w:r w:rsidR="00E655BA" w:rsidRPr="000A4567">
        <w:rPr>
          <w:rFonts w:ascii="Arial" w:eastAsiaTheme="minorEastAsia" w:hAnsi="Arial" w:cs="Arial"/>
          <w:sz w:val="22"/>
          <w:szCs w:val="22"/>
          <w:lang w:eastAsia="zh-CN"/>
          <w:rPrChange w:id="696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3C0F1D" w:rsidRPr="000A4567">
        <w:rPr>
          <w:rFonts w:ascii="Arial" w:eastAsiaTheme="minorEastAsia" w:hAnsi="Arial" w:cs="Arial"/>
          <w:sz w:val="22"/>
          <w:szCs w:val="22"/>
          <w:lang w:eastAsia="zh-CN"/>
          <w:rPrChange w:id="697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significant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698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754C18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699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in catalytic </w:t>
      </w:r>
      <w:del w:id="700" w:author="Zhang, Zihao" w:date="2024-12-05T14:44:00Z">
        <w:r w:rsidR="00754C18" w:rsidRPr="000A4567" w:rsidDel="00B103E5">
          <w:rPr>
            <w:rFonts w:ascii="Arial" w:eastAsiaTheme="minorEastAsia" w:hAnsi="Arial" w:cs="Arial" w:hint="eastAsia"/>
            <w:sz w:val="22"/>
            <w:szCs w:val="22"/>
            <w:lang w:eastAsia="zh-CN"/>
            <w:rPrChange w:id="701" w:author="Nabera  Abhinandan" w:date="2024-12-06T12:29:00Z">
              <w:rPr>
                <w:rFonts w:ascii="Arial" w:eastAsiaTheme="minorEastAsia" w:hAnsi="Arial" w:cs="Arial" w:hint="eastAsia"/>
                <w:sz w:val="22"/>
                <w:szCs w:val="22"/>
                <w:lang w:eastAsia="zh-CN"/>
              </w:rPr>
            </w:rPrChange>
          </w:rPr>
          <w:delText>NCM</w:delText>
        </w:r>
      </w:del>
      <w:ins w:id="702" w:author="Zhang, Zihao" w:date="2024-12-05T14:44:00Z">
        <w:r w:rsidR="00B103E5" w:rsidRPr="000A4567">
          <w:rPr>
            <w:rFonts w:ascii="Arial" w:eastAsiaTheme="minorEastAsia" w:hAnsi="Arial" w:cs="Arial" w:hint="eastAsia"/>
            <w:sz w:val="22"/>
            <w:szCs w:val="22"/>
            <w:lang w:eastAsia="zh-CN"/>
            <w:rPrChange w:id="703" w:author="Nabera  Abhinandan" w:date="2024-12-06T12:29:00Z">
              <w:rPr>
                <w:rFonts w:ascii="Arial" w:eastAsiaTheme="minorEastAsia" w:hAnsi="Arial" w:cs="Arial" w:hint="eastAsia"/>
                <w:sz w:val="22"/>
                <w:szCs w:val="22"/>
                <w:lang w:eastAsia="zh-CN"/>
              </w:rPr>
            </w:rPrChange>
          </w:rPr>
          <w:t>TP</w:t>
        </w:r>
      </w:ins>
      <w:r w:rsidR="00754C18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04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, </w:t>
      </w:r>
      <w:ins w:id="705" w:author="Nabera  Abhinandan" w:date="2024-12-06T12:28:00Z">
        <w:r w:rsidR="000A4567" w:rsidRPr="000A4567">
          <w:rPr>
            <w:rFonts w:ascii="Arial" w:eastAsiaTheme="minorEastAsia" w:hAnsi="Arial" w:cs="Arial"/>
            <w:sz w:val="22"/>
            <w:szCs w:val="22"/>
            <w:lang w:eastAsia="zh-CN"/>
            <w:rPrChange w:id="706" w:author="Nabera  Abhinandan" w:date="2024-12-06T12:29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>al</w:t>
        </w:r>
      </w:ins>
      <w:r w:rsidR="009870FD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07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though</w:t>
      </w:r>
      <w:r w:rsidR="00754C18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08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 millisecond reactor</w:t>
      </w:r>
      <w:r w:rsidR="004E2091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09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 designs</w:t>
      </w:r>
      <w:r w:rsidR="00754C18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10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 can partially </w:t>
      </w:r>
      <w:r w:rsidR="009870FD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11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address</w:t>
      </w:r>
      <w:r w:rsidR="00754C18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12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 this issue.</w:t>
      </w:r>
      <w:r w:rsidR="00754C18" w:rsidRPr="000A4567">
        <w:rPr>
          <w:rFonts w:ascii="Arial" w:hAnsi="Arial" w:cs="Arial"/>
          <w:sz w:val="22"/>
          <w:vertAlign w:val="superscript"/>
          <w:rPrChange w:id="713" w:author="Nabera  Abhinandan" w:date="2024-12-06T12:29:00Z">
            <w:rPr>
              <w:rFonts w:ascii="Arial" w:hAnsi="Arial" w:cs="Arial"/>
              <w:sz w:val="22"/>
              <w:vertAlign w:val="superscript"/>
            </w:rPr>
          </w:rPrChange>
        </w:rPr>
        <w:t>66</w:t>
      </w:r>
      <w:del w:id="714" w:author="Zhang, Zihao" w:date="2024-12-04T17:41:00Z">
        <w:r w:rsidR="00E643D0" w:rsidRPr="000A4567" w:rsidDel="00BB3C79">
          <w:rPr>
            <w:rFonts w:ascii="Arial" w:eastAsiaTheme="minorEastAsia" w:hAnsi="Arial" w:cs="Arial"/>
            <w:sz w:val="22"/>
            <w:szCs w:val="22"/>
            <w:lang w:eastAsia="zh-CN"/>
            <w:rPrChange w:id="715" w:author="Nabera  Abhinandan" w:date="2024-12-06T12:29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>.</w:delText>
        </w:r>
      </w:del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16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del w:id="717" w:author="Nabera  Abhinandan" w:date="2024-12-06T12:28:00Z">
        <w:r w:rsidR="00C62010" w:rsidRPr="000A4567" w:rsidDel="000A4567">
          <w:rPr>
            <w:rFonts w:ascii="Arial" w:eastAsiaTheme="minorEastAsia" w:hAnsi="Arial" w:cs="Arial" w:hint="eastAsia"/>
            <w:sz w:val="22"/>
            <w:szCs w:val="22"/>
            <w:lang w:eastAsia="zh-CN"/>
            <w:rPrChange w:id="718" w:author="Nabera  Abhinandan" w:date="2024-12-06T12:29:00Z">
              <w:rPr>
                <w:rFonts w:ascii="Arial" w:eastAsiaTheme="minorEastAsia" w:hAnsi="Arial" w:cs="Arial" w:hint="eastAsia"/>
                <w:sz w:val="22"/>
                <w:szCs w:val="22"/>
                <w:lang w:eastAsia="zh-CN"/>
              </w:rPr>
            </w:rPrChange>
          </w:rPr>
          <w:delText>Up to</w:delText>
        </w:r>
      </w:del>
      <w:ins w:id="719" w:author="Nabera  Abhinandan" w:date="2024-12-06T12:28:00Z">
        <w:r w:rsidR="000A4567" w:rsidRPr="000A4567">
          <w:rPr>
            <w:rFonts w:ascii="Arial" w:eastAsiaTheme="minorEastAsia" w:hAnsi="Arial" w:cs="Arial"/>
            <w:sz w:val="22"/>
            <w:szCs w:val="22"/>
            <w:lang w:eastAsia="zh-CN"/>
            <w:rPrChange w:id="720" w:author="Nabera  Abhinandan" w:date="2024-12-06T12:29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>To</w:t>
        </w:r>
      </w:ins>
      <w:r w:rsidR="00C62010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21" w:author="Nabera  Abhinandan" w:date="2024-12-06T12:29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 date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22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, </w:t>
      </w:r>
      <w:r w:rsidR="003C0F1D" w:rsidRPr="000A4567">
        <w:rPr>
          <w:rFonts w:ascii="Arial" w:eastAsiaTheme="minorEastAsia" w:hAnsi="Arial" w:cs="Arial"/>
          <w:sz w:val="22"/>
          <w:szCs w:val="22"/>
          <w:lang w:eastAsia="zh-CN"/>
          <w:rPrChange w:id="723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achieving </w:t>
      </w:r>
      <w:ins w:id="724" w:author="Nabera  Abhinandan" w:date="2024-12-06T12:29:00Z">
        <w:r w:rsidR="000A4567" w:rsidRPr="000A4567">
          <w:rPr>
            <w:rFonts w:ascii="Arial" w:eastAsiaTheme="minorEastAsia" w:hAnsi="Arial" w:cs="Arial"/>
            <w:sz w:val="22"/>
            <w:szCs w:val="22"/>
            <w:lang w:eastAsia="zh-CN"/>
            <w:rPrChange w:id="725" w:author="Nabera  Abhinandan" w:date="2024-12-06T12:29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 xml:space="preserve">both </w:t>
        </w:r>
      </w:ins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26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high CH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727" w:author="Nabera  Abhinandan" w:date="2024-12-06T12:29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4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28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conversion and high C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729" w:author="Nabera  Abhinandan" w:date="2024-12-06T12:29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30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731" w:author="Nabera  Abhinandan" w:date="2024-12-06T12:29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32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selectivity </w:t>
      </w:r>
      <w:r w:rsidR="003C0F1D" w:rsidRPr="000A4567">
        <w:rPr>
          <w:rFonts w:ascii="Arial" w:eastAsiaTheme="minorEastAsia" w:hAnsi="Arial" w:cs="Arial"/>
          <w:sz w:val="22"/>
          <w:szCs w:val="22"/>
          <w:lang w:eastAsia="zh-CN"/>
          <w:rPrChange w:id="733" w:author="Nabera  Abhinandan" w:date="2024-12-06T12:29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simultaneously </w:t>
      </w:r>
      <w:r w:rsidR="003E1B5B" w:rsidRPr="000A4567">
        <w:rPr>
          <w:rFonts w:ascii="Arial" w:eastAsiaTheme="minorEastAsia" w:hAnsi="Arial" w:cs="Arial"/>
          <w:sz w:val="22"/>
          <w:szCs w:val="22"/>
          <w:lang w:eastAsia="zh-CN"/>
          <w:rPrChange w:id="734" w:author="Nabera  Abhinandan" w:date="2024-12-06T12:29:00Z">
            <w:rPr>
              <w:rFonts w:ascii="Arial" w:eastAsiaTheme="minorEastAsia" w:hAnsi="Arial" w:cs="Arial"/>
              <w:i/>
              <w:sz w:val="22"/>
              <w:szCs w:val="22"/>
              <w:lang w:eastAsia="zh-CN"/>
            </w:rPr>
          </w:rPrChange>
        </w:rPr>
        <w:t>via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05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remains challenging</w:t>
      </w:r>
      <w:ins w:id="735" w:author="Zhang, Zihao" w:date="2024-12-04T17:35:00Z">
        <w:r w:rsidR="005113C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</w:t>
        </w:r>
        <w:del w:id="736" w:author="Nabera  Abhinandan" w:date="2024-12-06T12:29:00Z">
          <w:r w:rsidR="005113CE" w:rsidDel="000A4567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lastRenderedPageBreak/>
            <w:delText>and both are</w:delText>
          </w:r>
        </w:del>
      </w:ins>
      <w:ins w:id="737" w:author="Nabera  Abhinandan" w:date="2024-12-06T12:29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with performance</w:t>
        </w:r>
      </w:ins>
      <w:ins w:id="738" w:author="Zhang, Zihao" w:date="2024-12-04T17:35:00Z">
        <w:r w:rsidR="005113C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significantly worse than </w:t>
        </w:r>
      </w:ins>
      <w:ins w:id="739" w:author="Zhang, Zihao" w:date="2024-12-04T17:36:00Z">
        <w:r w:rsidR="005113CE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>non</w:t>
        </w:r>
        <w:r w:rsidR="005113CE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  <w:t xml:space="preserve">thermal </w:t>
        </w:r>
        <w:r w:rsidR="005113CE">
          <w:rPr>
            <w:rFonts w:ascii="Arial" w:eastAsiaTheme="minorEastAsia" w:hAnsi="Arial" w:cs="Arial"/>
            <w:sz w:val="22"/>
            <w:szCs w:val="22"/>
            <w:lang w:eastAsia="zh-CN"/>
          </w:rPr>
          <w:t>and</w:t>
        </w:r>
        <w:r w:rsidR="005113C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thermal </w:t>
        </w:r>
        <w:r w:rsidR="005113CE" w:rsidRPr="00D332BE">
          <w:rPr>
            <w:rFonts w:ascii="Arial" w:eastAsiaTheme="minorEastAsia" w:hAnsi="Arial" w:cs="Arial"/>
            <w:sz w:val="22"/>
            <w:szCs w:val="22"/>
            <w:lang w:eastAsia="zh-CN"/>
          </w:rPr>
          <w:t>plasma</w:t>
        </w:r>
        <w:r w:rsidR="005113C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processes (</w:t>
        </w:r>
        <w:r w:rsidR="005113CE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Fig. </w:t>
        </w:r>
        <w:r w:rsidR="005113C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4c</w:t>
        </w:r>
      </w:ins>
      <w:ins w:id="740" w:author="Zhang, Zihao" w:date="2024-12-04T17:37:00Z">
        <w:r w:rsidR="005113C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 xml:space="preserve">, </w:t>
        </w:r>
        <w:r w:rsidR="005113CE" w:rsidRPr="00CF7E03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Supplementary Table 1 and 2</w:t>
        </w:r>
      </w:ins>
      <w:ins w:id="741" w:author="Zhang, Zihao" w:date="2024-12-04T17:36:00Z">
        <w:r w:rsidR="005113C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)</w:t>
        </w:r>
      </w:ins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del w:id="742" w:author="Zhang, Zihao" w:date="2024-12-04T17:42:00Z">
        <w:r w:rsidR="00E66CD5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products, especially C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AC5B22" w:rsidDel="00BB3C7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AC5B22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>(</w:delText>
        </w:r>
        <w:r w:rsidR="003E7603" w:rsidRPr="00CF7E03" w:rsidDel="00BB3C79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Fig. </w:delText>
        </w:r>
      </w:del>
      <w:del w:id="743" w:author="Zhang, Zihao" w:date="2024-12-04T17:41:00Z">
        <w:r w:rsidR="003E7603" w:rsidRPr="00CF7E03" w:rsidDel="00BB3C79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5</w:delText>
        </w:r>
        <w:r w:rsidR="003E7603" w:rsidDel="00BB3C79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e</w:delText>
        </w:r>
      </w:del>
      <w:del w:id="744" w:author="Zhang, Zihao" w:date="2024-12-04T17:42:00Z">
        <w:r w:rsidR="003E7603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AC5B22" w:rsidRPr="00CF7E03" w:rsidDel="00BB3C79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Supplementary Table 2</w:delText>
        </w:r>
        <w:r w:rsidR="00AC5B22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>)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>, are always present in large amount</w:delText>
        </w:r>
        <w:r w:rsidR="00610BCC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significantly </w:delText>
        </w:r>
        <w:r w:rsidR="00610BCC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affecting 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E66CD5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selectivity. </w:delText>
        </w:r>
      </w:del>
      <w:r w:rsidR="00CD6A8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presence of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byproducts</w:t>
      </w:r>
      <w:ins w:id="745" w:author="Nabera  Abhinandan" w:date="2024-12-06T12:29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746" w:author="Zhang, Zihao" w:date="2024-12-04T17:42:00Z">
        <w:r w:rsidR="00BB3C7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other </w:t>
        </w:r>
        <w:r w:rsidR="00BB3C7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C</w:t>
        </w:r>
        <w:r w:rsidR="00BB3C7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BB3C7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</w:t>
        </w:r>
      </w:ins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A02F6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5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hydrocarbons, aromatics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coke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>/soot</w:t>
      </w:r>
      <w:ins w:id="747" w:author="Nabera  Abhinandan" w:date="2024-12-06T12:30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748" w:author="Zhang, Zihao" w:date="2024-12-04T17:42:00Z">
        <w:r w:rsidR="00FA78EF" w:rsidRPr="00CF7E03" w:rsidDel="00BB3C7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further </w:delText>
        </w:r>
      </w:del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>limits C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80,83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Therefore,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749" w:author="Nabera  Abhinandan" w:date="2024-12-06T12:30:00Z">
        <w:r w:rsidR="000A4567">
          <w:rPr>
            <w:rFonts w:ascii="Arial" w:eastAsiaTheme="minorEastAsia" w:hAnsi="Arial" w:cs="Arial"/>
            <w:sz w:val="22"/>
            <w:szCs w:val="22"/>
            <w:lang w:eastAsia="zh-CN"/>
          </w:rPr>
          <w:t>in</w:t>
        </w:r>
      </w:ins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broader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range of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prod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  <w:rPrChange w:id="750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uct</w:t>
      </w:r>
      <w:r w:rsidR="00B14D70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51" w:author="Nabera  Abhinandan" w:date="2024-12-06T12:30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s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  <w:rPrChange w:id="752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, such as 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53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754" w:author="Nabera  Abhinandan" w:date="2024-12-06T12:30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671922" w:rsidRPr="000A4567">
        <w:rPr>
          <w:rFonts w:ascii="Arial" w:eastAsiaTheme="minorEastAsia" w:hAnsi="Arial" w:cs="Arial"/>
          <w:sz w:val="22"/>
          <w:szCs w:val="22"/>
          <w:lang w:eastAsia="zh-CN"/>
          <w:rPrChange w:id="755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56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or</w:t>
      </w:r>
      <w:r w:rsidR="00671922" w:rsidRPr="000A4567">
        <w:rPr>
          <w:rFonts w:ascii="Arial" w:eastAsiaTheme="minorEastAsia" w:hAnsi="Arial" w:cs="Arial"/>
          <w:sz w:val="22"/>
          <w:szCs w:val="22"/>
          <w:lang w:eastAsia="zh-CN"/>
          <w:rPrChange w:id="757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even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58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C</w:t>
      </w:r>
      <w:r w:rsidR="00E643D0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759" w:author="Nabera  Abhinandan" w:date="2024-12-06T12:30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2+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60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hydrocarbons</w:t>
      </w:r>
      <w:r w:rsidR="00B14D70" w:rsidRPr="000A4567">
        <w:rPr>
          <w:rFonts w:ascii="Arial" w:eastAsiaTheme="minorEastAsia" w:hAnsi="Arial" w:cs="Arial" w:hint="eastAsia"/>
          <w:sz w:val="22"/>
          <w:szCs w:val="22"/>
          <w:lang w:eastAsia="zh-CN"/>
          <w:rPrChange w:id="761" w:author="Nabera  Abhinandan" w:date="2024-12-06T12:30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,</w:t>
      </w:r>
      <w:r w:rsidR="00671922" w:rsidRPr="000A4567">
        <w:rPr>
          <w:rFonts w:ascii="Arial" w:eastAsiaTheme="minorEastAsia" w:hAnsi="Arial" w:cs="Arial"/>
          <w:sz w:val="22"/>
          <w:szCs w:val="22"/>
          <w:lang w:eastAsia="zh-CN"/>
          <w:rPrChange w:id="762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del w:id="763" w:author="Nabera  Abhinandan" w:date="2024-12-06T12:30:00Z">
        <w:r w:rsidR="00E66CD5" w:rsidRPr="000A4567" w:rsidDel="000A4567">
          <w:rPr>
            <w:rFonts w:ascii="Arial" w:eastAsiaTheme="minorEastAsia" w:hAnsi="Arial" w:cs="Arial"/>
            <w:sz w:val="22"/>
            <w:szCs w:val="22"/>
            <w:lang w:eastAsia="zh-CN"/>
            <w:rPrChange w:id="764" w:author="Nabera  Abhinandan" w:date="2024-12-06T12:3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>should</w:delText>
        </w:r>
        <w:r w:rsidR="00FD64D8" w:rsidRPr="000A4567" w:rsidDel="000A4567">
          <w:rPr>
            <w:rFonts w:ascii="Arial" w:eastAsiaTheme="minorEastAsia" w:hAnsi="Arial" w:cs="Arial"/>
            <w:sz w:val="22"/>
            <w:szCs w:val="22"/>
            <w:lang w:eastAsia="zh-CN"/>
            <w:rPrChange w:id="765" w:author="Nabera  Abhinandan" w:date="2024-12-06T12:3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delText xml:space="preserve"> </w:delText>
        </w:r>
      </w:del>
      <w:ins w:id="766" w:author="Nabera  Abhinandan" w:date="2024-12-06T12:30:00Z">
        <w:r w:rsidR="000A4567" w:rsidRPr="000A4567">
          <w:rPr>
            <w:rFonts w:ascii="Arial" w:eastAsiaTheme="minorEastAsia" w:hAnsi="Arial" w:cs="Arial"/>
            <w:sz w:val="22"/>
            <w:szCs w:val="22"/>
            <w:lang w:eastAsia="zh-CN"/>
            <w:rPrChange w:id="767" w:author="Nabera  Abhinandan" w:date="2024-12-06T12:3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>may</w:t>
        </w:r>
        <w:r w:rsidR="000A4567" w:rsidRPr="000A4567">
          <w:rPr>
            <w:rFonts w:ascii="Arial" w:eastAsiaTheme="minorEastAsia" w:hAnsi="Arial" w:cs="Arial"/>
            <w:sz w:val="22"/>
            <w:szCs w:val="22"/>
            <w:lang w:eastAsia="zh-CN"/>
            <w:rPrChange w:id="768" w:author="Nabera  Abhinandan" w:date="2024-12-06T12:30:00Z">
              <w:rPr>
                <w:rFonts w:ascii="Arial" w:eastAsiaTheme="minorEastAsia" w:hAnsi="Arial" w:cs="Arial"/>
                <w:sz w:val="22"/>
                <w:szCs w:val="22"/>
                <w:lang w:eastAsia="zh-CN"/>
              </w:rPr>
            </w:rPrChange>
          </w:rPr>
          <w:t xml:space="preserve"> </w:t>
        </w:r>
      </w:ins>
      <w:r w:rsidR="00FD64D8" w:rsidRPr="000A4567">
        <w:rPr>
          <w:rFonts w:ascii="Arial" w:eastAsiaTheme="minorEastAsia" w:hAnsi="Arial" w:cs="Arial"/>
          <w:sz w:val="22"/>
          <w:szCs w:val="22"/>
          <w:lang w:eastAsia="zh-CN"/>
          <w:rPrChange w:id="769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be </w:t>
      </w:r>
      <w:r w:rsidR="0057211B" w:rsidRPr="000A4567">
        <w:rPr>
          <w:rFonts w:ascii="Arial" w:eastAsiaTheme="minorEastAsia" w:hAnsi="Arial" w:cs="Arial"/>
          <w:sz w:val="22"/>
          <w:szCs w:val="22"/>
          <w:lang w:eastAsia="zh-CN"/>
          <w:rPrChange w:id="770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a 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71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more practical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  <w:rPrChange w:id="772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route</w:t>
      </w:r>
      <w:r w:rsidR="00E643D0" w:rsidRPr="000A4567">
        <w:rPr>
          <w:rFonts w:ascii="Arial" w:eastAsiaTheme="minorEastAsia" w:hAnsi="Arial" w:cs="Arial"/>
          <w:sz w:val="22"/>
          <w:szCs w:val="22"/>
          <w:lang w:eastAsia="zh-CN"/>
          <w:rPrChange w:id="773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FD64D8" w:rsidRPr="000A4567">
        <w:rPr>
          <w:rFonts w:ascii="Arial" w:eastAsiaTheme="minorEastAsia" w:hAnsi="Arial" w:cs="Arial"/>
          <w:sz w:val="22"/>
          <w:szCs w:val="22"/>
          <w:lang w:eastAsia="zh-CN"/>
          <w:rPrChange w:id="774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for</w:t>
      </w:r>
      <w:r w:rsidR="00671922" w:rsidRPr="000A4567">
        <w:rPr>
          <w:rFonts w:ascii="Arial" w:eastAsiaTheme="minorEastAsia" w:hAnsi="Arial" w:cs="Arial"/>
          <w:sz w:val="22"/>
          <w:szCs w:val="22"/>
          <w:lang w:eastAsia="zh-CN"/>
          <w:rPrChange w:id="775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future</w:t>
      </w:r>
      <w:r w:rsidR="00FD64D8" w:rsidRPr="000A4567">
        <w:rPr>
          <w:rFonts w:ascii="Arial" w:eastAsiaTheme="minorEastAsia" w:hAnsi="Arial" w:cs="Arial"/>
          <w:sz w:val="22"/>
          <w:szCs w:val="22"/>
          <w:lang w:eastAsia="zh-CN"/>
          <w:rPrChange w:id="776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  <w:rPrChange w:id="777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CH</w:t>
      </w:r>
      <w:r w:rsidR="00E66CD5" w:rsidRPr="000A4567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778" w:author="Nabera  Abhinandan" w:date="2024-12-06T12:30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4</w:t>
      </w:r>
      <w:r w:rsidR="00E66CD5" w:rsidRPr="000A4567">
        <w:rPr>
          <w:rFonts w:ascii="Arial" w:eastAsiaTheme="minorEastAsia" w:hAnsi="Arial" w:cs="Arial"/>
          <w:sz w:val="22"/>
          <w:szCs w:val="22"/>
          <w:lang w:eastAsia="zh-CN"/>
          <w:rPrChange w:id="779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utilization </w:t>
      </w:r>
      <w:r w:rsidR="0040481F" w:rsidRPr="000A4567">
        <w:rPr>
          <w:rFonts w:ascii="Arial" w:eastAsiaTheme="minorEastAsia" w:hAnsi="Arial" w:cs="Arial"/>
          <w:sz w:val="22"/>
          <w:szCs w:val="22"/>
          <w:lang w:eastAsia="zh-CN"/>
          <w:rPrChange w:id="780" w:author="Nabera  Abhinandan" w:date="2024-12-06T12:30:00Z">
            <w:rPr>
              <w:rFonts w:ascii="Arial" w:eastAsiaTheme="minorEastAsia" w:hAnsi="Arial" w:cs="Arial"/>
              <w:i/>
              <w:sz w:val="22"/>
              <w:szCs w:val="22"/>
              <w:lang w:eastAsia="zh-CN"/>
            </w:rPr>
          </w:rPrChange>
        </w:rPr>
        <w:t>via</w:t>
      </w:r>
      <w:r w:rsidR="0040481F" w:rsidRPr="000A4567">
        <w:rPr>
          <w:rFonts w:ascii="Arial" w:eastAsiaTheme="minorEastAsia" w:hAnsi="Arial" w:cs="Arial"/>
          <w:sz w:val="22"/>
          <w:szCs w:val="22"/>
          <w:lang w:eastAsia="zh-CN"/>
          <w:rPrChange w:id="781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FD64D8" w:rsidRPr="000A4567">
        <w:rPr>
          <w:rFonts w:ascii="Arial" w:eastAsiaTheme="minorEastAsia" w:hAnsi="Arial" w:cs="Arial"/>
          <w:sz w:val="22"/>
          <w:szCs w:val="22"/>
          <w:lang w:eastAsia="zh-CN"/>
          <w:rPrChange w:id="782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catalytic </w:t>
      </w:r>
      <w:r w:rsidR="00763B49" w:rsidRPr="000A4567">
        <w:rPr>
          <w:rFonts w:ascii="Arial" w:eastAsiaTheme="minorEastAsia" w:hAnsi="Arial" w:cs="Arial"/>
          <w:sz w:val="22"/>
          <w:szCs w:val="22"/>
          <w:lang w:eastAsia="zh-CN"/>
          <w:rPrChange w:id="783" w:author="Nabera  Abhinandan" w:date="2024-12-06T12:30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TP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del w:id="784" w:author="Zhang, Zihao" w:date="2024-12-04T17:29:00Z"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In contrast</w:delText>
        </w:r>
        <w:r w:rsidR="00514D23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, </w:delText>
        </w:r>
        <w:r w:rsidR="00EE6D67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cold and warm plasma routes </w:delText>
        </w:r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can overcome </w:delText>
        </w:r>
        <w:r w:rsidR="00B14D70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thermodynamic</w:delText>
        </w:r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limitations and achieve a higher yield of </w:delText>
        </w:r>
        <w:r w:rsidR="00B14D70" w:rsidRPr="00CF7E03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B14D70" w:rsidRPr="00CF7E03" w:rsidDel="00883DD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14D70" w:rsidRPr="00CF7E03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B14D70" w:rsidRPr="00CF7E03" w:rsidDel="00883DD6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, though they </w:delText>
        </w:r>
        <w:r w:rsidR="0042718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usually require </w:delText>
        </w:r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significant</w:delText>
        </w:r>
        <w:r w:rsidR="0042718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ly</w:delText>
        </w:r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higher energy input</w:delText>
        </w:r>
        <w:r w:rsidR="0042718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. </w:delText>
        </w:r>
      </w:del>
      <w:del w:id="785" w:author="Zhang, Zihao" w:date="2024-12-04T17:30:00Z">
        <w:r w:rsidR="003E4847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Overall</w:delText>
        </w:r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, </w:delText>
        </w:r>
        <w:r w:rsidR="006A2F1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advancing </w:delText>
        </w:r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th</w:delText>
        </w:r>
        <w:r w:rsidR="0042718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e</w:delText>
        </w:r>
        <w:r w:rsidR="00B14D70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se </w:delText>
        </w:r>
        <w:r w:rsidR="006A2F1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emerging </w:delText>
        </w:r>
        <w:r w:rsidR="006A2F1F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acetylene</w:delText>
        </w:r>
        <w:r w:rsidR="006A2F1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6A2F1F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synthesis</w:delText>
        </w:r>
        <w:r w:rsidR="006A2F1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methods will require a focus </w:delText>
        </w:r>
        <w:r w:rsidR="009870FD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on </w:delText>
        </w:r>
        <w:r w:rsidR="00514D23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reactor design, catalyst development, and </w:delText>
        </w:r>
        <w:r w:rsidR="0042718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deeper </w:delText>
        </w:r>
        <w:r w:rsidR="006A2F1F" w:rsidDel="00883DD6">
          <w:rPr>
            <w:rFonts w:ascii="Arial" w:eastAsiaTheme="minorEastAsia" w:hAnsi="Arial" w:cs="Arial"/>
            <w:sz w:val="22"/>
            <w:szCs w:val="22"/>
            <w:lang w:eastAsia="zh-CN"/>
          </w:rPr>
          <w:delText>understanding</w:delText>
        </w:r>
        <w:r w:rsidR="006A2F1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42718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of </w:delText>
        </w:r>
        <w:r w:rsidR="00514D23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reaction mechanism</w:delText>
        </w:r>
        <w:r w:rsidR="006A2F1F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</w:delText>
        </w:r>
        <w:r w:rsidR="00514D23" w:rsidDel="00883DD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.</w:delText>
        </w:r>
      </w:del>
    </w:p>
    <w:p w14:paraId="02F38116" w14:textId="36FCE217" w:rsidR="005B36E0" w:rsidRPr="00EC262C" w:rsidRDefault="00E437AE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The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rive for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cetylene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’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s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r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evival</w:t>
      </w:r>
    </w:p>
    <w:p w14:paraId="0E34BB17" w14:textId="5062BCE6" w:rsidR="007D2B59" w:rsidDel="007354D1" w:rsidRDefault="00B519EA" w:rsidP="007D2B59">
      <w:pPr>
        <w:snapToGrid w:val="0"/>
        <w:spacing w:line="360" w:lineRule="auto"/>
        <w:ind w:firstLine="504"/>
        <w:jc w:val="both"/>
        <w:rPr>
          <w:del w:id="786" w:author="Zhang, Zihao" w:date="2024-12-05T09:48:00Z"/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primary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 of acetylene is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v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inyl chloride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monomer (VCM) and subsequent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PVC,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process that accounts for app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roximate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35%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PVC production (</w:t>
      </w:r>
      <w:r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</w:t>
      </w:r>
      <w:r>
        <w:rPr>
          <w:rFonts w:ascii="Arial" w:eastAsiaTheme="minorEastAsia" w:hAnsi="Arial" w:cs="Arial"/>
          <w:sz w:val="22"/>
          <w:szCs w:val="22"/>
          <w:lang w:eastAsia="zh-CN"/>
        </w:rPr>
        <w:t>roduction cost analysis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2472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del w:id="787" w:author="Zhang, Zihao" w:date="2024-12-05T09:32:00Z">
        <w:r w:rsidR="00E24727" w:rsidRPr="001017A8" w:rsidDel="00745E38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6a</w:delText>
        </w:r>
      </w:del>
      <w:ins w:id="788" w:author="Zhang, Zihao" w:date="2024-12-05T09:32:00Z">
        <w:r w:rsidR="00745E38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5</w:t>
        </w:r>
        <w:r w:rsidR="00745E38" w:rsidRPr="001017A8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a</w:t>
        </w:r>
      </w:ins>
      <w:r w:rsidR="00E24727">
        <w:rPr>
          <w:rFonts w:ascii="Arial" w:eastAsiaTheme="minorEastAsia" w:hAnsi="Arial" w:cs="Arial"/>
          <w:sz w:val="22"/>
          <w:szCs w:val="22"/>
          <w:lang w:eastAsia="zh-CN"/>
        </w:rPr>
        <w:t>)</w:t>
      </w:r>
      <w:ins w:id="789" w:author="Nabera  Abhinandan" w:date="2024-12-06T12:31:00Z">
        <w:r w:rsidR="00BB1203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based on current data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>refer to the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B13" w:rsidRPr="009E5F87">
        <w:rPr>
          <w:rFonts w:ascii="Arial" w:eastAsiaTheme="minorEastAsia" w:hAnsi="Arial" w:cs="Arial"/>
          <w:b/>
          <w:sz w:val="22"/>
          <w:szCs w:val="22"/>
          <w:lang w:eastAsia="zh-CN"/>
        </w:rPr>
        <w:t>Supplementary Notes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>detailed methodology)</w:t>
      </w:r>
      <w:ins w:id="790" w:author="Nabera  Abhinandan" w:date="2024-12-06T12:31:00Z">
        <w:r w:rsidR="00BB1203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shows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that the coal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 acetylene to VCM (ATV) scenario has a total cost of 0.6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of VCM, making it more economical than the fossil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-based (naphtha)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ethylene balanced process (EBP)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 xml:space="preserve">showing </w:t>
      </w:r>
      <w:r>
        <w:rPr>
          <w:rFonts w:ascii="Arial" w:eastAsiaTheme="minorEastAsia" w:hAnsi="Arial" w:cs="Arial"/>
          <w:sz w:val="22"/>
          <w:szCs w:val="22"/>
          <w:lang w:eastAsia="zh-CN"/>
        </w:rPr>
        <w:t>a total cost of 1.1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However,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the climate 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791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change impacts</w:t>
      </w:r>
      <w:r w:rsidR="00E24727" w:rsidRPr="00603F90">
        <w:rPr>
          <w:rFonts w:ascii="Arial" w:eastAsiaTheme="minorEastAsia" w:hAnsi="Arial" w:cs="Arial"/>
          <w:sz w:val="22"/>
          <w:szCs w:val="22"/>
          <w:lang w:eastAsia="zh-CN"/>
          <w:rPrChange w:id="792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(</w:t>
      </w:r>
      <w:r w:rsidR="00E24727" w:rsidRPr="00603F90">
        <w:rPr>
          <w:rFonts w:ascii="Arial" w:eastAsiaTheme="minorEastAsia" w:hAnsi="Arial" w:cs="Arial"/>
          <w:b/>
          <w:sz w:val="22"/>
          <w:szCs w:val="22"/>
          <w:lang w:eastAsia="zh-CN"/>
          <w:rPrChange w:id="793" w:author="Nabera  Abhinandan" w:date="2024-12-06T12:32:00Z">
            <w:rPr>
              <w:rFonts w:ascii="Arial" w:eastAsiaTheme="minorEastAsia" w:hAnsi="Arial" w:cs="Arial"/>
              <w:b/>
              <w:sz w:val="22"/>
              <w:szCs w:val="22"/>
              <w:lang w:eastAsia="zh-CN"/>
            </w:rPr>
          </w:rPrChange>
        </w:rPr>
        <w:t>Fig. </w:t>
      </w:r>
      <w:del w:id="794" w:author="Zhang, Zihao" w:date="2024-12-05T09:32:00Z">
        <w:r w:rsidR="00E24727" w:rsidRPr="00603F90" w:rsidDel="00745E38">
          <w:rPr>
            <w:rFonts w:ascii="Arial" w:eastAsiaTheme="minorEastAsia" w:hAnsi="Arial" w:cs="Arial"/>
            <w:b/>
            <w:sz w:val="22"/>
            <w:szCs w:val="22"/>
            <w:lang w:eastAsia="zh-CN"/>
            <w:rPrChange w:id="795" w:author="Nabera  Abhinandan" w:date="2024-12-06T12:32:00Z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rPrChange>
          </w:rPr>
          <w:delText>6b</w:delText>
        </w:r>
      </w:del>
      <w:ins w:id="796" w:author="Zhang, Zihao" w:date="2024-12-05T09:32:00Z">
        <w:r w:rsidR="00745E38" w:rsidRPr="00603F90">
          <w:rPr>
            <w:rFonts w:ascii="Arial" w:eastAsiaTheme="minorEastAsia" w:hAnsi="Arial" w:cs="Arial" w:hint="eastAsia"/>
            <w:b/>
            <w:sz w:val="22"/>
            <w:szCs w:val="22"/>
            <w:lang w:eastAsia="zh-CN"/>
            <w:rPrChange w:id="797" w:author="Nabera  Abhinandan" w:date="2024-12-06T12:32:00Z">
              <w:rPr>
                <w:rFonts w:ascii="Arial" w:eastAsiaTheme="minorEastAsia" w:hAnsi="Arial" w:cs="Arial" w:hint="eastAsia"/>
                <w:b/>
                <w:sz w:val="22"/>
                <w:szCs w:val="22"/>
                <w:lang w:eastAsia="zh-CN"/>
              </w:rPr>
            </w:rPrChange>
          </w:rPr>
          <w:t>5</w:t>
        </w:r>
        <w:r w:rsidR="00745E38" w:rsidRPr="00603F90">
          <w:rPr>
            <w:rFonts w:ascii="Arial" w:eastAsiaTheme="minorEastAsia" w:hAnsi="Arial" w:cs="Arial"/>
            <w:b/>
            <w:sz w:val="22"/>
            <w:szCs w:val="22"/>
            <w:lang w:eastAsia="zh-CN"/>
            <w:rPrChange w:id="798" w:author="Nabera  Abhinandan" w:date="2024-12-06T12:32:00Z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rPrChange>
          </w:rPr>
          <w:t>b</w:t>
        </w:r>
      </w:ins>
      <w:r w:rsidR="00E24727" w:rsidRPr="00603F90">
        <w:rPr>
          <w:rFonts w:ascii="Arial" w:eastAsiaTheme="minorEastAsia" w:hAnsi="Arial" w:cs="Arial"/>
          <w:sz w:val="22"/>
          <w:szCs w:val="22"/>
          <w:lang w:eastAsia="zh-CN"/>
          <w:rPrChange w:id="799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) 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00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associated with ATV are notably higher </w:t>
      </w:r>
      <w:r w:rsidR="000724A7" w:rsidRPr="00603F90">
        <w:rPr>
          <w:rFonts w:ascii="Arial" w:eastAsiaTheme="minorEastAsia" w:hAnsi="Arial" w:cs="Arial" w:hint="eastAsia"/>
          <w:sz w:val="22"/>
          <w:szCs w:val="22"/>
          <w:lang w:eastAsia="zh-CN"/>
          <w:rPrChange w:id="801" w:author="Nabera  Abhinandan" w:date="2024-12-06T12:32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than those of 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02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the EBP route (5.7 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03" w:author="Nabera  Abhinandan" w:date="2024-12-06T12:32:00Z">
            <w:rPr>
              <w:rFonts w:ascii="Arial" w:eastAsiaTheme="minorEastAsia" w:hAnsi="Arial" w:cs="Arial"/>
              <w:i/>
              <w:sz w:val="22"/>
              <w:szCs w:val="22"/>
              <w:lang w:eastAsia="zh-CN"/>
            </w:rPr>
          </w:rPrChange>
        </w:rPr>
        <w:t>vs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04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. 2.4 kg CO</w:t>
      </w:r>
      <w:r w:rsidRPr="00603F90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805" w:author="Nabera  Abhinandan" w:date="2024-12-06T12:32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06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noBreakHyphen/>
        <w:t>eq kg</w:t>
      </w:r>
      <w:r w:rsidRPr="00603F90">
        <w:rPr>
          <w:rFonts w:ascii="Arial" w:eastAsiaTheme="minorEastAsia" w:hAnsi="Arial" w:cs="Arial"/>
          <w:sz w:val="22"/>
          <w:szCs w:val="22"/>
          <w:vertAlign w:val="superscript"/>
          <w:lang w:eastAsia="zh-CN"/>
          <w:rPrChange w:id="807" w:author="Nabera  Abhinandan" w:date="2024-12-06T12:32:00Z">
            <w:rPr>
              <w:rFonts w:ascii="Arial" w:eastAsiaTheme="minorEastAsia" w:hAnsi="Arial" w:cs="Arial"/>
              <w:sz w:val="22"/>
              <w:szCs w:val="22"/>
              <w:vertAlign w:val="superscript"/>
              <w:lang w:eastAsia="zh-CN"/>
            </w:rPr>
          </w:rPrChange>
        </w:rPr>
        <w:t>–1</w:t>
      </w:r>
      <w:r w:rsidR="00107EDF" w:rsidRPr="00603F90">
        <w:rPr>
          <w:rFonts w:ascii="Arial" w:eastAsiaTheme="minorEastAsia" w:hAnsi="Arial" w:cs="Arial"/>
          <w:sz w:val="22"/>
          <w:szCs w:val="22"/>
          <w:lang w:eastAsia="zh-CN"/>
          <w:rPrChange w:id="808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, assuming the same feedstock alternatives, respectively)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09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, primarily due to</w:t>
      </w:r>
      <w:r w:rsidR="003A1281" w:rsidRPr="00603F90">
        <w:rPr>
          <w:rFonts w:ascii="Arial" w:eastAsiaTheme="minorEastAsia" w:hAnsi="Arial" w:cs="Arial" w:hint="eastAsia"/>
          <w:sz w:val="22"/>
          <w:szCs w:val="22"/>
          <w:lang w:eastAsia="zh-CN"/>
          <w:rPrChange w:id="810" w:author="Nabera  Abhinandan" w:date="2024-12-06T12:32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 the </w:t>
      </w:r>
      <w:r w:rsidRPr="00603F90">
        <w:rPr>
          <w:rFonts w:ascii="Arial" w:eastAsiaTheme="minorEastAsia" w:hAnsi="Arial" w:cs="Arial" w:hint="eastAsia"/>
          <w:sz w:val="22"/>
          <w:szCs w:val="22"/>
          <w:lang w:eastAsia="zh-CN"/>
          <w:rPrChange w:id="811" w:author="Nabera  Abhinandan" w:date="2024-12-06T12:32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more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12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energy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13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noBreakHyphen/>
        <w:t>intensive production of C</w:t>
      </w:r>
      <w:r w:rsidRPr="00603F90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814" w:author="Nabera  Abhinandan" w:date="2024-12-06T12:32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15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</w:t>
      </w:r>
      <w:r w:rsidRPr="00603F90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816" w:author="Nabera  Abhinandan" w:date="2024-12-06T12:32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Pr="00603F90">
        <w:rPr>
          <w:rFonts w:ascii="Arial" w:eastAsiaTheme="minorEastAsia" w:hAnsi="Arial" w:cs="Arial"/>
          <w:sz w:val="22"/>
          <w:szCs w:val="22"/>
          <w:lang w:eastAsia="zh-CN"/>
          <w:rPrChange w:id="817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.</w:t>
      </w:r>
      <w:r w:rsidR="00167459" w:rsidRPr="00603F90">
        <w:rPr>
          <w:rFonts w:ascii="Arial" w:eastAsiaTheme="minorEastAsia" w:hAnsi="Arial" w:cs="Arial" w:hint="eastAsia"/>
          <w:sz w:val="22"/>
          <w:szCs w:val="22"/>
          <w:lang w:eastAsia="zh-CN"/>
          <w:rPrChange w:id="818" w:author="Nabera  Abhinandan" w:date="2024-12-06T12:32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 </w:t>
      </w:r>
      <w:r w:rsidR="001E1B2C" w:rsidRPr="00603F90">
        <w:rPr>
          <w:rFonts w:ascii="Arial" w:eastAsiaTheme="minorEastAsia" w:hAnsi="Arial" w:cs="Arial"/>
          <w:sz w:val="22"/>
          <w:szCs w:val="22"/>
          <w:lang w:eastAsia="zh-CN"/>
          <w:rPrChange w:id="819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This economic and environmental </w:t>
      </w:r>
      <w:r w:rsidR="003A1281" w:rsidRPr="00603F90">
        <w:rPr>
          <w:rFonts w:ascii="Arial" w:eastAsiaTheme="minorEastAsia" w:hAnsi="Arial" w:cs="Arial" w:hint="eastAsia"/>
          <w:sz w:val="22"/>
          <w:szCs w:val="22"/>
          <w:lang w:eastAsia="zh-CN"/>
          <w:rPrChange w:id="820" w:author="Nabera  Abhinandan" w:date="2024-12-06T12:32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trade</w:t>
      </w:r>
      <w:r w:rsidR="003A1281" w:rsidRPr="00603F90">
        <w:rPr>
          <w:rFonts w:ascii="Arial" w:eastAsiaTheme="minorEastAsia" w:hAnsi="Arial" w:cs="Arial"/>
          <w:sz w:val="22"/>
          <w:szCs w:val="22"/>
          <w:lang w:eastAsia="zh-CN"/>
          <w:rPrChange w:id="821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noBreakHyphen/>
      </w:r>
      <w:r w:rsidR="003A1281" w:rsidRPr="00603F90">
        <w:rPr>
          <w:rFonts w:ascii="Arial" w:eastAsiaTheme="minorEastAsia" w:hAnsi="Arial" w:cs="Arial" w:hint="eastAsia"/>
          <w:sz w:val="22"/>
          <w:szCs w:val="22"/>
          <w:lang w:eastAsia="zh-CN"/>
          <w:rPrChange w:id="822" w:author="Nabera  Abhinandan" w:date="2024-12-06T12:32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off</w:t>
      </w:r>
      <w:r w:rsidR="001E1B2C" w:rsidRPr="00603F90">
        <w:rPr>
          <w:rFonts w:ascii="Arial" w:eastAsiaTheme="minorEastAsia" w:hAnsi="Arial" w:cs="Arial"/>
          <w:sz w:val="22"/>
          <w:szCs w:val="22"/>
          <w:lang w:eastAsia="zh-CN"/>
          <w:rPrChange w:id="823" w:author="Nabera  Abhinandan" w:date="2024-12-06T12:32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has led to the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co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existence of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both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ATV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routes</w:t>
      </w:r>
      <w:r w:rsidR="008353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market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E1B2C" w:rsidRP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ins w:id="824" w:author="Zhang, Zihao" w:date="2024-12-05T09:48:00Z">
        <w:r w:rsidR="00E911D0" w:rsidRPr="009C0DC9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Supplementary Table</w:t>
        </w:r>
      </w:ins>
      <w:ins w:id="825" w:author="Nabera  Abhinandan" w:date="2024-12-06T09:55:00Z">
        <w:r w:rsidR="00CF0697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s</w:t>
        </w:r>
      </w:ins>
      <w:ins w:id="826" w:author="Zhang, Zihao" w:date="2024-12-05T09:48:00Z">
        <w:r w:rsidR="00E911D0" w:rsidRPr="009C0DC9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 3</w:t>
        </w:r>
      </w:ins>
      <w:ins w:id="827" w:author="Nabera  Abhinandan" w:date="2024-12-06T09:55:00Z">
        <w:r w:rsidR="00CF0697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–5</w:t>
        </w:r>
      </w:ins>
      <w:ins w:id="828" w:author="Zhang, Zihao" w:date="2024-12-05T09:48:00Z">
        <w:r w:rsidR="00E911D0" w:rsidRPr="009C0DC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pr</w:t>
        </w:r>
      </w:ins>
      <w:ins w:id="829" w:author="Nabera  Abhinandan" w:date="2024-12-06T09:56:00Z">
        <w:r w:rsidR="00CF0697">
          <w:rPr>
            <w:rFonts w:ascii="Arial" w:eastAsiaTheme="minorEastAsia" w:hAnsi="Arial" w:cs="Arial"/>
            <w:sz w:val="22"/>
            <w:szCs w:val="22"/>
            <w:lang w:eastAsia="zh-CN"/>
          </w:rPr>
          <w:t>ovide</w:t>
        </w:r>
      </w:ins>
      <w:ins w:id="830" w:author="Zhang, Zihao" w:date="2024-12-05T09:48:00Z">
        <w:del w:id="831" w:author="Nabera  Abhinandan" w:date="2024-12-06T09:56:00Z">
          <w:r w:rsidR="00E911D0" w:rsidRPr="009C0DC9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esents</w:delText>
          </w:r>
        </w:del>
        <w:r w:rsidR="00E911D0" w:rsidRPr="009C0DC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the mass and energy balance, </w:t>
        </w:r>
        <w:del w:id="832" w:author="Nabera  Abhinandan" w:date="2024-12-06T09:56:00Z">
          <w:r w:rsidR="00E911D0" w:rsidRPr="009C0DC9" w:rsidDel="00CF0697">
            <w:rPr>
              <w:rFonts w:ascii="Arial" w:eastAsiaTheme="minorEastAsia" w:hAnsi="Arial" w:cs="Arial"/>
              <w:b/>
              <w:sz w:val="22"/>
              <w:szCs w:val="22"/>
              <w:lang w:eastAsia="zh-CN"/>
            </w:rPr>
            <w:delText>Supplementary Table 4</w:delText>
          </w:r>
          <w:r w:rsidR="00E911D0" w:rsidRPr="009C0DC9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displays the </w:delText>
          </w:r>
        </w:del>
        <w:r w:rsidR="00E911D0" w:rsidRPr="009C0DC9">
          <w:rPr>
            <w:rFonts w:ascii="Arial" w:eastAsiaTheme="minorEastAsia" w:hAnsi="Arial" w:cs="Arial"/>
            <w:sz w:val="22"/>
            <w:szCs w:val="22"/>
            <w:lang w:eastAsia="zh-CN"/>
          </w:rPr>
          <w:t>life cycle inventories</w:t>
        </w:r>
        <w:del w:id="833" w:author="Nabera  Abhinandan" w:date="2024-12-06T09:56:00Z">
          <w:r w:rsidR="00E911D0" w:rsidRPr="009C0DC9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used for the environmental assessment</w:delText>
          </w:r>
        </w:del>
        <w:r w:rsidR="00E911D0" w:rsidRPr="009C0DC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, and </w:t>
        </w:r>
        <w:del w:id="834" w:author="Nabera  Abhinandan" w:date="2024-12-06T09:56:00Z">
          <w:r w:rsidR="00E911D0" w:rsidRPr="009C0DC9" w:rsidDel="00CF0697">
            <w:rPr>
              <w:rFonts w:ascii="Arial" w:eastAsiaTheme="minorEastAsia" w:hAnsi="Arial" w:cs="Arial"/>
              <w:b/>
              <w:sz w:val="22"/>
              <w:szCs w:val="22"/>
              <w:lang w:eastAsia="zh-CN"/>
            </w:rPr>
            <w:delText>Supplementary Table 5</w:delText>
          </w:r>
          <w:r w:rsidR="00E911D0" w:rsidRPr="009C0DC9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lists the prices of </w:delText>
          </w:r>
        </w:del>
        <w:r w:rsidR="00E911D0" w:rsidRPr="009C0DC9">
          <w:rPr>
            <w:rFonts w:ascii="Arial" w:eastAsiaTheme="minorEastAsia" w:hAnsi="Arial" w:cs="Arial"/>
            <w:sz w:val="22"/>
            <w:szCs w:val="22"/>
            <w:lang w:eastAsia="zh-CN"/>
          </w:rPr>
          <w:t>feedstock and utilit</w:t>
        </w:r>
      </w:ins>
      <w:ins w:id="835" w:author="Nabera  Abhinandan" w:date="2024-12-06T09:56:00Z">
        <w:r w:rsidR="00CF0697">
          <w:rPr>
            <w:rFonts w:ascii="Arial" w:eastAsiaTheme="minorEastAsia" w:hAnsi="Arial" w:cs="Arial"/>
            <w:sz w:val="22"/>
            <w:szCs w:val="22"/>
            <w:lang w:eastAsia="zh-CN"/>
          </w:rPr>
          <w:t>y prices, respectively, which were</w:t>
        </w:r>
      </w:ins>
      <w:ins w:id="836" w:author="Zhang, Zihao" w:date="2024-12-05T09:48:00Z">
        <w:del w:id="837" w:author="Nabera  Abhinandan" w:date="2024-12-06T09:56:00Z">
          <w:r w:rsidR="00E911D0" w:rsidRPr="009C0DC9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ies</w:delText>
          </w:r>
        </w:del>
        <w:r w:rsidR="00E911D0" w:rsidRPr="009C0DC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used to estimate </w:t>
        </w:r>
      </w:ins>
      <w:ins w:id="838" w:author="Nabera  Abhinandan" w:date="2024-12-06T09:56:00Z">
        <w:r w:rsidR="00CF069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the </w:t>
        </w:r>
      </w:ins>
      <w:ins w:id="839" w:author="Zhang, Zihao" w:date="2024-12-05T09:48:00Z">
        <w:r w:rsidR="00E911D0" w:rsidRPr="009C0DC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production costs </w:t>
        </w:r>
        <w:del w:id="840" w:author="Nabera  Abhinandan" w:date="2024-12-06T09:57:00Z">
          <w:r w:rsidR="00E911D0" w:rsidRPr="009C0DC9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for </w:delText>
          </w:r>
          <w:r w:rsidR="00E911D0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two</w:delText>
          </w:r>
        </w:del>
      </w:ins>
      <w:ins w:id="841" w:author="Nabera  Abhinandan" w:date="2024-12-06T09:57:00Z">
        <w:r w:rsidR="00CF0697">
          <w:rPr>
            <w:rFonts w:ascii="Arial" w:eastAsiaTheme="minorEastAsia" w:hAnsi="Arial" w:cs="Arial"/>
            <w:sz w:val="22"/>
            <w:szCs w:val="22"/>
            <w:lang w:eastAsia="zh-CN"/>
          </w:rPr>
          <w:t>of</w:t>
        </w:r>
      </w:ins>
      <w:ins w:id="842" w:author="Zhang, Zihao" w:date="2024-12-05T09:48:00Z">
        <w:r w:rsidR="00E911D0" w:rsidRPr="009C0DC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VCM</w:t>
        </w:r>
        <w:del w:id="843" w:author="Nabera  Abhinandan" w:date="2024-12-06T09:57:00Z">
          <w:r w:rsidR="00E911D0" w:rsidRPr="009C0DC9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production</w:delText>
          </w:r>
          <w:r w:rsidR="00E911D0" w:rsidRPr="002D14F3" w:rsidDel="00CF0697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routes</w:delText>
          </w:r>
        </w:del>
        <w:r w:rsidR="00E911D0" w:rsidRPr="002D14F3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  <w:del w:id="844" w:author="Nabera  Abhinandan" w:date="2024-12-06T09:58:00Z">
          <w:r w:rsidR="00E911D0" w:rsidRPr="002D14F3" w:rsidDel="00D00C88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</w:delText>
          </w:r>
          <w:r w:rsidR="00E911D0" w:rsidDel="00D00C88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A more detailed techno</w:delText>
          </w:r>
          <w:r w:rsidR="00E911D0" w:rsidDel="00D00C88">
            <w:rPr>
              <w:rFonts w:ascii="Arial" w:eastAsiaTheme="minorEastAsia" w:hAnsi="Arial" w:cs="Arial"/>
              <w:sz w:val="22"/>
              <w:szCs w:val="22"/>
              <w:lang w:eastAsia="zh-CN"/>
            </w:rPr>
            <w:noBreakHyphen/>
            <w:delText>economic and environmental assessment of various acetylene production technologies is provided in Section 5.</w:delText>
          </w:r>
        </w:del>
      </w:ins>
    </w:p>
    <w:p w14:paraId="49D11208" w14:textId="77777777" w:rsidR="007354D1" w:rsidRPr="00400BF6" w:rsidRDefault="007354D1" w:rsidP="00E911D0">
      <w:pPr>
        <w:snapToGrid w:val="0"/>
        <w:spacing w:line="360" w:lineRule="auto"/>
        <w:ind w:firstLine="504"/>
        <w:jc w:val="both"/>
        <w:rPr>
          <w:ins w:id="845" w:author="Zhang, Zihao" w:date="2024-12-05T10:12:00Z"/>
          <w:rFonts w:ascii="Arial" w:eastAsiaTheme="minorEastAsia" w:hAnsi="Arial" w:cs="Arial"/>
          <w:b/>
          <w:sz w:val="22"/>
          <w:szCs w:val="22"/>
          <w:lang w:eastAsia="zh-CN"/>
        </w:rPr>
      </w:pPr>
    </w:p>
    <w:p w14:paraId="06463A88" w14:textId="12D88181" w:rsidR="00EC262C" w:rsidRDefault="00515817" w:rsidP="007D2B59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</w:t>
      </w:r>
      <w:r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moves towards sustainability</w:t>
      </w:r>
      <w:r w:rsidR="00EA7292">
        <w:rPr>
          <w:rFonts w:ascii="Arial" w:eastAsiaTheme="minorEastAsia" w:hAnsi="Arial" w:cs="Arial" w:hint="eastAsia"/>
          <w:sz w:val="22"/>
          <w:szCs w:val="22"/>
          <w:lang w:eastAsia="zh-CN"/>
        </w:rPr>
        <w:t>, both</w:t>
      </w:r>
      <w:r w:rsidR="00EA7292" w:rsidRPr="00EA72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and EBP routes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>must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explore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environmentally friendly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alternatives, </w:t>
      </w:r>
      <w:r w:rsidR="008F7C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particularly the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route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By utilizing biochar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derived from the dehydration of bioethanol, a green scenario could emerge. The latter is already being deployed in countries like Brazil, using sugarcane as a sustainable feedstock. 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>Interestingly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 of </w:t>
      </w:r>
      <w:r w:rsidR="000724A7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ATV route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only slightly increases to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0.8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when 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poplar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as biomass source,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the cost of 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t>bioethanol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EBP process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rises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significantly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o 2.3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504286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del w:id="846" w:author="Zhang, Zihao" w:date="2024-12-05T09:32:00Z">
        <w:r w:rsidR="00504286" w:rsidRPr="001017A8" w:rsidDel="00745E38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6a</w:delText>
        </w:r>
      </w:del>
      <w:ins w:id="847" w:author="Zhang, Zihao" w:date="2024-12-05T09:32:00Z">
        <w:r w:rsidR="00745E38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5</w:t>
        </w:r>
        <w:r w:rsidR="00745E38" w:rsidRPr="001017A8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a</w:t>
        </w:r>
      </w:ins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corn stover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D47A7C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Although the</w:t>
      </w:r>
      <w:r w:rsidR="00504286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climate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 change impacts in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green 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scenario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remain higher for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compared to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EBP route (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1.7 </w:t>
      </w:r>
      <w:r w:rsidR="00504286"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. 0.8 kg CO</w:t>
      </w:r>
      <w:r w:rsidR="00504286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504286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), both routes show a significant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reduction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carbon footprint 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simply by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the feedstocks.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compared to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fossil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504286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</w:t>
      </w:r>
      <w:r w:rsidR="003D270E" w:rsidRPr="003D270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3D270E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route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exhibits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lower cost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46795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climate change impacts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del w:id="848" w:author="Zhang, Zihao" w:date="2024-12-05T10:39:00Z">
        <w:r w:rsidR="003D270E" w:rsidDel="00332AF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Therefore, </w:delText>
        </w:r>
        <w:r w:rsidR="003334EE" w:rsidDel="00332AFD">
          <w:rPr>
            <w:rFonts w:ascii="Arial" w:eastAsiaTheme="minorEastAsia" w:hAnsi="Arial" w:cs="Arial"/>
            <w:sz w:val="22"/>
            <w:szCs w:val="22"/>
            <w:lang w:eastAsia="zh-CN"/>
          </w:rPr>
          <w:delText>d</w:delText>
        </w:r>
      </w:del>
      <w:ins w:id="849" w:author="Zhang, Zihao" w:date="2024-12-05T10:39:00Z">
        <w:r w:rsidR="00332AFD">
          <w:rPr>
            <w:rFonts w:ascii="Arial" w:eastAsiaTheme="minorEastAsia" w:hAnsi="Arial" w:cs="Arial" w:hint="eastAsia"/>
            <w:sz w:val="22"/>
            <w:szCs w:val="22"/>
            <w:lang w:eastAsia="zh-CN"/>
          </w:rPr>
          <w:t>D</w:t>
        </w:r>
      </w:ins>
      <w:r w:rsidR="003334EE">
        <w:rPr>
          <w:rFonts w:ascii="Arial" w:eastAsiaTheme="minorEastAsia" w:hAnsi="Arial" w:cs="Arial"/>
          <w:sz w:val="22"/>
          <w:szCs w:val="22"/>
          <w:lang w:eastAsia="zh-CN"/>
        </w:rPr>
        <w:t>eveloping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green acetylene production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could</w:t>
      </w:r>
      <w:ins w:id="850" w:author="Zhang, Zihao" w:date="2024-12-05T10:39:00Z">
        <w:r w:rsidR="00EB637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therefore</w:t>
        </w:r>
      </w:ins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drive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transition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 production from EBP to ATV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routes</w:t>
      </w:r>
      <w:r w:rsidR="004D12A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potentially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revitalizing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the acetylene industry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ins w:id="851" w:author="Zhang, Zihao" w:date="2024-12-05T10:34:00Z">
        <w:r w:rsidR="00332AFD" w:rsidRPr="00332AFD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852" w:author="Zhang, Zihao" w:date="2024-12-05T10:40:00Z">
        <w:r w:rsidR="004A349C" w:rsidRPr="004A349C">
          <w:rPr>
            <w:rFonts w:ascii="Arial" w:eastAsiaTheme="minorEastAsia" w:hAnsi="Arial" w:cs="Arial"/>
            <w:sz w:val="22"/>
            <w:szCs w:val="22"/>
            <w:lang w:eastAsia="zh-CN"/>
          </w:rPr>
          <w:t>Furthermore</w:t>
        </w:r>
      </w:ins>
      <w:ins w:id="853" w:author="Zhang, Zihao" w:date="2024-12-05T10:34:00Z">
        <w:r w:rsidR="00332AFD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</w:t>
        </w:r>
      </w:ins>
      <w:ins w:id="854" w:author="Zhang, Zihao" w:date="2024-12-05T10:40:00Z">
        <w:r w:rsidR="004A349C" w:rsidRPr="004A349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with PVC demand projected to grow at an annual rate of </w:t>
        </w:r>
      </w:ins>
      <w:ins w:id="855" w:author="Nabera  Abhinandan" w:date="2024-12-06T12:32:00Z">
        <w:r w:rsidR="00603F90">
          <w:rPr>
            <w:rFonts w:ascii="Arial" w:eastAsiaTheme="minorEastAsia" w:hAnsi="Arial" w:cs="Arial"/>
            <w:sz w:val="22"/>
            <w:szCs w:val="22"/>
            <w:lang w:eastAsia="zh-CN"/>
          </w:rPr>
          <w:br/>
        </w:r>
      </w:ins>
      <w:ins w:id="856" w:author="Zhang, Zihao" w:date="2024-12-05T10:40:00Z">
        <w:r w:rsidR="004A349C" w:rsidRPr="004A349C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3.8% through 2031, </w:t>
        </w:r>
        <w:r w:rsidR="004A349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the</w:t>
        </w:r>
      </w:ins>
      <w:ins w:id="857" w:author="Zhang, Zihao" w:date="2024-12-05T10:37:00Z">
        <w:r w:rsidR="00332AFD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sustainable ATV route </w:t>
        </w:r>
      </w:ins>
      <w:ins w:id="858" w:author="Zhang, Zihao" w:date="2024-12-05T10:40:00Z">
        <w:r w:rsidR="004A349C" w:rsidRPr="004A349C">
          <w:rPr>
            <w:rFonts w:ascii="Arial" w:eastAsiaTheme="minorEastAsia" w:hAnsi="Arial" w:cs="Arial"/>
            <w:sz w:val="22"/>
            <w:szCs w:val="22"/>
            <w:lang w:eastAsia="zh-CN"/>
          </w:rPr>
          <w:t>could gain momentum, particularly if the conventional EBP route does not achieve significant breakthroughs</w:t>
        </w:r>
      </w:ins>
      <w:ins w:id="859" w:author="Zhang, Zihao" w:date="2024-12-05T10:34:00Z">
        <w:r w:rsidR="00332AFD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. </w:t>
        </w:r>
      </w:ins>
      <w:del w:id="860" w:author="Zhang, Zihao" w:date="2024-12-05T10:34:00Z">
        <w:r w:rsidR="00F43B51" w:rsidDel="00332AF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del w:id="861" w:author="Zhang, Zihao" w:date="2024-12-05T10:12:00Z">
        <w:r w:rsidR="003334EE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This </w:delText>
        </w:r>
        <w:r w:rsidR="00695EE7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>shift</w:delText>
        </w:r>
      </w:del>
      <w:ins w:id="862" w:author="Zhang, Zihao" w:date="2024-12-05T10:22:00Z">
        <w:r w:rsidR="009C1324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</w:t>
        </w:r>
      </w:ins>
      <w:ins w:id="863" w:author="Zhang, Zihao" w:date="2024-12-05T10:12:00Z">
        <w:r w:rsidR="004C42B7">
          <w:rPr>
            <w:rFonts w:ascii="Arial" w:eastAsiaTheme="minorEastAsia" w:hAnsi="Arial" w:cs="Arial" w:hint="eastAsia"/>
            <w:sz w:val="22"/>
            <w:szCs w:val="22"/>
            <w:lang w:eastAsia="zh-CN"/>
          </w:rPr>
          <w:t>cetylene</w:t>
        </w:r>
      </w:ins>
      <w:ins w:id="864" w:author="Zhang, Zihao" w:date="2024-12-05T10:13:00Z">
        <w:r w:rsidR="004C42B7">
          <w:rPr>
            <w:rFonts w:ascii="Arial" w:eastAsiaTheme="minorEastAsia" w:hAnsi="Arial" w:cs="Arial"/>
            <w:sz w:val="22"/>
            <w:szCs w:val="22"/>
            <w:lang w:eastAsia="zh-CN"/>
          </w:rPr>
          <w:t>’s</w:t>
        </w:r>
      </w:ins>
      <w:ins w:id="865" w:author="Zhang, Zihao" w:date="2024-12-05T10:12:00Z">
        <w:r w:rsidR="004C42B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market</w:t>
        </w:r>
      </w:ins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866" w:author="Zhang, Zihao" w:date="2024-12-05T10:13:00Z">
        <w:r w:rsidR="004C42B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share </w:t>
        </w:r>
      </w:ins>
      <w:r w:rsidR="00695EE7">
        <w:rPr>
          <w:rFonts w:ascii="Arial" w:eastAsiaTheme="minorEastAsia" w:hAnsi="Arial" w:cs="Arial"/>
          <w:sz w:val="22"/>
          <w:szCs w:val="22"/>
          <w:lang w:eastAsia="zh-CN"/>
        </w:rPr>
        <w:t>could</w:t>
      </w:r>
      <w:ins w:id="867" w:author="Zhang, Zihao" w:date="2024-12-05T10:41:00Z">
        <w:r w:rsidR="00EB73AC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also</w:t>
        </w:r>
      </w:ins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868" w:author="Zhang, Zihao" w:date="2024-12-05T10:41:00Z">
        <w:r w:rsidR="00BD3C27" w:rsidDel="00EB73AC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further </w:delText>
        </w:r>
      </w:del>
      <w:del w:id="869" w:author="Zhang, Zihao" w:date="2024-12-05T10:28:00Z">
        <w:r w:rsidR="00695EE7" w:rsidDel="00DE662B">
          <w:rPr>
            <w:rFonts w:ascii="Arial" w:eastAsiaTheme="minorEastAsia" w:hAnsi="Arial" w:cs="Arial"/>
            <w:sz w:val="22"/>
            <w:szCs w:val="22"/>
            <w:lang w:eastAsia="zh-CN"/>
          </w:rPr>
          <w:delText>enhance</w:delText>
        </w:r>
        <w:r w:rsidR="003334EE" w:rsidDel="00DE662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870" w:author="Zhang, Zihao" w:date="2024-12-05T10:41:00Z">
        <w:r w:rsidR="00EB73A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expand</w:t>
        </w:r>
      </w:ins>
      <w:del w:id="871" w:author="Zhang, Zihao" w:date="2024-12-05T10:13:00Z">
        <w:r w:rsidR="003334EE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acetylene’s market share </w:delText>
        </w:r>
      </w:del>
      <w:del w:id="872" w:author="Zhang, Zihao" w:date="2024-12-05T10:28:00Z">
        <w:r w:rsidR="003334EE" w:rsidDel="00DE662B">
          <w:rPr>
            <w:rFonts w:ascii="Arial" w:eastAsiaTheme="minorEastAsia" w:hAnsi="Arial" w:cs="Arial"/>
            <w:sz w:val="22"/>
            <w:szCs w:val="22"/>
            <w:lang w:eastAsia="zh-CN"/>
          </w:rPr>
          <w:delText>by</w:delText>
        </w:r>
      </w:del>
      <w:del w:id="873" w:author="Zhang, Zihao" w:date="2024-12-05T10:41:00Z">
        <w:r w:rsidR="003334EE" w:rsidDel="00EB73A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expand</w:delText>
        </w:r>
      </w:del>
      <w:del w:id="874" w:author="Zhang, Zihao" w:date="2024-12-05T10:28:00Z">
        <w:r w:rsidR="003334EE" w:rsidDel="00DE662B">
          <w:rPr>
            <w:rFonts w:ascii="Arial" w:eastAsiaTheme="minorEastAsia" w:hAnsi="Arial" w:cs="Arial"/>
            <w:sz w:val="22"/>
            <w:szCs w:val="22"/>
            <w:lang w:eastAsia="zh-CN"/>
          </w:rPr>
          <w:delText>ing</w:delText>
        </w:r>
      </w:del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875" w:author="Zhang, Zihao" w:date="2024-12-05T10:28:00Z">
        <w:r w:rsidR="003334EE" w:rsidDel="00DE662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its </w:delText>
        </w:r>
      </w:del>
      <w:del w:id="876" w:author="Zhang, Zihao" w:date="2024-12-05T10:22:00Z">
        <w:r w:rsidR="003334EE" w:rsidDel="002369A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use </w:delText>
        </w:r>
      </w:del>
      <w:ins w:id="877" w:author="Zhang, Zihao" w:date="2024-12-05T10:41:00Z">
        <w:r w:rsidR="00F302C7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through increased utilization</w:t>
        </w:r>
      </w:ins>
      <w:ins w:id="878" w:author="Zhang, Zihao" w:date="2024-12-05T10:22:00Z">
        <w:r w:rsidR="002369A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in producing </w:t>
      </w:r>
      <w:r w:rsidR="003334EE" w:rsidRPr="00CF7E03">
        <w:rPr>
          <w:rFonts w:ascii="Arial" w:eastAsiaTheme="minorEastAsia" w:hAnsi="Arial" w:cs="Arial"/>
          <w:sz w:val="22"/>
          <w:szCs w:val="22"/>
          <w:lang w:eastAsia="zh-CN"/>
        </w:rPr>
        <w:t>1,4-butanediol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, acetylene black,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polyacetylene, and vinyl </w:t>
      </w:r>
      <w:r w:rsidR="007709F4">
        <w:rPr>
          <w:rFonts w:ascii="Arial" w:eastAsiaTheme="minorEastAsia" w:hAnsi="Arial" w:cs="Arial"/>
          <w:sz w:val="22"/>
          <w:szCs w:val="22"/>
          <w:lang w:eastAsia="zh-CN"/>
        </w:rPr>
        <w:t>acetate</w:t>
      </w:r>
      <w:ins w:id="879" w:author="Zhang, Zihao" w:date="2024-12-05T10:28:00Z">
        <w:r w:rsidR="009A3DD8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</w:t>
        </w:r>
        <w:r w:rsidR="009A3DD8" w:rsidRPr="009A3DD8">
          <w:t xml:space="preserve"> </w:t>
        </w:r>
        <w:r w:rsidR="009A3DD8" w:rsidRPr="009A3DD8">
          <w:rPr>
            <w:rFonts w:ascii="Arial" w:eastAsiaTheme="minorEastAsia" w:hAnsi="Arial" w:cs="Arial"/>
            <w:sz w:val="22"/>
            <w:szCs w:val="22"/>
            <w:lang w:eastAsia="zh-CN"/>
          </w:rPr>
          <w:t>as well as by reclaiming its role in manufacturing products like</w:t>
        </w:r>
        <w:r w:rsidR="009A3DD8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del w:id="880" w:author="Zhang, Zihao" w:date="2024-12-05T10:11:00Z">
        <w:r w:rsidR="003334EE" w:rsidDel="007354D1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(</w:delText>
        </w:r>
        <w:r w:rsidR="003334EE" w:rsidRPr="001017A8" w:rsidDel="007354D1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Fig. </w:delText>
        </w:r>
        <w:r w:rsidR="003334EE" w:rsidDel="007354D1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2</w:delText>
        </w:r>
        <w:r w:rsidR="003334EE" w:rsidDel="007354D1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). </w:delText>
        </w:r>
        <w:r w:rsidR="00AC040F" w:rsidDel="007354D1">
          <w:rPr>
            <w:rFonts w:ascii="Arial" w:eastAsiaTheme="minorEastAsia" w:hAnsi="Arial" w:cs="Arial"/>
            <w:sz w:val="22"/>
            <w:szCs w:val="22"/>
            <w:lang w:eastAsia="zh-CN"/>
          </w:rPr>
          <w:delText>Additionally</w:delText>
        </w:r>
        <w:r w:rsidR="00695EE7" w:rsidDel="007354D1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past </w:delText>
        </w:r>
        <w:r w:rsidR="00AC040F" w:rsidDel="007354D1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acetylene </w:delText>
        </w:r>
        <w:r w:rsidR="003334EE" w:rsidDel="007354D1">
          <w:rPr>
            <w:rFonts w:ascii="Arial" w:eastAsiaTheme="minorEastAsia" w:hAnsi="Arial" w:cs="Arial"/>
            <w:sz w:val="22"/>
            <w:szCs w:val="22"/>
            <w:lang w:eastAsia="zh-CN"/>
          </w:rPr>
          <w:delText>applications</w:delText>
        </w:r>
        <w:r w:rsidR="00695EE7" w:rsidDel="007354D1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such as </w:delText>
        </w:r>
        <w:r w:rsidR="00AC040F" w:rsidDel="007354D1">
          <w:rPr>
            <w:rFonts w:ascii="Arial" w:eastAsiaTheme="minorEastAsia" w:hAnsi="Arial" w:cs="Arial"/>
            <w:sz w:val="22"/>
            <w:szCs w:val="22"/>
            <w:lang w:eastAsia="zh-CN"/>
          </w:rPr>
          <w:delText>the production of</w:delText>
        </w:r>
      </w:del>
      <w:del w:id="881" w:author="Zhang, Zihao" w:date="2024-12-05T10:28:00Z">
        <w:r w:rsidR="00AC040F" w:rsidDel="009A3DD8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acetaldehyde, acetic acid, acrylic acid,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acrylonitrile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95EE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695EE7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)</w:t>
      </w:r>
      <w:del w:id="882" w:author="Zhang, Zihao" w:date="2024-12-05T10:15:00Z">
        <w:r w:rsidR="003334EE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>,</w:delText>
        </w:r>
        <w:r w:rsidR="00695EE7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which </w:delText>
        </w:r>
        <w:r w:rsidR="00AC040F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>have</w:delText>
        </w:r>
        <w:r w:rsidR="00695EE7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been </w:delText>
        </w:r>
        <w:r w:rsidR="003334EE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replaced by other </w:delText>
        </w:r>
        <w:r w:rsidR="00695EE7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methods, </w:delText>
        </w:r>
        <w:r w:rsidR="003334EE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might </w:delText>
        </w:r>
        <w:r w:rsidR="00BD3C27" w:rsidDel="004C42B7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also </w:delText>
        </w:r>
        <w:r w:rsidR="00695EE7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>see a revival</w:delText>
        </w:r>
      </w:del>
      <w:r w:rsidR="00AA35FF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883" w:author="Zhang, Zihao" w:date="2024-12-05T10:24:00Z">
        <w:r w:rsidR="00AC040F" w:rsidDel="002369AB">
          <w:rPr>
            <w:rFonts w:ascii="Arial" w:eastAsiaTheme="minorEastAsia" w:hAnsi="Arial" w:cs="Arial"/>
            <w:sz w:val="22"/>
            <w:szCs w:val="22"/>
            <w:lang w:eastAsia="zh-CN"/>
          </w:rPr>
          <w:delText>Furthermore</w:delText>
        </w:r>
      </w:del>
      <w:ins w:id="884" w:author="Zhang, Zihao" w:date="2024-12-05T10:42:00Z">
        <w:r w:rsidR="00D53C92">
          <w:rPr>
            <w:rFonts w:ascii="Arial" w:eastAsiaTheme="minorEastAsia" w:hAnsi="Arial" w:cs="Arial" w:hint="eastAsia"/>
            <w:sz w:val="22"/>
            <w:szCs w:val="22"/>
            <w:lang w:eastAsia="zh-CN"/>
          </w:rPr>
          <w:t>R</w:t>
        </w:r>
      </w:ins>
      <w:del w:id="885" w:author="Zhang, Zihao" w:date="2024-12-05T10:42:00Z">
        <w:r w:rsidR="00AC040F" w:rsidDel="00D53C9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</w:del>
      <w:ins w:id="886" w:author="Zhang, Zihao" w:date="2024-12-05T10:24:00Z">
        <w:r w:rsidR="002369AB" w:rsidRPr="002369A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ecent advancements in </w:t>
        </w:r>
      </w:ins>
      <w:del w:id="887" w:author="Zhang, Zihao" w:date="2024-12-05T10:24:00Z">
        <w:r w:rsidR="00AC040F" w:rsidDel="002369A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new </w:delText>
        </w:r>
      </w:del>
      <w:ins w:id="888" w:author="Zhang, Zihao" w:date="2024-12-05T10:16:00Z">
        <w:r w:rsidR="004C42B7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acetylene</w:t>
        </w:r>
      </w:ins>
      <w:ins w:id="889" w:author="Zhang, Zihao" w:date="2024-12-05T10:30:00Z">
        <w:r w:rsidR="006E1B3D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6E1B3D">
          <w:rPr>
            <w:rFonts w:ascii="Arial" w:eastAsiaTheme="minorEastAsia" w:hAnsi="Arial" w:cs="Arial" w:hint="eastAsia"/>
            <w:sz w:val="22"/>
            <w:szCs w:val="22"/>
            <w:lang w:eastAsia="zh-CN"/>
          </w:rPr>
          <w:t>based</w:t>
        </w:r>
      </w:ins>
      <w:ins w:id="890" w:author="Zhang, Zihao" w:date="2024-12-05T10:16:00Z">
        <w:r w:rsidR="004C42B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del w:id="891" w:author="Zhang, Zihao" w:date="2024-12-05T10:30:00Z">
        <w:r w:rsidR="00AC040F" w:rsidDel="006E1B3D">
          <w:rPr>
            <w:rFonts w:ascii="Arial" w:eastAsiaTheme="minorEastAsia" w:hAnsi="Arial" w:cs="Arial"/>
            <w:sz w:val="22"/>
            <w:szCs w:val="22"/>
            <w:lang w:eastAsia="zh-CN"/>
          </w:rPr>
          <w:delText>application</w:delText>
        </w:r>
      </w:del>
      <w:ins w:id="892" w:author="Zhang, Zihao" w:date="2024-12-05T10:19:00Z">
        <w:r w:rsidR="004C42B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technologies </w:t>
        </w:r>
      </w:ins>
      <w:ins w:id="893" w:author="Zhang, Zihao" w:date="2024-12-05T10:42:00Z">
        <w:r w:rsidR="00F1513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further highlight </w:t>
        </w:r>
      </w:ins>
      <w:del w:id="894" w:author="Zhang, Zihao" w:date="2024-12-05T10:18:00Z">
        <w:r w:rsidR="00AC040F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</w:del>
      <w:del w:id="895" w:author="Zhang, Zihao" w:date="2024-12-05T10:24:00Z">
        <w:r w:rsidR="00AC040F" w:rsidDel="002369A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896" w:author="Zhang, Zihao" w:date="2024-12-05T10:19:00Z">
        <w:r w:rsidR="00AC040F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 chemical production </w:delText>
        </w:r>
      </w:del>
      <w:del w:id="897" w:author="Zhang, Zihao" w:date="2024-12-05T10:16:00Z">
        <w:r w:rsidR="00AC040F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could </w:delText>
        </w:r>
      </w:del>
      <w:del w:id="898" w:author="Zhang, Zihao" w:date="2024-12-05T10:25:00Z">
        <w:r w:rsidR="00AC040F" w:rsidDel="002369AB">
          <w:rPr>
            <w:rFonts w:ascii="Arial" w:eastAsiaTheme="minorEastAsia" w:hAnsi="Arial" w:cs="Arial"/>
            <w:sz w:val="22"/>
            <w:szCs w:val="22"/>
            <w:lang w:eastAsia="zh-CN"/>
          </w:rPr>
          <w:delText>emerge</w:delText>
        </w:r>
      </w:del>
      <w:ins w:id="899" w:author="Zhang, Zihao" w:date="2024-12-05T10:25:00Z">
        <w:r w:rsidR="002369AB">
          <w:rPr>
            <w:rFonts w:ascii="Arial" w:eastAsiaTheme="minorEastAsia" w:hAnsi="Arial" w:cs="Arial" w:hint="eastAsia"/>
            <w:sz w:val="22"/>
            <w:szCs w:val="22"/>
            <w:lang w:eastAsia="zh-CN"/>
          </w:rPr>
          <w:t>its industrial</w:t>
        </w:r>
      </w:ins>
      <w:ins w:id="900" w:author="Zhang, Zihao" w:date="2024-12-05T10:16:00Z">
        <w:r w:rsidR="004C42B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relevance</w:t>
        </w:r>
      </w:ins>
      <w:del w:id="901" w:author="Zhang, Zihao" w:date="2024-12-05T10:25:00Z">
        <w:r w:rsidR="00664AFE" w:rsidDel="002369AB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</w:del>
      <w:ins w:id="902" w:author="Zhang, Zihao" w:date="2024-12-05T10:43:00Z">
        <w:r w:rsidR="00F15130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 such as</w:t>
        </w:r>
      </w:ins>
      <w:ins w:id="903" w:author="Nabera  Abhinandan" w:date="2024-12-06T12:33:00Z">
        <w:r w:rsidR="00603F9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the</w:t>
        </w:r>
      </w:ins>
      <w:ins w:id="904" w:author="Zhang, Zihao" w:date="2024-12-05T10:43:00Z">
        <w:r w:rsidR="00F1513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del w:id="905" w:author="Zhang, Zihao" w:date="2024-12-05T10:17:00Z">
        <w:r w:rsidR="00664AFE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>further expanding</w:delText>
        </w:r>
      </w:del>
      <w:ins w:id="906" w:author="Zhang, Zihao" w:date="2024-12-05T10:25:00Z">
        <w:r w:rsidR="00AB2718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electrocatalytic </w:t>
        </w:r>
      </w:ins>
      <w:ins w:id="907" w:author="Zhang, Zihao" w:date="2024-12-05T10:17:00Z">
        <w:r w:rsidR="004C42B7" w:rsidRPr="004C42B7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conversion of </w:t>
        </w:r>
        <w:r w:rsidR="004C42B7" w:rsidRPr="004C42B7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C</w:t>
        </w:r>
        <w:r w:rsidR="004C42B7" w:rsidRPr="004C42B7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="004C42B7" w:rsidRPr="004C42B7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H</w:t>
        </w:r>
        <w:r w:rsidR="004C42B7" w:rsidRPr="004C42B7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="004C42B7" w:rsidRPr="004C42B7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 xml:space="preserve"> </w:t>
        </w:r>
        <w:r w:rsidR="004C42B7" w:rsidRPr="004C42B7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to butadiene</w:t>
        </w:r>
        <w:r w:rsidR="004C42B7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or C</w:t>
        </w:r>
        <w:r w:rsidR="004C42B7" w:rsidRPr="00400BF6">
          <w:rPr>
            <w:rFonts w:ascii="Arial" w:eastAsiaTheme="minorEastAsia" w:hAnsi="Arial" w:cs="Arial" w:hint="eastAsia"/>
            <w:bCs/>
            <w:sz w:val="22"/>
            <w:szCs w:val="22"/>
            <w:vertAlign w:val="subscript"/>
            <w:lang w:eastAsia="zh-CN"/>
          </w:rPr>
          <w:t>2</w:t>
        </w:r>
        <w:r w:rsidR="004C42B7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H</w:t>
        </w:r>
        <w:r w:rsidR="004C42B7" w:rsidRPr="00400BF6">
          <w:rPr>
            <w:rFonts w:ascii="Arial" w:eastAsiaTheme="minorEastAsia" w:hAnsi="Arial" w:cs="Arial" w:hint="eastAsia"/>
            <w:bCs/>
            <w:sz w:val="22"/>
            <w:szCs w:val="22"/>
            <w:vertAlign w:val="subscript"/>
            <w:lang w:eastAsia="zh-CN"/>
          </w:rPr>
          <w:t>4</w:t>
        </w:r>
        <w:r w:rsidR="004C42B7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,</w:t>
        </w:r>
        <w:r w:rsidR="004C42B7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xx</w:t>
        </w:r>
      </w:ins>
      <w:ins w:id="908" w:author="Zhang, Zihao" w:date="2024-12-05T10:20:00Z">
        <w:r w:rsidR="009C132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1</w:t>
        </w:r>
      </w:ins>
      <w:ins w:id="909" w:author="Zhang, Zihao" w:date="2024-12-05T10:17:00Z">
        <w:r w:rsidR="004C42B7" w:rsidRPr="001A4196">
          <w:rPr>
            <w:rFonts w:ascii="Arial" w:hAnsi="Arial" w:cs="Arial"/>
            <w:sz w:val="22"/>
            <w:vertAlign w:val="superscript"/>
          </w:rPr>
          <w:t>,</w:t>
        </w:r>
        <w:r w:rsidR="004C42B7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xx</w:t>
        </w:r>
      </w:ins>
      <w:ins w:id="910" w:author="Zhang, Zihao" w:date="2024-12-05T10:20:00Z">
        <w:r w:rsidR="009C132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2</w:t>
        </w:r>
      </w:ins>
      <w:ins w:id="911" w:author="Zhang, Zihao" w:date="2024-12-05T10:17:00Z">
        <w:r w:rsidR="004C42B7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,xx</w:t>
        </w:r>
      </w:ins>
      <w:ins w:id="912" w:author="Zhang, Zihao" w:date="2024-12-05T10:20:00Z">
        <w:r w:rsidR="009C132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3</w:t>
        </w:r>
      </w:ins>
      <w:ins w:id="913" w:author="Zhang, Zihao" w:date="2024-12-05T10:17:00Z">
        <w:r w:rsidR="004C42B7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</w:t>
        </w:r>
      </w:ins>
      <w:ins w:id="914" w:author="Zhang, Zihao" w:date="2024-12-05T10:26:00Z">
        <w:r w:rsidR="00AB2718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the</w:t>
        </w:r>
        <w:r w:rsidR="00AB2718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</w:t>
        </w:r>
        <w:r w:rsidR="00AB2718" w:rsidRPr="00AB2718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photocatalytic </w:t>
        </w:r>
      </w:ins>
      <w:ins w:id="915" w:author="Zhang, Zihao" w:date="2024-12-05T10:18:00Z">
        <w:r w:rsidR="004C42B7" w:rsidRPr="004C42B7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>hydrochlorination</w:t>
        </w:r>
      </w:ins>
      <w:ins w:id="916" w:author="Zhang, Zihao" w:date="2024-12-05T10:26:00Z">
        <w:r w:rsidR="00AB2718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 xml:space="preserve"> of </w:t>
        </w:r>
        <w:r w:rsidR="00AB2718" w:rsidRPr="004C42B7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C</w:t>
        </w:r>
        <w:r w:rsidR="00AB2718" w:rsidRPr="004C42B7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="00AB2718" w:rsidRPr="004C42B7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H</w:t>
        </w:r>
        <w:r w:rsidR="00AB2718" w:rsidRPr="004C42B7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</w:ins>
      <w:ins w:id="917" w:author="Zhang, Zihao" w:date="2024-12-05T10:18:00Z">
        <w:r w:rsidR="004C42B7" w:rsidRPr="004C42B7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 to VCM</w:t>
        </w:r>
      </w:ins>
      <w:del w:id="918" w:author="Zhang, Zihao" w:date="2024-12-05T10:16:00Z">
        <w:r w:rsidR="00664AFE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acetylene’s relevance</w:delText>
        </w:r>
      </w:del>
      <w:del w:id="919" w:author="Zhang, Zihao" w:date="2024-12-05T10:17:00Z">
        <w:r w:rsidR="00AC040F" w:rsidDel="004C42B7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</w:del>
      <w:ins w:id="920" w:author="Zhang, Zihao" w:date="2024-12-05T10:17:00Z">
        <w:r w:rsidR="004C42B7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</w:t>
        </w:r>
      </w:ins>
      <w:ins w:id="921" w:author="Zhang, Zihao" w:date="2024-12-05T10:20:00Z">
        <w:r w:rsidR="009C132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xx1</w:t>
        </w:r>
      </w:ins>
      <w:ins w:id="922" w:author="Zhang, Zihao" w:date="2024-12-05T10:17:00Z">
        <w:r w:rsidR="004C42B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923" w:author="Zhang, Zihao" w:date="2024-12-05T10:20:00Z">
        <w:r w:rsidR="009C1324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and </w:t>
        </w:r>
        <w:r w:rsidR="009C1324" w:rsidRPr="009C1324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the coupling of </w:t>
        </w:r>
        <w:r w:rsidR="009C1324" w:rsidRPr="009C1324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C</w:t>
        </w:r>
        <w:r w:rsidR="009C1324" w:rsidRPr="009C1324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="009C1324" w:rsidRPr="009C1324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>H</w:t>
        </w:r>
        <w:r w:rsidR="009C1324" w:rsidRPr="009C1324">
          <w:rPr>
            <w:rFonts w:ascii="Arial" w:eastAsiaTheme="minorEastAsia" w:hAnsi="Arial" w:cs="Arial"/>
            <w:bCs/>
            <w:iCs/>
            <w:sz w:val="22"/>
            <w:szCs w:val="22"/>
            <w:vertAlign w:val="subscript"/>
            <w:lang w:eastAsia="zh-CN"/>
          </w:rPr>
          <w:t>2</w:t>
        </w:r>
        <w:r w:rsidR="009C1324" w:rsidRPr="009C1324">
          <w:rPr>
            <w:rFonts w:ascii="Arial" w:eastAsiaTheme="minorEastAsia" w:hAnsi="Arial" w:cs="Arial"/>
            <w:bCs/>
            <w:iCs/>
            <w:sz w:val="22"/>
            <w:szCs w:val="22"/>
            <w:lang w:eastAsia="zh-CN"/>
          </w:rPr>
          <w:t xml:space="preserve"> </w:t>
        </w:r>
        <w:r w:rsidR="009C1324" w:rsidRPr="009C1324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with CO </w:t>
        </w:r>
      </w:ins>
      <w:ins w:id="924" w:author="Zhang, Zihao" w:date="2024-12-05T10:31:00Z">
        <w:r w:rsidR="00002C5D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to synthesize</w:t>
        </w:r>
      </w:ins>
      <w:ins w:id="925" w:author="Zhang, Zihao" w:date="2024-12-05T10:20:00Z">
        <w:r w:rsidR="009C1324" w:rsidRPr="009C1324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 ester</w:t>
        </w:r>
      </w:ins>
      <w:ins w:id="926" w:author="Zhang, Zihao" w:date="2024-12-05T10:31:00Z">
        <w:r w:rsidR="00002C5D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s</w:t>
        </w:r>
      </w:ins>
      <w:ins w:id="927" w:author="Zhang, Zihao" w:date="2024-12-05T10:20:00Z">
        <w:r w:rsidR="009C1324" w:rsidRPr="009C1324">
          <w:rPr>
            <w:rFonts w:ascii="Arial" w:eastAsiaTheme="minorEastAsia" w:hAnsi="Arial" w:cs="Arial"/>
            <w:bCs/>
            <w:sz w:val="22"/>
            <w:szCs w:val="22"/>
            <w:lang w:eastAsia="zh-CN"/>
          </w:rPr>
          <w:t xml:space="preserve"> or acid</w:t>
        </w:r>
      </w:ins>
      <w:ins w:id="928" w:author="Zhang, Zihao" w:date="2024-12-05T10:31:00Z">
        <w:r w:rsidR="00002C5D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s</w:t>
        </w:r>
      </w:ins>
      <w:ins w:id="929" w:author="Zhang, Zihao" w:date="2024-12-05T10:20:00Z">
        <w:r w:rsidR="009C1324">
          <w:rPr>
            <w:rFonts w:ascii="Arial" w:eastAsiaTheme="minorEastAsia" w:hAnsi="Arial" w:cs="Arial" w:hint="eastAsia"/>
            <w:bCs/>
            <w:sz w:val="22"/>
            <w:szCs w:val="22"/>
            <w:lang w:eastAsia="zh-CN"/>
          </w:rPr>
          <w:t>.</w:t>
        </w:r>
        <w:r w:rsidR="009C132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xx1</w:t>
        </w:r>
        <w:r w:rsidR="009C1324" w:rsidRPr="001A4196">
          <w:rPr>
            <w:rFonts w:ascii="Arial" w:hAnsi="Arial" w:cs="Arial"/>
            <w:sz w:val="22"/>
            <w:vertAlign w:val="superscript"/>
          </w:rPr>
          <w:t>,</w:t>
        </w:r>
        <w:r w:rsidR="009C1324">
          <w:rPr>
            <w:rFonts w:ascii="Arial" w:eastAsiaTheme="minorEastAsia" w:hAnsi="Arial" w:cs="Arial" w:hint="eastAsia"/>
            <w:sz w:val="22"/>
            <w:vertAlign w:val="superscript"/>
            <w:lang w:eastAsia="zh-CN"/>
          </w:rPr>
          <w:t>xx2</w:t>
        </w:r>
      </w:ins>
      <w:del w:id="930" w:author="Zhang, Zihao" w:date="2024-12-05T10:15:00Z">
        <w:r w:rsidR="00AC040F" w:rsidRPr="001A4196" w:rsidDel="004C42B7">
          <w:rPr>
            <w:rFonts w:ascii="Arial" w:hAnsi="Arial" w:cs="Arial"/>
            <w:sz w:val="22"/>
            <w:vertAlign w:val="superscript"/>
          </w:rPr>
          <w:delText>75</w:delText>
        </w:r>
      </w:del>
    </w:p>
    <w:p w14:paraId="76721008" w14:textId="6E0966B5" w:rsidR="008617EF" w:rsidDel="00E911D0" w:rsidRDefault="00504286" w:rsidP="0014427D">
      <w:pPr>
        <w:snapToGrid w:val="0"/>
        <w:spacing w:line="360" w:lineRule="auto"/>
        <w:ind w:firstLine="504"/>
        <w:jc w:val="both"/>
        <w:rPr>
          <w:del w:id="931" w:author="Zhang, Zihao" w:date="2024-12-05T09:48:00Z"/>
          <w:rFonts w:ascii="Arial" w:eastAsiaTheme="minorEastAsia" w:hAnsi="Arial" w:cs="Arial"/>
          <w:b/>
          <w:sz w:val="22"/>
          <w:szCs w:val="22"/>
          <w:lang w:eastAsia="zh-CN"/>
        </w:rPr>
      </w:pPr>
      <w:del w:id="932" w:author="Zhang, Zihao" w:date="2024-12-05T09:48:00Z">
        <w:r w:rsidRPr="009C0DC9" w:rsidDel="00E911D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Supplementary Table 3</w:delText>
        </w:r>
        <w:r w:rsidRPr="009C0DC9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presents the mass</w:delText>
        </w:r>
        <w:r w:rsidR="00691128" w:rsidRPr="009C0DC9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energy</w:delText>
        </w:r>
        <w:r w:rsidRPr="009C0DC9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balance, </w:delText>
        </w:r>
        <w:r w:rsidRPr="009C0DC9" w:rsidDel="00E911D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Supplementary Table 4</w:delText>
        </w:r>
        <w:r w:rsidRPr="009C0DC9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displays the life cycle inventories used for the environmental assessment, and </w:delText>
        </w:r>
        <w:r w:rsidRPr="009C0DC9" w:rsidDel="00E911D0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Supplementary Table 5</w:delText>
        </w:r>
        <w:r w:rsidRPr="009C0DC9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lists the prices of feedstock and utilities used to estimate production costs for </w:delText>
        </w:r>
        <w:r w:rsidR="00DE688F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>two</w:delText>
        </w:r>
        <w:r w:rsidRPr="009C0DC9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VCM production</w:delText>
        </w:r>
        <w:r w:rsidRPr="002D14F3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routes. </w:delText>
        </w:r>
        <w:r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>A more detailed techno</w:delText>
        </w:r>
        <w:r w:rsidDel="00E911D0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  <w:delText xml:space="preserve">economic and environmental assessment of various acetylene production technologies is provided in </w:delText>
        </w:r>
        <w:r w:rsidR="00194D2E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>ection</w:delText>
        </w:r>
        <w:r w:rsidR="00194D2E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> </w:delText>
        </w:r>
        <w:r w:rsidR="0083478D"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>5</w:delText>
        </w:r>
        <w:r w:rsidDel="00E911D0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</w:del>
    </w:p>
    <w:p w14:paraId="2D2A669A" w14:textId="74A84528" w:rsidR="00DE473F" w:rsidRPr="00736557" w:rsidRDefault="00DE473F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Renewable</w:t>
      </w:r>
      <w:r w:rsidRPr="00736557">
        <w:rPr>
          <w:rFonts w:ascii="Arial" w:hAnsi="Arial" w:cs="Arial"/>
          <w:b/>
          <w:sz w:val="22"/>
          <w:szCs w:val="22"/>
        </w:rPr>
        <w:t xml:space="preserve"> carbon resources for acetylene synthesis</w:t>
      </w:r>
    </w:p>
    <w:p w14:paraId="2A8E997C" w14:textId="7920AB55" w:rsidR="00290EF5" w:rsidRDefault="00CA4FC9" w:rsidP="007419F8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Given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performance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ATV route (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del w:id="933" w:author="Zhang, Zihao" w:date="2024-12-05T09:51:00Z">
        <w:r w:rsidRPr="001017A8" w:rsidDel="0019281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6a</w:delText>
        </w:r>
      </w:del>
      <w:ins w:id="934" w:author="Zhang, Zihao" w:date="2024-12-05T09:51:00Z">
        <w:r w:rsidR="0019281E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5</w:t>
        </w:r>
        <w:r w:rsidR="0019281E" w:rsidRPr="001017A8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a</w:t>
        </w:r>
      </w:ins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,</w:t>
      </w:r>
      <w:r w:rsidR="009C0DC9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935" w:author="Zhang, Zihao" w:date="2024-12-05T09:51:00Z">
        <w:r w:rsidDel="0019281E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delText>6b</w:delText>
        </w:r>
      </w:del>
      <w:ins w:id="936" w:author="Zhang, Zihao" w:date="2024-12-05T09:51:00Z">
        <w:r w:rsidR="0019281E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5b</w:t>
        </w:r>
      </w:ins>
      <w:r>
        <w:rPr>
          <w:rFonts w:ascii="Arial" w:eastAsiaTheme="minorEastAsia" w:hAnsi="Arial" w:cs="Arial" w:hint="eastAsia"/>
          <w:sz w:val="22"/>
          <w:szCs w:val="22"/>
          <w:lang w:eastAsia="zh-CN"/>
        </w:rPr>
        <w:t>),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 is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essential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D72AD">
        <w:rPr>
          <w:rFonts w:ascii="Arial" w:eastAsiaTheme="minorEastAsia" w:hAnsi="Arial" w:cs="Arial" w:hint="eastAsia"/>
          <w:sz w:val="22"/>
          <w:szCs w:val="22"/>
          <w:lang w:eastAsia="zh-CN"/>
        </w:rPr>
        <w:t>explore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759C2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3759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>methods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various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resources 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C17529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biochar, </w:t>
      </w:r>
      <w:r w:rsidR="00340441" w:rsidRPr="00CF7E03">
        <w:rPr>
          <w:rFonts w:ascii="Arial" w:eastAsiaTheme="minorEastAsia" w:hAnsi="Arial" w:cs="Arial"/>
          <w:sz w:val="22"/>
          <w:szCs w:val="22"/>
          <w:lang w:eastAsia="zh-CN"/>
        </w:rPr>
        <w:t>bio</w:t>
      </w:r>
      <w:r w:rsidR="0061331E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, CO</w:t>
      </w:r>
      <w:r w:rsidR="00C1752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plastic)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innovative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replace traditional fossil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approaches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1E31A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del w:id="937" w:author="Zhang, Zihao" w:date="2024-12-05T09:51:00Z">
        <w:r w:rsidR="001E31A3" w:rsidRPr="00CF7E03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6</w:delText>
        </w:r>
        <w:r w:rsidR="001E31A3" w:rsidDel="0019281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c</w:delText>
        </w:r>
      </w:del>
      <w:ins w:id="938" w:author="Zhang, Zihao" w:date="2024-12-05T09:51:00Z">
        <w:r w:rsidR="0019281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5c</w:t>
        </w:r>
      </w:ins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Additionally, 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integrating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96C37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, wind and solar)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these processes is crucial for further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sustainabilit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>y</w:t>
      </w:r>
      <w:r w:rsidR="00D20DD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752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3E3CF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del w:id="939" w:author="Zhang, Zihao" w:date="2024-12-05T09:51:00Z">
        <w:r w:rsidR="00307CBF" w:rsidRPr="00CF7E03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6</w:delText>
        </w:r>
        <w:r w:rsidR="00307CBF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d</w:delText>
        </w:r>
        <w:r w:rsidR="00307CBF" w:rsidRPr="00CF7E03" w:rsidDel="0019281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940" w:author="Zhang, Zihao" w:date="2024-12-05T09:51:00Z">
        <w:r w:rsidR="0019281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5</w:t>
        </w:r>
        <w:r w:rsidR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d</w:t>
        </w:r>
        <w:r w:rsidR="0019281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illustrates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potential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combination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carbon resources and relevant technologies for C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>. Biochar, derived from biomass pyrolysis, has been proposed for 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synthesis </w:t>
      </w:r>
      <w:r w:rsidR="00F029B7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the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with a lower carbon footprint. However, it typically exhibits lower carbon and energy efficiency compared to the coal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due to the lower energy density of biomass and the generation of volatile components during pyrolysis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</w:t>
      </w:r>
      <w:r w:rsidR="009678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7959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various biomass feedstocks to 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been widely studied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15F3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limited by selectivity towards 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941" w:author="Zhang, Zihao" w:date="2024-12-05T13:02:00Z">
        <w:r w:rsidR="00366BBF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>Recently, the c</w:delText>
        </w:r>
        <w:r w:rsidR="00EC10BA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oal-based plasma route </w:delText>
        </w:r>
        <w:r w:rsidR="00C4626C" w:rsidDel="00C32FBF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re</w:delText>
        </w:r>
        <w:r w:rsidR="00366BBF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gained </w:delText>
        </w:r>
        <w:r w:rsidR="008E43CC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>attention in China</w:delText>
        </w:r>
        <w:r w:rsidR="00366BBF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as a greener alternative to the </w:delText>
        </w:r>
        <w:r w:rsidR="001C2D20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>coal</w:delText>
        </w:r>
        <w:r w:rsidR="00127D2C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1C2D20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>based CaC</w:delText>
        </w:r>
        <w:r w:rsidR="001C2D20" w:rsidRPr="00CF7E03" w:rsidDel="00C32FBF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1C2D20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route.</w:delText>
        </w:r>
        <w:r w:rsidR="00BA3524" w:rsidRPr="00BA3524" w:rsidDel="00C32FBF">
          <w:rPr>
            <w:rFonts w:ascii="Arial" w:hAnsi="Arial" w:cs="Arial"/>
            <w:sz w:val="22"/>
            <w:vertAlign w:val="superscript"/>
          </w:rPr>
          <w:delText>21</w:delText>
        </w:r>
        <w:r w:rsidR="00EC10BA" w:rsidRPr="00CF7E03" w:rsidDel="00C32FBF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B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iomass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substitute for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coal in the plasma route has also been explored</w:t>
      </w:r>
      <w:r w:rsidR="00051F53" w:rsidRPr="00CF7E03">
        <w:rPr>
          <w:rFonts w:ascii="Arial" w:eastAsiaTheme="minorEastAsia" w:hAnsi="Arial" w:cs="Arial"/>
          <w:sz w:val="22"/>
          <w:szCs w:val="22"/>
          <w:lang w:eastAsia="zh-CN"/>
        </w:rPr>
        <w:t>, such as lignin and hemicellulose cracking in a hydrogen plasma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, further reduc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the carbon footprint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84</w:t>
      </w:r>
    </w:p>
    <w:p w14:paraId="55D1606A" w14:textId="4B694485" w:rsidR="00F61DBA" w:rsidRDefault="00124EAE" w:rsidP="001017A8">
      <w:pPr>
        <w:pStyle w:val="ListParagraph"/>
        <w:spacing w:after="240" w:line="360" w:lineRule="auto"/>
        <w:ind w:left="0" w:firstLine="504"/>
        <w:jc w:val="both"/>
      </w:pPr>
      <w:r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he</w:t>
      </w:r>
      <w:ins w:id="942" w:author="Nabera  Abhinandan" w:date="2024-12-06T12:35:00Z">
        <w:r w:rsidR="00F1059A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F1059A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production</w:t>
        </w:r>
        <w:r w:rsidR="00F1059A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of</w:t>
        </w:r>
      </w:ins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943" w:author="Zhang, Zihao" w:date="2024-12-05T12:59:00Z">
        <w:r w:rsidR="00350C72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C</w:t>
        </w:r>
        <w:r w:rsidR="00350C72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350C72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350C72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350C72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del w:id="944" w:author="Nabera  Abhinandan" w:date="2024-12-06T12:35:00Z">
          <w:r w:rsidR="00350C72" w:rsidRPr="00CF7E03" w:rsidDel="00F1059A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production </w:delText>
          </w:r>
        </w:del>
        <w:r w:rsidR="00350C72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from </w:t>
        </w:r>
      </w:ins>
      <w:del w:id="945" w:author="Zhang, Zihao" w:date="2024-12-05T12:59:00Z">
        <w:r w:rsidR="000A748C" w:rsidRPr="00CF7E03" w:rsidDel="00350C7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pyrolysis of </w:delText>
        </w:r>
      </w:del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polyolefins and polyethylene terephthalate 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(PET) </w:t>
      </w:r>
      <w:r w:rsidR="000F02C2" w:rsidRPr="00C4258D">
        <w:rPr>
          <w:rFonts w:ascii="Arial" w:eastAsia="Times New Roman" w:hAnsi="Arial" w:cs="Arial"/>
          <w:bCs/>
          <w:sz w:val="22"/>
          <w:szCs w:val="22"/>
          <w:rPrChange w:id="946" w:author="Nabera  Abhinandan" w:date="2024-12-06T12:41:00Z">
            <w:rPr>
              <w:rFonts w:ascii="Arial" w:eastAsia="Times New Roman" w:hAnsi="Arial" w:cs="Arial"/>
              <w:bCs/>
              <w:i/>
              <w:sz w:val="22"/>
              <w:szCs w:val="22"/>
            </w:rPr>
          </w:rPrChange>
        </w:rPr>
        <w:t>via</w:t>
      </w:r>
      <w:r w:rsidR="000F02C2"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rotating arc plasma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proven feasibl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del w:id="947" w:author="Zhang, Zihao" w:date="2024-12-05T12:59:00Z">
        <w:r w:rsidR="00F229E7" w:rsidRPr="00CF7E03" w:rsidDel="00350C7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for C</w:delText>
        </w:r>
        <w:r w:rsidR="00F229E7" w:rsidRPr="00CF7E03" w:rsidDel="00350C7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F229E7" w:rsidRPr="00CF7E03" w:rsidDel="00350C72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F229E7" w:rsidRPr="00CF7E03" w:rsidDel="00350C72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F229E7" w:rsidRPr="00CF7E03" w:rsidDel="00350C7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</w:delText>
        </w:r>
      </w:del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achieving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full carbon conversion and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55% for PET and 80% for polyolefins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the specific energy requirement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20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112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E3C6F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del w:id="948" w:author="Zhang, Zihao" w:date="2024-12-05T13:03:00Z">
        <w:r w:rsidR="00F229E7" w:rsidRPr="00CF7E03" w:rsidDel="007939B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9460F8" w:rsidDel="007939B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even</w:delText>
        </w:r>
        <w:r w:rsidR="009460F8" w:rsidRPr="00CF7E03" w:rsidDel="007939B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8736E" w:rsidRPr="00CF7E03" w:rsidDel="007939B0">
          <w:rPr>
            <w:rFonts w:ascii="Arial" w:eastAsiaTheme="minorEastAsia" w:hAnsi="Arial" w:cs="Arial"/>
            <w:sz w:val="22"/>
            <w:szCs w:val="22"/>
            <w:lang w:eastAsia="zh-CN"/>
          </w:rPr>
          <w:delText>higher</w:delText>
        </w:r>
        <w:r w:rsidR="00F229E7" w:rsidRPr="00CF7E03" w:rsidDel="007939B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than </w:delText>
        </w:r>
        <w:r w:rsidR="0008736E" w:rsidRPr="00CF7E03" w:rsidDel="007939B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F229E7" w:rsidRPr="00CF7E03" w:rsidDel="007939B0">
          <w:rPr>
            <w:rFonts w:ascii="Arial" w:eastAsiaTheme="minorEastAsia" w:hAnsi="Arial" w:cs="Arial"/>
            <w:sz w:val="22"/>
            <w:szCs w:val="22"/>
            <w:lang w:eastAsia="zh-CN"/>
          </w:rPr>
          <w:delText>Hüls arc plasma process</w:delText>
        </w:r>
      </w:del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290E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Biogas, </w:t>
      </w:r>
      <w:del w:id="949" w:author="Nabera  Abhinandan" w:date="2024-12-06T12:39:00Z">
        <w:r w:rsidR="00F229E7" w:rsidRPr="00CF7E03" w:rsidDel="00F1059A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as </w:delText>
        </w:r>
      </w:del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renewable carbon feedstock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composed mainly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and CO</w:t>
      </w:r>
      <w:r w:rsidR="007E7E0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could replace natural gas for C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lower carbon footprint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Fo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r instance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biogas</w:t>
      </w:r>
      <w:ins w:id="950" w:author="Nabera  Abhinandan" w:date="2024-12-06T12:40:00Z">
        <w:r w:rsidR="00F1059A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</w:ins>
      <w:del w:id="951" w:author="Nabera  Abhinandan" w:date="2024-12-06T12:40:00Z">
        <w:r w:rsidR="0008736E" w:rsidRPr="00CF7E03" w:rsidDel="00F1059A">
          <w:rPr>
            <w:rFonts w:ascii="Arial" w:eastAsiaTheme="minorEastAsia" w:hAnsi="Arial" w:cs="Arial"/>
            <w:sz w:val="22"/>
            <w:szCs w:val="22"/>
            <w:lang w:eastAsia="zh-CN"/>
          </w:rPr>
          <w:delText>-</w:delText>
        </w:r>
      </w:del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like mixtures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CO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achieved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cold plasma, with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the domina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nt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product.</w:t>
      </w:r>
      <w:r w:rsidR="00BA3524" w:rsidRPr="00BA3524">
        <w:rPr>
          <w:rFonts w:ascii="Arial" w:hAnsi="Arial" w:cs="Arial"/>
          <w:sz w:val="22"/>
          <w:vertAlign w:val="superscript"/>
        </w:rPr>
        <w:t>87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Moreover, the addition of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catalyst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(Ni–K/Al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del w:id="952" w:author="Nabera  Abhinandan" w:date="2024-12-06T12:40:00Z">
        <w:r w:rsidR="00A34987" w:rsidRPr="00CF7E03" w:rsidDel="008343F4">
          <w:rPr>
            <w:rFonts w:ascii="Arial" w:eastAsiaTheme="minorEastAsia" w:hAnsi="Arial" w:cs="Arial"/>
            <w:sz w:val="22"/>
            <w:szCs w:val="22"/>
            <w:lang w:eastAsia="zh-CN"/>
          </w:rPr>
          <w:delText>increas</w:delText>
        </w:r>
        <w:r w:rsidR="0008736E" w:rsidRPr="00CF7E03" w:rsidDel="008343F4">
          <w:rPr>
            <w:rFonts w:ascii="Arial" w:eastAsiaTheme="minorEastAsia" w:hAnsi="Arial" w:cs="Arial"/>
            <w:sz w:val="22"/>
            <w:szCs w:val="22"/>
            <w:lang w:eastAsia="zh-CN"/>
          </w:rPr>
          <w:delText>ing</w:delText>
        </w:r>
        <w:r w:rsidR="00A34987" w:rsidRPr="00CF7E03" w:rsidDel="008343F4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953" w:author="Nabera  Abhinandan" w:date="2024-12-06T12:40:00Z">
        <w:r w:rsidR="008343F4">
          <w:rPr>
            <w:rFonts w:ascii="Arial" w:eastAsiaTheme="minorEastAsia" w:hAnsi="Arial" w:cs="Arial"/>
            <w:sz w:val="22"/>
            <w:szCs w:val="22"/>
            <w:lang w:eastAsia="zh-CN"/>
          </w:rPr>
          <w:t>an increase in</w:t>
        </w:r>
        <w:r w:rsidR="008343F4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temperature above 220 °C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can enhance C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A3A8F">
        <w:rPr>
          <w:rFonts w:ascii="Arial" w:eastAsiaTheme="minorEastAsia" w:hAnsi="Arial" w:cs="Arial" w:hint="eastAsia"/>
          <w:sz w:val="22"/>
          <w:szCs w:val="22"/>
          <w:lang w:eastAsia="zh-CN"/>
        </w:rPr>
        <w:t>selectivity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biogas.</w:t>
      </w:r>
      <w:r w:rsidR="00BA3524" w:rsidRPr="00BA3524">
        <w:rPr>
          <w:rFonts w:ascii="Arial" w:hAnsi="Arial" w:cs="Arial"/>
          <w:sz w:val="22"/>
          <w:vertAlign w:val="superscript"/>
        </w:rPr>
        <w:t>88</w:t>
      </w:r>
      <w:r w:rsidR="006966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954" w:author="Zhang, Zihao" w:date="2024-12-05T13:00:00Z">
        <w:r w:rsidR="0008736E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>D</w:delText>
        </w:r>
        <w:r w:rsidR="00174463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irect conversion of biogas </w:delText>
        </w:r>
        <w:r w:rsidR="00174463" w:rsidRPr="006F3396" w:rsidDel="001728A5">
          <w:rPr>
            <w:rFonts w:ascii="Arial" w:eastAsiaTheme="minorEastAsia" w:hAnsi="Arial" w:cs="Arial"/>
            <w:i/>
            <w:sz w:val="22"/>
            <w:szCs w:val="22"/>
            <w:lang w:eastAsia="zh-CN"/>
          </w:rPr>
          <w:delText>via</w:delText>
        </w:r>
        <w:r w:rsidR="00174463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</w:delText>
        </w:r>
        <w:r w:rsidR="00E2328E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>P</w:delText>
        </w:r>
        <w:r w:rsidR="00174463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and PC </w:delText>
        </w:r>
        <w:r w:rsidR="0008736E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>is</w:delText>
        </w:r>
        <w:r w:rsidR="00451036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challenging </w:delText>
        </w:r>
        <w:r w:rsidR="00362528" w:rsidDel="001728A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due to the presence of </w:delText>
        </w:r>
        <w:r w:rsidR="00362528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>CO</w:delText>
        </w:r>
        <w:r w:rsidR="00362528" w:rsidRPr="00CF7E03" w:rsidDel="001728A5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6D1717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>, despite CH</w:delText>
        </w:r>
        <w:r w:rsidR="006D1717" w:rsidRPr="00CF7E03" w:rsidDel="001728A5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6D1717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08736E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being </w:delText>
        </w:r>
        <w:r w:rsidR="004F4390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a </w:delText>
        </w:r>
        <w:r w:rsidR="0008736E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common </w:delText>
        </w:r>
        <w:r w:rsidR="004F4390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feedstock </w:delText>
        </w:r>
        <w:r w:rsidR="006D1717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>for C</w:delText>
        </w:r>
        <w:r w:rsidR="006D1717" w:rsidRPr="00CF7E03" w:rsidDel="001728A5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6D1717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6D1717" w:rsidRPr="00CF7E03" w:rsidDel="001728A5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6D1717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production. However,</w:delText>
        </w:r>
        <w:r w:rsidR="00451036" w:rsidRPr="00CF7E03" w:rsidDel="001728A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</w:delText>
        </w:r>
      </w:del>
      <w:ins w:id="955" w:author="Zhang, Zihao" w:date="2024-12-05T13:00:00Z">
        <w:r w:rsidR="001728A5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</w:t>
        </w:r>
      </w:ins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abundant availability of 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D2EF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ins w:id="956" w:author="Nabera  Abhinandan" w:date="2024-12-06T12:40:00Z">
        <w:r w:rsidR="008343F4" w:rsidRPr="008343F4">
          <w:rPr>
            <w:rFonts w:ascii="Arial" w:eastAsiaTheme="minorEastAsia" w:hAnsi="Arial" w:cs="Arial"/>
            <w:sz w:val="22"/>
            <w:szCs w:val="22"/>
            <w:lang w:eastAsia="zh-CN"/>
            <w:rPrChange w:id="957" w:author="Nabera  Abhinandan" w:date="2024-12-06T12:40:00Z">
              <w:rPr>
                <w:rFonts w:ascii="Arial" w:eastAsiaTheme="minorEastAsia" w:hAnsi="Arial" w:cs="Arial"/>
                <w:sz w:val="22"/>
                <w:szCs w:val="22"/>
                <w:vertAlign w:val="subscript"/>
                <w:lang w:eastAsia="zh-CN"/>
              </w:rPr>
            </w:rPrChange>
          </w:rPr>
          <w:t>,</w:t>
        </w:r>
      </w:ins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</w:t>
      </w:r>
      <w:ins w:id="958" w:author="Nabera  Abhinandan" w:date="2024-12-06T12:40:00Z">
        <w:r w:rsidR="008343F4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its presence </w:t>
        </w:r>
      </w:ins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byproduct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of CO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07B4">
        <w:rPr>
          <w:rFonts w:ascii="Arial" w:eastAsiaTheme="minorEastAsia" w:hAnsi="Arial" w:cs="Arial" w:hint="eastAsia"/>
          <w:sz w:val="22"/>
          <w:szCs w:val="22"/>
          <w:lang w:eastAsia="zh-CN"/>
        </w:rPr>
        <w:t>utilization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biogas</w:t>
      </w:r>
      <w:ins w:id="959" w:author="Nabera  Abhinandan" w:date="2024-12-06T12:41:00Z">
        <w:r w:rsidR="008343F4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presents an opportunity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utilize </w:t>
      </w:r>
      <w:r w:rsidR="00D437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del w:id="960" w:author="Zhang, Zihao" w:date="2024-12-05T13:00:00Z">
        <w:r w:rsidR="00451036" w:rsidRPr="00CF7E03" w:rsidDel="00AE68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using </w:delText>
        </w:r>
        <w:r w:rsidR="0057111A" w:rsidDel="00AE68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those </w:delText>
        </w:r>
        <w:r w:rsidR="00451036" w:rsidRPr="00CF7E03" w:rsidDel="00AE681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technologies </w:delText>
        </w:r>
        <w:r w:rsidR="00042CB1" w:rsidDel="00AE68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like </w:delText>
        </w:r>
        <w:r w:rsidR="00451036" w:rsidRPr="00CF7E03" w:rsidDel="00AE6819">
          <w:rPr>
            <w:rFonts w:ascii="Arial" w:eastAsiaTheme="minorEastAsia" w:hAnsi="Arial" w:cs="Arial"/>
            <w:sz w:val="22"/>
            <w:szCs w:val="22"/>
            <w:lang w:eastAsia="zh-CN"/>
          </w:rPr>
          <w:delText>plasma, T</w:delText>
        </w:r>
        <w:r w:rsidR="00315729" w:rsidRPr="00CF7E03" w:rsidDel="00AE6819">
          <w:rPr>
            <w:rFonts w:ascii="Arial" w:eastAsiaTheme="minorEastAsia" w:hAnsi="Arial" w:cs="Arial"/>
            <w:sz w:val="22"/>
            <w:szCs w:val="22"/>
            <w:lang w:eastAsia="zh-CN"/>
          </w:rPr>
          <w:delText>P</w:delText>
        </w:r>
        <w:r w:rsidR="00451036" w:rsidRPr="00CF7E03" w:rsidDel="00AE6819">
          <w:rPr>
            <w:rFonts w:ascii="Arial" w:eastAsiaTheme="minorEastAsia" w:hAnsi="Arial" w:cs="Arial"/>
            <w:sz w:val="22"/>
            <w:szCs w:val="22"/>
            <w:lang w:eastAsia="zh-CN"/>
          </w:rPr>
          <w:delText>, PC</w:delText>
        </w:r>
        <w:r w:rsidR="00D83411" w:rsidDel="00AE681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D8341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del w:id="961" w:author="Zhang, Zihao" w:date="2024-12-05T09:52:00Z">
        <w:r w:rsidR="00307CBF" w:rsidDel="0019281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6</w:delText>
        </w:r>
        <w:r w:rsidR="00307CBF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d</w:delText>
        </w:r>
      </w:del>
      <w:ins w:id="962" w:author="Zhang, Zihao" w:date="2024-12-05T09:52:00Z">
        <w:r w:rsidR="0019281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5</w:t>
        </w:r>
        <w:r w:rsidR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d</w:t>
        </w:r>
      </w:ins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</w:p>
    <w:p w14:paraId="1DA48C7C" w14:textId="45A28D15" w:rsidR="008A7F76" w:rsidRDefault="007300FE" w:rsidP="00FE1182">
      <w:pPr>
        <w:pStyle w:val="ListParagraph"/>
        <w:spacing w:line="360" w:lineRule="auto"/>
        <w:ind w:left="0" w:firstLine="504"/>
        <w:jc w:val="both"/>
        <w:rPr>
          <w:ins w:id="963" w:author="Zhang, Zihao" w:date="2024-12-05T13:13:00Z"/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in biogas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directly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5721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308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>air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integrated in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to 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</w:t>
      </w:r>
      <w:r w:rsidR="00262290" w:rsidRPr="00C4258D">
        <w:rPr>
          <w:rFonts w:ascii="Arial" w:eastAsiaTheme="minorEastAsia" w:hAnsi="Arial" w:cs="Arial"/>
          <w:iCs/>
          <w:sz w:val="22"/>
          <w:szCs w:val="22"/>
          <w:lang w:eastAsia="zh-CN"/>
          <w:rPrChange w:id="964" w:author="Nabera  Abhinandan" w:date="2024-12-06T12:44:00Z">
            <w:rPr>
              <w:rFonts w:ascii="Arial" w:eastAsiaTheme="minorEastAsia" w:hAnsi="Arial" w:cs="Arial"/>
              <w:i/>
              <w:iCs/>
              <w:sz w:val="22"/>
              <w:szCs w:val="22"/>
              <w:lang w:eastAsia="zh-CN"/>
            </w:rPr>
          </w:rPrChange>
        </w:rPr>
        <w:t>via</w:t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  <w:rPrChange w:id="965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CO</w:t>
      </w:r>
      <w:r w:rsidR="00262290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966" w:author="Nabera  Abhinandan" w:date="2024-12-06T12:44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1559BA" w:rsidRPr="00C4258D">
        <w:rPr>
          <w:rFonts w:ascii="Arial" w:eastAsiaTheme="minorEastAsia" w:hAnsi="Arial" w:cs="Arial"/>
          <w:sz w:val="22"/>
          <w:szCs w:val="22"/>
          <w:lang w:eastAsia="zh-CN"/>
          <w:rPrChange w:id="967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noBreakHyphen/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  <w:rPrChange w:id="968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CO or CO</w:t>
      </w:r>
      <w:r w:rsidR="00262290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969" w:author="Nabera  Abhinandan" w:date="2024-12-06T12:44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1559BA" w:rsidRPr="00C4258D">
        <w:rPr>
          <w:rFonts w:ascii="Arial" w:eastAsiaTheme="minorEastAsia" w:hAnsi="Arial" w:cs="Arial"/>
          <w:sz w:val="22"/>
          <w:szCs w:val="22"/>
          <w:lang w:eastAsia="zh-CN"/>
          <w:rPrChange w:id="970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noBreakHyphen/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  <w:rPrChange w:id="971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</w:t>
      </w:r>
      <w:r w:rsidR="00262290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972" w:author="Nabera  Abhinandan" w:date="2024-12-06T12:44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  <w:rPrChange w:id="973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</w:t>
      </w:r>
      <w:r w:rsidR="00262290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974" w:author="Nabera  Abhinandan" w:date="2024-12-06T12:44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262290" w:rsidRPr="00C4258D">
        <w:rPr>
          <w:rFonts w:ascii="Arial" w:eastAsiaTheme="minorEastAsia" w:hAnsi="Arial" w:cs="Arial"/>
          <w:sz w:val="22"/>
          <w:szCs w:val="22"/>
          <w:lang w:eastAsia="zh-CN"/>
          <w:rPrChange w:id="975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cycles. 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  <w:rPrChange w:id="976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A sustainable route for C</w:t>
      </w:r>
      <w:r w:rsidR="0021187F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977" w:author="Nabera  Abhinandan" w:date="2024-12-06T12:44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  <w:rPrChange w:id="978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</w:t>
      </w:r>
      <w:r w:rsidR="0021187F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979" w:author="Nabera  Abhinandan" w:date="2024-12-06T12:44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  <w:rPrChange w:id="980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production</w:t>
      </w:r>
      <w:r w:rsidR="00D075EB" w:rsidRPr="00C4258D">
        <w:rPr>
          <w:rFonts w:ascii="Arial" w:eastAsiaTheme="minorEastAsia" w:hAnsi="Arial" w:cs="Arial"/>
          <w:sz w:val="22"/>
          <w:szCs w:val="22"/>
          <w:lang w:eastAsia="zh-CN"/>
          <w:rPrChange w:id="981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,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  <w:rPrChange w:id="982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D075EB" w:rsidRPr="00C4258D">
        <w:rPr>
          <w:rFonts w:ascii="Arial" w:eastAsiaTheme="minorEastAsia" w:hAnsi="Arial" w:cs="Arial"/>
          <w:sz w:val="22"/>
          <w:szCs w:val="22"/>
          <w:lang w:eastAsia="zh-CN"/>
          <w:rPrChange w:id="983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coupled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  <w:rPrChange w:id="984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with CO</w:t>
      </w:r>
      <w:r w:rsidR="0021187F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985" w:author="Nabera  Abhinandan" w:date="2024-12-06T12:44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21187F" w:rsidRPr="00C4258D">
        <w:rPr>
          <w:rFonts w:ascii="Arial" w:eastAsiaTheme="minorEastAsia" w:hAnsi="Arial" w:cs="Arial"/>
          <w:sz w:val="22"/>
          <w:szCs w:val="22"/>
          <w:lang w:eastAsia="zh-CN"/>
          <w:rPrChange w:id="986" w:author="Nabera  Abhinandan" w:date="2024-12-06T12:44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capture and conversion to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-CO cycle)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ins w:id="987" w:author="Zhang, Zihao" w:date="2024-12-05T13:05:00Z">
        <w:r w:rsidR="0003216B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is</w:t>
        </w:r>
      </w:ins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B8738A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8738A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Ba(OH)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119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</w:t>
      </w:r>
      <w:del w:id="988" w:author="Zhang, Zihao" w:date="2024-12-05T13:04:00Z">
        <w:r w:rsidR="009315B5" w:rsidRPr="00CF7E03" w:rsidDel="0003216B">
          <w:rPr>
            <w:rFonts w:ascii="Arial" w:eastAsiaTheme="minorEastAsia" w:hAnsi="Arial" w:cs="Arial"/>
            <w:sz w:val="22"/>
            <w:szCs w:val="22"/>
            <w:lang w:eastAsia="zh-CN"/>
          </w:rPr>
          <w:delText>, has been reported</w:delText>
        </w:r>
      </w:del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21187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8739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del w:id="989" w:author="Zhang, Zihao" w:date="2024-12-05T09:52:00Z">
        <w:r w:rsidR="00307CBF" w:rsidRPr="00CF7E03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6</w:delText>
        </w:r>
        <w:r w:rsidR="00307CBF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e</w:delText>
        </w:r>
      </w:del>
      <w:ins w:id="990" w:author="Zhang, Zihao" w:date="2024-12-05T09:52:00Z">
        <w:r w:rsidR="0019281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5</w:t>
        </w:r>
        <w:r w:rsidR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e</w:t>
        </w:r>
      </w:ins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Unlike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route,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CaO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obtained from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CaCO</w:t>
      </w:r>
      <w:r w:rsidR="009315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ins w:id="991" w:author="Nabera  Abhinandan" w:date="2024-12-06T12:47:00Z">
        <w:r w:rsidR="00C4258D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leading to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556A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2C740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the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21E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 cycle does not directly emit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synthesis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lower </w:t>
      </w:r>
      <w:r w:rsidR="002E39CB" w:rsidRPr="00CF7E03">
        <w:rPr>
          <w:rFonts w:ascii="Arial" w:eastAsiaTheme="minorEastAsia" w:hAnsi="Arial" w:cs="Arial"/>
          <w:sz w:val="22"/>
          <w:szCs w:val="22"/>
          <w:lang w:eastAsia="zh-CN"/>
        </w:rPr>
        <w:t>temperatures,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less energy input compared to CaC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Notably, </w:t>
      </w:r>
      <w:ins w:id="992" w:author="Nabera  Abhinandan" w:date="2024-12-06T12:47:00Z">
        <w:r w:rsidR="00C4258D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in </w:t>
        </w:r>
      </w:ins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half of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 or biochar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convert</w:t>
      </w:r>
      <w:r w:rsidR="005222E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 instead of 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642F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-CO cycle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07795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del w:id="993" w:author="Zhang, Zihao" w:date="2024-12-05T09:52:00Z">
        <w:r w:rsidR="00307CBF" w:rsidRPr="00CF7E03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6</w:delText>
        </w:r>
        <w:r w:rsidR="00307CBF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e</w:delText>
        </w:r>
      </w:del>
      <w:ins w:id="994" w:author="Zhang, Zihao" w:date="2024-12-05T09:52:00Z">
        <w:r w:rsidR="0019281E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5</w:t>
        </w:r>
        <w:r w:rsidR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t>e</w:t>
        </w:r>
      </w:ins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atom economy if CO is not </w:t>
      </w:r>
      <w:r w:rsidR="00C358B5">
        <w:rPr>
          <w:rFonts w:ascii="Arial" w:eastAsiaTheme="minorEastAsia" w:hAnsi="Arial" w:cs="Arial" w:hint="eastAsia"/>
          <w:sz w:val="22"/>
          <w:szCs w:val="22"/>
          <w:lang w:eastAsia="zh-CN"/>
        </w:rPr>
        <w:t>effectively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1219C" w:rsidRPr="00C4258D">
        <w:rPr>
          <w:rFonts w:ascii="Arial" w:eastAsiaTheme="minorEastAsia" w:hAnsi="Arial" w:cs="Arial" w:hint="eastAsia"/>
          <w:sz w:val="22"/>
          <w:szCs w:val="22"/>
          <w:lang w:eastAsia="zh-CN"/>
          <w:rPrChange w:id="995" w:author="Nabera  Abhinandan" w:date="2024-12-06T12:47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>utilized</w:t>
      </w:r>
      <w:r w:rsidR="008529AB" w:rsidRPr="00C4258D">
        <w:rPr>
          <w:rFonts w:ascii="Arial" w:eastAsiaTheme="minorEastAsia" w:hAnsi="Arial" w:cs="Arial"/>
          <w:sz w:val="22"/>
          <w:szCs w:val="22"/>
          <w:lang w:eastAsia="zh-CN"/>
          <w:rPrChange w:id="996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. 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997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In contrast, the</w:t>
      </w:r>
      <w:r w:rsidR="003C1211" w:rsidRPr="00C4258D">
        <w:rPr>
          <w:rFonts w:ascii="Arial" w:eastAsiaTheme="minorEastAsia" w:hAnsi="Arial" w:cs="Arial" w:hint="eastAsia"/>
          <w:sz w:val="22"/>
          <w:szCs w:val="22"/>
          <w:lang w:eastAsia="zh-CN"/>
          <w:rPrChange w:id="998" w:author="Nabera  Abhinandan" w:date="2024-12-06T12:47:00Z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</w:rPrChange>
        </w:rPr>
        <w:t xml:space="preserve"> proposed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999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CO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1000" w:author="Nabera  Abhinandan" w:date="2024-12-06T12:47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67492B" w:rsidRPr="00C4258D">
        <w:rPr>
          <w:rFonts w:ascii="Arial" w:eastAsiaTheme="minorEastAsia" w:hAnsi="Arial" w:cs="Arial"/>
          <w:sz w:val="22"/>
          <w:szCs w:val="22"/>
          <w:lang w:eastAsia="zh-CN"/>
          <w:rPrChange w:id="1001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noBreakHyphen/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02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C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1003" w:author="Nabera  Abhinandan" w:date="2024-12-06T12:47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04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1005" w:author="Nabera  Abhinandan" w:date="2024-12-06T12:47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06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8C5155" w:rsidRPr="00C4258D">
        <w:rPr>
          <w:rFonts w:ascii="Arial" w:eastAsiaTheme="minorEastAsia" w:hAnsi="Arial" w:cs="Arial"/>
          <w:sz w:val="22"/>
          <w:szCs w:val="22"/>
          <w:lang w:eastAsia="zh-CN"/>
          <w:rPrChange w:id="1007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concept 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08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cycle directly </w:t>
      </w:r>
      <w:r w:rsidR="0007795D" w:rsidRPr="00C4258D">
        <w:rPr>
          <w:rFonts w:ascii="Arial" w:eastAsiaTheme="minorEastAsia" w:hAnsi="Arial" w:cs="Arial"/>
          <w:sz w:val="22"/>
          <w:szCs w:val="22"/>
          <w:lang w:eastAsia="zh-CN"/>
          <w:rPrChange w:id="1009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transforms CO</w:t>
      </w:r>
      <w:r w:rsidR="0007795D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1010" w:author="Nabera  Abhinandan" w:date="2024-12-06T12:47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11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into C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1012" w:author="Nabera  Abhinandan" w:date="2024-12-06T12:47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13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H</w:t>
      </w:r>
      <w:r w:rsidR="00810A49" w:rsidRPr="00C4258D">
        <w:rPr>
          <w:rFonts w:ascii="Arial" w:eastAsiaTheme="minorEastAsia" w:hAnsi="Arial" w:cs="Arial"/>
          <w:sz w:val="22"/>
          <w:szCs w:val="22"/>
          <w:vertAlign w:val="subscript"/>
          <w:lang w:eastAsia="zh-CN"/>
          <w:rPrChange w:id="1014" w:author="Nabera  Abhinandan" w:date="2024-12-06T12:47:00Z">
            <w:rPr>
              <w:rFonts w:ascii="Arial" w:eastAsiaTheme="minorEastAsia" w:hAnsi="Arial" w:cs="Arial"/>
              <w:sz w:val="22"/>
              <w:szCs w:val="22"/>
              <w:vertAlign w:val="subscript"/>
              <w:lang w:eastAsia="zh-CN"/>
            </w:rPr>
          </w:rPrChange>
        </w:rPr>
        <w:t>2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15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583C2C" w:rsidRPr="00C4258D">
        <w:rPr>
          <w:rFonts w:ascii="Arial" w:eastAsiaTheme="minorEastAsia" w:hAnsi="Arial" w:cs="Arial"/>
          <w:iCs/>
          <w:sz w:val="22"/>
          <w:szCs w:val="22"/>
          <w:lang w:eastAsia="zh-CN"/>
          <w:rPrChange w:id="1016" w:author="Nabera  Abhinandan" w:date="2024-12-06T12:47:00Z">
            <w:rPr>
              <w:rFonts w:ascii="Arial" w:eastAsiaTheme="minorEastAsia" w:hAnsi="Arial" w:cs="Arial"/>
              <w:i/>
              <w:iCs/>
              <w:sz w:val="22"/>
              <w:szCs w:val="22"/>
              <w:lang w:eastAsia="zh-CN"/>
            </w:rPr>
          </w:rPrChange>
        </w:rPr>
        <w:t>via</w:t>
      </w:r>
      <w:r w:rsidR="00583C2C" w:rsidRPr="00C4258D">
        <w:rPr>
          <w:rFonts w:ascii="Arial" w:eastAsiaTheme="minorEastAsia" w:hAnsi="Arial" w:cs="Arial"/>
          <w:sz w:val="22"/>
          <w:szCs w:val="22"/>
          <w:lang w:eastAsia="zh-CN"/>
          <w:rPrChange w:id="1017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</w:t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18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a cyclic electrochemical</w:t>
      </w:r>
      <w:r w:rsidR="00E76ECE" w:rsidRPr="00C4258D">
        <w:rPr>
          <w:rFonts w:ascii="Arial" w:eastAsiaTheme="minorEastAsia" w:hAnsi="Arial" w:cs="Arial"/>
          <w:sz w:val="22"/>
          <w:szCs w:val="22"/>
          <w:lang w:eastAsia="zh-CN"/>
          <w:rPrChange w:id="1019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noBreakHyphen/>
      </w:r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20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assisted strategy (</w:t>
      </w:r>
      <w:r w:rsidR="00810A49" w:rsidRPr="00C4258D">
        <w:rPr>
          <w:rFonts w:ascii="Arial" w:eastAsiaTheme="minorEastAsia" w:hAnsi="Arial" w:cs="Arial"/>
          <w:b/>
          <w:bCs/>
          <w:sz w:val="22"/>
          <w:szCs w:val="22"/>
          <w:lang w:eastAsia="zh-CN"/>
          <w:rPrChange w:id="1021" w:author="Nabera  Abhinandan" w:date="2024-12-06T12:47:00Z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</w:rPrChange>
        </w:rPr>
        <w:t>Fig</w:t>
      </w:r>
      <w:r w:rsidR="007D4802" w:rsidRPr="00C4258D">
        <w:rPr>
          <w:rFonts w:ascii="Arial" w:eastAsiaTheme="minorEastAsia" w:hAnsi="Arial" w:cs="Arial"/>
          <w:b/>
          <w:bCs/>
          <w:sz w:val="22"/>
          <w:szCs w:val="22"/>
          <w:lang w:eastAsia="zh-CN"/>
          <w:rPrChange w:id="1022" w:author="Nabera  Abhinandan" w:date="2024-12-06T12:47:00Z">
            <w:rPr>
              <w:rFonts w:ascii="Arial" w:eastAsiaTheme="minorEastAsia" w:hAnsi="Arial" w:cs="Arial"/>
              <w:b/>
              <w:bCs/>
              <w:sz w:val="22"/>
              <w:szCs w:val="22"/>
              <w:lang w:eastAsia="zh-CN"/>
            </w:rPr>
          </w:rPrChange>
        </w:rPr>
        <w:t>. </w:t>
      </w:r>
      <w:del w:id="1023" w:author="Zhang, Zihao" w:date="2024-12-05T09:52:00Z">
        <w:r w:rsidR="00307CBF" w:rsidRPr="00C4258D" w:rsidDel="0019281E">
          <w:rPr>
            <w:rFonts w:ascii="Arial" w:eastAsiaTheme="minorEastAsia" w:hAnsi="Arial" w:cs="Arial"/>
            <w:b/>
            <w:bCs/>
            <w:sz w:val="22"/>
            <w:szCs w:val="22"/>
            <w:lang w:eastAsia="zh-CN"/>
            <w:rPrChange w:id="1024" w:author="Nabera  Abhinandan" w:date="2024-12-06T12:47:00Z"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rPrChange>
          </w:rPr>
          <w:delText>6f</w:delText>
        </w:r>
      </w:del>
      <w:ins w:id="1025" w:author="Zhang, Zihao" w:date="2024-12-05T09:52:00Z">
        <w:r w:rsidR="0019281E" w:rsidRPr="00C4258D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  <w:rPrChange w:id="1026" w:author="Nabera  Abhinandan" w:date="2024-12-06T12:47:00Z">
              <w:rPr>
                <w:rFonts w:ascii="Arial" w:eastAsiaTheme="minorEastAsia" w:hAnsi="Arial" w:cs="Arial" w:hint="eastAsia"/>
                <w:b/>
                <w:bCs/>
                <w:sz w:val="22"/>
                <w:szCs w:val="22"/>
                <w:lang w:eastAsia="zh-CN"/>
              </w:rPr>
            </w:rPrChange>
          </w:rPr>
          <w:t>5</w:t>
        </w:r>
        <w:r w:rsidR="0019281E" w:rsidRPr="00C4258D">
          <w:rPr>
            <w:rFonts w:ascii="Arial" w:eastAsiaTheme="minorEastAsia" w:hAnsi="Arial" w:cs="Arial"/>
            <w:b/>
            <w:bCs/>
            <w:sz w:val="22"/>
            <w:szCs w:val="22"/>
            <w:lang w:eastAsia="zh-CN"/>
            <w:rPrChange w:id="1027" w:author="Nabera  Abhinandan" w:date="2024-12-06T12:47:00Z">
              <w:rPr>
                <w:rFonts w:ascii="Arial" w:eastAsiaTheme="minorEastAsia" w:hAnsi="Arial" w:cs="Arial"/>
                <w:b/>
                <w:bCs/>
                <w:sz w:val="22"/>
                <w:szCs w:val="22"/>
                <w:lang w:eastAsia="zh-CN"/>
              </w:rPr>
            </w:rPrChange>
          </w:rPr>
          <w:t>f</w:t>
        </w:r>
      </w:ins>
      <w:r w:rsidR="00810A49" w:rsidRPr="00C4258D">
        <w:rPr>
          <w:rFonts w:ascii="Arial" w:eastAsiaTheme="minorEastAsia" w:hAnsi="Arial" w:cs="Arial"/>
          <w:sz w:val="22"/>
          <w:szCs w:val="22"/>
          <w:lang w:eastAsia="zh-CN"/>
          <w:rPrChange w:id="1028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).</w:t>
      </w:r>
      <w:r w:rsidR="00BA3524" w:rsidRPr="00C4258D">
        <w:rPr>
          <w:rFonts w:ascii="Arial" w:hAnsi="Arial" w:cs="Arial"/>
          <w:sz w:val="22"/>
          <w:vertAlign w:val="superscript"/>
          <w:rPrChange w:id="1029" w:author="Nabera  Abhinandan" w:date="2024-12-06T12:47:00Z">
            <w:rPr>
              <w:rFonts w:ascii="Arial" w:hAnsi="Arial" w:cs="Arial"/>
              <w:sz w:val="22"/>
              <w:vertAlign w:val="superscript"/>
            </w:rPr>
          </w:rPrChange>
        </w:rPr>
        <w:t>57</w:t>
      </w:r>
      <w:r w:rsidR="008C5155" w:rsidRPr="00C4258D">
        <w:rPr>
          <w:rFonts w:ascii="Arial" w:eastAsiaTheme="minorEastAsia" w:hAnsi="Arial" w:cs="Arial"/>
          <w:sz w:val="22"/>
          <w:szCs w:val="22"/>
          <w:lang w:eastAsia="zh-CN"/>
          <w:rPrChange w:id="1030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 Th</w:t>
      </w:r>
      <w:r w:rsidR="0007795D" w:rsidRPr="00C4258D">
        <w:rPr>
          <w:rFonts w:ascii="Arial" w:eastAsiaTheme="minorEastAsia" w:hAnsi="Arial" w:cs="Arial"/>
          <w:sz w:val="22"/>
          <w:szCs w:val="22"/>
          <w:lang w:eastAsia="zh-CN"/>
          <w:rPrChange w:id="1031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is cycle involves </w:t>
      </w:r>
      <w:r w:rsidR="008C5155" w:rsidRPr="00C4258D">
        <w:rPr>
          <w:rFonts w:ascii="Arial" w:eastAsiaTheme="minorEastAsia" w:hAnsi="Arial" w:cs="Arial"/>
          <w:sz w:val="22"/>
          <w:szCs w:val="22"/>
          <w:lang w:eastAsia="zh-CN"/>
          <w:rPrChange w:id="1032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 xml:space="preserve">three steps: </w:t>
      </w:r>
      <w:r w:rsidR="007C5B89" w:rsidRPr="00C4258D">
        <w:rPr>
          <w:rFonts w:ascii="Arial" w:eastAsiaTheme="minorEastAsia" w:hAnsi="Arial" w:cs="Arial"/>
          <w:sz w:val="22"/>
          <w:szCs w:val="22"/>
          <w:lang w:eastAsia="zh-CN"/>
          <w:rPrChange w:id="1033" w:author="Nabera  Abhinandan" w:date="2024-12-06T12:47:00Z">
            <w:rPr>
              <w:rFonts w:ascii="Arial" w:eastAsiaTheme="minorEastAsia" w:hAnsi="Arial" w:cs="Arial"/>
              <w:sz w:val="22"/>
              <w:szCs w:val="22"/>
              <w:lang w:eastAsia="zh-CN"/>
            </w:rPr>
          </w:rPrChange>
        </w:rPr>
        <w:t>(i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 electrolysis to produce metallic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and 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active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with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byproducts; </w:t>
      </w:r>
      <w:r w:rsidR="00165B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hydrolysis of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form 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04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regenerate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LiOH. </w:t>
      </w:r>
      <w:del w:id="1034" w:author="Zhang, Zihao" w:date="2024-12-05T13:07:00Z"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CO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FA51FE" w:rsidDel="005322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is used as the sole </w:delText>
        </w:r>
        <w:r w:rsidR="00ED7007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carbon input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  <w:r w:rsidR="00E74D09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presenting 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a</w:delText>
        </w:r>
        <w:r w:rsidR="00787C12" w:rsidDel="005322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015974" w:rsidDel="005322D9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totally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green route. However, </w:delText>
        </w:r>
        <w:r w:rsidR="00716048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the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716048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recycling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716048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of</w:delText>
        </w:r>
        <w:r w:rsidR="00E74D09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Li</w:delText>
        </w:r>
        <w:r w:rsidR="00E74D09" w:rsidRPr="00CF7E03" w:rsidDel="005322D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E74D09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O or LiCO</w:delText>
        </w:r>
        <w:r w:rsidR="00E74D09" w:rsidRPr="00CF7E03" w:rsidDel="005322D9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3</w:delText>
        </w:r>
        <w:r w:rsidR="00716048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byproduct</w:delText>
        </w:r>
        <w:r w:rsidR="00CB566D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8C5155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was not </w:delText>
        </w:r>
        <w:r w:rsidR="00E74D09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>addressed</w:delText>
        </w:r>
        <w:r w:rsidR="00716048" w:rsidRPr="00CF7E03" w:rsidDel="005322D9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-mediated concept cycle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035" w:author="Zhang, Zihao" w:date="2024-12-05T13:07:00Z">
        <w:r w:rsidR="00716048" w:rsidRPr="00CF7E03" w:rsidDel="0026540C">
          <w:rPr>
            <w:rFonts w:ascii="Arial" w:eastAsiaTheme="minorEastAsia" w:hAnsi="Arial" w:cs="Arial"/>
            <w:sz w:val="22"/>
            <w:szCs w:val="22"/>
            <w:lang w:eastAsia="zh-CN"/>
          </w:rPr>
          <w:delText>for C</w:delText>
        </w:r>
        <w:r w:rsidR="00716048" w:rsidRPr="00CF7E03" w:rsidDel="0026540C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716048" w:rsidRPr="00CF7E03" w:rsidDel="0026540C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716048" w:rsidRPr="00CF7E03" w:rsidDel="0026540C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716048" w:rsidRPr="00CF7E03" w:rsidDel="0026540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 </w:delText>
        </w:r>
      </w:del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shows </w:t>
      </w:r>
      <w:ins w:id="1036" w:author="Nabera  Abhinandan" w:date="2024-12-06T12:49:00Z">
        <w:r w:rsidR="00C4258D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the </w:t>
        </w:r>
      </w:ins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most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promis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 for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sustainability,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>it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still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ins w:id="1037" w:author="Nabera  Abhinandan" w:date="2024-12-06T12:49:00Z">
        <w:r w:rsidR="00C4258D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the </w:t>
        </w:r>
      </w:ins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early stage</w:t>
      </w:r>
      <w:r w:rsidR="0045479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ins w:id="1038" w:author="Nabera  Abhinandan" w:date="2024-12-06T12:49:00Z">
        <w:r w:rsidR="00C4258D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ins w:id="1039" w:author="Zhang, Zihao" w:date="2024-12-05T13:07:00Z">
        <w:r w:rsidR="005322D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as </w:t>
        </w:r>
        <w:r w:rsidR="005322D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the recycling of Li</w:t>
        </w:r>
        <w:r w:rsidR="005322D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5322D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O or LiCO</w:t>
        </w:r>
        <w:r w:rsidR="005322D9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3</w:t>
        </w:r>
        <w:r w:rsidR="005322D9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del w:id="1040" w:author="Nabera  Abhinandan" w:date="2024-12-06T12:49:00Z">
          <w:r w:rsidR="005322D9" w:rsidRPr="00CF7E03" w:rsidDel="00C4258D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was</w:delText>
          </w:r>
        </w:del>
      </w:ins>
      <w:ins w:id="1041" w:author="Nabera  Abhinandan" w:date="2024-12-06T12:49:00Z">
        <w:r w:rsidR="00C4258D">
          <w:rPr>
            <w:rFonts w:ascii="Arial" w:eastAsiaTheme="minorEastAsia" w:hAnsi="Arial" w:cs="Arial"/>
            <w:sz w:val="22"/>
            <w:szCs w:val="22"/>
            <w:lang w:eastAsia="zh-CN"/>
          </w:rPr>
          <w:t>is yet to be addressed</w:t>
        </w:r>
      </w:ins>
      <w:ins w:id="1042" w:author="Zhang, Zihao" w:date="2024-12-05T13:07:00Z">
        <w:del w:id="1043" w:author="Nabera  Abhinandan" w:date="2024-12-06T12:49:00Z">
          <w:r w:rsidR="005322D9" w:rsidRPr="00CF7E03" w:rsidDel="00C4258D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 xml:space="preserve"> not addressed</w:delText>
          </w:r>
        </w:del>
      </w:ins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del w:id="1044" w:author="Zhang, Zihao" w:date="2024-12-05T13:13:00Z">
        <w:r w:rsidR="00716048" w:rsidRPr="00CF7E03" w:rsidDel="008A7F76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</w:p>
    <w:p w14:paraId="66C4A5DA" w14:textId="78843BF2" w:rsidR="00C16150" w:rsidRDefault="00C4258D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ins w:id="1045" w:author="Nabera  Abhinandan" w:date="2024-12-06T12:50:00Z">
        <w:r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In the context of renewable carbon feedstock, p</w:t>
        </w:r>
      </w:ins>
      <w:ins w:id="1046" w:author="Zhang, Zihao" w:date="2024-12-05T13:13:00Z">
        <w:del w:id="1047" w:author="Nabera  Abhinandan" w:date="2024-12-06T12:50:00Z">
          <w:r w:rsidR="008A7F76" w:rsidDel="00C4258D">
            <w:rPr>
              <w:rFonts w:ascii="Arial" w:eastAsiaTheme="minorEastAsia" w:hAnsi="Arial" w:cs="Arial" w:hint="eastAsia"/>
              <w:iCs/>
              <w:sz w:val="22"/>
              <w:szCs w:val="22"/>
              <w:lang w:eastAsia="zh-CN"/>
            </w:rPr>
            <w:delText>P</w:delText>
          </w:r>
        </w:del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rojections </w:t>
        </w:r>
      </w:ins>
      <w:ins w:id="1048" w:author="Zhang, Zihao" w:date="2024-12-05T13:21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suggest</w:t>
        </w:r>
      </w:ins>
      <w:ins w:id="1049" w:author="Zhang, Zihao" w:date="2024-12-05T13:13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 that by 2050, the annual availability of biochar </w:t>
        </w:r>
      </w:ins>
      <w:ins w:id="1050" w:author="Zhang, Zihao" w:date="2024-12-05T13:14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and </w:t>
        </w:r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biomethane </w:t>
        </w:r>
      </w:ins>
      <w:ins w:id="1051" w:author="Zhang, Zihao" w:date="2024-12-05T13:16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will </w:t>
        </w:r>
      </w:ins>
      <w:ins w:id="1052" w:author="Zhang, Zihao" w:date="2024-12-05T13:21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reach</w:t>
        </w:r>
      </w:ins>
      <w:ins w:id="1053" w:author="Zhang, Zihao" w:date="2024-12-05T13:16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 </w:t>
        </w:r>
      </w:ins>
      <w:ins w:id="1054" w:author="Zhang, Zihao" w:date="2024-12-05T13:21:00Z">
        <w:r w:rsidR="007D59E7" w:rsidRPr="007D59E7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0.3–0.5</w:t>
        </w:r>
      </w:ins>
      <w:ins w:id="1055" w:author="Nabera  Abhinandan" w:date="2024-12-06T10:00:00Z">
        <w:r w:rsidR="00FC4537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 </w:t>
        </w:r>
      </w:ins>
      <w:ins w:id="1056" w:author="Zhang, Zihao" w:date="2024-12-05T13:21:00Z">
        <w:del w:id="1057" w:author="Nabera  Abhinandan" w:date="2024-12-06T10:00:00Z">
          <w:r w:rsidR="007D59E7" w:rsidDel="00FC4537">
            <w:rPr>
              <w:rFonts w:ascii="Arial" w:eastAsiaTheme="minorEastAsia" w:hAnsi="Arial" w:cs="Arial" w:hint="eastAsia"/>
              <w:iCs/>
              <w:sz w:val="22"/>
              <w:szCs w:val="22"/>
              <w:lang w:eastAsia="zh-CN"/>
            </w:rPr>
            <w:delText xml:space="preserve"> </w:delText>
          </w:r>
        </w:del>
      </w:ins>
      <w:ins w:id="1058" w:author="Zhang, Zihao" w:date="2024-12-05T13:16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Gt</w:t>
        </w:r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 and </w:t>
        </w:r>
      </w:ins>
      <w:ins w:id="1059" w:author="Zhang, Zihao" w:date="2024-12-05T13:15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0.</w:t>
        </w:r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1</w:t>
        </w:r>
      </w:ins>
      <w:ins w:id="1060" w:author="Nabera  Abhinandan" w:date="2024-12-06T10:00:00Z">
        <w:r w:rsidR="00FC4537">
          <w:t> </w:t>
        </w:r>
      </w:ins>
      <w:ins w:id="1061" w:author="Zhang, Zihao" w:date="2024-12-05T13:15:00Z">
        <w:del w:id="1062" w:author="Nabera  Abhinandan" w:date="2024-12-06T10:00:00Z">
          <w:r w:rsidR="008A7F76" w:rsidDel="00FC4537">
            <w:rPr>
              <w:rFonts w:ascii="Arial" w:eastAsiaTheme="minorEastAsia" w:hAnsi="Arial" w:cs="Arial" w:hint="eastAsia"/>
              <w:iCs/>
              <w:sz w:val="22"/>
              <w:szCs w:val="22"/>
              <w:lang w:eastAsia="zh-CN"/>
            </w:rPr>
            <w:delText xml:space="preserve"> </w:delText>
          </w:r>
        </w:del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Gt</w:t>
        </w:r>
      </w:ins>
      <w:ins w:id="1063" w:author="Zhang, Zihao" w:date="2024-12-05T13:17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, respectively</w:t>
        </w:r>
      </w:ins>
      <w:ins w:id="1064" w:author="Zhang, Zihao" w:date="2024-12-05T13:16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.</w:t>
        </w:r>
        <w:r w:rsidR="008A7F76" w:rsidRPr="008A7F76">
          <w:rPr>
            <w:rFonts w:ascii="Arial" w:eastAsiaTheme="minorEastAsia" w:hAnsi="Arial" w:cs="Arial" w:hint="eastAsia"/>
            <w:iCs/>
            <w:sz w:val="22"/>
            <w:szCs w:val="22"/>
            <w:vertAlign w:val="superscript"/>
            <w:lang w:eastAsia="zh-CN"/>
          </w:rPr>
          <w:t>xx1,xx2</w:t>
        </w:r>
      </w:ins>
      <w:ins w:id="1065" w:author="Zhang, Zihao" w:date="2024-12-05T13:15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 </w:t>
        </w:r>
      </w:ins>
      <w:ins w:id="1066" w:author="Zhang, Zihao" w:date="2024-12-05T13:17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Th</w:t>
        </w:r>
      </w:ins>
      <w:ins w:id="1067" w:author="Zhang, Zihao" w:date="2024-12-05T13:21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is implies that</w:t>
        </w:r>
      </w:ins>
      <w:ins w:id="1068" w:author="Zhang, Zihao" w:date="2024-12-05T13:17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 </w:t>
        </w:r>
      </w:ins>
      <w:ins w:id="1069" w:author="Zhang, Zihao" w:date="2024-12-05T13:18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only </w:t>
        </w:r>
      </w:ins>
      <w:ins w:id="1070" w:author="Zhang, Zihao" w:date="2024-12-05T13:17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4</w:t>
        </w:r>
      </w:ins>
      <w:ins w:id="1071" w:author="Zhang, Zihao" w:date="2024-12-05T13:21:00Z">
        <w:r w:rsidR="007D59E7" w:rsidRPr="007D59E7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–</w:t>
        </w:r>
      </w:ins>
      <w:ins w:id="1072" w:author="Zhang, Zihao" w:date="2024-12-05T13:17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7% of </w:t>
        </w:r>
      </w:ins>
      <w:ins w:id="1073" w:author="Nabera  Abhinandan" w:date="2024-12-06T12:50:00Z">
        <w:r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the </w:t>
        </w:r>
      </w:ins>
      <w:ins w:id="1074" w:author="Zhang, Zihao" w:date="2024-12-05T13:17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available biochar </w:t>
        </w:r>
      </w:ins>
      <w:ins w:id="1075" w:author="Zhang, Zihao" w:date="2024-12-05T13:21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(via </w:t>
        </w:r>
      </w:ins>
      <w:ins w:id="1076" w:author="Zhang, Zihao" w:date="2024-12-05T13:22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the </w:t>
        </w:r>
      </w:ins>
      <w:ins w:id="1077" w:author="Zhang, Zihao" w:date="2024-12-05T13:19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CaC</w:t>
        </w:r>
        <w:r w:rsidR="008A7F76" w:rsidRPr="008A7F76">
          <w:rPr>
            <w:rFonts w:ascii="Arial" w:eastAsiaTheme="minorEastAsia" w:hAnsi="Arial" w:cs="Arial"/>
            <w:iCs/>
            <w:sz w:val="22"/>
            <w:szCs w:val="22"/>
            <w:vertAlign w:val="subscript"/>
            <w:lang w:eastAsia="zh-CN"/>
          </w:rPr>
          <w:t>2</w:t>
        </w:r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 process</w:t>
        </w:r>
      </w:ins>
      <w:ins w:id="1078" w:author="Zhang, Zihao" w:date="2024-12-05T13:22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)</w:t>
        </w:r>
      </w:ins>
      <w:ins w:id="1079" w:author="Zhang, Zihao" w:date="2024-12-05T13:19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 </w:t>
        </w:r>
      </w:ins>
      <w:ins w:id="1080" w:author="Zhang, Zihao" w:date="2024-12-05T13:18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or </w:t>
        </w:r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26% of </w:t>
        </w:r>
      </w:ins>
      <w:ins w:id="1081" w:author="Nabera  Abhinandan" w:date="2024-12-06T12:51:00Z">
        <w:r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the </w:t>
        </w:r>
      </w:ins>
      <w:ins w:id="1082" w:author="Zhang, Zihao" w:date="2024-12-05T13:18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biomethane </w:t>
        </w:r>
      </w:ins>
      <w:ins w:id="1083" w:author="Zhang, Zihao" w:date="2024-12-05T13:22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(via the </w:t>
        </w:r>
      </w:ins>
      <w:ins w:id="1084" w:author="Zhang, Zihao" w:date="2024-12-05T13:18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PC route</w:t>
        </w:r>
      </w:ins>
      <w:ins w:id="1085" w:author="Zhang, Zihao" w:date="2024-12-05T13:22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, and </w:t>
        </w:r>
      </w:ins>
      <w:ins w:id="1086" w:author="Zhang, Zihao" w:date="2024-12-05T13:19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significantly less </w:t>
        </w:r>
      </w:ins>
      <w:ins w:id="1087" w:author="Zhang, Zihao" w:date="2024-12-05T13:22:00Z">
        <w:r w:rsidR="007D59E7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via</w:t>
        </w:r>
      </w:ins>
      <w:ins w:id="1088" w:author="Zhang, Zihao" w:date="2024-12-05T13:19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 plasma routes) </w:t>
        </w:r>
      </w:ins>
      <w:ins w:id="1089" w:author="Zhang, Zihao" w:date="2024-12-05T13:22:00Z">
        <w:r w:rsidR="00E83492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would be sufficient to meet</w:t>
        </w:r>
      </w:ins>
      <w:ins w:id="1090" w:author="Zhang, Zihao" w:date="2024-12-05T13:17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 </w:t>
        </w:r>
      </w:ins>
      <w:ins w:id="1091" w:author="Zhang, Zihao" w:date="2024-12-05T13:26:00Z">
        <w:r w:rsidR="002878E3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current</w:t>
        </w:r>
      </w:ins>
      <w:ins w:id="1092" w:author="Zhang, Zihao" w:date="2024-12-05T13:17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 global C</w:t>
        </w:r>
        <w:r w:rsidR="008A7F76" w:rsidRPr="008A7F76">
          <w:rPr>
            <w:rFonts w:ascii="Arial" w:eastAsiaTheme="minorEastAsia" w:hAnsi="Arial" w:cs="Arial"/>
            <w:iCs/>
            <w:sz w:val="22"/>
            <w:szCs w:val="22"/>
            <w:vertAlign w:val="subscript"/>
            <w:lang w:eastAsia="zh-CN"/>
          </w:rPr>
          <w:t>2</w:t>
        </w:r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H</w:t>
        </w:r>
        <w:r w:rsidR="008A7F76" w:rsidRPr="008A7F76">
          <w:rPr>
            <w:rFonts w:ascii="Arial" w:eastAsiaTheme="minorEastAsia" w:hAnsi="Arial" w:cs="Arial"/>
            <w:iCs/>
            <w:sz w:val="22"/>
            <w:szCs w:val="22"/>
            <w:vertAlign w:val="subscript"/>
            <w:lang w:eastAsia="zh-CN"/>
          </w:rPr>
          <w:t>2</w:t>
        </w:r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 xml:space="preserve"> demand</w:t>
        </w:r>
      </w:ins>
      <w:ins w:id="1093" w:author="Zhang, Zihao" w:date="2024-12-05T13:26:00Z">
        <w:r w:rsidR="00844CDB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>s</w:t>
        </w:r>
      </w:ins>
      <w:ins w:id="1094" w:author="Zhang, Zihao" w:date="2024-12-05T13:17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, </w:t>
        </w:r>
      </w:ins>
      <w:ins w:id="1095" w:author="Zhang, Zihao" w:date="2024-12-05T13:18:00Z"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estimated at about 11</w:t>
        </w:r>
      </w:ins>
      <w:ins w:id="1096" w:author="Nabera  Abhinandan" w:date="2024-12-06T10:00:00Z">
        <w:r w:rsidR="00FC4537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 </w:t>
        </w:r>
      </w:ins>
      <w:ins w:id="1097" w:author="Zhang, Zihao" w:date="2024-12-05T13:18:00Z">
        <w:del w:id="1098" w:author="Nabera  Abhinandan" w:date="2024-12-06T10:00:00Z">
          <w:r w:rsidR="008A7F76" w:rsidRPr="008A7F76" w:rsidDel="00FC4537">
            <w:rPr>
              <w:rFonts w:ascii="Arial" w:eastAsiaTheme="minorEastAsia" w:hAnsi="Arial" w:cs="Arial"/>
              <w:iCs/>
              <w:sz w:val="22"/>
              <w:szCs w:val="22"/>
              <w:lang w:eastAsia="zh-CN"/>
            </w:rPr>
            <w:delText xml:space="preserve"> </w:delText>
          </w:r>
        </w:del>
        <w:r w:rsidR="008A7F76" w:rsidRPr="008A7F76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Mt</w:t>
        </w:r>
      </w:ins>
      <w:ins w:id="1099" w:author="Nabera  Abhinandan" w:date="2024-12-06T10:00:00Z">
        <w:r w:rsidR="00FC4537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 </w:t>
        </w:r>
      </w:ins>
      <w:ins w:id="1100" w:author="Zhang, Zihao" w:date="2024-12-05T13:18:00Z">
        <w:del w:id="1101" w:author="Nabera  Abhinandan" w:date="2024-12-06T10:00:00Z">
          <w:r w:rsidR="008A7F76" w:rsidRPr="008A7F76" w:rsidDel="00FC4537">
            <w:rPr>
              <w:rFonts w:ascii="Arial" w:eastAsiaTheme="minorEastAsia" w:hAnsi="Arial" w:cs="Arial"/>
              <w:iCs/>
              <w:sz w:val="22"/>
              <w:szCs w:val="22"/>
              <w:lang w:eastAsia="zh-CN"/>
            </w:rPr>
            <w:delText xml:space="preserve"> </w:delText>
          </w:r>
        </w:del>
      </w:ins>
      <w:ins w:id="1102" w:author="Nabera  Abhinandan" w:date="2024-12-06T10:00:00Z">
        <w:r w:rsidR="00FC4537">
          <w:rPr>
            <w:rFonts w:ascii="Arial" w:eastAsiaTheme="minorEastAsia" w:hAnsi="Arial" w:cs="Arial"/>
            <w:iCs/>
            <w:sz w:val="22"/>
            <w:szCs w:val="22"/>
            <w:lang w:eastAsia="zh-CN"/>
          </w:rPr>
          <w:t>y</w:t>
        </w:r>
        <w:r w:rsidR="00FC4537" w:rsidRPr="00FC4537">
          <w:rPr>
            <w:rFonts w:ascii="Arial" w:eastAsiaTheme="minorEastAsia" w:hAnsi="Arial" w:cs="Arial"/>
            <w:iCs/>
            <w:sz w:val="22"/>
            <w:szCs w:val="22"/>
            <w:vertAlign w:val="superscript"/>
            <w:lang w:eastAsia="zh-CN"/>
            <w:rPrChange w:id="1103" w:author="Nabera  Abhinandan" w:date="2024-12-06T10:00:00Z">
              <w:rPr>
                <w:rFonts w:ascii="Arial" w:eastAsiaTheme="minorEastAsia" w:hAnsi="Arial" w:cs="Arial"/>
                <w:iCs/>
                <w:sz w:val="22"/>
                <w:szCs w:val="22"/>
                <w:lang w:eastAsia="zh-CN"/>
              </w:rPr>
            </w:rPrChange>
          </w:rPr>
          <w:t>–1</w:t>
        </w:r>
      </w:ins>
      <w:ins w:id="1104" w:author="Zhang, Zihao" w:date="2024-12-05T13:18:00Z">
        <w:del w:id="1105" w:author="Nabera  Abhinandan" w:date="2024-12-06T10:00:00Z">
          <w:r w:rsidR="008A7F76" w:rsidRPr="008A7F76" w:rsidDel="00FC4537">
            <w:rPr>
              <w:rFonts w:ascii="Arial" w:eastAsiaTheme="minorEastAsia" w:hAnsi="Arial" w:cs="Arial"/>
              <w:iCs/>
              <w:sz w:val="22"/>
              <w:szCs w:val="22"/>
              <w:lang w:eastAsia="zh-CN"/>
            </w:rPr>
            <w:delText>per year</w:delText>
          </w:r>
        </w:del>
      </w:ins>
      <w:ins w:id="1106" w:author="Zhang, Zihao" w:date="2024-12-05T13:17:00Z">
        <w:r w:rsidR="008A7F76">
          <w:rPr>
            <w:rFonts w:ascii="Arial" w:eastAsiaTheme="minorEastAsia" w:hAnsi="Arial" w:cs="Arial" w:hint="eastAsia"/>
            <w:iCs/>
            <w:sz w:val="22"/>
            <w:szCs w:val="22"/>
            <w:lang w:eastAsia="zh-CN"/>
          </w:rPr>
          <w:t xml:space="preserve">. </w:t>
        </w:r>
      </w:ins>
      <w:del w:id="1107" w:author="Zhang, Zihao" w:date="2024-12-05T13:20:00Z">
        <w:r w:rsidR="00811540" w:rsidRPr="00CF7E03" w:rsidDel="007D59E7">
          <w:rPr>
            <w:rFonts w:ascii="Arial" w:eastAsiaTheme="minorEastAsia" w:hAnsi="Arial" w:cs="Arial"/>
            <w:sz w:val="22"/>
            <w:szCs w:val="22"/>
            <w:lang w:eastAsia="zh-CN"/>
          </w:rPr>
          <w:delText>Given t</w:delText>
        </w:r>
        <w:r w:rsidR="00603448" w:rsidRPr="00CF7E03" w:rsidDel="007D59E7">
          <w:rPr>
            <w:rFonts w:ascii="Arial" w:eastAsiaTheme="minorEastAsia" w:hAnsi="Arial" w:cs="Arial"/>
            <w:sz w:val="22"/>
            <w:szCs w:val="22"/>
            <w:lang w:eastAsia="zh-CN"/>
          </w:rPr>
          <w:delText>he current foundation of coal- and natural gas-derived technologies</w:delText>
        </w:r>
      </w:del>
      <w:ins w:id="1108" w:author="Zhang, Zihao" w:date="2024-12-05T13:23:00Z">
        <w:r w:rsidR="00103D1E" w:rsidRPr="00103D1E">
          <w:rPr>
            <w:rFonts w:ascii="Arial" w:eastAsiaTheme="minorEastAsia" w:hAnsi="Arial" w:cs="Arial"/>
            <w:sz w:val="22"/>
            <w:szCs w:val="22"/>
            <w:lang w:eastAsia="zh-CN"/>
          </w:rPr>
          <w:t>Consequently</w:t>
        </w:r>
      </w:ins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incorporating biochar or </w:t>
      </w:r>
      <w:r w:rsidR="009A16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potential </w:t>
      </w:r>
      <w:del w:id="1109" w:author="Zhang, Zihao" w:date="2024-12-05T13:24:00Z">
        <w:r w:rsidR="00811540" w:rsidRPr="00CF7E03" w:rsidDel="00103D1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green </w:delText>
        </w:r>
      </w:del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alternatives 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into </w:t>
      </w:r>
      <w:del w:id="1110" w:author="Zhang, Zihao" w:date="2024-12-05T13:23:00Z">
        <w:r w:rsidR="00D51615" w:rsidDel="00103D1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those </w:delText>
        </w:r>
        <w:r w:rsidR="00130C83" w:rsidDel="00103D1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mature </w:delText>
        </w:r>
        <w:r w:rsidR="00D51615" w:rsidDel="00103D1E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technologies</w:delText>
        </w:r>
      </w:del>
      <w:ins w:id="1111" w:author="Zhang, Zihao" w:date="2024-12-05T13:23:00Z">
        <w:r w:rsidR="00103D1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green</w:t>
        </w:r>
      </w:ins>
      <w:ins w:id="1112" w:author="Zhang, Zihao" w:date="2024-12-05T13:24:00Z">
        <w:r w:rsidR="00103D1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acetylene production</w:t>
        </w:r>
      </w:ins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appears</w:t>
      </w:r>
      <w:r w:rsidR="0057211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113" w:author="Zhang, Zihao" w:date="2024-12-05T13:20:00Z">
        <w:r w:rsidR="00811540" w:rsidRPr="00CF7E03" w:rsidDel="007D59E7">
          <w:rPr>
            <w:rFonts w:ascii="Arial" w:eastAsiaTheme="minorEastAsia" w:hAnsi="Arial" w:cs="Arial"/>
            <w:sz w:val="22"/>
            <w:szCs w:val="22"/>
            <w:lang w:eastAsia="zh-CN"/>
          </w:rPr>
          <w:delText>more practical</w:delText>
        </w:r>
      </w:del>
      <w:ins w:id="1114" w:author="Zhang, Zihao" w:date="2024-12-05T13:24:00Z">
        <w:r w:rsidR="00103D1E" w:rsidRPr="00103D1E">
          <w:rPr>
            <w:rFonts w:ascii="Arial" w:eastAsiaTheme="minorEastAsia" w:hAnsi="Arial" w:cs="Arial"/>
            <w:sz w:val="22"/>
            <w:szCs w:val="22"/>
            <w:lang w:eastAsia="zh-CN"/>
          </w:rPr>
          <w:t>both practical and promising</w:t>
        </w:r>
      </w:ins>
      <w:del w:id="1115" w:author="Zhang, Zihao" w:date="2024-12-05T13:24:00Z">
        <w:r w:rsidR="00811540" w:rsidRPr="00CF7E03" w:rsidDel="00103D1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del w:id="1116" w:author="Zhang, Zihao" w:date="2024-12-05T13:20:00Z">
        <w:r w:rsidR="00603448" w:rsidRPr="00CF7E03" w:rsidDel="007D59E7">
          <w:rPr>
            <w:rFonts w:ascii="Arial" w:eastAsiaTheme="minorEastAsia" w:hAnsi="Arial" w:cs="Arial"/>
            <w:sz w:val="22"/>
            <w:szCs w:val="22"/>
            <w:lang w:eastAsia="zh-CN"/>
          </w:rPr>
          <w:delText>at this stage</w:delText>
        </w:r>
      </w:del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30DBF61A" w14:textId="41AE8191" w:rsidR="00973581" w:rsidRPr="00736557" w:rsidRDefault="00FC0419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FC0419">
        <w:rPr>
          <w:rFonts w:ascii="Arial" w:hAnsi="Arial" w:cs="Arial"/>
          <w:b/>
          <w:sz w:val="22"/>
          <w:szCs w:val="22"/>
        </w:rPr>
        <w:t xml:space="preserve">Environmental and </w:t>
      </w:r>
      <w:r w:rsidRPr="00FC0419">
        <w:rPr>
          <w:rFonts w:ascii="Arial" w:hAnsi="Arial" w:cs="Arial" w:hint="eastAsia"/>
          <w:b/>
          <w:sz w:val="22"/>
          <w:szCs w:val="22"/>
        </w:rPr>
        <w:t>e</w:t>
      </w:r>
      <w:r w:rsidRPr="00FC0419">
        <w:rPr>
          <w:rFonts w:ascii="Arial" w:hAnsi="Arial" w:cs="Arial"/>
          <w:b/>
          <w:sz w:val="22"/>
          <w:szCs w:val="22"/>
        </w:rPr>
        <w:t>conomic</w:t>
      </w:r>
      <w:r w:rsidR="00891AA3">
        <w:rPr>
          <w:rFonts w:ascii="Arial" w:hAnsi="Arial" w:cs="Arial"/>
          <w:b/>
          <w:sz w:val="22"/>
          <w:szCs w:val="22"/>
        </w:rPr>
        <w:t xml:space="preserve"> assessment of </w:t>
      </w:r>
      <w:r w:rsidR="00543349" w:rsidRPr="00736557">
        <w:rPr>
          <w:rFonts w:ascii="Arial" w:hAnsi="Arial" w:cs="Arial"/>
          <w:b/>
          <w:sz w:val="22"/>
          <w:szCs w:val="22"/>
        </w:rPr>
        <w:t xml:space="preserve">acetylene </w:t>
      </w:r>
      <w:r w:rsidR="0087731C" w:rsidRPr="00736557">
        <w:rPr>
          <w:rFonts w:ascii="Arial" w:hAnsi="Arial" w:cs="Arial"/>
          <w:b/>
          <w:sz w:val="22"/>
          <w:szCs w:val="22"/>
        </w:rPr>
        <w:t>synthesis routes</w:t>
      </w:r>
    </w:p>
    <w:p w14:paraId="46057BBB" w14:textId="04736A1B" w:rsidR="00716048" w:rsidRPr="00CF7E03" w:rsidRDefault="000430F9" w:rsidP="002937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del w:id="1117" w:author="Nabera  Abhinandan" w:date="2024-12-06T12:52:00Z">
        <w:r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>Recently, a</w:delText>
        </w:r>
      </w:del>
      <w:ins w:id="1118" w:author="Nabera  Abhinandan" w:date="2024-12-06T12:52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In light of the </w:t>
        </w:r>
      </w:ins>
      <w:del w:id="1119" w:author="Nabera  Abhinandan" w:date="2024-12-06T12:52:00Z">
        <w:r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framework </w:t>
      </w:r>
      <w:del w:id="1120" w:author="Nabera  Abhinandan" w:date="2024-12-06T12:52:00Z">
        <w:r w:rsidR="00E70969" w:rsidDel="0045084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was </w:delText>
        </w:r>
      </w:del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proposed to </w:t>
      </w:r>
      <w:r w:rsidR="00E70969" w:rsidRPr="00E70969">
        <w:rPr>
          <w:rFonts w:ascii="Arial" w:eastAsiaTheme="minorEastAsia" w:hAnsi="Arial" w:cs="Arial"/>
          <w:sz w:val="22"/>
          <w:szCs w:val="22"/>
          <w:lang w:eastAsia="zh-CN"/>
        </w:rPr>
        <w:t xml:space="preserve">guide the development of sustainable chemical processes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prioritizing </w:t>
      </w:r>
      <w:r w:rsidR="00E00C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environmental, economic, and equity (EEE) pillars</w:t>
      </w:r>
      <w:ins w:id="1121" w:author="Nabera  Abhinandan" w:date="2024-12-06T12:52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del w:id="1122" w:author="Nabera  Abhinandan" w:date="2024-12-06T12:52:00Z">
        <w:r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</w:del>
      <w:r w:rsidR="00BA3524" w:rsidRPr="00BA3524">
        <w:rPr>
          <w:rFonts w:ascii="Arial" w:hAnsi="Arial" w:cs="Arial"/>
          <w:sz w:val="22"/>
          <w:vertAlign w:val="superscript"/>
        </w:rPr>
        <w:t>89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123" w:author="Nabera  Abhinandan" w:date="2024-12-06T12:52:00Z">
        <w:r w:rsidR="00A476BC" w:rsidDel="0045084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To simplify the model</w:delText>
        </w:r>
        <w:r w:rsidR="00E70969" w:rsidDel="0045084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, </w:delText>
        </w:r>
      </w:del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section </w:t>
      </w:r>
      <w:r w:rsidR="0064756F">
        <w:rPr>
          <w:rFonts w:ascii="Arial" w:eastAsiaTheme="minorEastAsia" w:hAnsi="Arial" w:cs="Arial"/>
          <w:sz w:val="22"/>
          <w:szCs w:val="22"/>
          <w:lang w:eastAsia="zh-CN"/>
        </w:rPr>
        <w:t xml:space="preserve">evaluates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environmental impact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economic viability of various acetylene synthesis technologies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through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t>techno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noBreakHyphen/>
        <w:t>economic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bookmarkStart w:id="1124" w:name="_Hlk176018757"/>
      <w:r w:rsidR="000F7FCB">
        <w:rPr>
          <w:rFonts w:ascii="Arial" w:eastAsiaTheme="minorEastAsia" w:hAnsi="Arial" w:cs="Arial"/>
          <w:sz w:val="22"/>
          <w:szCs w:val="22"/>
          <w:lang w:eastAsia="zh-CN"/>
        </w:rPr>
        <w:t xml:space="preserve">life cycle assessment </w:t>
      </w:r>
      <w:bookmarkEnd w:id="1124"/>
      <w:r w:rsidR="000F7FCB">
        <w:rPr>
          <w:rFonts w:ascii="Arial" w:eastAsiaTheme="minorEastAsia" w:hAnsi="Arial" w:cs="Arial"/>
          <w:sz w:val="22"/>
          <w:szCs w:val="22"/>
          <w:lang w:eastAsia="zh-CN"/>
        </w:rPr>
        <w:t>(LCA)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analys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 compare these technologies using both fossil and renewable carbon resources, assessing their environmental impacts within a future decarbonized scenario.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 xml:space="preserve"> For detailed insights into our methodology, </w:t>
      </w:r>
      <w:ins w:id="1125" w:author="Nabera  Abhinandan" w:date="2024-12-06T13:17:00Z">
        <w:r w:rsidR="00F1496A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along with the safety risks </w:t>
        </w:r>
      </w:ins>
      <w:ins w:id="1126" w:author="Nabera  Abhinandan" w:date="2024-12-06T13:18:00Z">
        <w:r w:rsidR="00F1496A">
          <w:rPr>
            <w:rFonts w:ascii="Arial" w:eastAsiaTheme="minorEastAsia" w:hAnsi="Arial" w:cs="Arial"/>
            <w:sz w:val="22"/>
            <w:szCs w:val="22"/>
            <w:lang w:eastAsia="zh-CN"/>
          </w:rPr>
          <w:t>linked to</w:t>
        </w:r>
      </w:ins>
      <w:ins w:id="1127" w:author="Nabera  Abhinandan" w:date="2024-12-06T13:17:00Z">
        <w:r w:rsidR="00F1496A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each </w:t>
        </w:r>
      </w:ins>
      <w:ins w:id="1128" w:author="Nabera  Abhinandan" w:date="2024-12-06T13:18:00Z">
        <w:r w:rsidR="00F1496A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acetylene </w:t>
        </w:r>
      </w:ins>
      <w:ins w:id="1129" w:author="Nabera  Abhinandan" w:date="2024-12-06T13:17:00Z">
        <w:r w:rsidR="00F1496A">
          <w:rPr>
            <w:rFonts w:ascii="Arial" w:eastAsiaTheme="minorEastAsia" w:hAnsi="Arial" w:cs="Arial"/>
            <w:sz w:val="22"/>
            <w:szCs w:val="22"/>
            <w:lang w:eastAsia="zh-CN"/>
          </w:rPr>
          <w:t>production route</w:t>
        </w:r>
        <w:bookmarkStart w:id="1130" w:name="_GoBack"/>
        <w:bookmarkEnd w:id="1130"/>
        <w:r w:rsidR="00F1496A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, </w:t>
        </w:r>
      </w:ins>
      <w:r w:rsidR="00A018EF">
        <w:rPr>
          <w:rFonts w:ascii="Arial" w:eastAsiaTheme="minorEastAsia" w:hAnsi="Arial" w:cs="Arial"/>
          <w:sz w:val="22"/>
          <w:szCs w:val="22"/>
          <w:lang w:eastAsia="zh-CN"/>
        </w:rPr>
        <w:t xml:space="preserve">please refer to the </w:t>
      </w:r>
      <w:r w:rsidR="00A018E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Supplementary </w:t>
      </w:r>
      <w:r w:rsidR="00822F5C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Notes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3AA9A01F" w14:textId="375950BE" w:rsidR="00FE6BF5" w:rsidRPr="00CF7E03" w:rsidRDefault="00ED41FF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specifically compare the climate change impacts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131" w:author="Nabera  Abhinandan" w:date="2024-12-06T12:54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shown </w:t>
        </w:r>
      </w:ins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del w:id="1132" w:author="Zhang, Zihao" w:date="2024-12-05T09:52:00Z">
        <w:r w:rsidR="00F95DEA" w:rsidRPr="00CF7E03" w:rsidDel="0019281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7a</w:delText>
        </w:r>
        <w:r w:rsidRPr="00CF7E03" w:rsidDel="0019281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1133" w:author="Zhang, Zihao" w:date="2024-12-05T09:52:00Z">
        <w:r w:rsidR="0019281E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6</w:t>
        </w:r>
        <w:r w:rsidR="0019281E" w:rsidRPr="00CF7E03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a</w:t>
        </w:r>
        <w:r w:rsidR="0019281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and production costs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02665">
        <w:rPr>
          <w:rFonts w:ascii="Arial" w:eastAsiaTheme="minorEastAsia" w:hAnsi="Arial" w:cs="Arial"/>
          <w:sz w:val="22"/>
          <w:szCs w:val="22"/>
          <w:lang w:eastAsia="zh-CN"/>
        </w:rPr>
        <w:t>excluding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capital expenditure)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del w:id="1134" w:author="Zhang, Zihao" w:date="2024-12-05T09:52:00Z">
        <w:r w:rsidR="00F95DEA" w:rsidRPr="00CF7E03" w:rsidDel="0019281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7b</w:delText>
        </w:r>
        <w:r w:rsidRPr="00CF7E03" w:rsidDel="0019281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1135" w:author="Zhang, Zihao" w:date="2024-12-05T09:52:00Z">
        <w:r w:rsidR="0019281E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6</w:t>
        </w:r>
        <w:r w:rsidR="0019281E" w:rsidRPr="00CF7E03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b</w:t>
        </w:r>
      </w:ins>
      <w:ins w:id="1136" w:author="Nabera  Abhinandan" w:date="2024-12-06T12:54:00Z">
        <w:r w:rsidR="00450840" w:rsidRPr="00450840">
          <w:rPr>
            <w:rFonts w:ascii="Arial" w:eastAsiaTheme="minorEastAsia" w:hAnsi="Arial" w:cs="Arial"/>
            <w:sz w:val="22"/>
            <w:szCs w:val="22"/>
            <w:lang w:eastAsia="zh-CN"/>
            <w:rPrChange w:id="1137" w:author="Nabera  Abhinandan" w:date="2024-12-06T12:55:00Z">
              <w:rPr>
                <w:rFonts w:ascii="Arial" w:eastAsiaTheme="minorEastAsia" w:hAnsi="Arial" w:cs="Arial"/>
                <w:b/>
                <w:sz w:val="22"/>
                <w:szCs w:val="22"/>
                <w:lang w:eastAsia="zh-CN"/>
              </w:rPr>
            </w:rPrChange>
          </w:rPr>
          <w:t>, both</w:t>
        </w:r>
      </w:ins>
      <w:ins w:id="1138" w:author="Zhang, Zihao" w:date="2024-12-05T09:52:00Z">
        <w:r w:rsidR="0019281E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associated with the production of one kilogram of C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</w:t>
      </w:r>
      <w:r w:rsidR="009736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different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processes: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3756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and plasma (both thermal and non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thermal). 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Table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="00F37072" w:rsidRP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139" w:author="Nabera  Abhinandan" w:date="2024-12-06T12:55:00Z">
        <w:r w:rsidR="002D6D48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>shows</w:delText>
        </w:r>
        <w:r w:rsidR="00EA598D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1140" w:author="Nabera  Abhinandan" w:date="2024-12-06T12:55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>provides</w:t>
        </w:r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EA598D">
        <w:rPr>
          <w:rFonts w:ascii="Arial" w:eastAsiaTheme="minorEastAsia" w:hAnsi="Arial" w:cs="Arial"/>
          <w:sz w:val="22"/>
          <w:szCs w:val="22"/>
          <w:lang w:eastAsia="zh-CN"/>
        </w:rPr>
        <w:t>the mass</w:t>
      </w:r>
      <w:r w:rsidR="00691128">
        <w:rPr>
          <w:rFonts w:ascii="Arial" w:eastAsiaTheme="minorEastAsia" w:hAnsi="Arial" w:cs="Arial"/>
          <w:sz w:val="22"/>
          <w:szCs w:val="22"/>
          <w:lang w:eastAsia="zh-CN"/>
        </w:rPr>
        <w:t xml:space="preserve"> and energy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balance, </w:t>
      </w:r>
      <w:r w:rsidR="00702D94" w:rsidRPr="002D14F3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 w:rsidR="00702D94"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2D94">
        <w:rPr>
          <w:rFonts w:ascii="Arial" w:eastAsiaTheme="minorEastAsia" w:hAnsi="Arial" w:cs="Arial"/>
          <w:sz w:val="22"/>
          <w:szCs w:val="22"/>
          <w:lang w:eastAsia="zh-CN"/>
        </w:rPr>
        <w:t xml:space="preserve">displays the life cycle inventories used for the environmental assessment,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8</w:t>
      </w:r>
      <w:r w:rsidR="00822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list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s the prices of feedstock and utilities used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6663F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estimat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production costs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all C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routes.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evaluated two scenarios for all production technologies: 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and green. For the </w:t>
      </w:r>
      <w:r w:rsidR="003E176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E176F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76F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process, we used coke (fossil) and biochar (green)</w:t>
      </w:r>
      <w:r w:rsidR="007844F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For the technologies utilizing methane as a feedstock in the fossil scenario (</w:t>
      </w:r>
      <w:r w:rsidR="004911AB">
        <w:rPr>
          <w:rFonts w:ascii="Arial" w:eastAsiaTheme="minorEastAsia" w:hAnsi="Arial" w:cs="Arial"/>
          <w:sz w:val="22"/>
          <w:szCs w:val="22"/>
          <w:lang w:eastAsia="zh-CN"/>
        </w:rPr>
        <w:t xml:space="preserve">PC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plasma routes), we replaced methane with biomethane in the green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scenario</w:t>
      </w:r>
      <w:r w:rsidR="002206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519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Furthermore, we conduct</w:t>
      </w:r>
      <w:r w:rsidR="007667C8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prospective </w:t>
      </w:r>
      <w:r w:rsidR="00E70969" w:rsidRPr="00CF7E03">
        <w:rPr>
          <w:rFonts w:ascii="Arial" w:eastAsiaTheme="minorEastAsia" w:hAnsi="Arial" w:cs="Arial"/>
          <w:sz w:val="22"/>
          <w:szCs w:val="22"/>
          <w:lang w:eastAsia="zh-CN"/>
        </w:rPr>
        <w:t>life cycle assessment (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LCA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evaluate the projected climate change impacts for the year 2050 under a decarbonized scenario.</w:t>
      </w:r>
    </w:p>
    <w:p w14:paraId="5743C939" w14:textId="7C3A1507" w:rsidR="009F62DE" w:rsidRPr="00CF7E03" w:rsidRDefault="008A7039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highest climate change impacts are observed in the </w:t>
      </w:r>
      <w:r w:rsidR="00CD165A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D165A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165A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production scenario (</w:t>
      </w:r>
      <w:r w:rsidR="00340B0A">
        <w:rPr>
          <w:rFonts w:ascii="Arial" w:eastAsiaTheme="minorEastAsia" w:hAnsi="Arial" w:cs="Arial"/>
          <w:sz w:val="22"/>
          <w:szCs w:val="22"/>
          <w:lang w:eastAsia="zh-CN"/>
        </w:rPr>
        <w:t>12.9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kg CO</w:t>
      </w:r>
      <w:r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its heavy reliance on coke and electricity </w:t>
      </w:r>
      <w:r w:rsidR="00303D66" w:rsidRPr="00CF7E03">
        <w:rPr>
          <w:rFonts w:ascii="Arial" w:eastAsiaTheme="minorEastAsia" w:hAnsi="Arial" w:cs="Arial"/>
          <w:sz w:val="22"/>
          <w:szCs w:val="22"/>
          <w:lang w:eastAsia="zh-CN"/>
        </w:rPr>
        <w:t>to produce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calcium carbide</w:t>
      </w:r>
      <w:r w:rsidR="00E75C1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141" w:author="Nabera  Abhinandan" w:date="2024-12-06T12:56:00Z">
        <w:r w:rsidR="00F0253C"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>in addition to</w:delText>
        </w:r>
      </w:del>
      <w:ins w:id="1142" w:author="Nabera  Abhinandan" w:date="2024-12-06T12:56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>as well as</w:t>
        </w:r>
      </w:ins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substantial direct emissions.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7746C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143" w:author="Nabera  Abhinandan" w:date="2024-12-06T12:56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route </w:t>
        </w:r>
      </w:ins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has the lowest emissions (7.8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utilizing methane as the primary feedstock and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resulting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much lower direct emissions compared to the </w:t>
      </w:r>
      <w:r w:rsidR="008C2AD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C2AD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scenario. Both plasma technologies </w:t>
      </w:r>
      <w:del w:id="1144" w:author="Nabera  Abhinandan" w:date="2024-12-06T12:57:00Z">
        <w:r w:rsidR="00C14722"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have </w:delText>
        </w:r>
      </w:del>
      <w:ins w:id="1145" w:author="Nabera  Abhinandan" w:date="2024-12-06T12:57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>exhibit</w:t>
        </w:r>
        <w:r w:rsidR="0045084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higher climate change impacts than the </w:t>
      </w:r>
      <w:r w:rsidR="001A610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primarily due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the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high electricity requirement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146" w:author="Nabera  Abhinandan" w:date="2024-12-06T12:57:00Z">
        <w:r w:rsidR="00C14722"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for </w:delText>
        </w:r>
      </w:del>
      <w:ins w:id="1147" w:author="Nabera  Abhinandan" w:date="2024-12-06T12:57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>of</w:t>
        </w:r>
        <w:r w:rsidR="0045084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these pathways.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emissions are significantly reduced across all green scenarios. Notably,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E4371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displays a negative climate change impact of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148" w:author="Nabera  Abhinandan" w:date="2024-12-06T12:55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br/>
        </w:r>
      </w:ins>
      <w:del w:id="1149" w:author="Nabera  Abhinandan" w:date="2024-12-06T12:55:00Z">
        <w:r w:rsidR="00ED01A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br/>
        </w:r>
      </w:del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–6.1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the utilization of biomethane feedstock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results in negative net contributions to the overall impacts (on a cradle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to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gate basis) due to the biogenic nature of the carbon.</w:t>
      </w:r>
      <w:r w:rsidR="00BA3524" w:rsidRPr="00BA3524">
        <w:rPr>
          <w:rFonts w:ascii="Arial" w:hAnsi="Arial" w:cs="Arial"/>
          <w:sz w:val="22"/>
          <w:vertAlign w:val="superscript"/>
        </w:rPr>
        <w:t>90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Similarly, the impacts for the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green </w:t>
      </w:r>
      <w:r w:rsidR="00CA43A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A43A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show a 75% </w:t>
      </w:r>
      <w:del w:id="1150" w:author="Nabera  Abhinandan" w:date="2024-12-06T12:57:00Z">
        <w:r w:rsidR="009F7E0A"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>decrease</w:delText>
        </w:r>
        <w:r w:rsidR="00C14722"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1151" w:author="Nabera  Abhinandan" w:date="2024-12-06T12:57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>reduction</w:t>
        </w:r>
        <w:r w:rsidR="0045084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due to </w:t>
      </w:r>
      <w:r w:rsidR="00B34C99" w:rsidRPr="00CF7E03">
        <w:rPr>
          <w:rFonts w:ascii="Arial" w:eastAsiaTheme="minorEastAsia" w:hAnsi="Arial" w:cs="Arial"/>
          <w:sz w:val="22"/>
          <w:szCs w:val="22"/>
          <w:lang w:eastAsia="zh-CN"/>
        </w:rPr>
        <w:t>the shift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coke to </w:t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>carbon</w:t>
      </w:r>
      <w:r w:rsidR="001F5308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negative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biochar.</w:t>
      </w:r>
      <w:r w:rsidR="00BA3524" w:rsidRPr="00BA3524">
        <w:rPr>
          <w:rFonts w:ascii="Arial" w:hAnsi="Arial" w:cs="Arial"/>
          <w:sz w:val="22"/>
          <w:vertAlign w:val="superscript"/>
        </w:rPr>
        <w:t>91</w:t>
      </w:r>
      <w:r w:rsidR="001D4A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contrast to the significant reductions observed in the </w:t>
      </w:r>
      <w:r w:rsidR="008E489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E489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4899" w:rsidRPr="008E489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routes, both plasma technologies show only a 45% decrease under the green scenario</w:t>
      </w:r>
      <w:ins w:id="1152" w:author="Nabera  Abhinandan" w:date="2024-12-06T12:58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</w:t>
      </w:r>
      <w:r w:rsidR="00C34F55" w:rsidRPr="00CF7E03">
        <w:rPr>
          <w:rFonts w:ascii="Arial" w:eastAsiaTheme="minorEastAsia" w:hAnsi="Arial" w:cs="Arial"/>
          <w:sz w:val="22"/>
          <w:szCs w:val="22"/>
          <w:lang w:eastAsia="zh-CN"/>
        </w:rPr>
        <w:t>their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heavy reliance on grid electricity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>, which is yet to be decarbonized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89D68EB" w14:textId="1958F344" w:rsidR="00EF71D6" w:rsidRDefault="00C54D04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a future decarbonized scenario projected for 2050, emissions are expected to </w:t>
      </w:r>
      <w:del w:id="1153" w:author="Nabera  Abhinandan" w:date="2024-12-06T12:58:00Z">
        <w:r w:rsidRPr="00CF7E03" w:rsidDel="0045084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significantly </w:delText>
        </w:r>
      </w:del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decrease</w:t>
      </w:r>
      <w:ins w:id="1154" w:author="Nabera  Abhinandan" w:date="2024-12-06T12:58:00Z">
        <w:r w:rsidR="00450840" w:rsidRPr="0045084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  <w:r w:rsidR="0045084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significantly</w:t>
        </w:r>
      </w:ins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primarily due to the adoption of a decarbonized electricity mix.</w:t>
      </w:r>
      <w:r w:rsidR="00BA3524" w:rsidRPr="00BA3524">
        <w:rPr>
          <w:rFonts w:ascii="Arial" w:hAnsi="Arial" w:cs="Arial"/>
          <w:sz w:val="22"/>
          <w:vertAlign w:val="superscript"/>
        </w:rPr>
        <w:t>92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he most optimistic scenario (1.5</w:t>
      </w:r>
      <w:r w:rsidRPr="00CF7E03"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°C – RCP 1.9)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is highlighted 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Fig</w:t>
      </w:r>
      <w:r w:rsidR="00ED01A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del w:id="1155" w:author="Zhang, Zihao" w:date="2024-12-05T09:52:00Z">
        <w:r w:rsidR="00ED01A3" w:rsidRPr="004241C5" w:rsidDel="0019281E">
          <w:rPr>
            <w:rFonts w:ascii="Arial" w:eastAsiaTheme="minorEastAsia" w:hAnsi="Arial" w:cs="Arial"/>
            <w:b/>
            <w:sz w:val="22"/>
            <w:szCs w:val="22"/>
            <w:lang w:eastAsia="zh-CN"/>
          </w:rPr>
          <w:delText>7a</w:delText>
        </w:r>
        <w:r w:rsidR="00ED01A3" w:rsidRPr="001017A8" w:rsidDel="0019281E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1156" w:author="Zhang, Zihao" w:date="2024-12-05T09:52:00Z">
        <w:r w:rsidR="0019281E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6</w:t>
        </w:r>
        <w:r w:rsidR="0019281E" w:rsidRPr="004241C5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a</w:t>
        </w:r>
        <w:r w:rsidR="0019281E" w:rsidRPr="001017A8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ED01A3" w:rsidRPr="001017A8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purple scatter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93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E3204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E3204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demonstrate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63%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reduction </w:t>
      </w:r>
      <w:ins w:id="1157" w:author="Nabera  Abhinandan" w:date="2024-12-06T12:59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in emissions </w:t>
        </w:r>
      </w:ins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current impacts under the fossil scenario</w:t>
      </w:r>
      <w:ins w:id="1158" w:author="Nabera  Abhinandan" w:date="2024-12-06T12:59:00Z">
        <w:r w:rsidR="00450840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283%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reduction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under the green scenario. Similar reductions are observed across all production routes. 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t>These results underscore the potential of a decarbonized grid to mitigate climate change impacts, even in fossil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production methods, and especially in the green scenario, as biochar also uses decarbonized electricity compared to the current scenario.</w:t>
      </w:r>
    </w:p>
    <w:p w14:paraId="048A1BC2" w14:textId="633B1600" w:rsidR="00971EE2" w:rsidRDefault="004C7F8B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costs within the fossil scenarios, the </w:t>
      </w:r>
      <w:r w:rsidR="005576E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576E7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has the lowest cost (1.2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), primarily driven by electricity. The </w:t>
      </w:r>
      <w:r w:rsidR="00100C0A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is more expensive </w:t>
      </w:r>
      <w:r w:rsidR="003D47CD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(2.0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largely due to methane costs. </w:t>
      </w:r>
      <w:r w:rsidR="00F61C38">
        <w:rPr>
          <w:rFonts w:ascii="Arial" w:eastAsiaTheme="minorEastAsia" w:hAnsi="Arial" w:cs="Arial"/>
          <w:sz w:val="22"/>
          <w:szCs w:val="22"/>
          <w:lang w:eastAsia="zh-CN"/>
        </w:rPr>
        <w:t>Similarly, bo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th plasma routes have </w:t>
      </w:r>
      <w:del w:id="1159" w:author="Nabera  Abhinandan" w:date="2024-12-06T13:00:00Z">
        <w:r w:rsidR="00864B8A" w:rsidDel="00BB2952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similar </w:delText>
        </w:r>
      </w:del>
      <w:ins w:id="1160" w:author="Nabera  Abhinandan" w:date="2024-12-06T13:01:00Z">
        <w:r w:rsidR="00BB2952">
          <w:rPr>
            <w:rFonts w:ascii="Arial" w:eastAsiaTheme="minorEastAsia" w:hAnsi="Arial" w:cs="Arial"/>
            <w:sz w:val="22"/>
            <w:szCs w:val="22"/>
            <w:lang w:eastAsia="zh-CN"/>
          </w:rPr>
          <w:t>comparable</w:t>
        </w:r>
      </w:ins>
      <w:ins w:id="1161" w:author="Nabera  Abhinandan" w:date="2024-12-06T13:00:00Z">
        <w:r w:rsidR="00BB2952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864B8A">
        <w:rPr>
          <w:rFonts w:ascii="Arial" w:eastAsiaTheme="minorEastAsia" w:hAnsi="Arial" w:cs="Arial"/>
          <w:sz w:val="22"/>
          <w:szCs w:val="22"/>
          <w:lang w:eastAsia="zh-CN"/>
        </w:rPr>
        <w:t>costs, averaging 1.7 USD kg</w:t>
      </w:r>
      <w:r w:rsidR="00864B8A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predominantly due to electricity. In the green scenario, the </w:t>
      </w:r>
      <w:r w:rsidR="002B3C4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B3C4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B14E2B">
        <w:rPr>
          <w:rFonts w:ascii="Arial" w:eastAsiaTheme="minorEastAsia" w:hAnsi="Arial" w:cs="Arial"/>
          <w:sz w:val="22"/>
          <w:szCs w:val="22"/>
          <w:lang w:eastAsia="zh-CN"/>
        </w:rPr>
        <w:t xml:space="preserve">remains 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the most economical, with a 32% increase in costs due to the slightly higher cost of biochar compared to coke. The green </w:t>
      </w:r>
      <w:r w:rsidR="008C311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scenario </w:t>
      </w:r>
      <w:r w:rsidR="006E11C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the most expensive route, with a 340% increase in costs, driven by the substantial cost of biomethane (five times more expensive than methane). Similarly, plasma routes show at least a 110% increase in costs.</w:t>
      </w:r>
    </w:p>
    <w:p w14:paraId="64E9DF24" w14:textId="1C038E22" w:rsidR="008617EF" w:rsidRDefault="00350165" w:rsidP="009C0DC9">
      <w:pPr>
        <w:pStyle w:val="ListParagraph"/>
        <w:snapToGrid w:val="0"/>
        <w:spacing w:line="360" w:lineRule="auto"/>
        <w:ind w:left="0" w:firstLine="446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n the short term, the focus should be on optimizing the existing </w:t>
      </w:r>
      <w:r w:rsidR="00540B1D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40B1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by transitioning from coke to a blend of coke and biochar, ensuring stable </w:t>
      </w:r>
      <w:ins w:id="1162" w:author="Nabera  Abhinandan" w:date="2024-12-06T13:02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biochar </w:t>
        </w:r>
      </w:ins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supply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chains </w:t>
      </w:r>
      <w:del w:id="1163" w:author="Nabera  Abhinandan" w:date="2024-12-06T13:02:00Z">
        <w:r w:rsidR="00595AEE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of biochar </w:delText>
        </w:r>
      </w:del>
      <w:r w:rsidR="00595AEE">
        <w:rPr>
          <w:rFonts w:ascii="Arial" w:eastAsiaTheme="minorEastAsia" w:hAnsi="Arial" w:cs="Arial"/>
          <w:sz w:val="22"/>
          <w:szCs w:val="22"/>
          <w:lang w:eastAsia="zh-CN"/>
        </w:rPr>
        <w:t>to main</w:t>
      </w:r>
      <w:r w:rsidR="00FE206A">
        <w:rPr>
          <w:rFonts w:ascii="Arial" w:eastAsiaTheme="minorEastAsia" w:hAnsi="Arial" w:cs="Arial"/>
          <w:sz w:val="22"/>
          <w:szCs w:val="22"/>
          <w:lang w:eastAsia="zh-CN"/>
        </w:rPr>
        <w:t>tain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cost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effectiveness.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he lower costs of biochar and its </w:t>
      </w:r>
      <w:del w:id="1164" w:author="Nabera  Abhinandan" w:date="2024-12-06T13:02:00Z">
        <w:r w:rsidR="00595AEE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excellent </w:delText>
        </w:r>
      </w:del>
      <w:ins w:id="1165" w:author="Nabera  Abhinandan" w:date="2024-12-06T13:02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significant</w:t>
        </w:r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reduction in climate change impacts make the green </w:t>
      </w:r>
      <w:r w:rsidR="00DB121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DB121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route the most favorable option </w:t>
      </w:r>
      <w:r w:rsidR="00D3459B">
        <w:rPr>
          <w:rFonts w:ascii="Arial" w:eastAsiaTheme="minorEastAsia" w:hAnsi="Arial" w:cs="Arial"/>
          <w:sz w:val="22"/>
          <w:szCs w:val="22"/>
          <w:lang w:eastAsia="zh-CN"/>
        </w:rPr>
        <w:t>for producing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. In the long term, transitioning to renewable sources and </w:t>
      </w:r>
      <w:r w:rsidR="003132C6" w:rsidRPr="00685B8B">
        <w:rPr>
          <w:rFonts w:ascii="Arial" w:eastAsiaTheme="minorEastAsia" w:hAnsi="Arial" w:cs="Arial"/>
          <w:sz w:val="22"/>
          <w:szCs w:val="22"/>
          <w:lang w:eastAsia="zh-CN"/>
        </w:rPr>
        <w:t xml:space="preserve">engaging </w:t>
      </w:r>
      <w:r w:rsidR="00595AEE" w:rsidRPr="00685B8B">
        <w:rPr>
          <w:rFonts w:ascii="Arial" w:eastAsiaTheme="minorEastAsia" w:hAnsi="Arial" w:cs="Arial"/>
          <w:sz w:val="22"/>
          <w:szCs w:val="22"/>
          <w:lang w:eastAsia="zh-CN"/>
        </w:rPr>
        <w:t>in grid decarbonization initiatives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for electricity will further reduce </w:t>
      </w:r>
      <w:r w:rsidR="00CC616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climate change impacts 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at lower costs.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Moreover, </w:t>
      </w:r>
      <w:del w:id="1166" w:author="Nabera  Abhinandan" w:date="2024-12-06T13:02:00Z">
        <w:r w:rsidR="0067307F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lowering </w:delText>
        </w:r>
      </w:del>
      <w:ins w:id="1167" w:author="Nabera  Abhinandan" w:date="2024-12-06T13:02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reducing</w:t>
        </w:r>
        <w:r w:rsidR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r w:rsidR="0067307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energy consumption in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plasma processes will be key in the future.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Comprehensive analysis is essential </w:t>
      </w:r>
      <w:r w:rsidR="00442F1E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engaging with stakeholders and advocating for policies </w:t>
      </w:r>
      <w:del w:id="1168" w:author="Nabera  Abhinandan" w:date="2024-12-06T13:02:00Z">
        <w:r w:rsidR="00595AEE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to </w:delText>
        </w:r>
      </w:del>
      <w:ins w:id="1169" w:author="Nabera  Abhinandan" w:date="2024-12-06T13:02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that</w:t>
        </w:r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steer</w:t>
      </w:r>
      <w:r w:rsidR="005C14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the chemical industry </w:t>
      </w:r>
      <w:r w:rsidR="00480EA7">
        <w:rPr>
          <w:rFonts w:ascii="Arial" w:eastAsiaTheme="minorEastAsia" w:hAnsi="Arial" w:cs="Arial"/>
          <w:sz w:val="22"/>
          <w:szCs w:val="22"/>
          <w:lang w:eastAsia="zh-CN"/>
        </w:rPr>
        <w:t>toward</w:t>
      </w:r>
      <w:del w:id="1170" w:author="Nabera  Abhinandan" w:date="2024-12-06T13:02:00Z">
        <w:r w:rsidR="00480EA7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</w:del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and economically viable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2FE513A" w14:textId="11D6A2C3" w:rsidR="0087731C" w:rsidRPr="00736557" w:rsidRDefault="0087731C" w:rsidP="00213CA5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del w:id="1171" w:author="Zhang, Zihao" w:date="2024-12-05T09:39:00Z">
        <w:r w:rsidRPr="00736557" w:rsidDel="006503FC">
          <w:rPr>
            <w:rFonts w:ascii="Arial" w:hAnsi="Arial" w:cs="Arial"/>
            <w:b/>
            <w:sz w:val="22"/>
            <w:szCs w:val="22"/>
          </w:rPr>
          <w:delText>Perspective and o</w:delText>
        </w:r>
      </w:del>
      <w:ins w:id="1172" w:author="Zhang, Zihao" w:date="2024-12-05T09:39:00Z">
        <w:r w:rsidR="006503FC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O</w:t>
        </w:r>
      </w:ins>
      <w:r w:rsidRPr="00736557">
        <w:rPr>
          <w:rFonts w:ascii="Arial" w:hAnsi="Arial" w:cs="Arial"/>
          <w:b/>
          <w:sz w:val="22"/>
          <w:szCs w:val="22"/>
        </w:rPr>
        <w:t>utlook</w:t>
      </w:r>
    </w:p>
    <w:p w14:paraId="586E1FFD" w14:textId="340DA5FF" w:rsidR="00F23B1B" w:rsidRDefault="00E8545B" w:rsidP="006F5BC0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173" w:name="_Hlk166062738"/>
      <w:r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ransitioning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from </w:t>
      </w:r>
      <w:r w:rsidR="00991745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chemical industry is a 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trend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presents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>an opportunity to revitalize the acetylene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achieve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this,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increased focus on both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and</w:t>
      </w:r>
      <w:r w:rsidRPr="00E8545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chemistry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is essential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For production, </w:t>
      </w:r>
      <w:r w:rsidR="00B8737C">
        <w:rPr>
          <w:rFonts w:ascii="Arial" w:eastAsiaTheme="minorEastAsia" w:hAnsi="Arial" w:cs="Arial"/>
          <w:sz w:val="22"/>
          <w:szCs w:val="22"/>
          <w:lang w:eastAsia="zh-CN"/>
        </w:rPr>
        <w:t>we consider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two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main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strategies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integrating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mature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with renewable carbon sources</w:t>
      </w:r>
      <w:del w:id="1174" w:author="Zhang, Zihao" w:date="2024-12-05T14:48:00Z">
        <w:r w:rsidR="005E6E60" w:rsidRPr="00F84711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1175" w:author="Zhang, Zihao" w:date="2024-12-05T14:48:00Z">
        <w:r w:rsidR="006331F3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(biochar or biomethane) </w:t>
        </w:r>
      </w:ins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decarbonized 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to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</w:t>
      </w:r>
      <w:r w:rsidR="00C55618" w:rsidRPr="00F84711">
        <w:rPr>
          <w:rFonts w:ascii="Arial" w:eastAsiaTheme="minorEastAsia" w:hAnsi="Arial" w:cs="Arial"/>
          <w:sz w:val="22"/>
          <w:szCs w:val="22"/>
          <w:lang w:eastAsia="zh-CN"/>
        </w:rPr>
        <w:t>footprint</w:t>
      </w:r>
      <w:r w:rsidR="006517E4">
        <w:rPr>
          <w:rFonts w:ascii="Arial" w:eastAsiaTheme="minorEastAsia" w:hAnsi="Arial" w:cs="Arial" w:hint="eastAsia"/>
          <w:sz w:val="22"/>
          <w:szCs w:val="22"/>
          <w:lang w:eastAsia="zh-CN"/>
        </w:rPr>
        <w:t>, and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>explor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emerging technologies</w:t>
      </w:r>
      <w:r w:rsidR="005216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633F0">
        <w:rPr>
          <w:rFonts w:ascii="Arial" w:eastAsiaTheme="minorEastAsia" w:hAnsi="Arial" w:cs="Arial" w:hint="eastAsia"/>
          <w:sz w:val="22"/>
          <w:szCs w:val="22"/>
          <w:lang w:eastAsia="zh-CN"/>
        </w:rPr>
        <w:t>improve</w:t>
      </w:r>
      <w:r w:rsidR="005633F0" w:rsidRPr="00357B96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yield and energy </w:t>
      </w:r>
      <w:r w:rsidR="00357B96">
        <w:rPr>
          <w:rFonts w:ascii="Arial" w:eastAsiaTheme="minorEastAsia" w:hAnsi="Arial" w:cs="Arial"/>
          <w:sz w:val="22"/>
          <w:szCs w:val="22"/>
          <w:lang w:eastAsia="zh-CN"/>
        </w:rPr>
        <w:t>efficiency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del w:id="1176" w:author="Zhang, Zihao" w:date="2024-12-05T14:48:00Z">
        <w:r w:rsidR="00F07306" w:rsidDel="00633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CC7B69" w:rsidRPr="00CF7E03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>In</w:delText>
        </w:r>
        <w:r w:rsidR="00F0675B" w:rsidDel="00633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tegrating </w:delText>
        </w:r>
        <w:r w:rsidR="00146B36" w:rsidRPr="00146B36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>renewable</w:delText>
        </w:r>
        <w:r w:rsidR="00146B36" w:rsidDel="00633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CC7B69" w:rsidRPr="00CF7E03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carbon feedstocks (biochar or </w:delText>
        </w:r>
        <w:r w:rsidR="00393AEB" w:rsidRPr="00CF7E03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>biomethane</w:delText>
        </w:r>
        <w:r w:rsidR="00CC7B69" w:rsidRPr="00CF7E03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) and </w:delText>
        </w:r>
        <w:r w:rsidR="00393AEB" w:rsidRPr="00CF7E03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decarbonized </w:delText>
        </w:r>
        <w:r w:rsidR="00CC7B69" w:rsidRPr="00CF7E03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electricity </w:delText>
        </w:r>
        <w:r w:rsidR="00563BA9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>with</w:delText>
        </w:r>
        <w:r w:rsidR="00563BA9" w:rsidDel="00633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mature technologies </w:delText>
        </w:r>
        <w:r w:rsidR="00CC7B69" w:rsidRPr="00CF7E03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can </w:delText>
        </w:r>
        <w:r w:rsidR="00981A75" w:rsidDel="00633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efficiently</w:delText>
        </w:r>
        <w:r w:rsidR="00062BC2" w:rsidDel="00633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F0675B" w:rsidDel="006331F3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reduce</w:delText>
        </w:r>
        <w:r w:rsidR="00CC7B69" w:rsidRPr="00CF7E03" w:rsidDel="006331F3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the carbon footprint,</w:delText>
        </w:r>
      </w:del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del w:id="1177" w:author="Zhang, Zihao" w:date="2024-12-05T14:49:00Z">
        <w:r w:rsidR="00062BC2" w:rsidDel="00361E1C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but it also</w:delText>
        </w:r>
        <w:r w:rsidR="00CC7B69" w:rsidRPr="00CF7E03" w:rsidDel="00361E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increase</w:delText>
        </w:r>
        <w:r w:rsidR="00062BC2" w:rsidDel="00361E1C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</w:delText>
        </w:r>
        <w:r w:rsidR="00CC7B69" w:rsidRPr="00CF7E03" w:rsidDel="00361E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 cost</w:delText>
        </w:r>
        <w:r w:rsidR="00DE3B1D" w:rsidRPr="00CF7E03" w:rsidDel="00361E1C">
          <w:rPr>
            <w:rFonts w:ascii="Arial" w:eastAsiaTheme="minorEastAsia" w:hAnsi="Arial" w:cs="Arial"/>
            <w:sz w:val="22"/>
            <w:szCs w:val="22"/>
            <w:lang w:eastAsia="zh-CN"/>
          </w:rPr>
          <w:delText>s</w:delText>
        </w:r>
        <w:r w:rsidR="00CC7B69" w:rsidRPr="00CF7E03" w:rsidDel="00361E1C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Replacing natural gas with more expensive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not suitable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it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requires</w:t>
      </w:r>
      <w:r w:rsidR="00C543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nearly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times more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than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>plasma technolog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9D186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Consequently, biochar-based CaC</w:t>
      </w:r>
      <w:r w:rsidR="00D62B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63D58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BB4F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plasma routes 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are expected to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become more prominent</w:t>
      </w:r>
      <w:ins w:id="1178" w:author="Nabera  Abhinandan" w:date="2024-12-06T13:04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.</w:t>
        </w:r>
      </w:ins>
      <w:del w:id="1179" w:author="Nabera  Abhinandan" w:date="2024-12-06T13:04:00Z">
        <w:r w:rsidR="00C543E3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</w:delText>
        </w:r>
      </w:del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del w:id="1180" w:author="Nabera  Abhinandan" w:date="2024-12-06T13:04:00Z">
        <w:r w:rsidR="00C543E3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with t</w:delText>
        </w:r>
      </w:del>
      <w:ins w:id="1181" w:author="Nabera  Abhinandan" w:date="2024-12-06T13:04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T</w:t>
        </w:r>
      </w:ins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heir</w:t>
      </w:r>
      <w:r w:rsidR="00F23B1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</w:t>
      </w:r>
      <w:ins w:id="1182" w:author="Nabera  Abhinandan" w:date="2024-12-06T13:04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will </w:t>
        </w:r>
      </w:ins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epend</w:t>
      </w:r>
      <w:del w:id="1183" w:author="Nabera  Abhinandan" w:date="2024-12-06T13:04:00Z">
        <w:r w:rsidR="00C543E3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ent</w:delText>
        </w:r>
      </w:del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on the availability and cost of biochar and biomethane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del w:id="1184" w:author="Nabera  Abhinandan" w:date="2024-12-06T13:04:00Z">
        <w:r w:rsidR="008679FE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>for which</w:delText>
        </w:r>
      </w:del>
      <w:ins w:id="1185" w:author="Nabera  Abhinandan" w:date="2024-12-06T13:04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with</w:t>
        </w:r>
      </w:ins>
      <w:r w:rsidR="008679FE">
        <w:rPr>
          <w:rFonts w:ascii="Arial" w:eastAsiaTheme="minorEastAsia" w:hAnsi="Arial" w:cs="Arial"/>
          <w:sz w:val="22"/>
          <w:szCs w:val="22"/>
          <w:lang w:eastAsia="zh-CN"/>
        </w:rPr>
        <w:t xml:space="preserve"> competitive uses </w:t>
      </w:r>
      <w:ins w:id="1186" w:author="Nabera  Abhinandan" w:date="2024-12-06T13:04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emerging </w:t>
        </w:r>
      </w:ins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(e.g., </w:t>
      </w:r>
      <w:r w:rsidR="00174381">
        <w:rPr>
          <w:rFonts w:ascii="Arial" w:eastAsiaTheme="minorEastAsia" w:hAnsi="Arial" w:cs="Arial"/>
          <w:sz w:val="22"/>
          <w:szCs w:val="22"/>
          <w:lang w:eastAsia="zh-CN"/>
        </w:rPr>
        <w:t xml:space="preserve">biochar for carbon removal and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del w:id="1187" w:author="Nabera  Abhinandan" w:date="2024-12-06T13:04:00Z">
        <w:r w:rsidR="00C36B32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to </w:delText>
        </w:r>
      </w:del>
      <w:ins w:id="1188" w:author="Nabera  Abhinandan" w:date="2024-12-06T13:04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for</w:t>
        </w:r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C36B32">
        <w:rPr>
          <w:rFonts w:ascii="Arial" w:eastAsiaTheme="minorEastAsia" w:hAnsi="Arial" w:cs="Arial"/>
          <w:sz w:val="22"/>
          <w:szCs w:val="22"/>
          <w:lang w:eastAsia="zh-CN"/>
        </w:rPr>
        <w:t>defossiliz</w:t>
      </w:r>
      <w:ins w:id="1189" w:author="Nabera  Abhinandan" w:date="2024-12-06T13:04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ing</w:t>
        </w:r>
      </w:ins>
      <w:del w:id="1190" w:author="Nabera  Abhinandan" w:date="2024-12-06T13:04:00Z">
        <w:r w:rsidR="00C36B32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>e</w:delText>
        </w:r>
      </w:del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 industrial heating)</w:t>
      </w:r>
      <w:del w:id="1191" w:author="Nabera  Abhinandan" w:date="2024-12-06T13:05:00Z">
        <w:r w:rsidR="00C36B32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will emerge</w:delText>
        </w:r>
      </w:del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839D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Given the explosive potential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on-site generation for </w:t>
      </w:r>
      <w:ins w:id="1192" w:author="Zhang, Zihao" w:date="2024-12-05T14:52:00Z">
        <w:r w:rsidR="00361E1C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downstream </w:t>
        </w:r>
      </w:ins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applications is advantageous.</w:t>
      </w:r>
      <w:r w:rsidR="00773E4B" w:rsidRPr="00BA3524">
        <w:rPr>
          <w:rFonts w:ascii="Arial" w:hAnsi="Arial" w:cs="Arial"/>
          <w:sz w:val="22"/>
          <w:vertAlign w:val="superscript"/>
        </w:rPr>
        <w:t>32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he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offers a significant advantage by eliminating the risk of explosion through the transport of solid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, positioning the biochar-based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favorably for the future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484F050F" w14:textId="5068720C" w:rsidR="00BA6A5E" w:rsidRPr="00BD6E79" w:rsidDel="0013468A" w:rsidRDefault="008D31D4">
      <w:pPr>
        <w:pStyle w:val="ListParagraph"/>
        <w:spacing w:line="360" w:lineRule="auto"/>
        <w:ind w:left="0" w:firstLine="504"/>
        <w:jc w:val="both"/>
        <w:rPr>
          <w:del w:id="1193" w:author="Zhang, Zihao" w:date="2024-12-05T15:07:00Z"/>
          <w:rFonts w:ascii="Arial" w:eastAsiaTheme="minorEastAsia" w:hAnsi="Arial" w:cs="Arial"/>
          <w:sz w:val="22"/>
          <w:szCs w:val="22"/>
          <w:lang w:eastAsia="zh-CN"/>
        </w:rPr>
      </w:pPr>
      <w:r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E</w:t>
      </w:r>
      <w:r w:rsidR="00291F78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merging technologies, such as non</w:t>
      </w:r>
      <w:r w:rsidR="00291F78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  <w:t>thermal plasma</w:t>
      </w:r>
      <w:r w:rsidR="00A103FD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and</w:t>
      </w:r>
      <w:r w:rsidR="00291F78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A5207C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thermal </w:t>
      </w:r>
      <w:r w:rsidR="00A5207C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pyrolysis</w:t>
      </w:r>
      <w:r w:rsidR="00A5207C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(TP)</w:t>
      </w:r>
      <w:r w:rsidR="00291F78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, face commercialization challenges </w:t>
      </w:r>
      <w:r w:rsidR="00291F78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that require advancements in reactor</w:t>
      </w:r>
      <w:r w:rsidR="00A17F6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291F78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design, catalyst development, and </w:t>
      </w:r>
      <w:r w:rsidR="002D5970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a deeper understanding of </w:t>
      </w:r>
      <w:r w:rsidR="00291F78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reaction mechanism</w:t>
      </w:r>
      <w:r w:rsidR="00117F8D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s</w:t>
      </w:r>
      <w:r w:rsidR="00291F78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. </w:t>
      </w:r>
      <w:ins w:id="1194" w:author="Zhang, Zihao" w:date="2024-12-05T14:53:00Z">
        <w:del w:id="1195" w:author="Nabera  Abhinandan" w:date="2024-12-06T13:05:00Z">
          <w:r w:rsidR="0067605D" w:rsidDel="004E3F95">
            <w:rPr>
              <w:rFonts w:ascii="Arial" w:eastAsiaTheme="minorEastAsia" w:hAnsi="Arial" w:cs="Arial" w:hint="eastAsia"/>
              <w:sz w:val="22"/>
              <w:szCs w:val="22"/>
              <w:highlight w:val="yellow"/>
              <w:lang w:eastAsia="zh-CN"/>
            </w:rPr>
            <w:delText>(</w:delText>
          </w:r>
        </w:del>
        <w:r w:rsidR="0067605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t>Catalytic</w:t>
        </w:r>
        <w:del w:id="1196" w:author="Nabera  Abhinandan" w:date="2024-12-06T13:06:00Z">
          <w:r w:rsidR="0067605D" w:rsidDel="004E3F95">
            <w:rPr>
              <w:rFonts w:ascii="Arial" w:eastAsiaTheme="minorEastAsia" w:hAnsi="Arial" w:cs="Arial" w:hint="eastAsia"/>
              <w:sz w:val="22"/>
              <w:szCs w:val="22"/>
              <w:highlight w:val="yellow"/>
              <w:lang w:eastAsia="zh-CN"/>
            </w:rPr>
            <w:delText>)</w:delText>
          </w:r>
        </w:del>
        <w:r w:rsidR="0067605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t xml:space="preserve"> n</w:t>
        </w:r>
      </w:ins>
      <w:del w:id="1197" w:author="Zhang, Zihao" w:date="2024-12-05T14:53:00Z">
        <w:r w:rsidR="00294A04" w:rsidRPr="000876E0" w:rsidDel="0067605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>N</w:delText>
        </w:r>
      </w:del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on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noBreakHyphen/>
        <w:t xml:space="preserve">thermal plasma </w:t>
      </w:r>
      <w:r w:rsidR="004D42EA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technologies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del w:id="1198" w:author="Nabera  Abhinandan" w:date="2024-12-06T13:06:00Z">
        <w:r w:rsidR="004E2677" w:rsidRPr="000876E0" w:rsidDel="004E3F95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>show</w:delText>
        </w:r>
        <w:r w:rsidR="00BA6A5E" w:rsidRPr="000876E0" w:rsidDel="004E3F95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 xml:space="preserve"> </w:delText>
        </w:r>
      </w:del>
      <w:ins w:id="1199" w:author="Nabera  Abhinandan" w:date="2024-12-06T13:06:00Z">
        <w:r w:rsidR="004E3F95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t>demonstrate</w:t>
        </w:r>
        <w:r w:rsidR="004E3F95" w:rsidRPr="000876E0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t xml:space="preserve"> </w:t>
        </w:r>
      </w:ins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performance close to commercial thermal plasma</w:t>
      </w:r>
      <w:r w:rsidR="00AB4A94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but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typically require </w:t>
      </w:r>
      <w:r w:rsidR="00117F8D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higher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energy 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input an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d </w:t>
      </w:r>
      <w:r w:rsidR="00117F8D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more 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complex equipment.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5B08B5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While c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atalyst</w:t>
      </w:r>
      <w:r w:rsidR="005B08B5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s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can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5B08B5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favor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C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production,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the</w:t>
      </w:r>
      <w:ins w:id="1200" w:author="Nabera  Abhinandan" w:date="2024-12-06T13:06:00Z">
        <w:r w:rsidR="004E3F95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t>ir</w:t>
        </w:r>
      </w:ins>
      <w:ins w:id="1201" w:author="Zhang, Zihao" w:date="2024-12-05T14:54:00Z">
        <w:r w:rsidR="009C0278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t xml:space="preserve"> use </w:t>
        </w:r>
        <w:del w:id="1202" w:author="Nabera  Abhinandan" w:date="2024-12-06T13:06:00Z">
          <w:r w:rsidR="009C0278" w:rsidDel="004E3F95">
            <w:rPr>
              <w:rFonts w:ascii="Arial" w:eastAsiaTheme="minorEastAsia" w:hAnsi="Arial" w:cs="Arial" w:hint="eastAsia"/>
              <w:sz w:val="22"/>
              <w:szCs w:val="22"/>
              <w:highlight w:val="yellow"/>
              <w:lang w:eastAsia="zh-CN"/>
            </w:rPr>
            <w:delText xml:space="preserve">of catalysts </w:delText>
          </w:r>
        </w:del>
        <w:r w:rsidR="009C0278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t xml:space="preserve">does not appear to reduce energy </w:t>
        </w:r>
        <w:r w:rsidR="009C0278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t>requirements</w:t>
        </w:r>
      </w:ins>
      <w:ins w:id="1203" w:author="Nabera  Abhinandan" w:date="2024-12-06T13:06:00Z">
        <w:r w:rsidR="004E3F95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t>,</w:t>
        </w:r>
      </w:ins>
      <w:ins w:id="1204" w:author="Zhang, Zihao" w:date="2024-12-05T14:55:00Z">
        <w:r w:rsidR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t xml:space="preserve"> and </w:t>
        </w:r>
        <w:r w:rsidR="006E00DD" w:rsidRPr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t>the design of catalytic plasma reactors</w:t>
        </w:r>
        <w:r w:rsidR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t xml:space="preserve"> </w:t>
        </w:r>
        <w:r w:rsidR="006E00DD" w:rsidRPr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t>remains complex and insufficiently explored</w:t>
        </w:r>
      </w:ins>
      <w:del w:id="1205" w:author="Zhang, Zihao" w:date="2024-12-05T14:54:00Z">
        <w:r w:rsidR="00BA6A5E" w:rsidRPr="000876E0" w:rsidDel="009C0278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 </w:delText>
        </w:r>
        <w:r w:rsidR="0089632D" w:rsidRPr="000876E0" w:rsidDel="009C0278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catalytic and </w:delText>
        </w:r>
        <w:r w:rsidR="0089632D" w:rsidRPr="000876E0" w:rsidDel="009C0278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>plasma</w:delText>
        </w:r>
        <w:r w:rsidR="0089632D" w:rsidRPr="000876E0" w:rsidDel="009C0278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noBreakHyphen/>
          <w:delText xml:space="preserve">assisted </w:delText>
        </w:r>
        <w:r w:rsidR="00BA6A5E" w:rsidRPr="000876E0" w:rsidDel="009C0278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>mechanism</w:delText>
        </w:r>
        <w:r w:rsidR="0005195B" w:rsidRPr="000876E0" w:rsidDel="009C0278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>s</w:delText>
        </w:r>
        <w:r w:rsidR="0089632D" w:rsidRPr="000876E0" w:rsidDel="009C0278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 </w:delText>
        </w:r>
        <w:r w:rsidR="0005195B" w:rsidRPr="000876E0" w:rsidDel="009C0278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>are still not well understood</w:delText>
        </w:r>
      </w:del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.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F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uture research should </w:t>
      </w:r>
      <w:r w:rsidR="00F851A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aim to 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improv</w:t>
      </w:r>
      <w:r w:rsidR="00F851A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e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C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yield, energy efficiency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,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and 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equipment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life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span</w:t>
      </w:r>
      <w:r w:rsidR="00BA6A5E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, </w:t>
      </w:r>
      <w:r w:rsidR="00F851A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with the goal of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reduc</w:t>
      </w:r>
      <w:r w:rsidR="00F851A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ing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energy requirement</w:t>
      </w:r>
      <w:r w:rsidR="00AB4A94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s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to the theoretical limit </w:t>
      </w:r>
      <w:r w:rsidR="004E2677" w:rsidRPr="000876E0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of 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4.0 kWh kg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vertAlign w:val="superscript"/>
          <w:lang w:eastAsia="zh-CN"/>
        </w:rPr>
        <w:t>–1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 C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H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vertAlign w:val="subscript"/>
          <w:lang w:eastAsia="zh-CN"/>
        </w:rPr>
        <w:t>2</w:t>
      </w:r>
      <w:r w:rsidR="00BA6A5E" w:rsidRPr="000876E0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. </w:t>
      </w:r>
      <w:del w:id="1206" w:author="Zhang, Zihao" w:date="2024-12-05T14:56:00Z">
        <w:r w:rsidR="004E267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Cold plasma </w:delText>
        </w:r>
        <w:r w:rsidR="00F851A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offers advantages by preventing </w:delText>
        </w:r>
        <w:r w:rsidR="004E2677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>C</w:delText>
        </w:r>
        <w:r w:rsidR="004E2677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vertAlign w:val="subscript"/>
            <w:lang w:eastAsia="zh-CN"/>
          </w:rPr>
          <w:delText>2</w:delText>
        </w:r>
        <w:r w:rsidR="004E2677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>H</w:delText>
        </w:r>
        <w:r w:rsidR="004E2677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vertAlign w:val="subscript"/>
            <w:lang w:eastAsia="zh-CN"/>
          </w:rPr>
          <w:delText>2</w:delText>
        </w:r>
        <w:r w:rsidR="004E2677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 xml:space="preserve"> decomposition </w:delText>
        </w:r>
        <w:r w:rsidR="004E267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and </w:delText>
        </w:r>
        <w:r w:rsidR="00F851A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eliminating </w:delText>
        </w:r>
        <w:r w:rsidR="004E2677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>costly cooling processes</w:delText>
        </w:r>
        <w:r w:rsidR="004E267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, </w:delText>
        </w:r>
        <w:r w:rsidR="00F851A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while </w:delText>
        </w:r>
        <w:r w:rsidR="004E267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>w</w:delText>
        </w:r>
        <w:r w:rsidR="00BA6A5E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 xml:space="preserve">arm plasma </w:delText>
        </w:r>
        <w:r w:rsidR="00F851A7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>usually</w:delText>
        </w:r>
        <w:r w:rsidR="00F851A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 xml:space="preserve"> achieves </w:delText>
        </w:r>
        <w:r w:rsidR="00BA6A5E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>higher CH</w:delText>
        </w:r>
        <w:r w:rsidR="00BA6A5E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vertAlign w:val="subscript"/>
            <w:lang w:eastAsia="zh-CN"/>
          </w:rPr>
          <w:delText>4</w:delText>
        </w:r>
        <w:r w:rsidR="00BA6A5E" w:rsidRPr="000876E0" w:rsidDel="006E00DD">
          <w:rPr>
            <w:rFonts w:ascii="Arial" w:eastAsiaTheme="minorEastAsia" w:hAnsi="Arial" w:cs="Arial"/>
            <w:sz w:val="22"/>
            <w:szCs w:val="22"/>
            <w:highlight w:val="yellow"/>
            <w:lang w:eastAsia="zh-CN"/>
          </w:rPr>
          <w:delText xml:space="preserve"> conversion</w:delText>
        </w:r>
        <w:r w:rsidR="004E2677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>. The future dominance of either plasma type remains uncertain</w:delText>
        </w:r>
        <w:r w:rsidR="00BA6A5E" w:rsidRPr="000876E0" w:rsidDel="006E00DD">
          <w:rPr>
            <w:rFonts w:ascii="Arial" w:eastAsiaTheme="minorEastAsia" w:hAnsi="Arial" w:cs="Arial" w:hint="eastAsia"/>
            <w:sz w:val="22"/>
            <w:szCs w:val="22"/>
            <w:highlight w:val="yellow"/>
            <w:lang w:eastAsia="zh-CN"/>
          </w:rPr>
          <w:delText>.</w:delText>
        </w:r>
        <w:r w:rsidR="00BA6A5E" w:rsidDel="006E00D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Unlike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through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remains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below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10% 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del w:id="1207" w:author="Zhang, Zihao" w:date="2024-12-05T14:57:00Z">
        <w:r w:rsidR="00BA6A5E" w:rsidRPr="00CF7E03" w:rsidDel="003759C8">
          <w:rPr>
            <w:rFonts w:ascii="Arial" w:eastAsiaTheme="minorEastAsia" w:hAnsi="Arial" w:cs="Arial"/>
            <w:b/>
            <w:bCs/>
            <w:sz w:val="22"/>
            <w:szCs w:val="22"/>
            <w:lang w:eastAsia="zh-CN"/>
          </w:rPr>
          <w:delText>5</w:delText>
        </w:r>
        <w:r w:rsidR="00BA6A5E" w:rsidDel="003759C8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delText>c</w:delText>
        </w:r>
      </w:del>
      <w:ins w:id="1208" w:author="Zhang, Zihao" w:date="2024-12-05T14:57:00Z">
        <w:r w:rsidR="003759C8">
          <w:rPr>
            <w:rFonts w:ascii="Arial" w:eastAsiaTheme="minorEastAsia" w:hAnsi="Arial" w:cs="Arial" w:hint="eastAsia"/>
            <w:b/>
            <w:bCs/>
            <w:sz w:val="22"/>
            <w:szCs w:val="22"/>
            <w:lang w:eastAsia="zh-CN"/>
          </w:rPr>
          <w:t>4c</w:t>
        </w:r>
      </w:ins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 limit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ations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at low temperatures.</w:t>
      </w:r>
      <w:r w:rsidR="00F350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improve 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>activity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catalyst </w:t>
      </w:r>
      <w:r w:rsidR="000B0164">
        <w:rPr>
          <w:rFonts w:ascii="Arial" w:eastAsiaTheme="minorEastAsia" w:hAnsi="Arial" w:cs="Arial"/>
          <w:sz w:val="22"/>
          <w:szCs w:val="22"/>
          <w:lang w:eastAsia="zh-CN"/>
        </w:rPr>
        <w:t>stability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advanced 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atalyst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ins w:id="1209" w:author="Nabera  Abhinandan" w:date="2024-12-06T13:06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</w:ins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0B0164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e.g.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single</w:t>
      </w:r>
      <w:r w:rsidR="000B0164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atom Pt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Fe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and reactor design</w:t>
      </w:r>
      <w:ins w:id="1210" w:author="Nabera  Abhinandan" w:date="2024-12-06T13:06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</w:ins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BA6A5E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</w:t>
      </w:r>
      <w:r w:rsidR="00BA6A5E">
        <w:rPr>
          <w:rFonts w:ascii="Arial" w:eastAsiaTheme="minorEastAsia" w:hAnsi="Arial" w:cs="Arial" w:hint="eastAsia"/>
          <w:i/>
          <w:sz w:val="22"/>
          <w:szCs w:val="22"/>
          <w:lang w:eastAsia="zh-CN"/>
        </w:rPr>
        <w:t>g.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membrane or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millisecond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reactor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del w:id="1211" w:author="Nabera  Abhinandan" w:date="2024-12-06T13:07:00Z">
        <w:r w:rsidR="001E0D0B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lastRenderedPageBreak/>
          <w:delText>were</w:delText>
        </w:r>
        <w:r w:rsidR="00AB4A94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ins w:id="1212" w:author="Nabera  Abhinandan" w:date="2024-12-06T13:07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have been</w:t>
        </w:r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</w:t>
        </w:r>
      </w:ins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developed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Despite decades of effort, </w:t>
      </w:r>
      <w:del w:id="1213" w:author="Zhang, Zihao" w:date="2024-12-05T14:58:00Z">
        <w:r w:rsidR="00BA6A5E" w:rsidRPr="00CF7E03" w:rsidDel="003759C8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BA6A5E" w:rsidRPr="00CF7E03" w:rsidDel="003759C8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A6A5E" w:rsidRPr="00CF7E03" w:rsidDel="003759C8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BA6A5E" w:rsidRPr="00CF7E03" w:rsidDel="003759C8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A6A5E" w:rsidRPr="00CF7E03" w:rsidDel="003759C8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selectivity remains below </w:delText>
        </w:r>
        <w:r w:rsidR="00A02D83" w:rsidRPr="00CF7E03" w:rsidDel="003759C8">
          <w:rPr>
            <w:rFonts w:ascii="Arial" w:eastAsiaTheme="minorEastAsia" w:hAnsi="Arial" w:cs="Arial"/>
            <w:sz w:val="22"/>
            <w:szCs w:val="22"/>
            <w:lang w:eastAsia="zh-CN"/>
          </w:rPr>
          <w:delText>40%</w:delText>
        </w:r>
        <w:r w:rsidR="00DD4A29" w:rsidDel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09100A" w:rsidDel="003759C8">
          <w:rPr>
            <w:rFonts w:ascii="Arial" w:eastAsiaTheme="minorEastAsia" w:hAnsi="Arial" w:cs="Arial"/>
            <w:sz w:val="22"/>
            <w:szCs w:val="22"/>
            <w:lang w:eastAsia="zh-CN"/>
          </w:rPr>
          <w:delText>due</w:delText>
        </w:r>
        <w:r w:rsidR="00DD4A29" w:rsidDel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to</w:delText>
        </w:r>
        <w:r w:rsidR="00967F20" w:rsidDel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967F20" w:rsidRPr="00CF7E03" w:rsidDel="003759C8">
          <w:rPr>
            <w:rFonts w:ascii="Arial" w:eastAsiaTheme="minorEastAsia" w:hAnsi="Arial" w:cs="Arial"/>
            <w:sz w:val="22"/>
            <w:szCs w:val="22"/>
            <w:lang w:eastAsia="zh-CN"/>
          </w:rPr>
          <w:delText>the formation of other hydrocarbons</w:delText>
        </w:r>
      </w:del>
      <w:ins w:id="1214" w:author="Zhang, Zihao" w:date="2024-12-05T14:58:00Z">
        <w:r w:rsidR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t>catalytic TP</w:t>
        </w:r>
        <w:r w:rsidR="003759C8" w:rsidRPr="003759C8">
          <w:t xml:space="preserve"> </w:t>
        </w:r>
        <w:r w:rsidR="003759C8" w:rsidRPr="003759C8">
          <w:rPr>
            <w:rFonts w:ascii="Arial" w:eastAsiaTheme="minorEastAsia" w:hAnsi="Arial" w:cs="Arial"/>
            <w:sz w:val="22"/>
            <w:szCs w:val="22"/>
            <w:lang w:eastAsia="zh-CN"/>
          </w:rPr>
          <w:t>is not yet industrially viable</w:t>
        </w:r>
      </w:ins>
      <w:r w:rsidR="00967F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5b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ins w:id="1215" w:author="Zhang, Zihao" w:date="2024-12-05T14:58:00Z">
        <w:r w:rsidR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and </w:t>
        </w:r>
      </w:ins>
      <w:del w:id="1216" w:author="Zhang, Zihao" w:date="2024-12-05T14:58:00Z">
        <w:r w:rsidR="00BA6A5E" w:rsidRPr="00CF7E03" w:rsidDel="003759C8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Therefore, </w:delText>
        </w:r>
        <w:r w:rsidR="00BA6A5E" w:rsidDel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catalytic</w:delText>
        </w:r>
      </w:del>
      <w:del w:id="1217" w:author="Zhang, Zihao" w:date="2024-12-05T14:59:00Z">
        <w:r w:rsidR="00BA6A5E" w:rsidDel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BA6A5E" w:rsidDel="003759C8">
          <w:rPr>
            <w:rFonts w:ascii="Arial" w:eastAsiaTheme="minorEastAsia" w:hAnsi="Arial" w:cs="Arial"/>
            <w:sz w:val="22"/>
            <w:szCs w:val="22"/>
            <w:lang w:eastAsia="zh-CN"/>
          </w:rPr>
          <w:delText>TP</w:delText>
        </w:r>
        <w:r w:rsidR="00DD4A29" w:rsidDel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may </w:delText>
        </w:r>
      </w:del>
      <w:ins w:id="1218" w:author="Zhang, Zihao" w:date="2024-12-05T14:59:00Z">
        <w:r w:rsidR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it is therefore </w:t>
        </w:r>
      </w:ins>
      <w:del w:id="1219" w:author="Zhang, Zihao" w:date="2024-12-05T14:59:00Z">
        <w:r w:rsidR="00DD4A29" w:rsidDel="003759C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be </w:delText>
        </w:r>
      </w:del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practical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selective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to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or mixtures of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other hydrocarbons.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Additionally, kinetic studies and advanced </w:t>
      </w:r>
      <w:r w:rsidR="00DD4A29" w:rsidRPr="004E3F95">
        <w:rPr>
          <w:rFonts w:ascii="Arial" w:eastAsiaTheme="minorEastAsia" w:hAnsi="Arial" w:cs="Arial" w:hint="eastAsia"/>
          <w:iCs/>
          <w:sz w:val="22"/>
          <w:szCs w:val="22"/>
          <w:lang w:eastAsia="zh-CN"/>
          <w:rPrChange w:id="1220" w:author="Nabera  Abhinandan" w:date="2024-12-06T13:07:00Z">
            <w:rPr>
              <w:rFonts w:ascii="Arial" w:eastAsiaTheme="minorEastAsia" w:hAnsi="Arial" w:cs="Arial" w:hint="eastAsia"/>
              <w:i/>
              <w:iCs/>
              <w:sz w:val="22"/>
              <w:szCs w:val="22"/>
              <w:lang w:eastAsia="zh-CN"/>
            </w:rPr>
          </w:rPrChange>
        </w:rPr>
        <w:t>operando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characterization </w:t>
      </w:r>
      <w:r w:rsidR="00D41032">
        <w:rPr>
          <w:rFonts w:ascii="Arial" w:eastAsiaTheme="minorEastAsia" w:hAnsi="Arial" w:cs="Arial"/>
          <w:sz w:val="22"/>
          <w:szCs w:val="22"/>
          <w:lang w:eastAsia="zh-CN"/>
        </w:rPr>
        <w:t>will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be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valuable in elucidating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the complex</w:t>
      </w:r>
      <w:r w:rsidR="00DD4A29" w:rsidRPr="00810A7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D4A29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reaction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mechanism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ins w:id="1221" w:author="Nabera  Abhinandan" w:date="2024-12-06T13:07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A15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likely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involving coupled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surface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gas</w:t>
      </w:r>
      <w:r w:rsidR="00DD4A29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phase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>esign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high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  <w:t>temperature reactors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operat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up to </w:t>
      </w:r>
      <w:r w:rsidR="00A612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A612CF" w:rsidRPr="00CF7E03">
        <w:rPr>
          <w:rFonts w:ascii="Arial" w:eastAsiaTheme="minorEastAsia" w:hAnsi="Arial" w:cs="Arial"/>
          <w:sz w:val="22"/>
          <w:szCs w:val="22"/>
          <w:lang w:eastAsia="zh-CN"/>
        </w:rPr>
        <w:t>00 °C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synchrotron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based spectroscopy studies</w:t>
      </w:r>
      <w:del w:id="1222" w:author="Zhang, Zihao" w:date="2024-12-05T15:00:00Z">
        <w:r w:rsidR="00A612CF" w:rsidDel="00AD073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, especially under low</w:delText>
        </w:r>
        <w:r w:rsidR="00A612CF" w:rsidDel="00AD0736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  <w:r w:rsidR="00A612CF" w:rsidDel="00AD0736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pressure conditions,</w:delText>
        </w:r>
      </w:del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will present a significant challenge in the future.</w:t>
      </w:r>
      <w:ins w:id="1223" w:author="Zhang, Zihao" w:date="2024-12-05T15:07:00Z">
        <w:r w:rsidR="0013468A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</w:p>
    <w:p w14:paraId="7CA62FD9" w14:textId="51EC1B36" w:rsidR="00C56145" w:rsidRPr="00CF7E03" w:rsidRDefault="00DA2A72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del w:id="1224" w:author="Zhang, Zihao" w:date="2024-12-05T15:06:00Z">
        <w:r w:rsidDel="003F038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E</w:delText>
        </w:r>
        <w:r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lectrocatalytic 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and photocatalytic CH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coupling </w:delText>
        </w:r>
        <w:r w:rsidR="008F4229" w:rsidDel="003F038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has</w:delText>
        </w:r>
        <w:r w:rsidR="008F4229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been widely studied, </w:delText>
        </w:r>
        <w:r w:rsidR="00736C3E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but </w:delText>
        </w:r>
        <w:r w:rsidR="007C3B14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the </w:delText>
        </w:r>
        <w:r w:rsidR="00736C3E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dominant products are 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6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or C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4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instead of C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3B02B1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.</w:delText>
        </w:r>
        <w:r w:rsidR="00BA3524" w:rsidRPr="00BA3524" w:rsidDel="003F038D">
          <w:rPr>
            <w:rFonts w:ascii="Arial" w:hAnsi="Arial" w:cs="Arial"/>
            <w:sz w:val="22"/>
            <w:vertAlign w:val="superscript"/>
          </w:rPr>
          <w:delText>94–96</w:delText>
        </w:r>
        <w:r w:rsidR="00736C3E" w:rsidRPr="007E128F" w:rsidDel="003F038D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 xml:space="preserve"> </w:delText>
        </w:r>
        <w:r w:rsidR="008F4229" w:rsidDel="003F038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U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nderstanding why C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production is inhibited in these </w:delText>
        </w:r>
        <w:r w:rsidR="002067EA" w:rsidDel="003F038D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novel 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process</w:delText>
        </w:r>
        <w:r w:rsidR="00AA7A69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es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is </w:delText>
        </w:r>
        <w:r w:rsidR="00917C41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>critical</w:delText>
        </w:r>
        <w:r w:rsidR="00B67FD8" w:rsidRPr="00CF7E03" w:rsidDel="003F038D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. </w:delText>
        </w:r>
      </w:del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Plasma-assisted plastic upgrading 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promising but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currently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energy </w:t>
      </w:r>
      <w:r w:rsidR="00A71949" w:rsidRPr="00CF7E03">
        <w:rPr>
          <w:rFonts w:ascii="Arial" w:eastAsiaTheme="minorEastAsia" w:hAnsi="Arial" w:cs="Arial"/>
          <w:sz w:val="22"/>
          <w:szCs w:val="22"/>
          <w:lang w:eastAsia="zh-CN"/>
        </w:rPr>
        <w:t>input</w:t>
      </w:r>
      <w:r w:rsidR="0052576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(20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17C4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67F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</w:t>
      </w:r>
      <w:r w:rsidR="000C50D8" w:rsidRPr="00CF7E03">
        <w:rPr>
          <w:rFonts w:ascii="Arial" w:eastAsiaTheme="minorEastAsia" w:hAnsi="Arial" w:cs="Arial"/>
          <w:sz w:val="22"/>
          <w:szCs w:val="22"/>
          <w:lang w:eastAsia="zh-CN"/>
        </w:rPr>
        <w:t>making it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impractical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without further </w:t>
      </w:r>
      <w:del w:id="1225" w:author="Zhang, Zihao" w:date="2024-12-05T15:07:00Z">
        <w:r w:rsidR="00674166" w:rsidRPr="00CF7E03" w:rsidDel="0013468A">
          <w:rPr>
            <w:rFonts w:ascii="Arial" w:eastAsiaTheme="minorEastAsia" w:hAnsi="Arial" w:cs="Arial"/>
            <w:sz w:val="22"/>
            <w:szCs w:val="22"/>
            <w:lang w:eastAsia="zh-CN"/>
          </w:rPr>
          <w:delText>development</w:delText>
        </w:r>
      </w:del>
      <w:ins w:id="1226" w:author="Zhang, Zihao" w:date="2024-12-05T15:07:00Z">
        <w:r w:rsidR="0013468A">
          <w:rPr>
            <w:rFonts w:ascii="Arial" w:eastAsiaTheme="minorEastAsia" w:hAnsi="Arial" w:cs="Arial"/>
            <w:sz w:val="22"/>
            <w:szCs w:val="22"/>
            <w:lang w:eastAsia="zh-CN"/>
          </w:rPr>
          <w:t>breakthrough</w:t>
        </w:r>
      </w:ins>
      <w:ins w:id="1227" w:author="Nabera  Abhinandan" w:date="2024-12-06T13:07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s</w:t>
        </w:r>
      </w:ins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Transforming 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O into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4241C5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5A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27A2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concept cycle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an ideal but nascent approach.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</w:p>
    <w:p w14:paraId="58CBC33D" w14:textId="3831FC3A" w:rsidR="00AA2ADA" w:rsidRDefault="008F4229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Revitalizing the 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 also </w:t>
      </w:r>
      <w:r>
        <w:rPr>
          <w:rFonts w:ascii="Arial" w:eastAsiaTheme="minorEastAsia" w:hAnsi="Arial" w:cs="Arial"/>
          <w:sz w:val="22"/>
          <w:szCs w:val="22"/>
          <w:lang w:eastAsia="zh-CN"/>
        </w:rPr>
        <w:t>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substantial market for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910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discussed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ection 3,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of sustainable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could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prompt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shift in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VCM production from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ethylene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s</w:t>
      </w:r>
      <w:ins w:id="1228" w:author="Nabera  Abhinandan" w:date="2024-12-06T13:08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del w:id="1229" w:author="Nabera  Abhinandan" w:date="2024-12-06T13:08:00Z">
        <w:r w:rsidR="00456BF3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based on</w:delText>
        </w:r>
        <w:r w:rsidR="00F956DA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the</w:delText>
        </w:r>
      </w:del>
      <w:ins w:id="1230" w:author="Nabera  Abhinandan" w:date="2024-12-06T13:08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driven by</w:t>
        </w:r>
      </w:ins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environmental and economic </w:t>
      </w:r>
      <w:del w:id="1231" w:author="Nabera  Abhinandan" w:date="2024-12-06T13:08:00Z">
        <w:r w:rsidR="00116E5A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perspectives</w:delText>
        </w:r>
      </w:del>
      <w:ins w:id="1232" w:author="Nabera  Abhinandan" w:date="2024-12-06T13:08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assessments</w:t>
        </w:r>
      </w:ins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Moreover</w:t>
      </w:r>
      <w:r w:rsidR="00AD67E8" w:rsidRPr="006E109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7E128F" w:rsidRPr="007E128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460B2" w:rsidRPr="006E10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longstanding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challenge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9B0E2C" w:rsidRP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VCM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ins w:id="1233" w:author="Nabera  Abhinandan" w:date="2024-12-06T13:09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–</w:t>
        </w:r>
      </w:ins>
      <w:del w:id="1234" w:author="Nabera  Abhinandan" w:date="2024-12-06T13:09:00Z">
        <w:r w:rsidR="00F956DA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9B0E2C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>regarding</w:delText>
        </w:r>
      </w:del>
      <w:ins w:id="1235" w:author="Nabera  Abhinandan" w:date="2024-12-06T13:09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specifically</w:t>
        </w:r>
      </w:ins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use of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>mercury catalysts</w:t>
      </w:r>
      <w:ins w:id="1236" w:author="Nabera  Abhinandan" w:date="2024-12-06T13:09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–</w:t>
        </w:r>
      </w:ins>
      <w:del w:id="1237" w:author="Nabera  Abhinandan" w:date="2024-12-06T13:09:00Z">
        <w:r w:rsidR="009B0E2C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</w:del>
      <w:r w:rsidR="009B0E2C">
        <w:rPr>
          <w:rFonts w:ascii="Arial" w:eastAsiaTheme="minorEastAsia" w:hAnsi="Arial" w:cs="Arial"/>
          <w:sz w:val="22"/>
          <w:szCs w:val="22"/>
          <w:lang w:eastAsia="zh-CN"/>
        </w:rPr>
        <w:t xml:space="preserve">has been addressed </w:t>
      </w:r>
      <w:del w:id="1238" w:author="Nabera  Abhinandan" w:date="2024-12-06T13:09:00Z">
        <w:r w:rsidR="009B0E2C" w:rsidDel="004E3F95">
          <w:rPr>
            <w:rFonts w:ascii="Arial" w:eastAsiaTheme="minorEastAsia" w:hAnsi="Arial" w:cs="Arial"/>
            <w:sz w:val="22"/>
            <w:szCs w:val="22"/>
            <w:lang w:eastAsia="zh-CN"/>
          </w:rPr>
          <w:delText>because of</w:delText>
        </w:r>
      </w:del>
      <w:ins w:id="1239" w:author="Nabera  Abhinandan" w:date="2024-12-06T13:09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t>due to</w:t>
        </w:r>
      </w:ins>
      <w:r w:rsid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recent commercialization of an Au/C catalyst 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the development of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advanced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single</w:t>
      </w:r>
      <w:ins w:id="1240" w:author="Nabera  Abhinandan" w:date="2024-12-06T13:09:00Z">
        <w:r w:rsidR="004E3F95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</w:r>
      </w:ins>
      <w:del w:id="1241" w:author="Nabera  Abhinandan" w:date="2024-12-06T13:09:00Z">
        <w:r w:rsidR="009F5CCC" w:rsidDel="004E3F95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atom catalysts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hydrochlorination</w:t>
      </w:r>
      <w:r w:rsidR="0036036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97</w:t>
      </w:r>
      <w:r w:rsidR="009F5CCC" w:rsidRPr="00BA3524">
        <w:rPr>
          <w:rFonts w:ascii="Arial" w:hAnsi="Arial" w:cs="Arial"/>
          <w:sz w:val="22"/>
          <w:vertAlign w:val="superscript"/>
        </w:rPr>
        <w:t>–9</w:t>
      </w:r>
      <w:r w:rsidR="009F5CC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9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ins w:id="1242" w:author="Zhang, Zihao" w:date="2024-12-05T15:32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The </w:t>
        </w:r>
      </w:ins>
      <w:ins w:id="1243" w:author="Zhang, Zihao" w:date="2024-12-05T15:35:00Z">
        <w:r w:rsidR="005F342E" w:rsidRPr="005F342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anticipated </w:t>
        </w:r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growth in the</w:t>
        </w:r>
      </w:ins>
      <w:ins w:id="1244" w:author="Zhang, Zihao" w:date="2024-12-05T15:32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PVC market</w:t>
        </w:r>
      </w:ins>
      <w:ins w:id="1245" w:author="Nabera  Abhinandan" w:date="2024-12-06T13:10:00Z">
        <w:r w:rsidR="00504A56">
          <w:rPr>
            <w:rFonts w:ascii="Arial" w:eastAsiaTheme="minorEastAsia" w:hAnsi="Arial" w:cs="Arial"/>
            <w:sz w:val="22"/>
            <w:szCs w:val="22"/>
            <w:lang w:eastAsia="zh-CN"/>
          </w:rPr>
          <w:t>, along with</w:t>
        </w:r>
      </w:ins>
      <w:ins w:id="1246" w:author="Zhang, Zihao" w:date="2024-12-05T15:32:00Z">
        <w:del w:id="1247" w:author="Nabera  Abhinandan" w:date="2024-12-06T13:10:00Z">
          <w:r w:rsidR="005F342E" w:rsidDel="00504A56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 </w:delText>
          </w:r>
        </w:del>
      </w:ins>
      <w:ins w:id="1248" w:author="Zhang, Zihao" w:date="2024-12-05T15:34:00Z">
        <w:del w:id="1249" w:author="Nabera  Abhinandan" w:date="2024-12-06T13:10:00Z">
          <w:r w:rsidR="005F342E" w:rsidDel="00504A56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and</w:delText>
          </w:r>
        </w:del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250" w:author="Zhang, Zihao" w:date="2024-12-05T15:35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the potential shift </w:t>
        </w:r>
      </w:ins>
      <w:ins w:id="1251" w:author="Zhang, Zihao" w:date="2024-12-05T15:34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from </w:t>
        </w:r>
        <w:r w:rsidR="005F342E">
          <w:rPr>
            <w:rFonts w:ascii="Arial" w:eastAsiaTheme="minorEastAsia" w:hAnsi="Arial" w:cs="Arial"/>
            <w:sz w:val="22"/>
            <w:szCs w:val="22"/>
            <w:lang w:eastAsia="zh-CN"/>
          </w:rPr>
          <w:t>ethylene</w:t>
        </w:r>
      </w:ins>
      <w:ins w:id="1252" w:author="Zhang, Zihao" w:date="2024-12-05T15:36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-</w:t>
        </w:r>
      </w:ins>
      <w:ins w:id="1253" w:author="Zhang, Zihao" w:date="2024-12-05T15:34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to </w:t>
        </w:r>
        <w:r w:rsidR="005F342E">
          <w:rPr>
            <w:rFonts w:ascii="Arial" w:eastAsiaTheme="minorEastAsia" w:hAnsi="Arial" w:cs="Arial"/>
            <w:sz w:val="22"/>
            <w:szCs w:val="22"/>
            <w:lang w:eastAsia="zh-CN"/>
          </w:rPr>
          <w:t>acetylene</w:t>
        </w:r>
      </w:ins>
      <w:ins w:id="1254" w:author="Zhang, Zihao" w:date="2024-12-05T15:36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>-based production</w:t>
        </w:r>
      </w:ins>
      <w:ins w:id="1255" w:author="Zhang, Zihao" w:date="2024-12-05T15:34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routes</w:t>
        </w:r>
      </w:ins>
      <w:ins w:id="1256" w:author="Nabera  Abhinandan" w:date="2024-12-06T13:10:00Z">
        <w:r w:rsidR="00504A56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ins w:id="1257" w:author="Zhang, Zihao" w:date="2024-12-05T15:34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258" w:author="Zhang, Zihao" w:date="2024-12-05T15:36:00Z">
        <w:r w:rsidR="005F342E" w:rsidRPr="005F342E">
          <w:rPr>
            <w:rFonts w:ascii="Arial" w:eastAsiaTheme="minorEastAsia" w:hAnsi="Arial" w:cs="Arial"/>
            <w:sz w:val="22"/>
            <w:szCs w:val="22"/>
            <w:lang w:eastAsia="zh-CN"/>
          </w:rPr>
          <w:t>exemplif</w:t>
        </w:r>
      </w:ins>
      <w:ins w:id="1259" w:author="Nabera  Abhinandan" w:date="2024-12-06T13:10:00Z">
        <w:r w:rsidR="00504A56">
          <w:rPr>
            <w:rFonts w:ascii="Arial" w:eastAsiaTheme="minorEastAsia" w:hAnsi="Arial" w:cs="Arial"/>
            <w:sz w:val="22"/>
            <w:szCs w:val="22"/>
            <w:lang w:eastAsia="zh-CN"/>
          </w:rPr>
          <w:t>ies</w:t>
        </w:r>
      </w:ins>
      <w:ins w:id="1260" w:author="Zhang, Zihao" w:date="2024-12-05T15:36:00Z">
        <w:del w:id="1261" w:author="Nabera  Abhinandan" w:date="2024-12-06T13:10:00Z">
          <w:r w:rsidR="005F342E" w:rsidRPr="005F342E" w:rsidDel="00504A56">
            <w:rPr>
              <w:rFonts w:ascii="Arial" w:eastAsiaTheme="minorEastAsia" w:hAnsi="Arial" w:cs="Arial"/>
              <w:sz w:val="22"/>
              <w:szCs w:val="22"/>
              <w:lang w:eastAsia="zh-CN"/>
            </w:rPr>
            <w:delText>y</w:delText>
          </w:r>
        </w:del>
        <w:r w:rsidR="005F342E" w:rsidRPr="005F342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the possible resurgence of the acetylene industry. </w:t>
        </w:r>
      </w:ins>
      <w:ins w:id="1262" w:author="Zhang, Zihao" w:date="2024-12-05T15:32:00Z">
        <w:r w:rsidR="005F342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263" w:author="Zhang, Zihao" w:date="2024-12-05T15:27:00Z">
        <w:r w:rsidR="006F5BC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Since </w:t>
        </w:r>
        <w:r w:rsidR="006F5BC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C</w:t>
        </w:r>
        <w:r w:rsidR="006F5BC0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6F5BC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>H</w:t>
        </w:r>
        <w:r w:rsidR="006F5BC0" w:rsidRPr="00CF7E03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t>2</w:t>
        </w:r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  <w:r w:rsidR="006F5BC0">
          <w:rPr>
            <w:rFonts w:ascii="Arial" w:eastAsiaTheme="minorEastAsia" w:hAnsi="Arial" w:cs="Arial"/>
            <w:sz w:val="22"/>
            <w:szCs w:val="22"/>
            <w:lang w:eastAsia="zh-CN"/>
          </w:rPr>
          <w:t>chemistry</w:t>
        </w:r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was only extensively</w:t>
        </w:r>
        <w:r w:rsidR="006F5BC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studied by Reppe in the mid</w:t>
        </w:r>
        <w:r w:rsidR="006F5BC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  <w:t>20</w:t>
        </w:r>
        <w:r w:rsidR="006F5BC0" w:rsidRPr="00CF7E03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t>th</w:t>
        </w:r>
        <w:r w:rsidR="006F5BC0" w:rsidRPr="00CF7E03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 century</w:t>
        </w:r>
        <w:r w:rsidR="006F5BC0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, </w:t>
        </w:r>
      </w:ins>
      <w:ins w:id="1264" w:author="Zhang, Zihao" w:date="2024-12-05T15:37:00Z">
        <w:r w:rsidR="005F342E" w:rsidRPr="005F342E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there remains significant untapped potential beyond VCM production and other conventional applications outlined </w:t>
        </w:r>
      </w:ins>
      <w:ins w:id="1265" w:author="Zhang, Zihao" w:date="2024-12-05T15:09:00Z">
        <w:r w:rsidR="0013468A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in </w:t>
        </w:r>
        <w:r w:rsidR="0013468A" w:rsidRPr="004241C5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Fig</w:t>
        </w:r>
        <w:r w:rsidR="0013468A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.</w:t>
        </w:r>
        <w:r w:rsidR="0013468A" w:rsidRPr="004241C5">
          <w:rPr>
            <w:rFonts w:ascii="Arial" w:eastAsiaTheme="minorEastAsia" w:hAnsi="Arial" w:cs="Arial"/>
            <w:b/>
            <w:sz w:val="22"/>
            <w:szCs w:val="22"/>
            <w:lang w:eastAsia="zh-CN"/>
          </w:rPr>
          <w:t> </w:t>
        </w:r>
        <w:r w:rsidR="0013468A">
          <w:rPr>
            <w:rFonts w:ascii="Arial" w:eastAsiaTheme="minorEastAsia" w:hAnsi="Arial" w:cs="Arial" w:hint="eastAsia"/>
            <w:b/>
            <w:sz w:val="22"/>
            <w:szCs w:val="22"/>
            <w:lang w:eastAsia="zh-CN"/>
          </w:rPr>
          <w:t>2</w:t>
        </w:r>
      </w:ins>
      <w:ins w:id="1266" w:author="Zhang, Zihao" w:date="2024-12-05T15:37:00Z">
        <w:r w:rsidR="00E03F32">
          <w:rPr>
            <w:rFonts w:ascii="Arial" w:eastAsiaTheme="minorEastAsia" w:hAnsi="Arial" w:cs="Arial" w:hint="eastAsia"/>
            <w:sz w:val="22"/>
            <w:szCs w:val="22"/>
            <w:lang w:eastAsia="zh-CN"/>
          </w:rPr>
          <w:t>.</w:t>
        </w:r>
      </w:ins>
      <w:ins w:id="1267" w:author="Zhang, Zihao" w:date="2024-12-05T15:09:00Z">
        <w:r w:rsidR="0013468A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268" w:author="Zhang, Zihao" w:date="2024-12-05T15:37:00Z">
        <w:r w:rsidR="00E03F32">
          <w:rPr>
            <w:rFonts w:ascii="Arial" w:eastAsiaTheme="minorEastAsia" w:hAnsi="Arial" w:cs="Arial" w:hint="eastAsia"/>
            <w:sz w:val="22"/>
            <w:szCs w:val="22"/>
            <w:lang w:eastAsia="zh-CN"/>
          </w:rPr>
          <w:t>E</w:t>
        </w:r>
      </w:ins>
      <w:ins w:id="1269" w:author="Zhang, Zihao" w:date="2024-12-05T15:10:00Z"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>merging technologies</w:t>
        </w:r>
      </w:ins>
      <w:ins w:id="1270" w:author="Nabera  Abhinandan" w:date="2024-12-06T13:10:00Z">
        <w:r w:rsidR="00504A56">
          <w:rPr>
            <w:rFonts w:ascii="Arial" w:eastAsiaTheme="minorEastAsia" w:hAnsi="Arial" w:cs="Arial"/>
            <w:sz w:val="22"/>
            <w:szCs w:val="22"/>
            <w:lang w:eastAsia="zh-CN"/>
          </w:rPr>
          <w:t>,</w:t>
        </w:r>
      </w:ins>
      <w:ins w:id="1271" w:author="Zhang, Zihao" w:date="2024-12-05T15:10:00Z"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272" w:author="Zhang, Zihao" w:date="2024-12-05T15:37:00Z">
        <w:r w:rsidR="0056001E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such as </w:t>
        </w:r>
      </w:ins>
      <w:ins w:id="1273" w:author="Zhang, Zihao" w:date="2024-12-05T15:10:00Z"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>electrocatalysis and photocatalysis</w:t>
        </w:r>
      </w:ins>
      <w:ins w:id="1274" w:author="Zhang, Zihao" w:date="2024-12-05T15:38:00Z">
        <w:r w:rsidR="00494B49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, along with novel </w:t>
        </w:r>
      </w:ins>
      <w:ins w:id="1275" w:author="Zhang, Zihao" w:date="2024-12-05T15:10:00Z"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acetylene chemistry </w:t>
        </w:r>
      </w:ins>
      <w:ins w:id="1276" w:author="Nabera  Abhinandan" w:date="2024-12-06T13:11:00Z">
        <w:r w:rsidR="00504A56">
          <w:rPr>
            <w:rFonts w:ascii="Arial" w:eastAsiaTheme="minorEastAsia" w:hAnsi="Arial" w:cs="Arial"/>
            <w:sz w:val="22"/>
            <w:szCs w:val="22"/>
            <w:lang w:eastAsia="zh-CN"/>
          </w:rPr>
          <w:t>(</w:t>
        </w:r>
      </w:ins>
      <w:ins w:id="1277" w:author="Zhang, Zihao" w:date="2024-12-05T15:38:00Z">
        <w:del w:id="1278" w:author="Nabera  Abhinandan" w:date="2024-12-06T13:11:00Z">
          <w:r w:rsidR="00494B49" w:rsidDel="00504A56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like</w:delText>
          </w:r>
        </w:del>
      </w:ins>
      <w:ins w:id="1279" w:author="Zhang, Zihao" w:date="2024-12-05T15:10:00Z">
        <w:del w:id="1280" w:author="Nabera  Abhinandan" w:date="2024-12-06T13:11:00Z">
          <w:r w:rsidR="001817D5" w:rsidDel="00504A56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 xml:space="preserve"> </w:delText>
          </w:r>
        </w:del>
      </w:ins>
      <w:ins w:id="1281" w:author="Zhang, Zihao" w:date="2024-12-05T15:11:00Z">
        <w:del w:id="1282" w:author="Nabera  Abhinandan" w:date="2024-12-06T13:11:00Z">
          <w:r w:rsidR="001817D5" w:rsidDel="00504A56">
            <w:rPr>
              <w:rFonts w:ascii="Arial" w:eastAsiaTheme="minorEastAsia" w:hAnsi="Arial" w:cs="Arial" w:hint="eastAsia"/>
              <w:sz w:val="22"/>
              <w:szCs w:val="22"/>
              <w:lang w:eastAsia="zh-CN"/>
            </w:rPr>
            <w:delText>its</w:delText>
          </w:r>
        </w:del>
      </w:ins>
      <w:ins w:id="1283" w:author="Nabera  Abhinandan" w:date="2024-12-06T13:11:00Z">
        <w:r w:rsidR="00504A56">
          <w:rPr>
            <w:rFonts w:ascii="Arial" w:eastAsiaTheme="minorEastAsia" w:hAnsi="Arial" w:cs="Arial"/>
            <w:sz w:val="22"/>
            <w:szCs w:val="22"/>
            <w:lang w:eastAsia="zh-CN"/>
          </w:rPr>
          <w:t>e.g., its</w:t>
        </w:r>
      </w:ins>
      <w:ins w:id="1284" w:author="Zhang, Zihao" w:date="2024-12-05T15:11:00Z"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285" w:author="Zhang, Zihao" w:date="2024-12-05T15:10:00Z">
        <w:r w:rsidR="001817D5">
          <w:rPr>
            <w:rFonts w:ascii="Arial" w:eastAsiaTheme="minorEastAsia" w:hAnsi="Arial" w:cs="Arial"/>
            <w:sz w:val="22"/>
            <w:szCs w:val="22"/>
            <w:lang w:eastAsia="zh-CN"/>
          </w:rPr>
          <w:t>coupling</w:t>
        </w:r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286" w:author="Zhang, Zihao" w:date="2024-12-05T15:11:00Z"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>with CO or CO</w:t>
        </w:r>
        <w:r w:rsidR="001817D5" w:rsidRPr="001817D5">
          <w:rPr>
            <w:rFonts w:ascii="Arial" w:eastAsiaTheme="minorEastAsia" w:hAnsi="Arial" w:cs="Arial" w:hint="eastAsia"/>
            <w:sz w:val="22"/>
            <w:szCs w:val="22"/>
            <w:vertAlign w:val="subscript"/>
            <w:lang w:eastAsia="zh-CN"/>
          </w:rPr>
          <w:t>2</w:t>
        </w:r>
      </w:ins>
      <w:ins w:id="1287" w:author="Nabera  Abhinandan" w:date="2024-12-06T13:11:00Z">
        <w:r w:rsidR="00504A56" w:rsidRPr="00504A56">
          <w:rPr>
            <w:rFonts w:ascii="Arial" w:eastAsiaTheme="minorEastAsia" w:hAnsi="Arial" w:cs="Arial"/>
            <w:sz w:val="22"/>
            <w:szCs w:val="22"/>
            <w:lang w:eastAsia="zh-CN"/>
            <w:rPrChange w:id="1288" w:author="Nabera  Abhinandan" w:date="2024-12-06T13:11:00Z">
              <w:rPr>
                <w:rFonts w:ascii="Arial" w:eastAsiaTheme="minorEastAsia" w:hAnsi="Arial" w:cs="Arial"/>
                <w:sz w:val="22"/>
                <w:szCs w:val="22"/>
                <w:vertAlign w:val="subscript"/>
                <w:lang w:eastAsia="zh-CN"/>
              </w:rPr>
            </w:rPrChange>
          </w:rPr>
          <w:t>),</w:t>
        </w:r>
      </w:ins>
      <w:ins w:id="1289" w:author="Zhang, Zihao" w:date="2024-12-05T15:11:00Z"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290" w:author="Zhang, Zihao" w:date="2024-12-05T15:38:00Z">
        <w:r w:rsidR="00494B49" w:rsidRPr="00494B49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warrant </w:t>
        </w:r>
        <w:r w:rsidR="00494B49">
          <w:rPr>
            <w:rFonts w:ascii="Arial" w:eastAsiaTheme="minorEastAsia" w:hAnsi="Arial" w:cs="Arial" w:hint="eastAsia"/>
            <w:sz w:val="22"/>
            <w:szCs w:val="22"/>
            <w:lang w:eastAsia="zh-CN"/>
          </w:rPr>
          <w:t>greater</w:t>
        </w:r>
      </w:ins>
      <w:ins w:id="1291" w:author="Zhang, Zihao" w:date="2024-12-05T15:11:00Z">
        <w:r w:rsidR="001817D5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attention</w:t>
        </w:r>
      </w:ins>
      <w:ins w:id="1292" w:author="Zhang, Zihao" w:date="2024-12-05T15:09:00Z">
        <w:r w:rsidR="0013468A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. </w:t>
        </w:r>
      </w:ins>
      <w:del w:id="1293" w:author="Zhang, Zihao" w:date="2024-12-05T15:28:00Z">
        <w:r w:rsidR="00116E5A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As a result, t</w:delText>
        </w:r>
        <w:r w:rsidR="00B76A35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he </w:delText>
        </w:r>
        <w:r w:rsidR="00910411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shift</w:delText>
        </w:r>
        <w:r w:rsidR="00B76A35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910411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in </w:delText>
        </w:r>
        <w:r w:rsidR="00116E5A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VCM production</w:delText>
        </w:r>
        <w:r w:rsidR="00B76A35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910411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routes</w:delText>
        </w:r>
      </w:del>
      <w:ins w:id="1294" w:author="Zhang, Zihao" w:date="2024-12-05T15:28:00Z"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>The</w:t>
        </w:r>
      </w:ins>
      <w:ins w:id="1295" w:author="Zhang, Zihao" w:date="2024-12-05T15:39:00Z">
        <w:r w:rsidR="00F62E27" w:rsidRPr="00F62E27">
          <w:t xml:space="preserve"> </w:t>
        </w:r>
        <w:r w:rsidR="00F62E27" w:rsidRPr="00F62E27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expansion </w:t>
        </w:r>
        <w:r w:rsidR="00F62E27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of </w:t>
        </w:r>
      </w:ins>
      <w:ins w:id="1296" w:author="Nabera  Abhinandan" w:date="2024-12-06T13:11:00Z">
        <w:r w:rsidR="00B1355B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the </w:t>
        </w:r>
      </w:ins>
      <w:ins w:id="1297" w:author="Zhang, Zihao" w:date="2024-12-05T15:28:00Z"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>downstream ma</w:t>
        </w:r>
      </w:ins>
      <w:ins w:id="1298" w:author="Zhang, Zihao" w:date="2024-12-05T15:29:00Z"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>rket</w:t>
        </w:r>
      </w:ins>
      <w:ins w:id="1299" w:author="Zhang, Zihao" w:date="2024-12-05T15:39:00Z">
        <w:r w:rsidR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 combined with</w:t>
        </w:r>
      </w:ins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ins w:id="1300" w:author="Zhang, Zihao" w:date="2024-12-05T15:39:00Z">
        <w:r w:rsidR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t>advancements</w:t>
        </w:r>
      </w:ins>
      <w:ins w:id="1301" w:author="Zhang, Zihao" w:date="2024-12-05T15:29:00Z"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ins w:id="1302" w:author="Zhang, Zihao" w:date="2024-12-05T15:39:00Z">
        <w:r w:rsidR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t>in</w:t>
        </w:r>
      </w:ins>
      <w:ins w:id="1303" w:author="Zhang, Zihao" w:date="2024-12-05T15:29:00Z"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green </w:t>
        </w:r>
        <w:r w:rsidR="006F5BC0">
          <w:rPr>
            <w:rFonts w:ascii="Arial" w:eastAsiaTheme="minorEastAsia" w:hAnsi="Arial" w:cs="Arial"/>
            <w:sz w:val="22"/>
            <w:szCs w:val="22"/>
            <w:lang w:eastAsia="zh-CN"/>
          </w:rPr>
          <w:t>acetylene</w:t>
        </w:r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production</w:t>
        </w:r>
      </w:ins>
      <w:ins w:id="1304" w:author="Zhang, Zihao" w:date="2024-12-05T15:39:00Z">
        <w:r w:rsidR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t>,</w:t>
        </w:r>
      </w:ins>
      <w:ins w:id="1305" w:author="Zhang, Zihao" w:date="2024-12-05T15:29:00Z">
        <w:r w:rsidR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 </w:t>
        </w:r>
      </w:ins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del w:id="1306" w:author="Zhang, Zihao" w:date="2024-12-05T15:39:00Z">
        <w:r w:rsidR="00116E5A" w:rsidDel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stimulate</w:delText>
        </w:r>
        <w:r w:rsidR="00B76A35" w:rsidDel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t</w:delText>
        </w:r>
      </w:del>
      <w:ins w:id="1307" w:author="Zhang, Zihao" w:date="2024-12-05T15:39:00Z">
        <w:r w:rsidR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serve as a catalyst for the </w:t>
        </w:r>
        <w:r w:rsidR="00015E38" w:rsidRPr="00015E38">
          <w:rPr>
            <w:rFonts w:ascii="Arial" w:eastAsiaTheme="minorEastAsia" w:hAnsi="Arial" w:cs="Arial"/>
            <w:sz w:val="22"/>
            <w:szCs w:val="22"/>
            <w:lang w:eastAsia="zh-CN"/>
          </w:rPr>
          <w:t xml:space="preserve">revitalization </w:t>
        </w:r>
        <w:r w:rsidR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t xml:space="preserve">of </w:t>
        </w:r>
      </w:ins>
      <w:del w:id="1308" w:author="Zhang, Zihao" w:date="2024-12-05T15:39:00Z">
        <w:r w:rsidR="00B76A35" w:rsidDel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he revival of</w:delText>
        </w:r>
        <w:r w:rsidR="00116E5A" w:rsidDel="00015E38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the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del w:id="1309" w:author="Zhang, Zihao" w:date="2024-12-05T15:37:00Z">
        <w:r w:rsidR="00B76A35" w:rsidDel="00E03F32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</w:del>
      <w:del w:id="1310" w:author="Zhang, Zihao" w:date="2024-12-05T15:27:00Z">
        <w:r w:rsidR="00AC2672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Since</w:delText>
        </w:r>
        <w:r w:rsidR="00B54984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F956DA" w:rsidRPr="00CF7E03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F956DA" w:rsidRPr="00CF7E03" w:rsidDel="006F5BC0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F956DA" w:rsidRPr="00CF7E03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F956DA" w:rsidRPr="00CF7E03" w:rsidDel="006F5BC0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F956DA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F956DA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chemistry</w:delText>
        </w:r>
        <w:r w:rsidR="00F956DA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was only extensively</w:delText>
        </w:r>
        <w:r w:rsidR="00F956DA" w:rsidRPr="00CF7E03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studied by Reppe in the mid</w:delText>
        </w:r>
        <w:r w:rsidR="00F956DA" w:rsidRPr="00CF7E03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noBreakHyphen/>
          <w:delText>20</w:delText>
        </w:r>
        <w:r w:rsidR="00F956DA" w:rsidRPr="00CF7E03" w:rsidDel="006F5BC0">
          <w:rPr>
            <w:rFonts w:ascii="Arial" w:eastAsiaTheme="minorEastAsia" w:hAnsi="Arial" w:cs="Arial"/>
            <w:sz w:val="22"/>
            <w:szCs w:val="22"/>
            <w:vertAlign w:val="superscript"/>
            <w:lang w:eastAsia="zh-CN"/>
          </w:rPr>
          <w:delText>th</w:delText>
        </w:r>
        <w:r w:rsidR="00F956DA" w:rsidRPr="00CF7E03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century</w:delText>
        </w:r>
        <w:r w:rsidR="00AC2672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, </w:delText>
        </w:r>
      </w:del>
      <w:del w:id="1311" w:author="Zhang, Zihao" w:date="2024-12-05T15:29:00Z">
        <w:r w:rsidR="002067EA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this revival</w:delText>
        </w:r>
        <w:r w:rsidR="000C6A2C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</w:delText>
        </w:r>
        <w:r w:rsidR="00AC2672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might</w:delText>
        </w:r>
        <w:r w:rsidR="002067EA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also</w:delText>
        </w:r>
        <w:r w:rsidR="00AC2672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reawaken </w:delText>
        </w:r>
        <w:r w:rsidR="00974947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the </w:delText>
        </w:r>
        <w:r w:rsidR="00AC2672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previously </w:delText>
        </w:r>
        <w:r w:rsidR="005A67C4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overlooked </w:delText>
        </w:r>
        <w:r w:rsidR="00974947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research on </w:delText>
        </w:r>
        <w:r w:rsidR="00AC2672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converting </w:delText>
        </w:r>
        <w:r w:rsidR="00974947" w:rsidRPr="00CF7E03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C</w:delText>
        </w:r>
        <w:r w:rsidR="00974947" w:rsidRPr="00CF7E03" w:rsidDel="006F5BC0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974947" w:rsidRPr="00CF7E03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H</w:delText>
        </w:r>
        <w:r w:rsidR="00974947" w:rsidRPr="00CF7E03" w:rsidDel="006F5BC0">
          <w:rPr>
            <w:rFonts w:ascii="Arial" w:eastAsiaTheme="minorEastAsia" w:hAnsi="Arial" w:cs="Arial"/>
            <w:sz w:val="22"/>
            <w:szCs w:val="22"/>
            <w:vertAlign w:val="subscript"/>
            <w:lang w:eastAsia="zh-CN"/>
          </w:rPr>
          <w:delText>2</w:delText>
        </w:r>
        <w:r w:rsidR="00974947" w:rsidRPr="00CF7E03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 xml:space="preserve"> </w:delText>
        </w:r>
        <w:r w:rsidR="00AC2672" w:rsidDel="006F5BC0">
          <w:rPr>
            <w:rFonts w:ascii="Arial" w:eastAsiaTheme="minorEastAsia" w:hAnsi="Arial" w:cs="Arial"/>
            <w:sz w:val="22"/>
            <w:szCs w:val="22"/>
            <w:lang w:eastAsia="zh-CN"/>
          </w:rPr>
          <w:delText>into</w:delText>
        </w:r>
        <w:r w:rsidR="00974947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 xml:space="preserve"> bulk chemicals</w:delText>
        </w:r>
        <w:r w:rsidR="005A67C4" w:rsidDel="006F5BC0">
          <w:rPr>
            <w:rFonts w:ascii="Arial" w:eastAsiaTheme="minorEastAsia" w:hAnsi="Arial" w:cs="Arial" w:hint="eastAsia"/>
            <w:sz w:val="22"/>
            <w:szCs w:val="22"/>
            <w:lang w:eastAsia="zh-CN"/>
          </w:rPr>
          <w:delText>.</w:delText>
        </w:r>
      </w:del>
    </w:p>
    <w:bookmarkEnd w:id="1173"/>
    <w:p w14:paraId="23D98742" w14:textId="1EAAEE4E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Acknowledgements</w:t>
      </w:r>
    </w:p>
    <w:p w14:paraId="4E637846" w14:textId="6E3D4987" w:rsidR="008553FC" w:rsidRPr="00685B8B" w:rsidRDefault="00AE553F" w:rsidP="00800D8E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This publication was crea</w:t>
      </w:r>
      <w:r w:rsidR="00BA13AF" w:rsidRPr="00234BA5">
        <w:rPr>
          <w:rFonts w:ascii="Arial" w:eastAsiaTheme="minorEastAsia" w:hAnsi="Arial" w:cs="Arial"/>
          <w:sz w:val="22"/>
          <w:szCs w:val="22"/>
          <w:lang w:eastAsia="zh-CN"/>
        </w:rPr>
        <w:t>ted as part of</w:t>
      </w:r>
      <w:r w:rsidR="005E794C" w:rsidRPr="00234BA5">
        <w:rPr>
          <w:rFonts w:ascii="Arial" w:hAnsi="Arial" w:cs="Arial"/>
          <w:sz w:val="22"/>
          <w:szCs w:val="22"/>
        </w:rPr>
        <w:t xml:space="preserve"> NCCR Catalysis (grant n</w:t>
      </w:r>
      <w:r w:rsidR="001559F4" w:rsidRPr="00234BA5">
        <w:rPr>
          <w:rFonts w:ascii="Arial" w:hAnsi="Arial" w:cs="Arial"/>
          <w:sz w:val="22"/>
          <w:szCs w:val="22"/>
        </w:rPr>
        <w:t>umber</w:t>
      </w:r>
      <w:r w:rsidR="005E794C" w:rsidRPr="00234BA5">
        <w:rPr>
          <w:rFonts w:ascii="Arial" w:hAnsi="Arial" w:cs="Arial"/>
          <w:sz w:val="22"/>
          <w:szCs w:val="22"/>
        </w:rPr>
        <w:t xml:space="preserve"> 180544), a National Centre of Competence in Research funded by the Swiss National Science Foundation.</w:t>
      </w:r>
    </w:p>
    <w:p w14:paraId="5909EDB2" w14:textId="3C2B7770" w:rsidR="008553FC" w:rsidRPr="00E96071" w:rsidRDefault="008553FC" w:rsidP="00213CA5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Author contributions</w:t>
      </w:r>
    </w:p>
    <w:p w14:paraId="134870B4" w14:textId="1ABAE039" w:rsidR="008553FC" w:rsidRPr="00685B8B" w:rsidRDefault="00303D66" w:rsidP="002F25A6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32F7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conceived the </w:t>
      </w:r>
      <w:del w:id="1312" w:author="Zhang, Zihao" w:date="2024-12-05T15:49:00Z">
        <w:r w:rsidR="00A92E90" w:rsidRPr="00234BA5" w:rsidDel="00CB7EAC">
          <w:rPr>
            <w:rFonts w:ascii="Arial" w:eastAsiaTheme="minorEastAsia" w:hAnsi="Arial" w:cs="Arial"/>
            <w:sz w:val="22"/>
            <w:szCs w:val="22"/>
            <w:lang w:eastAsia="zh-CN"/>
          </w:rPr>
          <w:delText>r</w:delText>
        </w:r>
        <w:r w:rsidR="00274736" w:rsidRPr="00234BA5" w:rsidDel="00CB7EAC">
          <w:rPr>
            <w:rFonts w:ascii="Arial" w:eastAsiaTheme="minorEastAsia" w:hAnsi="Arial" w:cs="Arial"/>
            <w:sz w:val="22"/>
            <w:szCs w:val="22"/>
            <w:lang w:eastAsia="zh-CN"/>
          </w:rPr>
          <w:delText>eview</w:delText>
        </w:r>
      </w:del>
      <w:ins w:id="1313" w:author="Zhang, Zihao" w:date="2024-12-05T15:49:00Z">
        <w:r w:rsidR="00CB7EA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perspective</w:t>
        </w:r>
      </w:ins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E109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Z.Z. </w:t>
      </w:r>
      <w:r w:rsidR="006E1098">
        <w:rPr>
          <w:rFonts w:ascii="Arial" w:eastAsiaTheme="minorEastAsia" w:hAnsi="Arial" w:cs="Arial" w:hint="eastAsia"/>
          <w:bCs/>
          <w:iCs/>
          <w:color w:val="000000" w:themeColor="text1"/>
          <w:sz w:val="22"/>
          <w:szCs w:val="22"/>
          <w:lang w:eastAsia="zh-CN"/>
        </w:rPr>
        <w:t>and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6E1098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6E1098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.N.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produced figures. 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N</w:t>
      </w:r>
      <w:r w:rsidR="00D73F2E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 xml:space="preserve"> 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completed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the life cycle assessment 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and techno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noBreakHyphen/>
        <w:t xml:space="preserve">economic 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study.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Z.Z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A.N. co</w:t>
      </w:r>
      <w:r w:rsidR="001010C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wrote the manuscript. 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811C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R. 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>revised the manuscript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 J.P.</w:t>
      </w:r>
      <w:r w:rsidR="006C1D1B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R.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supervised the project. 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All authors reviewed, edited and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enriched each section of the </w:t>
      </w:r>
      <w:ins w:id="1314" w:author="Zhang, Zihao" w:date="2024-12-05T15:49:00Z">
        <w:r w:rsidR="00CB7EAC">
          <w:rPr>
            <w:rFonts w:ascii="Arial" w:eastAsiaTheme="minorEastAsia" w:hAnsi="Arial" w:cs="Arial" w:hint="eastAsia"/>
            <w:sz w:val="22"/>
            <w:szCs w:val="22"/>
            <w:lang w:eastAsia="zh-CN"/>
          </w:rPr>
          <w:t>perspective</w:t>
        </w:r>
      </w:ins>
      <w:del w:id="1315" w:author="Zhang, Zihao" w:date="2024-12-05T15:49:00Z">
        <w:r w:rsidR="00A92E90" w:rsidRPr="00234BA5" w:rsidDel="00CB7EAC">
          <w:rPr>
            <w:rFonts w:ascii="Arial" w:eastAsiaTheme="minorEastAsia" w:hAnsi="Arial" w:cs="Arial"/>
            <w:sz w:val="22"/>
            <w:szCs w:val="22"/>
            <w:lang w:eastAsia="zh-CN"/>
          </w:rPr>
          <w:delText>review</w:delText>
        </w:r>
      </w:del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D18523A" w14:textId="29EAEE56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Competing interests</w:t>
      </w:r>
    </w:p>
    <w:p w14:paraId="729D2498" w14:textId="1191E158" w:rsidR="001B0977" w:rsidRDefault="008553FC" w:rsidP="001B0977">
      <w:pPr>
        <w:spacing w:after="240" w:line="360" w:lineRule="auto"/>
        <w:rPr>
          <w:rFonts w:ascii="Arial" w:hAnsi="Arial" w:cs="Arial"/>
          <w:b/>
          <w:bCs/>
          <w:sz w:val="22"/>
          <w:szCs w:val="22"/>
        </w:rPr>
      </w:pPr>
      <w:r w:rsidRPr="00234BA5">
        <w:rPr>
          <w:rFonts w:ascii="Arial" w:hAnsi="Arial" w:cs="Arial"/>
          <w:sz w:val="22"/>
          <w:szCs w:val="22"/>
        </w:rPr>
        <w:t>The authors declare no competing interests.</w:t>
      </w:r>
      <w:bookmarkStart w:id="1316" w:name="_Hlk174388286"/>
      <w:r w:rsidR="001B0977">
        <w:rPr>
          <w:rFonts w:ascii="Arial" w:hAnsi="Arial" w:cs="Arial"/>
          <w:b/>
          <w:bCs/>
          <w:sz w:val="22"/>
          <w:szCs w:val="22"/>
        </w:rPr>
        <w:br w:type="page"/>
      </w:r>
    </w:p>
    <w:p w14:paraId="36B941A1" w14:textId="4AEFF52A" w:rsidR="00627228" w:rsidRPr="00E96071" w:rsidRDefault="00627228" w:rsidP="00495801">
      <w:pPr>
        <w:spacing w:line="48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References</w:t>
      </w:r>
    </w:p>
    <w:bookmarkEnd w:id="1316"/>
    <w:p w14:paraId="0D786DEE" w14:textId="590E8937" w:rsidR="00571D22" w:rsidRPr="00722469" w:rsidRDefault="00571D22" w:rsidP="00571D22">
      <w:pPr>
        <w:pStyle w:val="Bibliography"/>
        <w:numPr>
          <w:ilvl w:val="0"/>
          <w:numId w:val="45"/>
        </w:numPr>
        <w:tabs>
          <w:tab w:val="clear" w:pos="264"/>
        </w:tabs>
        <w:adjustRightInd w:val="0"/>
        <w:snapToGrid w:val="0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22469">
        <w:rPr>
          <w:rFonts w:ascii="Arial" w:hAnsi="Arial" w:cs="Arial"/>
          <w:sz w:val="20"/>
          <w:szCs w:val="20"/>
        </w:rPr>
        <w:t xml:space="preserve">Davy, E. Notice of carburet of potassium, and of a new gaseous bi-carburet of hydrogen. </w:t>
      </w:r>
      <w:r w:rsidRPr="00722469">
        <w:rPr>
          <w:rFonts w:ascii="Arial" w:hAnsi="Arial" w:cs="Arial"/>
          <w:i/>
          <w:iCs/>
          <w:sz w:val="20"/>
          <w:szCs w:val="20"/>
        </w:rPr>
        <w:t>J. Frankl. Inst.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19</w:t>
      </w:r>
      <w:r w:rsidRPr="00722469">
        <w:rPr>
          <w:rFonts w:ascii="Arial" w:hAnsi="Arial" w:cs="Arial"/>
          <w:sz w:val="20"/>
          <w:szCs w:val="20"/>
        </w:rPr>
        <w:t>, 216 (1837).</w:t>
      </w:r>
    </w:p>
    <w:p w14:paraId="601E0C84" w14:textId="217A20FC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Rasmussen, S. C. </w:t>
      </w:r>
      <w:r w:rsidRPr="00722469">
        <w:rPr>
          <w:rFonts w:ascii="Arial" w:hAnsi="Arial" w:cs="Arial"/>
          <w:i/>
          <w:iCs/>
          <w:sz w:val="20"/>
          <w:szCs w:val="20"/>
        </w:rPr>
        <w:t>Acetylene and Its Polymers: 150+ Years of History</w:t>
      </w:r>
      <w:r w:rsidRPr="00722469">
        <w:rPr>
          <w:rFonts w:ascii="Arial" w:hAnsi="Arial" w:cs="Arial"/>
          <w:sz w:val="20"/>
          <w:szCs w:val="20"/>
        </w:rPr>
        <w:t>. (Springer International Publishing, 2018).</w:t>
      </w:r>
    </w:p>
    <w:p w14:paraId="7BD3019C" w14:textId="785066ED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Carolina, N. </w:t>
      </w:r>
      <w:r w:rsidRPr="00722469">
        <w:rPr>
          <w:rFonts w:ascii="Arial" w:hAnsi="Arial" w:cs="Arial"/>
          <w:i/>
          <w:iCs/>
          <w:sz w:val="20"/>
          <w:szCs w:val="20"/>
        </w:rPr>
        <w:t>Discovery of the Commercial Processes for Making Calcium Carbide and Acetylene</w:t>
      </w:r>
      <w:r w:rsidRPr="00722469">
        <w:rPr>
          <w:rFonts w:ascii="Arial" w:hAnsi="Arial" w:cs="Arial"/>
          <w:sz w:val="20"/>
          <w:szCs w:val="20"/>
        </w:rPr>
        <w:t>. (American Chemical Society, 1998).</w:t>
      </w:r>
    </w:p>
    <w:p w14:paraId="441F6996" w14:textId="038F22F4" w:rsidR="0047586A" w:rsidRPr="00722469" w:rsidRDefault="0047586A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Trotuş, I. T., Zimmermann, T. &amp; Schüth, F. Catalytic reactions of acetylene: a feedstock for the chemical industry revisited.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1761–1782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catalytic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applications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7D48BBC8" w14:textId="220706B3" w:rsidR="0047586A" w:rsidRPr="00722469" w:rsidRDefault="00E6083C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C. &amp; Hu, J. </w:t>
      </w:r>
      <w:r w:rsidRPr="00722469">
        <w:rPr>
          <w:rFonts w:ascii="Arial" w:hAnsi="Arial" w:cs="Arial"/>
          <w:i/>
          <w:iCs/>
          <w:sz w:val="20"/>
          <w:szCs w:val="20"/>
        </w:rPr>
        <w:t>Conversion of Methane to Acetylene</w:t>
      </w:r>
      <w:r w:rsidRPr="00722469">
        <w:rPr>
          <w:rFonts w:ascii="Arial" w:hAnsi="Arial" w:cs="Arial"/>
          <w:sz w:val="20"/>
          <w:szCs w:val="20"/>
        </w:rPr>
        <w:t>. 93 - 116 (Royal Society of Chemistry, 2023).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most comprehensive book chapter on CH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to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routes, covering calcium carbide, partial combustion, hot plasma, warm/cold plasma, and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8918480" w14:textId="703D1BCD" w:rsidR="0047586A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Bixler, G. H. &amp; Coberly, C. W. Wulff process acetylene.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45</w:t>
      </w:r>
      <w:r w:rsidRPr="00722469">
        <w:rPr>
          <w:rFonts w:ascii="Arial" w:hAnsi="Arial" w:cs="Arial"/>
          <w:sz w:val="20"/>
          <w:szCs w:val="20"/>
        </w:rPr>
        <w:t>, 2596–2606 (1953).</w:t>
      </w:r>
    </w:p>
    <w:p w14:paraId="39B7FBEA" w14:textId="1D1110AF" w:rsidR="00C85386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Weissermel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K. &amp; Arpe, H.-J. </w:t>
      </w:r>
      <w:r w:rsidRPr="00722469">
        <w:rPr>
          <w:rFonts w:ascii="Arial" w:hAnsi="Arial" w:cs="Arial"/>
          <w:i/>
          <w:iCs/>
          <w:sz w:val="20"/>
          <w:szCs w:val="20"/>
        </w:rPr>
        <w:t>Industrial Organic Chemistry</w:t>
      </w:r>
      <w:r w:rsidRPr="00722469">
        <w:rPr>
          <w:rFonts w:ascii="Arial" w:hAnsi="Arial" w:cs="Arial"/>
          <w:sz w:val="20"/>
          <w:szCs w:val="20"/>
        </w:rPr>
        <w:t>. (Wiley, 2008).</w:t>
      </w:r>
    </w:p>
    <w:p w14:paraId="5496D768" w14:textId="5DB31501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Crafts, J. M. A lecture upon acetylene. </w:t>
      </w:r>
      <w:r w:rsidRPr="00722469">
        <w:rPr>
          <w:rFonts w:ascii="Arial" w:hAnsi="Arial" w:cs="Arial"/>
          <w:i/>
          <w:iCs/>
          <w:sz w:val="20"/>
          <w:szCs w:val="20"/>
        </w:rPr>
        <w:t>Science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</w:t>
      </w:r>
      <w:r w:rsidRPr="00722469">
        <w:rPr>
          <w:rFonts w:ascii="Arial" w:hAnsi="Arial" w:cs="Arial"/>
          <w:sz w:val="20"/>
          <w:szCs w:val="20"/>
        </w:rPr>
        <w:t>, 377–392 (1896).</w:t>
      </w:r>
    </w:p>
    <w:p w14:paraId="470360D3" w14:textId="0E5A9612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Schobert, H. Production of acetylene and acetylene-based chemicals from coal.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1743–1760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coal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based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synthesis, encompassing commercial calcium carbide route and all related attempts.</w:t>
      </w:r>
    </w:p>
    <w:p w14:paraId="563D7053" w14:textId="1CB003CE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Crynes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B. L., Albright, L. F. &amp; Tan, L. F. </w:t>
      </w:r>
      <w:r w:rsidRPr="00722469">
        <w:rPr>
          <w:rFonts w:ascii="Arial" w:hAnsi="Arial" w:cs="Arial"/>
          <w:i/>
          <w:iCs/>
          <w:sz w:val="20"/>
          <w:szCs w:val="20"/>
        </w:rPr>
        <w:t>Thermal Cracking.</w:t>
      </w:r>
      <w:r w:rsidRPr="00722469">
        <w:rPr>
          <w:rFonts w:ascii="Arial" w:hAnsi="Arial" w:cs="Arial"/>
          <w:sz w:val="20"/>
          <w:szCs w:val="20"/>
        </w:rPr>
        <w:t xml:space="preserve"> in </w:t>
      </w:r>
      <w:r w:rsidRPr="00722469">
        <w:rPr>
          <w:rFonts w:ascii="Arial" w:hAnsi="Arial" w:cs="Arial"/>
          <w:i/>
          <w:iCs/>
          <w:sz w:val="20"/>
          <w:szCs w:val="20"/>
        </w:rPr>
        <w:t>Encyclopedia of Physical Science and Technology</w:t>
      </w:r>
      <w:r w:rsidRPr="00722469">
        <w:rPr>
          <w:rFonts w:ascii="Arial" w:hAnsi="Arial" w:cs="Arial"/>
          <w:sz w:val="20"/>
          <w:szCs w:val="20"/>
        </w:rPr>
        <w:t>. (3</w:t>
      </w:r>
      <w:r w:rsidRPr="00722469">
        <w:rPr>
          <w:rFonts w:ascii="Arial" w:hAnsi="Arial" w:cs="Arial"/>
          <w:sz w:val="20"/>
          <w:szCs w:val="20"/>
          <w:vertAlign w:val="superscript"/>
        </w:rPr>
        <w:t>rd</w:t>
      </w:r>
      <w:r w:rsidRPr="00722469">
        <w:rPr>
          <w:rFonts w:ascii="Arial" w:hAnsi="Arial" w:cs="Arial"/>
          <w:sz w:val="20"/>
          <w:szCs w:val="20"/>
        </w:rPr>
        <w:t xml:space="preserve"> ed.) 613–626 (Academic Press, 2003).</w:t>
      </w:r>
    </w:p>
    <w:p w14:paraId="7DF0BF78" w14:textId="57AC7228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Shlyapin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D. A., </w:t>
      </w:r>
      <w:proofErr w:type="spellStart"/>
      <w:r w:rsidRPr="00722469">
        <w:rPr>
          <w:rFonts w:ascii="Arial" w:hAnsi="Arial" w:cs="Arial"/>
          <w:sz w:val="20"/>
          <w:szCs w:val="20"/>
        </w:rPr>
        <w:t>Afonasenko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T. N., </w:t>
      </w:r>
      <w:proofErr w:type="spellStart"/>
      <w:r w:rsidRPr="00722469">
        <w:rPr>
          <w:rFonts w:ascii="Arial" w:hAnsi="Arial" w:cs="Arial"/>
          <w:sz w:val="20"/>
          <w:szCs w:val="20"/>
        </w:rPr>
        <w:t>Glyzdova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D. V., </w:t>
      </w:r>
      <w:proofErr w:type="spellStart"/>
      <w:r w:rsidRPr="00722469">
        <w:rPr>
          <w:rFonts w:ascii="Arial" w:hAnsi="Arial" w:cs="Arial"/>
          <w:sz w:val="20"/>
          <w:szCs w:val="20"/>
        </w:rPr>
        <w:t>Leont’eva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N. N. &amp; </w:t>
      </w:r>
      <w:proofErr w:type="spellStart"/>
      <w:r w:rsidRPr="00722469">
        <w:rPr>
          <w:rFonts w:ascii="Arial" w:hAnsi="Arial" w:cs="Arial"/>
          <w:sz w:val="20"/>
          <w:szCs w:val="20"/>
        </w:rPr>
        <w:t>Lavrenov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V. Acetylene production technologies in the 21st century: main trends of their development in the paradigm of low-carbon economy of the future.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Ind.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14</w:t>
      </w:r>
      <w:r w:rsidRPr="00722469">
        <w:rPr>
          <w:rFonts w:ascii="Arial" w:hAnsi="Arial" w:cs="Arial"/>
          <w:sz w:val="20"/>
          <w:szCs w:val="20"/>
        </w:rPr>
        <w:t>, 251–267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Prediction on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potential transition of carbide and partial combustion routes to plasma processes using renewable energy sources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10FB6965" w14:textId="12CD0E9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Chauhan, R.,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Sartape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R., Minocha, N., Goyal, I. &amp; Singh, M. R. Advancements in environmentally sustainable technologies for ethylene production.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</w:t>
      </w:r>
      <w:r w:rsidRPr="00722469">
        <w:rPr>
          <w:rFonts w:ascii="Arial" w:hAnsi="Arial" w:cs="Arial"/>
          <w:sz w:val="20"/>
          <w:szCs w:val="20"/>
          <w:lang w:eastAsia="zh-CN"/>
        </w:rPr>
        <w:t>, 12589–12622 (2023).</w:t>
      </w:r>
    </w:p>
    <w:p w14:paraId="1EC05B2C" w14:textId="2E6A897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S.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acetylene production from calcium carbide and methane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322</w:t>
      </w:r>
      <w:r w:rsidRPr="00722469">
        <w:rPr>
          <w:rFonts w:ascii="Arial" w:hAnsi="Arial" w:cs="Arial"/>
          <w:sz w:val="20"/>
          <w:szCs w:val="20"/>
        </w:rPr>
        <w:t>, 129055 (2021).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Comparison of three commercial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 routes—calcium carbide, partial combustion, and hot plasma—via life cycle assessment.</w:t>
      </w:r>
    </w:p>
    <w:p w14:paraId="280D3C18" w14:textId="65EAE6E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Towards carbon neutrality of calcium carbide-based acetylene production with sustainable biomass resources. </w:t>
      </w:r>
      <w:r w:rsidRPr="00722469">
        <w:rPr>
          <w:rFonts w:ascii="Arial" w:hAnsi="Arial" w:cs="Arial"/>
          <w:i/>
          <w:iCs/>
          <w:sz w:val="20"/>
          <w:szCs w:val="20"/>
        </w:rPr>
        <w:t>Green Energy Environ.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1068–1078 (2024).</w:t>
      </w:r>
    </w:p>
    <w:p w14:paraId="462553EA" w14:textId="0600C95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Case study of a novel low rank coal to calcium carbide process based on techno-economic assessment.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228</w:t>
      </w:r>
      <w:r w:rsidRPr="00722469">
        <w:rPr>
          <w:rFonts w:ascii="Arial" w:hAnsi="Arial" w:cs="Arial"/>
          <w:sz w:val="20"/>
          <w:szCs w:val="20"/>
        </w:rPr>
        <w:t>, 120566 (2021).</w:t>
      </w:r>
    </w:p>
    <w:p w14:paraId="6B01803B" w14:textId="4708CCD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Saeki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, Y. &amp; </w:t>
      </w: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Emura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, T. </w:t>
      </w: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Technical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progresses for PVC production. </w:t>
      </w:r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 xml:space="preserve">Prog.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Polym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Sci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.</w:t>
      </w:r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val="fr-CH" w:eastAsia="zh-CN"/>
        </w:rPr>
        <w:t>27</w:t>
      </w:r>
      <w:r w:rsidRPr="00722469">
        <w:rPr>
          <w:rFonts w:ascii="Arial" w:hAnsi="Arial" w:cs="Arial"/>
          <w:sz w:val="20"/>
          <w:szCs w:val="20"/>
          <w:lang w:val="fr-CH" w:eastAsia="zh-CN"/>
        </w:rPr>
        <w:t>, 2055–2131 (2002).</w:t>
      </w:r>
    </w:p>
    <w:p w14:paraId="60C4241D" w14:textId="79A2344C" w:rsidR="00144B2B" w:rsidRPr="00722469" w:rsidRDefault="00144B2B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Jiang,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Tracing fossil-based plastics, chemicals and fertilizers production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Commun.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15</w:t>
      </w:r>
      <w:r w:rsidRPr="00722469">
        <w:rPr>
          <w:rFonts w:ascii="Arial" w:hAnsi="Arial" w:cs="Arial"/>
          <w:sz w:val="20"/>
          <w:szCs w:val="20"/>
          <w:lang w:eastAsia="zh-CN"/>
        </w:rPr>
        <w:t>, 3854 (2024).</w:t>
      </w:r>
    </w:p>
    <w:p w14:paraId="0D1F55CF" w14:textId="58D5D4C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Liu,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beneficial use of calcium carbide sludge in cement clinker production: A case study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418</w:t>
      </w:r>
      <w:r w:rsidRPr="00722469">
        <w:rPr>
          <w:rFonts w:ascii="Arial" w:hAnsi="Arial" w:cs="Arial"/>
          <w:sz w:val="20"/>
          <w:szCs w:val="20"/>
        </w:rPr>
        <w:t>, 138003 (2023).</w:t>
      </w:r>
    </w:p>
    <w:p w14:paraId="099AAFB2" w14:textId="23AC26B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Stournaras, Y. A. </w:t>
      </w:r>
      <w:r w:rsidRPr="00722469">
        <w:rPr>
          <w:rFonts w:ascii="Arial" w:hAnsi="Arial" w:cs="Arial"/>
          <w:i/>
          <w:iCs/>
          <w:sz w:val="20"/>
          <w:szCs w:val="20"/>
        </w:rPr>
        <w:t>Are Oil Price Movements Perverse? A Critical Explanation of Oil Price Levels 1950</w:t>
      </w:r>
      <w:r w:rsidRPr="00722469">
        <w:rPr>
          <w:rFonts w:ascii="Arial" w:hAnsi="Arial" w:cs="Arial"/>
          <w:sz w:val="20"/>
          <w:szCs w:val="20"/>
        </w:rPr>
        <w:t>–</w:t>
      </w:r>
      <w:r w:rsidRPr="00722469">
        <w:rPr>
          <w:rFonts w:ascii="Arial" w:hAnsi="Arial" w:cs="Arial"/>
          <w:i/>
          <w:iCs/>
          <w:sz w:val="20"/>
          <w:szCs w:val="20"/>
        </w:rPr>
        <w:t>1985</w:t>
      </w:r>
      <w:r w:rsidRPr="00722469">
        <w:rPr>
          <w:rFonts w:ascii="Arial" w:hAnsi="Arial" w:cs="Arial"/>
          <w:sz w:val="20"/>
          <w:szCs w:val="20"/>
        </w:rPr>
        <w:t>. (Oxford Institute for Energy Studies, 1985).</w:t>
      </w:r>
    </w:p>
    <w:p w14:paraId="4168604D" w14:textId="7DCD48F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>Gadea, M. D., Gómez-</w:t>
      </w:r>
      <w:proofErr w:type="spellStart"/>
      <w:r w:rsidRPr="00722469">
        <w:rPr>
          <w:rFonts w:ascii="Arial" w:hAnsi="Arial" w:cs="Arial"/>
          <w:sz w:val="20"/>
          <w:szCs w:val="20"/>
        </w:rPr>
        <w:t>Loscos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&amp; </w:t>
      </w:r>
      <w:proofErr w:type="spellStart"/>
      <w:r w:rsidRPr="00722469">
        <w:rPr>
          <w:rFonts w:ascii="Arial" w:hAnsi="Arial" w:cs="Arial"/>
          <w:sz w:val="20"/>
          <w:szCs w:val="20"/>
        </w:rPr>
        <w:t>Montañés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Oil price and economic growth: a long story? </w:t>
      </w:r>
      <w:r w:rsidRPr="00722469">
        <w:rPr>
          <w:rFonts w:ascii="Arial" w:hAnsi="Arial" w:cs="Arial"/>
          <w:i/>
          <w:iCs/>
          <w:sz w:val="20"/>
          <w:szCs w:val="20"/>
        </w:rPr>
        <w:t>Econometrics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41 (2016).</w:t>
      </w:r>
    </w:p>
    <w:p w14:paraId="1D53D98D" w14:textId="184DB2D2" w:rsidR="00042676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Yan, B., Lu, W. &amp; Cheng, Y. China goes green: cleaner production of chemicals. </w:t>
      </w:r>
      <w:r w:rsidRPr="00722469">
        <w:rPr>
          <w:rFonts w:ascii="Arial" w:hAnsi="Arial" w:cs="Arial"/>
          <w:i/>
          <w:iCs/>
          <w:sz w:val="20"/>
          <w:szCs w:val="20"/>
        </w:rPr>
        <w:t>Green Process. Synth.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</w:t>
      </w:r>
      <w:r w:rsidRPr="00722469">
        <w:rPr>
          <w:rFonts w:ascii="Arial" w:hAnsi="Arial" w:cs="Arial"/>
          <w:sz w:val="20"/>
          <w:szCs w:val="20"/>
        </w:rPr>
        <w:t>, 33–47 (2012).</w:t>
      </w:r>
    </w:p>
    <w:p w14:paraId="32BB55FA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Singh, R. P., Kumar, S., Dubey, S. &amp; Singh, A. A review on working and applications of oxy-acetylene gas welding. </w:t>
      </w:r>
      <w:r w:rsidRPr="00722469">
        <w:rPr>
          <w:rFonts w:ascii="Arial" w:hAnsi="Arial" w:cs="Arial"/>
          <w:i/>
          <w:iCs/>
          <w:sz w:val="20"/>
          <w:szCs w:val="20"/>
        </w:rPr>
        <w:t>Mater. Today Proc.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38</w:t>
      </w:r>
      <w:r w:rsidRPr="00722469">
        <w:rPr>
          <w:rFonts w:ascii="Arial" w:hAnsi="Arial" w:cs="Arial"/>
          <w:sz w:val="20"/>
          <w:szCs w:val="20"/>
        </w:rPr>
        <w:t>, 34–39 (2021).</w:t>
      </w:r>
    </w:p>
    <w:p w14:paraId="57DE3627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Khodabakhshi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S., Fulvio, P. F. &amp; Andreoli, E. Carbon black reborn: structure and chemistry for renewable energy harnessing. </w:t>
      </w:r>
      <w:r w:rsidRPr="00722469">
        <w:rPr>
          <w:rFonts w:ascii="Arial" w:hAnsi="Arial" w:cs="Arial"/>
          <w:i/>
          <w:iCs/>
          <w:sz w:val="20"/>
          <w:szCs w:val="20"/>
        </w:rPr>
        <w:t>Carbon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162</w:t>
      </w:r>
      <w:r w:rsidRPr="00722469">
        <w:rPr>
          <w:rFonts w:ascii="Arial" w:hAnsi="Arial" w:cs="Arial"/>
          <w:sz w:val="20"/>
          <w:szCs w:val="20"/>
        </w:rPr>
        <w:t>, 604–649 (2020).</w:t>
      </w:r>
    </w:p>
    <w:p w14:paraId="02D06A50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Zhu, Y., Yang, J., Mei, F., Li, X. &amp; Zhao, C. Bio-based 1,4-butanediol and tetrahydrofuran synthesis: perspective. </w:t>
      </w:r>
      <w:r w:rsidRPr="00722469">
        <w:rPr>
          <w:rFonts w:ascii="Arial" w:hAnsi="Arial" w:cs="Arial"/>
          <w:i/>
          <w:iCs/>
          <w:sz w:val="20"/>
          <w:szCs w:val="20"/>
        </w:rPr>
        <w:t>Green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24</w:t>
      </w:r>
      <w:r w:rsidRPr="00722469">
        <w:rPr>
          <w:rFonts w:ascii="Arial" w:hAnsi="Arial" w:cs="Arial"/>
          <w:sz w:val="20"/>
          <w:szCs w:val="20"/>
        </w:rPr>
        <w:t>, 6450–6466 (2022).</w:t>
      </w:r>
    </w:p>
    <w:p w14:paraId="759A1242" w14:textId="1C06926B" w:rsidR="00D7180E" w:rsidRPr="00D7180E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t xml:space="preserve">Chiang, C. K.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Electrical conductivity in doped polyacetylene. </w:t>
      </w:r>
      <w:r w:rsidRPr="00722469">
        <w:rPr>
          <w:rFonts w:ascii="Arial" w:hAnsi="Arial" w:cs="Arial"/>
          <w:i/>
          <w:iCs/>
          <w:sz w:val="20"/>
          <w:szCs w:val="20"/>
        </w:rPr>
        <w:t>Phys. Rev. Lett.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39</w:t>
      </w:r>
      <w:r w:rsidRPr="00722469">
        <w:rPr>
          <w:rFonts w:ascii="Arial" w:hAnsi="Arial" w:cs="Arial"/>
          <w:sz w:val="20"/>
          <w:szCs w:val="20"/>
        </w:rPr>
        <w:t>, 1098–1101 (1977).</w:t>
      </w:r>
    </w:p>
    <w:p w14:paraId="1A4D4D02" w14:textId="0657D9A9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Zimmermann, H. &amp; </w:t>
      </w:r>
      <w:proofErr w:type="spellStart"/>
      <w:r w:rsidRPr="00722469">
        <w:rPr>
          <w:rFonts w:ascii="Arial" w:hAnsi="Arial" w:cs="Arial"/>
          <w:sz w:val="20"/>
          <w:szCs w:val="20"/>
        </w:rPr>
        <w:t>Walzl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R. </w:t>
      </w:r>
      <w:r w:rsidRPr="00722469">
        <w:rPr>
          <w:rFonts w:ascii="Arial" w:hAnsi="Arial" w:cs="Arial"/>
          <w:i/>
          <w:iCs/>
          <w:sz w:val="20"/>
          <w:szCs w:val="20"/>
        </w:rPr>
        <w:t>Ethylene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2009).</w:t>
      </w:r>
    </w:p>
    <w:p w14:paraId="024DD2E8" w14:textId="31F7002B" w:rsidR="00571D22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Amghizar</w:t>
      </w:r>
      <w:proofErr w:type="spellEnd"/>
      <w:r w:rsidRPr="00722469">
        <w:rPr>
          <w:rFonts w:ascii="Arial" w:hAnsi="Arial" w:cs="Arial"/>
          <w:sz w:val="20"/>
          <w:szCs w:val="20"/>
        </w:rPr>
        <w:t>, I., N. </w:t>
      </w:r>
      <w:proofErr w:type="spellStart"/>
      <w:r w:rsidRPr="00722469">
        <w:rPr>
          <w:rFonts w:ascii="Arial" w:hAnsi="Arial" w:cs="Arial"/>
          <w:sz w:val="20"/>
          <w:szCs w:val="20"/>
        </w:rPr>
        <w:t>Dedeyne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J., J. Brown, D., B. Marin, G. &amp; </w:t>
      </w:r>
      <w:proofErr w:type="spellStart"/>
      <w:r w:rsidRPr="00722469">
        <w:rPr>
          <w:rFonts w:ascii="Arial" w:hAnsi="Arial" w:cs="Arial"/>
          <w:sz w:val="20"/>
          <w:szCs w:val="20"/>
        </w:rPr>
        <w:t>Geem</w:t>
      </w:r>
      <w:proofErr w:type="spellEnd"/>
      <w:r w:rsidRPr="00722469">
        <w:rPr>
          <w:rFonts w:ascii="Arial" w:hAnsi="Arial" w:cs="Arial"/>
          <w:sz w:val="20"/>
          <w:szCs w:val="20"/>
        </w:rPr>
        <w:t>, K. M. V. Sustainable innovations in steam cracking: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 neutral olefin production. </w:t>
      </w:r>
      <w:r w:rsidRPr="00722469">
        <w:rPr>
          <w:rFonts w:ascii="Arial" w:hAnsi="Arial" w:cs="Arial"/>
          <w:i/>
          <w:iCs/>
          <w:sz w:val="20"/>
          <w:szCs w:val="20"/>
        </w:rPr>
        <w:t>React. Chem. Eng.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</w:t>
      </w:r>
      <w:r w:rsidRPr="00722469">
        <w:rPr>
          <w:rFonts w:ascii="Arial" w:hAnsi="Arial" w:cs="Arial"/>
          <w:sz w:val="20"/>
          <w:szCs w:val="20"/>
        </w:rPr>
        <w:t>, 239–257 (2020).</w:t>
      </w:r>
    </w:p>
    <w:p w14:paraId="07DCF5A1" w14:textId="1DD9350B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eastAsiaTheme="minorEastAsia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</w:rPr>
        <w:t xml:space="preserve">en, T., Patel, M. &amp; Blok, K. Olefins from conventional and heavy feedstocks: Energy use in steam cracking and alternative processes.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31</w:t>
      </w:r>
      <w:r w:rsidRPr="00722469">
        <w:rPr>
          <w:rFonts w:ascii="Arial" w:hAnsi="Arial" w:cs="Arial"/>
          <w:sz w:val="20"/>
          <w:szCs w:val="20"/>
        </w:rPr>
        <w:t>, 425–451 (2006).</w:t>
      </w:r>
    </w:p>
    <w:p w14:paraId="03BF34AA" w14:textId="1986CACF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&amp; Yu, Y. Dehydration of ethanol to ethylene.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 Res.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52</w:t>
      </w:r>
      <w:r w:rsidRPr="00722469">
        <w:rPr>
          <w:rFonts w:ascii="Arial" w:hAnsi="Arial" w:cs="Arial"/>
          <w:sz w:val="20"/>
          <w:szCs w:val="20"/>
        </w:rPr>
        <w:t>, 9505–9514 (2013).</w:t>
      </w:r>
    </w:p>
    <w:p w14:paraId="745D51E3" w14:textId="6A2B4C89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Gao,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Recent advances in intensified ethylene production—a review.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8592–8621 (2019).</w:t>
      </w:r>
    </w:p>
    <w:p w14:paraId="0AB6C340" w14:textId="707D3193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Bowker,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Advancing critical chemical processes for a sustainable future: challenges for industry and the Max Planck–Cardiff </w:t>
      </w:r>
      <w:proofErr w:type="spellStart"/>
      <w:r w:rsidRPr="00722469">
        <w:rPr>
          <w:rFonts w:ascii="Arial" w:hAnsi="Arial" w:cs="Arial"/>
          <w:sz w:val="20"/>
          <w:szCs w:val="20"/>
        </w:rPr>
        <w:t>centre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 on the fundamentals of heterogeneous catalysis (FUNCAT).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61</w:t>
      </w:r>
      <w:r w:rsidRPr="00722469">
        <w:rPr>
          <w:rFonts w:ascii="Arial" w:hAnsi="Arial" w:cs="Arial"/>
          <w:sz w:val="20"/>
          <w:szCs w:val="20"/>
        </w:rPr>
        <w:t>, e202209016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The review pointing out the importance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production derived from biomethane.</w:t>
      </w:r>
    </w:p>
    <w:p w14:paraId="751E6830" w14:textId="2226B87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Pässler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i/>
          <w:iCs/>
          <w:sz w:val="20"/>
          <w:szCs w:val="20"/>
        </w:rPr>
        <w:t>Acetylene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2011).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, covering its physical and chemical properties, industrial applications, synthesis routes, safety precautions, transportation, and storage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C14176A" w14:textId="78A5F7E4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Scapinello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M., </w:t>
      </w:r>
      <w:proofErr w:type="spellStart"/>
      <w:r w:rsidRPr="00722469">
        <w:rPr>
          <w:rFonts w:ascii="Arial" w:hAnsi="Arial" w:cs="Arial"/>
          <w:sz w:val="20"/>
          <w:szCs w:val="20"/>
        </w:rPr>
        <w:t>Delikonstantis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E. &amp; Stefanidis, G. D. The panorama of plasma-assisted non-oxidative methane reforming.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Intensif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117</w:t>
      </w:r>
      <w:r w:rsidRPr="00722469">
        <w:rPr>
          <w:rFonts w:ascii="Arial" w:hAnsi="Arial" w:cs="Arial"/>
          <w:sz w:val="20"/>
          <w:szCs w:val="20"/>
        </w:rPr>
        <w:t>, 120–140 (2017).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plasma methods.</w:t>
      </w:r>
    </w:p>
    <w:p w14:paraId="012EFF65" w14:textId="59E1CEFD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Bilera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I. V. &amp; Lebedev, Yu. A. Plasma-chemical production of acetylene from hydrocarbons: history and current status (a review). </w:t>
      </w:r>
      <w:r w:rsidRPr="00722469">
        <w:rPr>
          <w:rFonts w:ascii="Arial" w:hAnsi="Arial" w:cs="Arial"/>
          <w:i/>
          <w:iCs/>
          <w:sz w:val="20"/>
          <w:szCs w:val="20"/>
        </w:rPr>
        <w:t>Pet.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62</w:t>
      </w:r>
      <w:r w:rsidRPr="00722469">
        <w:rPr>
          <w:rFonts w:ascii="Arial" w:hAnsi="Arial" w:cs="Arial"/>
          <w:sz w:val="20"/>
          <w:szCs w:val="20"/>
        </w:rPr>
        <w:t>, 329–351 (2022).</w:t>
      </w:r>
    </w:p>
    <w:p w14:paraId="1EF3C53F" w14:textId="4CAC11A6" w:rsidR="00BC719C" w:rsidRPr="007D746C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Wu, C., Chen, J. &amp; Cheng, Y. Thermodynamic analysis of coal pyrolysis to acetylene in hydrogen plasma reactor. </w:t>
      </w:r>
      <w:r w:rsidRPr="00722469">
        <w:rPr>
          <w:rFonts w:ascii="Arial" w:hAnsi="Arial" w:cs="Arial"/>
          <w:i/>
          <w:iCs/>
          <w:sz w:val="20"/>
          <w:szCs w:val="20"/>
        </w:rPr>
        <w:t>Fuel Process. Technol.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91</w:t>
      </w:r>
      <w:r w:rsidRPr="00722469">
        <w:rPr>
          <w:rFonts w:ascii="Arial" w:hAnsi="Arial" w:cs="Arial"/>
          <w:sz w:val="20"/>
          <w:szCs w:val="20"/>
        </w:rPr>
        <w:t>, 823–830 (2010).</w:t>
      </w:r>
    </w:p>
    <w:p w14:paraId="25F8C044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Ma, H., Wang, Y., Qi, Y., Rout, K. R. &amp; Chen, D. Critical review of catalysis for ethylene oxychlorination.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10</w:t>
      </w:r>
      <w:r w:rsidRPr="00722469">
        <w:rPr>
          <w:rFonts w:ascii="Arial" w:hAnsi="Arial" w:cs="Arial"/>
          <w:sz w:val="20"/>
          <w:szCs w:val="20"/>
        </w:rPr>
        <w:t>, 9299–9319 (2020).</w:t>
      </w:r>
    </w:p>
    <w:p w14:paraId="52F4B69C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lastRenderedPageBreak/>
        <w:t xml:space="preserve">Faust Akl, D.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Reaction-induced formation of stable mononuclear Cu(I)Cl species on carbon for low-footprint vinyl chloride production. </w:t>
      </w:r>
      <w:r w:rsidRPr="00722469">
        <w:rPr>
          <w:rFonts w:ascii="Arial" w:hAnsi="Arial" w:cs="Arial"/>
          <w:i/>
          <w:iCs/>
          <w:sz w:val="20"/>
          <w:szCs w:val="20"/>
        </w:rPr>
        <w:t>Adv. Mater.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35</w:t>
      </w:r>
      <w:r w:rsidRPr="00722469">
        <w:rPr>
          <w:rFonts w:ascii="Arial" w:hAnsi="Arial" w:cs="Arial"/>
          <w:sz w:val="20"/>
          <w:szCs w:val="20"/>
        </w:rPr>
        <w:t>, 2211464 (2023).</w:t>
      </w:r>
    </w:p>
    <w:p w14:paraId="110E6A92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Cannon, S., Levine, S. &amp; Ritter, 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Natural </w:t>
      </w:r>
      <w:r>
        <w:rPr>
          <w:rFonts w:ascii="Arial" w:hAnsi="Arial" w:cs="Arial"/>
          <w:i/>
          <w:iCs/>
          <w:sz w:val="20"/>
          <w:szCs w:val="20"/>
        </w:rPr>
        <w:t>G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as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onversion into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lean </w:t>
      </w:r>
      <w:r>
        <w:rPr>
          <w:rFonts w:ascii="Arial" w:hAnsi="Arial" w:cs="Arial"/>
          <w:i/>
          <w:iCs/>
          <w:sz w:val="20"/>
          <w:szCs w:val="20"/>
        </w:rPr>
        <w:t>H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ydrogen and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arbon for Li-ion </w:t>
      </w:r>
      <w:r>
        <w:rPr>
          <w:rFonts w:ascii="Arial" w:hAnsi="Arial" w:cs="Arial"/>
          <w:i/>
          <w:iCs/>
          <w:sz w:val="20"/>
          <w:szCs w:val="20"/>
        </w:rPr>
        <w:t>B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attery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lectrodes </w:t>
      </w:r>
      <w:r>
        <w:rPr>
          <w:rFonts w:ascii="Arial" w:hAnsi="Arial" w:cs="Arial"/>
          <w:i/>
          <w:iCs/>
          <w:sz w:val="20"/>
          <w:szCs w:val="20"/>
        </w:rPr>
        <w:t>U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sing </w:t>
      </w:r>
      <w:r>
        <w:rPr>
          <w:rFonts w:ascii="Arial" w:hAnsi="Arial" w:cs="Arial"/>
          <w:i/>
          <w:iCs/>
          <w:sz w:val="20"/>
          <w:szCs w:val="20"/>
        </w:rPr>
        <w:t>R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enewable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>nergy</w:t>
      </w:r>
      <w:r w:rsidRPr="00722469">
        <w:rPr>
          <w:rFonts w:ascii="Arial" w:hAnsi="Arial" w:cs="Arial"/>
          <w:sz w:val="20"/>
          <w:szCs w:val="20"/>
        </w:rPr>
        <w:t xml:space="preserve"> (Penn collection, 2022).</w:t>
      </w:r>
    </w:p>
    <w:p w14:paraId="711B2C17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Satam, C. C. &amp; </w:t>
      </w:r>
      <w:proofErr w:type="spellStart"/>
      <w:r w:rsidRPr="00722469">
        <w:rPr>
          <w:rFonts w:ascii="Arial" w:hAnsi="Arial" w:cs="Arial"/>
          <w:sz w:val="20"/>
          <w:szCs w:val="20"/>
        </w:rPr>
        <w:t>Realff</w:t>
      </w:r>
      <w:proofErr w:type="spellEnd"/>
      <w:r w:rsidRPr="00722469">
        <w:rPr>
          <w:rFonts w:ascii="Arial" w:hAnsi="Arial" w:cs="Arial"/>
          <w:sz w:val="20"/>
          <w:szCs w:val="20"/>
        </w:rPr>
        <w:t>, M. J. Comparison of two routes for the bio-based production of economically important C</w:t>
      </w:r>
      <w:r w:rsidRPr="00722469">
        <w:rPr>
          <w:rFonts w:ascii="Arial" w:hAnsi="Arial" w:cs="Arial"/>
          <w:sz w:val="20"/>
          <w:szCs w:val="20"/>
          <w:vertAlign w:val="subscript"/>
        </w:rPr>
        <w:t>4</w:t>
      </w:r>
      <w:r w:rsidRPr="00722469">
        <w:rPr>
          <w:rFonts w:ascii="Arial" w:hAnsi="Arial" w:cs="Arial"/>
          <w:sz w:val="20"/>
          <w:szCs w:val="20"/>
        </w:rPr>
        <w:t xml:space="preserve"> streams. </w:t>
      </w:r>
      <w:r w:rsidRPr="00722469">
        <w:rPr>
          <w:rFonts w:ascii="Arial" w:hAnsi="Arial" w:cs="Arial"/>
          <w:i/>
          <w:iCs/>
          <w:sz w:val="20"/>
          <w:szCs w:val="20"/>
        </w:rPr>
        <w:t>J. Adv. Manuf. Process.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</w:t>
      </w:r>
      <w:r w:rsidRPr="00722469">
        <w:rPr>
          <w:rFonts w:ascii="Arial" w:hAnsi="Arial" w:cs="Arial"/>
          <w:sz w:val="20"/>
          <w:szCs w:val="20"/>
        </w:rPr>
        <w:t>, e10054 (2020).</w:t>
      </w:r>
    </w:p>
    <w:p w14:paraId="14E35FF6" w14:textId="13850497" w:rsidR="007D746C" w:rsidRPr="007D746C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De Bari, I.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From cardoon lignocellulosic biomass to bio-1,4 butanediol: an integrated biorefinery model.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Processes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</w:t>
      </w:r>
      <w:r w:rsidRPr="00722469">
        <w:rPr>
          <w:rFonts w:ascii="Arial" w:hAnsi="Arial" w:cs="Arial"/>
          <w:sz w:val="20"/>
          <w:szCs w:val="20"/>
          <w:lang w:eastAsia="zh-CN"/>
        </w:rPr>
        <w:t>, 1585 (2020).</w:t>
      </w:r>
      <w:ins w:id="1317" w:author="Zhang, Zihao" w:date="2024-12-03T21:55:00Z">
        <w:r w:rsidR="00526B54">
          <w:rPr>
            <w:rFonts w:ascii="Arial" w:eastAsiaTheme="minorEastAsia" w:hAnsi="Arial" w:cs="Arial" w:hint="eastAsia"/>
            <w:sz w:val="20"/>
            <w:szCs w:val="20"/>
            <w:lang w:eastAsia="zh-CN"/>
          </w:rPr>
          <w:t xml:space="preserve"> </w:t>
        </w:r>
        <w:proofErr w:type="spellStart"/>
        <w:r w:rsidR="00526B54" w:rsidRPr="00526B54">
          <w:rPr>
            <w:rFonts w:ascii="Arial" w:eastAsiaTheme="minorEastAsia" w:hAnsi="Arial" w:cs="Arial"/>
            <w:sz w:val="20"/>
            <w:szCs w:val="20"/>
            <w:lang w:eastAsia="zh-CN"/>
          </w:rPr>
          <w:t>ChemCatChem</w:t>
        </w:r>
        <w:proofErr w:type="spellEnd"/>
        <w:r w:rsidR="00526B54" w:rsidRPr="00526B54">
          <w:rPr>
            <w:rFonts w:ascii="Arial" w:eastAsiaTheme="minorEastAsia" w:hAnsi="Arial" w:cs="Arial"/>
            <w:sz w:val="20"/>
            <w:szCs w:val="20"/>
            <w:lang w:eastAsia="zh-CN"/>
          </w:rPr>
          <w:t xml:space="preserve"> 2020, 12, 2859</w:t>
        </w:r>
        <w:r w:rsidR="00526B54">
          <w:rPr>
            <w:rFonts w:ascii="Arial" w:eastAsiaTheme="minorEastAsia" w:hAnsi="Arial" w:cs="Arial" w:hint="eastAsia"/>
            <w:sz w:val="20"/>
            <w:szCs w:val="20"/>
            <w:lang w:eastAsia="zh-CN"/>
          </w:rPr>
          <w:t>.</w:t>
        </w:r>
      </w:ins>
    </w:p>
    <w:p w14:paraId="65422DA0" w14:textId="2B2BD49C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N., Wang, S., Gibril, M. E. &amp; Kong, F. The copolymer of polyvinyl acetate containing lignin-vinyl acetate monomer: Synthesis and characterization.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Eur.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Polym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123</w:t>
      </w:r>
      <w:r w:rsidRPr="00722469">
        <w:rPr>
          <w:rFonts w:ascii="Arial" w:hAnsi="Arial" w:cs="Arial"/>
          <w:sz w:val="20"/>
          <w:szCs w:val="20"/>
          <w:lang w:eastAsia="zh-CN"/>
        </w:rPr>
        <w:t>, 109411 (2020).</w:t>
      </w:r>
    </w:p>
    <w:p w14:paraId="12AF9E8C" w14:textId="7B45D342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KK, S., Verma, R. &amp; Kumar, L. </w:t>
      </w:r>
      <w:r w:rsidRPr="00722469">
        <w:rPr>
          <w:rFonts w:ascii="Arial" w:hAnsi="Arial" w:cs="Arial"/>
          <w:i/>
          <w:iCs/>
          <w:sz w:val="20"/>
          <w:szCs w:val="20"/>
        </w:rPr>
        <w:t>Ethylene-</w:t>
      </w:r>
      <w:r w:rsidR="00A2034F">
        <w:rPr>
          <w:rFonts w:ascii="Arial" w:hAnsi="Arial" w:cs="Arial"/>
          <w:i/>
          <w:iCs/>
          <w:sz w:val="20"/>
          <w:szCs w:val="20"/>
        </w:rPr>
        <w:t>V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inyl </w:t>
      </w:r>
      <w:r w:rsidR="00A2034F">
        <w:rPr>
          <w:rFonts w:ascii="Arial" w:hAnsi="Arial" w:cs="Arial"/>
          <w:i/>
          <w:iCs/>
          <w:sz w:val="20"/>
          <w:szCs w:val="20"/>
        </w:rPr>
        <w:t>A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cetate </w:t>
      </w:r>
      <w:r w:rsidR="00A2034F">
        <w:rPr>
          <w:rFonts w:ascii="Arial" w:hAnsi="Arial" w:cs="Arial"/>
          <w:i/>
          <w:iCs/>
          <w:sz w:val="20"/>
          <w:szCs w:val="20"/>
        </w:rPr>
        <w:t>F</w:t>
      </w:r>
      <w:r w:rsidRPr="00722469">
        <w:rPr>
          <w:rFonts w:ascii="Arial" w:hAnsi="Arial" w:cs="Arial"/>
          <w:i/>
          <w:iCs/>
          <w:sz w:val="20"/>
          <w:szCs w:val="20"/>
        </w:rPr>
        <w:t>oam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Polymeric Foams: Fundamentals and Types of Foams </w:t>
      </w:r>
      <w:r w:rsidRPr="00722469">
        <w:rPr>
          <w:rFonts w:ascii="Arial" w:hAnsi="Arial" w:cs="Arial"/>
          <w:sz w:val="20"/>
          <w:szCs w:val="20"/>
        </w:rPr>
        <w:t>205–221 (American Chemical Society, 2023).</w:t>
      </w:r>
    </w:p>
    <w:p w14:paraId="69866DF4" w14:textId="4FF88367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Okoro, O. V., Nie, L., </w:t>
      </w:r>
      <w:proofErr w:type="spellStart"/>
      <w:r w:rsidRPr="00722469">
        <w:rPr>
          <w:rFonts w:ascii="Arial" w:hAnsi="Arial" w:cs="Arial"/>
          <w:sz w:val="20"/>
          <w:szCs w:val="20"/>
        </w:rPr>
        <w:t>Alimoradi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H. &amp; </w:t>
      </w:r>
      <w:proofErr w:type="spellStart"/>
      <w:r w:rsidRPr="00722469">
        <w:rPr>
          <w:rFonts w:ascii="Arial" w:hAnsi="Arial" w:cs="Arial"/>
          <w:sz w:val="20"/>
          <w:szCs w:val="20"/>
        </w:rPr>
        <w:t>Shavandi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Waste apple pomace conversion to acrylic acid: economic and potential environmental impact assessments. </w:t>
      </w:r>
      <w:r w:rsidRPr="00722469">
        <w:rPr>
          <w:rFonts w:ascii="Arial" w:hAnsi="Arial" w:cs="Arial"/>
          <w:i/>
          <w:iCs/>
          <w:sz w:val="20"/>
          <w:szCs w:val="20"/>
        </w:rPr>
        <w:t>Fermentation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21 (2022).</w:t>
      </w:r>
    </w:p>
    <w:p w14:paraId="7886D817" w14:textId="55C7C86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J.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Advances in the catalytic production of acrylonitrile.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100825 (2024).</w:t>
      </w:r>
    </w:p>
    <w:p w14:paraId="1D870891" w14:textId="10A5E32A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Reesh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&amp; M, I. Acrylonitrile process enhancement through waste minimization: effect of reaction conditions and degree of </w:t>
      </w:r>
      <w:proofErr w:type="spellStart"/>
      <w:r w:rsidRPr="00722469">
        <w:rPr>
          <w:rFonts w:ascii="Arial" w:hAnsi="Arial" w:cs="Arial"/>
          <w:sz w:val="20"/>
          <w:szCs w:val="20"/>
        </w:rPr>
        <w:t>backmixing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Sustainability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13</w:t>
      </w:r>
      <w:r w:rsidRPr="00722469">
        <w:rPr>
          <w:rFonts w:ascii="Arial" w:hAnsi="Arial" w:cs="Arial"/>
          <w:sz w:val="20"/>
          <w:szCs w:val="20"/>
        </w:rPr>
        <w:t>, 7923 (2021).</w:t>
      </w:r>
    </w:p>
    <w:p w14:paraId="67903E09" w14:textId="5D0629EC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Pal, P. &amp; Nayak, J. Acetic acid production and purification: critical review towards process intensification.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Sep.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Purif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46</w:t>
      </w:r>
      <w:r w:rsidRPr="00722469">
        <w:rPr>
          <w:rFonts w:ascii="Arial" w:hAnsi="Arial" w:cs="Arial"/>
          <w:sz w:val="20"/>
          <w:szCs w:val="20"/>
        </w:rPr>
        <w:t>, 44–61 (2017).</w:t>
      </w:r>
    </w:p>
    <w:p w14:paraId="2F69EF83" w14:textId="2D908CCF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Sarchami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T., Batta, N. &amp; </w:t>
      </w:r>
      <w:proofErr w:type="spellStart"/>
      <w:r w:rsidRPr="00722469">
        <w:rPr>
          <w:rFonts w:ascii="Arial" w:hAnsi="Arial" w:cs="Arial"/>
          <w:sz w:val="20"/>
          <w:szCs w:val="20"/>
        </w:rPr>
        <w:t>Berruti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F. Production and separation of acetic acid from pyrolysis oil of lignocellulosic biomass: a review.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Biofuels Bioprod.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Bioref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</w:t>
      </w:r>
      <w:r w:rsidRPr="00722469">
        <w:rPr>
          <w:rFonts w:ascii="Arial" w:hAnsi="Arial" w:cs="Arial"/>
          <w:sz w:val="20"/>
          <w:szCs w:val="20"/>
        </w:rPr>
        <w:t>, 1912–1937 (2021).</w:t>
      </w:r>
    </w:p>
    <w:p w14:paraId="1680075D" w14:textId="2659FD67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Carbon-calcium composite conversion of calcium carbide-acetylene system: on the imperative roles of carbon capture and solid waste recycling.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Appl.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327</w:t>
      </w:r>
      <w:r w:rsidRPr="00722469">
        <w:rPr>
          <w:rFonts w:ascii="Arial" w:hAnsi="Arial" w:cs="Arial"/>
          <w:sz w:val="20"/>
          <w:szCs w:val="20"/>
          <w:lang w:eastAsia="zh-CN"/>
        </w:rPr>
        <w:t>, 120139 (2022).</w:t>
      </w:r>
    </w:p>
    <w:p w14:paraId="7987FB95" w14:textId="3328F449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Li,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Reengineering of the carbon-to-acetylene process featuring negative carbon emission.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25</w:t>
      </w:r>
      <w:r w:rsidRPr="00722469">
        <w:rPr>
          <w:rFonts w:ascii="Arial" w:hAnsi="Arial" w:cs="Arial"/>
          <w:sz w:val="20"/>
          <w:szCs w:val="20"/>
          <w:lang w:eastAsia="zh-CN"/>
        </w:rPr>
        <w:t>, 8584–8592 (2023).</w:t>
      </w:r>
    </w:p>
    <w:p w14:paraId="3BC47A1C" w14:textId="0F97183C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Energy and exergy analysis of a new calcium carbide production process.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226</w:t>
      </w:r>
      <w:r w:rsidRPr="00722469">
        <w:rPr>
          <w:rFonts w:ascii="Arial" w:hAnsi="Arial" w:cs="Arial"/>
          <w:sz w:val="20"/>
          <w:szCs w:val="20"/>
          <w:lang w:eastAsia="zh-CN"/>
        </w:rPr>
        <w:t>, 107070 (2022).</w:t>
      </w:r>
    </w:p>
    <w:p w14:paraId="782796B0" w14:textId="0D2DB65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J. &amp; Zheng, D. Thermodynamic analysis of low-rank-coal-based oxygen-thermal acetylene manufacturing process system.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Ind. Eng. Chem. Res.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51</w:t>
      </w:r>
      <w:r w:rsidRPr="00722469">
        <w:rPr>
          <w:rFonts w:ascii="Arial" w:hAnsi="Arial" w:cs="Arial"/>
          <w:sz w:val="20"/>
          <w:szCs w:val="20"/>
          <w:lang w:eastAsia="zh-CN"/>
        </w:rPr>
        <w:t>, 13414–13422 (2012).</w:t>
      </w:r>
    </w:p>
    <w:p w14:paraId="62DEDA94" w14:textId="35F819F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Gong, X.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Recycling and utilization of calcium carbide slag-current status and new opportunities. </w:t>
      </w:r>
      <w:r w:rsidRPr="00722469">
        <w:rPr>
          <w:rFonts w:ascii="Arial" w:hAnsi="Arial" w:cs="Arial"/>
          <w:i/>
          <w:iCs/>
          <w:sz w:val="20"/>
          <w:szCs w:val="20"/>
        </w:rPr>
        <w:t>Renew. Sustain. Energy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159</w:t>
      </w:r>
      <w:r w:rsidRPr="00722469">
        <w:rPr>
          <w:rFonts w:ascii="Arial" w:hAnsi="Arial" w:cs="Arial"/>
          <w:sz w:val="20"/>
          <w:szCs w:val="20"/>
        </w:rPr>
        <w:t>, 112133 (2022).</w:t>
      </w:r>
    </w:p>
    <w:p w14:paraId="7C209F6B" w14:textId="3AC5F92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Pääkkönen, A., Tolvanen, H. &amp; Kokko, L. The economics of renewable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production from biomass and CaO.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Biomass Bioenergy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120</w:t>
      </w:r>
      <w:r w:rsidRPr="00722469">
        <w:rPr>
          <w:rFonts w:ascii="Arial" w:hAnsi="Arial" w:cs="Arial"/>
          <w:sz w:val="20"/>
          <w:szCs w:val="20"/>
          <w:lang w:eastAsia="zh-CN"/>
        </w:rPr>
        <w:t>, 40–48 (2019).</w:t>
      </w:r>
    </w:p>
    <w:p w14:paraId="0698CDA2" w14:textId="2EA8F2C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Life cycle assessment and sustainable production evaluation of calcium carbide industry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Clean. Prod.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360</w:t>
      </w:r>
      <w:r w:rsidRPr="00722469">
        <w:rPr>
          <w:rFonts w:ascii="Arial" w:hAnsi="Arial" w:cs="Arial"/>
          <w:sz w:val="20"/>
          <w:szCs w:val="20"/>
          <w:lang w:eastAsia="zh-CN"/>
        </w:rPr>
        <w:t>, 132176 (2022).</w:t>
      </w:r>
    </w:p>
    <w:p w14:paraId="6F286A17" w14:textId="5C414C0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Li, G.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Production of calcium carbide from fine </w:t>
      </w:r>
      <w:proofErr w:type="spellStart"/>
      <w:r w:rsidRPr="00722469">
        <w:rPr>
          <w:rFonts w:ascii="Arial" w:hAnsi="Arial" w:cs="Arial"/>
          <w:sz w:val="20"/>
          <w:szCs w:val="20"/>
        </w:rPr>
        <w:t>biochars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49</w:t>
      </w:r>
      <w:r w:rsidRPr="00722469">
        <w:rPr>
          <w:rFonts w:ascii="Arial" w:hAnsi="Arial" w:cs="Arial"/>
          <w:sz w:val="20"/>
          <w:szCs w:val="20"/>
        </w:rPr>
        <w:t>, 8480–8483 (2010).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study of the biochar to CaC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process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D69CE06" w14:textId="335B642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Li, Z., Liu, Z., Wang, R., Guo, X. &amp; Liu, Q. Conversion of bio-char to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at low temperatures-morphology and kinetics.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192</w:t>
      </w:r>
      <w:r w:rsidRPr="00722469">
        <w:rPr>
          <w:rFonts w:ascii="Arial" w:hAnsi="Arial" w:cs="Arial"/>
          <w:sz w:val="20"/>
          <w:szCs w:val="20"/>
          <w:lang w:eastAsia="zh-CN"/>
        </w:rPr>
        <w:t>, 516–525 (2018).</w:t>
      </w:r>
    </w:p>
    <w:p w14:paraId="209EE0C5" w14:textId="3C8C817C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lastRenderedPageBreak/>
        <w:t xml:space="preserve">M. McEnaney, J.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>A cyclic electrochemical strategy to produce acetylene from CO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CH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, or alternative carbon sources.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Sustain. 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>, 2752–2759 (2020).</w:t>
      </w:r>
      <w:r w:rsidR="00B827F2">
        <w:rPr>
          <w:rFonts w:ascii="Arial" w:hAnsi="Arial" w:cs="Arial"/>
          <w:sz w:val="20"/>
          <w:szCs w:val="20"/>
          <w:lang w:eastAsia="zh-CN"/>
        </w:rPr>
        <w:t xml:space="preserve"> </w:t>
      </w:r>
      <w:r w:rsidR="00B827F2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cycles</w:t>
      </w:r>
      <w:r w:rsidR="00B827F2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20781E38" w14:textId="66080FD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Methane to acetylene conversion by employing cost-effective low-temperature arc.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148</w:t>
      </w:r>
      <w:r w:rsidRPr="00722469">
        <w:rPr>
          <w:rFonts w:ascii="Arial" w:hAnsi="Arial" w:cs="Arial"/>
          <w:sz w:val="20"/>
          <w:szCs w:val="20"/>
          <w:lang w:eastAsia="zh-CN"/>
        </w:rPr>
        <w:t>, 209–216 (2016).</w:t>
      </w:r>
    </w:p>
    <w:p w14:paraId="41811BA0" w14:textId="1AC0E4B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Radoiu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T., Chen, Y. &amp; Depew, M. C. Catalytic conversion of methane to acetylene induced by microwave irradiation.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Appl.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B: Environ.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43</w:t>
      </w:r>
      <w:r w:rsidRPr="00722469">
        <w:rPr>
          <w:rFonts w:ascii="Arial" w:hAnsi="Arial" w:cs="Arial"/>
          <w:sz w:val="20"/>
          <w:szCs w:val="20"/>
          <w:lang w:eastAsia="zh-CN"/>
        </w:rPr>
        <w:t>, 187–193 (2003).</w:t>
      </w:r>
    </w:p>
    <w:p w14:paraId="35EFF570" w14:textId="7C7323F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Holmen, A., Olsvik, O. &amp; Rokstad, O. A. Pyrolysis of natural gas: chemistry and process concepts.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42</w:t>
      </w:r>
      <w:r w:rsidRPr="00722469">
        <w:rPr>
          <w:rFonts w:ascii="Arial" w:hAnsi="Arial" w:cs="Arial"/>
          <w:sz w:val="20"/>
          <w:szCs w:val="20"/>
          <w:lang w:eastAsia="zh-CN"/>
        </w:rPr>
        <w:t>, 249–267 (1995).</w:t>
      </w:r>
    </w:p>
    <w:p w14:paraId="2286A580" w14:textId="65432D8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Gyrdymova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Y., Lebedev, A., Du, Y.-J.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Rodygin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K. Production of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cetylene from </w:t>
      </w:r>
      <w:r w:rsidR="00775AD7">
        <w:rPr>
          <w:rFonts w:ascii="Arial" w:hAnsi="Arial" w:cs="Arial"/>
          <w:sz w:val="20"/>
          <w:szCs w:val="20"/>
          <w:lang w:eastAsia="zh-CN"/>
        </w:rPr>
        <w:t>v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iable </w:t>
      </w:r>
      <w:r w:rsidR="00775AD7">
        <w:rPr>
          <w:rFonts w:ascii="Arial" w:hAnsi="Arial" w:cs="Arial"/>
          <w:sz w:val="20"/>
          <w:szCs w:val="20"/>
          <w:lang w:eastAsia="zh-CN"/>
        </w:rPr>
        <w:t>f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eedstock: </w:t>
      </w:r>
      <w:r w:rsidR="00775AD7">
        <w:rPr>
          <w:rFonts w:ascii="Arial" w:hAnsi="Arial" w:cs="Arial"/>
          <w:sz w:val="20"/>
          <w:szCs w:val="20"/>
          <w:lang w:eastAsia="zh-CN"/>
        </w:rPr>
        <w:t>p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romising </w:t>
      </w:r>
      <w:r w:rsidR="00775AD7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ecent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pproaches.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ChemPlusChem,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e202400247 (2024).</w:t>
      </w:r>
    </w:p>
    <w:p w14:paraId="081274A4" w14:textId="4588072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Fincke, J. R.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Plasma thermal conversion of methane to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Plasma Chem. Plasma Process.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</w:t>
      </w:r>
      <w:r w:rsidRPr="00722469">
        <w:rPr>
          <w:rFonts w:ascii="Arial" w:hAnsi="Arial" w:cs="Arial"/>
          <w:sz w:val="20"/>
          <w:szCs w:val="20"/>
          <w:lang w:eastAsia="zh-CN"/>
        </w:rPr>
        <w:t>, 105–136 (2002).</w:t>
      </w:r>
    </w:p>
    <w:p w14:paraId="56687BBC" w14:textId="1DC2E907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Anderson, R. P., Fincke, J. R. &amp; Taylor, C. E. Conversion of natural gas to liquids via acetylene as an intermediate.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81</w:t>
      </w:r>
      <w:r w:rsidRPr="00722469">
        <w:rPr>
          <w:rFonts w:ascii="Arial" w:hAnsi="Arial" w:cs="Arial"/>
          <w:sz w:val="20"/>
          <w:szCs w:val="20"/>
          <w:lang w:eastAsia="zh-CN"/>
        </w:rPr>
        <w:t>, 909–925 (2002).</w:t>
      </w:r>
    </w:p>
    <w:p w14:paraId="3B4FFBA6" w14:textId="2937047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Yan, B., Xu, P., Guo, C. Y., Jin, Y. &amp; Cheng, Y. Experimental study on coal pyrolysis to acetylene in thermal plasma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207–208</w:t>
      </w:r>
      <w:r w:rsidRPr="00722469">
        <w:rPr>
          <w:rFonts w:ascii="Arial" w:hAnsi="Arial" w:cs="Arial"/>
          <w:sz w:val="20"/>
          <w:szCs w:val="20"/>
          <w:lang w:eastAsia="zh-CN"/>
        </w:rPr>
        <w:t>, 109–116 (2012).</w:t>
      </w:r>
    </w:p>
    <w:p w14:paraId="0069A5AB" w14:textId="68E64FF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Sakbodin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M., Wu, Y., Oh, S. C., Wachsman, E. D. &amp; Liu, D. Hydrogen-permeable tubular membrane reactor: promoting conversion and product selectivity for non-oxidative activation of methane over an Fe©SiO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55</w:t>
      </w:r>
      <w:r w:rsidRPr="00722469">
        <w:rPr>
          <w:rFonts w:ascii="Arial" w:hAnsi="Arial" w:cs="Arial"/>
          <w:sz w:val="20"/>
          <w:szCs w:val="20"/>
          <w:lang w:eastAsia="zh-CN"/>
        </w:rPr>
        <w:t>, 16149–16152 (2016).</w:t>
      </w:r>
    </w:p>
    <w:p w14:paraId="63F0BA24" w14:textId="38AA163F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Oh, S.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non-oxidative methane conversion in a millisecond catalytic wall reactor.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58</w:t>
      </w:r>
      <w:r w:rsidRPr="00722469">
        <w:rPr>
          <w:rFonts w:ascii="Arial" w:hAnsi="Arial" w:cs="Arial"/>
          <w:sz w:val="20"/>
          <w:szCs w:val="20"/>
          <w:lang w:eastAsia="zh-CN"/>
        </w:rPr>
        <w:t>, 7083–7086 (2019).</w:t>
      </w:r>
    </w:p>
    <w:p w14:paraId="742D2905" w14:textId="14E99FB9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Kado, S., Sekine, Y. &amp; Fujimoto, K. Direct synthesis of acetylene from methane by direct current pulse discharge.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Commun.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2485–2486 (1999).</w:t>
      </w:r>
    </w:p>
    <w:p w14:paraId="4E29C92F" w14:textId="4BA8765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Q.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Conversion of methane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over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/ZSM-5 core–shell particles in an electric field.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RSC Adv.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34793–34803 (2019).</w:t>
      </w:r>
    </w:p>
    <w:p w14:paraId="0F00678F" w14:textId="3617EFF6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Wnukowski, M., van de Steeg, A. W.,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Hrycak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B.,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Jasiński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&amp; van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Rooij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J. Influence of hydrogen addition on methane coupling in a moderate pressure microwave plasma.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288</w:t>
      </w:r>
      <w:r w:rsidRPr="00722469">
        <w:rPr>
          <w:rFonts w:ascii="Arial" w:hAnsi="Arial" w:cs="Arial"/>
          <w:sz w:val="20"/>
          <w:szCs w:val="20"/>
          <w:lang w:eastAsia="zh-CN"/>
        </w:rPr>
        <w:t>, 119674 (2021).</w:t>
      </w:r>
    </w:p>
    <w:p w14:paraId="57F1CE82" w14:textId="225A456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Zhang, X., Dai, B., Zhu, A., Gong, W. &amp; Liu, C. The simultaneous activation of methane and carbon dioxide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under pulse corona plasma over La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>/γ-Al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Today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72</w:t>
      </w:r>
      <w:r w:rsidRPr="00722469">
        <w:rPr>
          <w:rFonts w:ascii="Arial" w:hAnsi="Arial" w:cs="Arial"/>
          <w:sz w:val="20"/>
          <w:szCs w:val="20"/>
          <w:lang w:eastAsia="zh-CN"/>
        </w:rPr>
        <w:t>, 223–227 (2002).</w:t>
      </w:r>
    </w:p>
    <w:p w14:paraId="58FE2840" w14:textId="481871CE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conversion of methane to ethylene and acetylene over an iron-based metal–organic framework.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145</w:t>
      </w:r>
      <w:r w:rsidRPr="00722469">
        <w:rPr>
          <w:rFonts w:ascii="Arial" w:hAnsi="Arial" w:cs="Arial"/>
          <w:sz w:val="20"/>
          <w:szCs w:val="20"/>
          <w:lang w:eastAsia="zh-CN"/>
        </w:rPr>
        <w:t>, 20792–20800 (2023).</w:t>
      </w:r>
    </w:p>
    <w:p w14:paraId="5EEFE51E" w14:textId="270DC41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Julian, I., Ramirez, H., Hueso, J. L.,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Mallada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 &amp; Santamaria, J. Non-oxidative methane conversion in microwave-assisted structured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377</w:t>
      </w:r>
      <w:r w:rsidRPr="00722469">
        <w:rPr>
          <w:rFonts w:ascii="Arial" w:hAnsi="Arial" w:cs="Arial"/>
          <w:sz w:val="20"/>
          <w:szCs w:val="20"/>
          <w:lang w:eastAsia="zh-CN"/>
        </w:rPr>
        <w:t>, 119764 (2019).</w:t>
      </w:r>
    </w:p>
    <w:p w14:paraId="30004986" w14:textId="6B3062A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Suib, S. L. &amp; Zerger, R. P. A direct, continuous, low-power catalytic conversion of methane to higher hydrocarbons via microwave plasmas.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J.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139</w:t>
      </w:r>
      <w:r w:rsidRPr="00722469">
        <w:rPr>
          <w:rFonts w:ascii="Arial" w:hAnsi="Arial" w:cs="Arial"/>
          <w:sz w:val="20"/>
          <w:szCs w:val="20"/>
          <w:lang w:eastAsia="zh-CN"/>
        </w:rPr>
        <w:t>, 383–391 (1993).</w:t>
      </w:r>
    </w:p>
    <w:p w14:paraId="3BEB167C" w14:textId="7C60A0C0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Ortiz-Bravo, C. A., Chagas, C. A. &amp; Toniolo, F. S. Oxidative coupling of methane (OCM): An overview of the challenges and opportunities for developing new technologies.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Nat. Gas Sci. Eng.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96</w:t>
      </w:r>
      <w:r w:rsidRPr="00722469">
        <w:rPr>
          <w:rFonts w:ascii="Arial" w:hAnsi="Arial" w:cs="Arial"/>
          <w:sz w:val="20"/>
          <w:szCs w:val="20"/>
          <w:lang w:eastAsia="zh-CN"/>
        </w:rPr>
        <w:t>, 104254 (2021).</w:t>
      </w:r>
    </w:p>
    <w:p w14:paraId="15DA0290" w14:textId="3D4314A3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Xie,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Nanoceria-supported single-atom platinum catalysts for direct methane conversion.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4044–4048 (2018).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The highest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selectivity from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catalytic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191F9C3" w14:textId="17F60A6A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Pt/CeO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as catalyst for nonoxidative coupling of methane: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xidative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egeneration.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Phys. Chem.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6778–6783 (2023).</w:t>
      </w:r>
    </w:p>
    <w:p w14:paraId="662D7340" w14:textId="6AC10632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Talpade, A. D.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Catalytic reactivity of Pt sites for non-oxidative coupling of methane (NOCM).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481</w:t>
      </w:r>
      <w:r w:rsidRPr="00722469">
        <w:rPr>
          <w:rFonts w:ascii="Arial" w:hAnsi="Arial" w:cs="Arial"/>
          <w:sz w:val="20"/>
          <w:szCs w:val="20"/>
          <w:lang w:eastAsia="zh-CN"/>
        </w:rPr>
        <w:t>, 148675 (2024).</w:t>
      </w:r>
    </w:p>
    <w:p w14:paraId="4CE6665E" w14:textId="1A6EE66B" w:rsidR="00394D52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Eggart, 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Operando XAS Study of Pt-Doped 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the Nonoxidative Conversion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</w:t>
      </w:r>
      <w:r w:rsidRPr="00722469">
        <w:rPr>
          <w:rFonts w:ascii="Arial" w:hAnsi="Arial" w:cs="Arial"/>
          <w:sz w:val="20"/>
          <w:szCs w:val="20"/>
          <w:lang w:eastAsia="zh-CN"/>
        </w:rPr>
        <w:t>, 3897–3908 (2022).</w:t>
      </w:r>
    </w:p>
    <w:p w14:paraId="6710F31D" w14:textId="3A9EF16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Y. Zhang, S. B. X.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Role and dynamics of transition metal carbides in methane coupling.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5899–5905 (2023).</w:t>
      </w:r>
    </w:p>
    <w:p w14:paraId="39A5C366" w14:textId="5012F18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S. J., Lee, S. W., Kim, H. W., Kim, S. K. &amp; Kim, Y. T. Nonoxidative direct conversion of methane on silica-based iron catalysts: effect of catalytic surface.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7984–7997 (2019).</w:t>
      </w:r>
    </w:p>
    <w:p w14:paraId="4F9136A3" w14:textId="4094302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Hao, J.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Enhanced methane conversion to olefins and aromatics by H-donor molecules under nonoxidative condition.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9045–9050 (2019).</w:t>
      </w:r>
    </w:p>
    <w:p w14:paraId="32A93AEB" w14:textId="35BD0BBD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Hohn, K. L., Witt, P. M., Davis, M. B. &amp; Schmidt, L. D. Methane coupling to acetylene over Pt-coated monoliths at millisecond contact times.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54</w:t>
      </w:r>
      <w:r w:rsidRPr="00722469">
        <w:rPr>
          <w:rFonts w:ascii="Arial" w:hAnsi="Arial" w:cs="Arial"/>
          <w:sz w:val="20"/>
          <w:szCs w:val="20"/>
          <w:lang w:eastAsia="zh-CN"/>
        </w:rPr>
        <w:t>, 113–118 (1998).</w:t>
      </w:r>
    </w:p>
    <w:p w14:paraId="06B44105" w14:textId="369B5169" w:rsidR="00106698" w:rsidRPr="00206C49" w:rsidRDefault="00106698" w:rsidP="00206C49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Direct, nonoxidative conversion of methane to ethylene, aromatics, and hydrogen.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344</w:t>
      </w:r>
      <w:r w:rsidRPr="00722469">
        <w:rPr>
          <w:rFonts w:ascii="Arial" w:hAnsi="Arial" w:cs="Arial"/>
          <w:sz w:val="20"/>
          <w:szCs w:val="20"/>
          <w:lang w:eastAsia="zh-CN"/>
        </w:rPr>
        <w:t>, 616–619 (2014).</w:t>
      </w:r>
      <w:r w:rsidR="00206C49" w:rsidRP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breakthrough of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non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oxidative methane coupling</w:t>
      </w:r>
      <w:r w:rsidR="00206C49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3974D025" w14:textId="3C547911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Dimitrakellis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Delikonstantis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E., Stefanidis, G. D. &amp; Vlachos, D. G. Plasma technology for lignocellulosic biomass conversion toward an electrified biorefinery.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2680–2721 (2022).</w:t>
      </w:r>
    </w:p>
    <w:p w14:paraId="4F8744EE" w14:textId="2E9883B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Pyrolysis of polyolefins using rotating arc plasma technology for production of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Energies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513 (2017).</w:t>
      </w:r>
    </w:p>
    <w:p w14:paraId="2263C923" w14:textId="51DE9F8E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Gas production from polyethylene terephthalate using rotating arc plasma.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Intensif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 xml:space="preserve">. </w:t>
      </w:r>
      <w:r w:rsidRPr="00722469">
        <w:rPr>
          <w:rFonts w:ascii="Arial" w:hAnsi="Arial" w:cs="Arial"/>
          <w:b/>
          <w:bCs/>
          <w:sz w:val="20"/>
          <w:szCs w:val="20"/>
        </w:rPr>
        <w:t>128</w:t>
      </w:r>
      <w:r w:rsidRPr="00722469">
        <w:rPr>
          <w:rFonts w:ascii="Arial" w:hAnsi="Arial" w:cs="Arial"/>
          <w:sz w:val="20"/>
          <w:szCs w:val="20"/>
        </w:rPr>
        <w:t>, 257–262 (2018).</w:t>
      </w:r>
    </w:p>
    <w:p w14:paraId="118EAD85" w14:textId="0D3EF46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Kolb, T., Kroker, T. &amp; Gericke, K.-H. Conversion of biogas like mixtures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 in a plug flow reactor supported by a DBD at atmospheric pressure.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Vacuum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88</w:t>
      </w:r>
      <w:r w:rsidRPr="00722469">
        <w:rPr>
          <w:rFonts w:ascii="Arial" w:hAnsi="Arial" w:cs="Arial"/>
          <w:sz w:val="20"/>
          <w:szCs w:val="20"/>
          <w:lang w:eastAsia="zh-CN"/>
        </w:rPr>
        <w:t>, 144–148 (2013).</w:t>
      </w:r>
    </w:p>
    <w:p w14:paraId="14AD4B25" w14:textId="63B7FC0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Zeng,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Biogas reforming for hydrogen-rich syngas production over a Ni–K/Al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 using a temperature-controlled plasma reactor.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Int. J.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Hydrog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</w:t>
      </w:r>
      <w:r w:rsidRPr="00722469">
        <w:rPr>
          <w:rFonts w:ascii="Arial" w:hAnsi="Arial" w:cs="Arial"/>
          <w:sz w:val="20"/>
          <w:szCs w:val="20"/>
          <w:lang w:eastAsia="zh-CN"/>
        </w:rPr>
        <w:t>, 6192–6203 (2023).</w:t>
      </w:r>
    </w:p>
    <w:p w14:paraId="16B64798" w14:textId="0E1723B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Mitchell, S., Martín, A. J., Guillén-Gosálbez, G. &amp; Pérez-Ramírez, J. The future of chemical sciences is sustainable.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63</w:t>
      </w:r>
      <w:r w:rsidRPr="00722469">
        <w:rPr>
          <w:rFonts w:ascii="Arial" w:hAnsi="Arial" w:cs="Arial"/>
          <w:sz w:val="20"/>
          <w:szCs w:val="20"/>
          <w:lang w:eastAsia="zh-CN"/>
        </w:rPr>
        <w:t>, e202318676 (2024).</w:t>
      </w:r>
    </w:p>
    <w:p w14:paraId="545164EC" w14:textId="293B40A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Rodin, V., Lindorfer, J., Böhm, H. &amp; Vieira, L. Assessing the potential of carbon dioxide </w:t>
      </w:r>
      <w:proofErr w:type="spellStart"/>
      <w:r w:rsidRPr="00722469">
        <w:rPr>
          <w:rFonts w:ascii="Arial" w:hAnsi="Arial" w:cs="Arial"/>
          <w:sz w:val="20"/>
          <w:szCs w:val="20"/>
        </w:rPr>
        <w:t>valorisation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 in Europe with focus on biogenic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J. CO</w:t>
      </w:r>
      <w:r w:rsidRPr="00722469">
        <w:rPr>
          <w:rFonts w:ascii="Arial" w:hAnsi="Arial" w:cs="Arial"/>
          <w:i/>
          <w:iCs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 Util.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</w:t>
      </w:r>
      <w:r w:rsidRPr="00722469">
        <w:rPr>
          <w:rFonts w:ascii="Arial" w:hAnsi="Arial" w:cs="Arial"/>
          <w:sz w:val="20"/>
          <w:szCs w:val="20"/>
        </w:rPr>
        <w:t>, 101219 (2020).</w:t>
      </w:r>
    </w:p>
    <w:p w14:paraId="21223264" w14:textId="4B628E4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Glaser, B., Parr, M., Braun, C.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Kopolo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Biochar is carbon negative.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Geosci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2 (2009).</w:t>
      </w:r>
    </w:p>
    <w:p w14:paraId="4A1D1440" w14:textId="2ADA071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Nabera, A., Martín, A. J., Istrate, R., Pérez-Ramírez, J. &amp; Guillén-Gosálbez, G. Integrating climate policies in the sustainability analysis of green chemicals.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26</w:t>
      </w:r>
      <w:r w:rsidRPr="00722469">
        <w:rPr>
          <w:rFonts w:ascii="Arial" w:hAnsi="Arial" w:cs="Arial"/>
          <w:sz w:val="20"/>
          <w:szCs w:val="20"/>
          <w:lang w:eastAsia="zh-CN"/>
        </w:rPr>
        <w:t>, 6461–6469 (2024).</w:t>
      </w:r>
    </w:p>
    <w:p w14:paraId="312C827C" w14:textId="5D7A123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Sacchi, 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PRospective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EnvironMental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Impact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asSEment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(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premise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): A streamlined approach to producing databases for prospective life cycle assessment using integrated assessment models.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Renew. Sustain. Energy Rev.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160</w:t>
      </w:r>
      <w:r w:rsidRPr="00722469">
        <w:rPr>
          <w:rFonts w:ascii="Arial" w:hAnsi="Arial" w:cs="Arial"/>
          <w:sz w:val="20"/>
          <w:szCs w:val="20"/>
          <w:lang w:eastAsia="zh-CN"/>
        </w:rPr>
        <w:t>, 112311 (2022).</w:t>
      </w:r>
    </w:p>
    <w:p w14:paraId="27B65579" w14:textId="32D7C28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 xml:space="preserve">Yu,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Stoichiometric methane conversion to ethane using photochemical looping at ambient temperature.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</w:t>
      </w:r>
      <w:r w:rsidRPr="00722469">
        <w:rPr>
          <w:rFonts w:ascii="Arial" w:hAnsi="Arial" w:cs="Arial"/>
          <w:sz w:val="20"/>
          <w:szCs w:val="20"/>
          <w:lang w:eastAsia="zh-CN"/>
        </w:rPr>
        <w:t>, 511–519 (2020).</w:t>
      </w:r>
    </w:p>
    <w:p w14:paraId="04D61147" w14:textId="47923488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Wu,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Ga-doped and Pt-loaded porous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–SiO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photocatalytic nonoxidative coupling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141</w:t>
      </w:r>
      <w:r w:rsidRPr="00722469">
        <w:rPr>
          <w:rFonts w:ascii="Arial" w:hAnsi="Arial" w:cs="Arial"/>
          <w:sz w:val="20"/>
          <w:szCs w:val="20"/>
          <w:lang w:eastAsia="zh-CN"/>
        </w:rPr>
        <w:t>, 6592–6600 (2019).</w:t>
      </w:r>
    </w:p>
    <w:p w14:paraId="6A634677" w14:textId="73182E3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Zhu,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Electrochemical conversion of methane to ethylene in a solid oxide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electrolyzer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Commun.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1173 (2019).</w:t>
      </w:r>
    </w:p>
    <w:p w14:paraId="439537A2" w14:textId="19D0F009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Johnston,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Carthey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N. &amp; Hutchings, G. J. Discovery, development, and commercialization of gold catalysts for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137</w:t>
      </w:r>
      <w:r w:rsidRPr="00722469">
        <w:rPr>
          <w:rFonts w:ascii="Arial" w:hAnsi="Arial" w:cs="Arial"/>
          <w:sz w:val="20"/>
          <w:szCs w:val="20"/>
          <w:lang w:eastAsia="zh-CN"/>
        </w:rPr>
        <w:t>, 14548–14557 (2015).</w:t>
      </w:r>
    </w:p>
    <w:p w14:paraId="318979C3" w14:textId="3D5033EC" w:rsidR="002B480B" w:rsidRPr="009A51AE" w:rsidRDefault="00106698" w:rsidP="002A681A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Malta, 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Identification of single-site gold catalysis in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355</w:t>
      </w:r>
      <w:r w:rsidRPr="00722469">
        <w:rPr>
          <w:rFonts w:ascii="Arial" w:hAnsi="Arial" w:cs="Arial"/>
          <w:sz w:val="20"/>
          <w:szCs w:val="20"/>
          <w:lang w:eastAsia="zh-CN"/>
        </w:rPr>
        <w:t>, 1399–1403 (2017).</w:t>
      </w:r>
    </w:p>
    <w:p w14:paraId="2225F896" w14:textId="6F3C00C5" w:rsidR="00FE1182" w:rsidRPr="00B70EC7" w:rsidRDefault="003B4FD6" w:rsidP="007D2033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B70EC7">
        <w:rPr>
          <w:rFonts w:ascii="Arial" w:hAnsi="Arial" w:cs="Arial"/>
          <w:sz w:val="20"/>
          <w:szCs w:val="20"/>
          <w:lang w:eastAsia="zh-CN"/>
        </w:rPr>
        <w:t>Chen, Z., Wang, S., Zhao, J. &amp;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B70EC7">
        <w:rPr>
          <w:rFonts w:ascii="Arial" w:hAnsi="Arial" w:cs="Arial"/>
          <w:sz w:val="20"/>
          <w:szCs w:val="20"/>
          <w:lang w:eastAsia="zh-CN"/>
        </w:rPr>
        <w:t>Lin, R.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Advances in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s</w:t>
      </w:r>
      <w:r w:rsidRPr="00B70EC7">
        <w:rPr>
          <w:rFonts w:ascii="Arial" w:hAnsi="Arial" w:cs="Arial"/>
          <w:sz w:val="20"/>
          <w:szCs w:val="20"/>
          <w:lang w:eastAsia="zh-CN"/>
        </w:rPr>
        <w:t>ingle-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B70EC7">
        <w:rPr>
          <w:rFonts w:ascii="Arial" w:hAnsi="Arial" w:cs="Arial"/>
          <w:sz w:val="20"/>
          <w:szCs w:val="20"/>
          <w:lang w:eastAsia="zh-CN"/>
        </w:rPr>
        <w:t>tom-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c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atalyzed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cetylene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h</w:t>
      </w:r>
      <w:r w:rsidRPr="00B70EC7">
        <w:rPr>
          <w:rFonts w:ascii="Arial" w:hAnsi="Arial" w:cs="Arial"/>
          <w:sz w:val="20"/>
          <w:szCs w:val="20"/>
          <w:lang w:eastAsia="zh-CN"/>
        </w:rPr>
        <w:t>ydrochlorination. </w:t>
      </w:r>
      <w:r w:rsidRPr="00B70EC7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B70EC7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B70EC7">
        <w:rPr>
          <w:rFonts w:ascii="Arial" w:eastAsiaTheme="minorEastAsia" w:hAnsi="Arial" w:cs="Arial" w:hint="eastAsia"/>
          <w:i/>
          <w:iCs/>
          <w:sz w:val="20"/>
          <w:szCs w:val="20"/>
          <w:lang w:eastAsia="zh-CN"/>
        </w:rPr>
        <w:t>.</w:t>
      </w:r>
      <w:r w:rsidRPr="00B70EC7">
        <w:rPr>
          <w:rFonts w:ascii="Arial" w:hAnsi="Arial" w:cs="Arial"/>
          <w:sz w:val="20"/>
          <w:szCs w:val="20"/>
          <w:lang w:eastAsia="zh-CN"/>
        </w:rPr>
        <w:t> </w:t>
      </w:r>
      <w:r w:rsidRPr="00B70EC7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B70EC7">
        <w:rPr>
          <w:rFonts w:ascii="Arial" w:hAnsi="Arial" w:cs="Arial"/>
          <w:sz w:val="20"/>
          <w:szCs w:val="20"/>
          <w:lang w:eastAsia="zh-CN"/>
        </w:rPr>
        <w:t>, 965-980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(2024)</w:t>
      </w:r>
      <w:r w:rsidRPr="00B70EC7">
        <w:rPr>
          <w:rFonts w:ascii="Arial" w:hAnsi="Arial" w:cs="Arial"/>
          <w:sz w:val="20"/>
          <w:szCs w:val="20"/>
          <w:lang w:eastAsia="zh-CN"/>
        </w:rPr>
        <w:t>.</w:t>
      </w:r>
      <w:r w:rsidR="00FE1182" w:rsidRPr="00B70EC7">
        <w:rPr>
          <w:rFonts w:ascii="Arial" w:eastAsiaTheme="minorEastAsia" w:hAnsi="Arial" w:cs="Arial"/>
          <w:sz w:val="20"/>
          <w:szCs w:val="20"/>
          <w:lang w:eastAsia="zh-CN"/>
        </w:rPr>
        <w:br w:type="page"/>
      </w:r>
    </w:p>
    <w:p w14:paraId="4AFA30E4" w14:textId="545CFEB1" w:rsidR="00FE1182" w:rsidRPr="00CF7E03" w:rsidRDefault="00D4039D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452AD347" wp14:editId="62471F2C">
            <wp:extent cx="5550408" cy="2130552"/>
            <wp:effectExtent l="0" t="0" r="0" b="3175"/>
            <wp:docPr id="1678644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2" t="5105" r="4610" b="64016"/>
                    <a:stretch/>
                  </pic:blipFill>
                  <pic:spPr bwMode="auto">
                    <a:xfrm>
                      <a:off x="0" y="0"/>
                      <a:ext cx="5550408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0B3E6" w14:textId="05A4CDE0" w:rsidR="00FE1182" w:rsidRDefault="00FE1182" w:rsidP="00226726">
      <w:pPr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  <w:r w:rsidRPr="00E643AD">
        <w:rPr>
          <w:rFonts w:ascii="Arial" w:hAnsi="Arial" w:cs="Arial"/>
          <w:b/>
          <w:iCs/>
          <w:sz w:val="22"/>
          <w:szCs w:val="22"/>
        </w:rPr>
        <w:t>Fig. 1 | </w:t>
      </w:r>
      <w:r w:rsidRPr="00E643AD">
        <w:rPr>
          <w:rFonts w:ascii="Arial" w:eastAsiaTheme="minorEastAsia" w:hAnsi="Arial" w:cs="Arial"/>
          <w:b/>
          <w:iCs/>
          <w:sz w:val="22"/>
          <w:szCs w:val="22"/>
          <w:lang w:eastAsia="zh-CN"/>
        </w:rPr>
        <w:t>The acetylene timeline</w:t>
      </w:r>
      <w:r w:rsidRPr="00E643AD">
        <w:rPr>
          <w:rFonts w:ascii="Arial" w:hAnsi="Arial" w:cs="Arial"/>
          <w:b/>
          <w:iCs/>
          <w:sz w:val="22"/>
          <w:szCs w:val="22"/>
        </w:rPr>
        <w:t>.</w:t>
      </w:r>
      <w:r w:rsidRPr="00E643AD">
        <w:rPr>
          <w:rFonts w:ascii="Arial" w:hAnsi="Arial" w:cs="Arial"/>
          <w:iCs/>
          <w:sz w:val="22"/>
          <w:szCs w:val="22"/>
        </w:rPr>
        <w:t xml:space="preserve"> Th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e</w:t>
      </w:r>
      <w:r w:rsidRPr="00E643AD">
        <w:rPr>
          <w:rFonts w:ascii="Arial" w:hAnsi="Arial" w:cs="Arial"/>
          <w:iCs/>
          <w:sz w:val="22"/>
          <w:szCs w:val="22"/>
        </w:rPr>
        <w:t xml:space="preserve"> timeline illustrates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the evolution of various industrial production technologies</w:t>
      </w:r>
      <w:r w:rsidRPr="002E1401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>for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since its discovery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, advancements in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chemistry, global production changes </w:t>
      </w:r>
      <w:r>
        <w:rPr>
          <w:rFonts w:ascii="Arial" w:eastAsiaTheme="minorEastAsia" w:hAnsi="Arial" w:cs="Arial" w:hint="eastAsia"/>
          <w:iCs/>
          <w:sz w:val="22"/>
          <w:szCs w:val="22"/>
          <w:lang w:eastAsia="zh-CN"/>
        </w:rPr>
        <w:t xml:space="preserve">of relevant chemicals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at key historical points, and the gradual market transition from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to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4</w:t>
      </w:r>
      <w:r w:rsidRPr="00E643AD">
        <w:rPr>
          <w:rFonts w:ascii="Arial" w:hAnsi="Arial" w:cs="Arial"/>
          <w:iCs/>
          <w:sz w:val="22"/>
          <w:szCs w:val="22"/>
        </w:rPr>
        <w:t>.</w:t>
      </w:r>
      <w:r>
        <w:rPr>
          <w:rFonts w:ascii="Arial" w:hAnsi="Arial" w:cs="Arial"/>
          <w:iCs/>
          <w:sz w:val="22"/>
          <w:szCs w:val="22"/>
        </w:rPr>
        <w:br w:type="page"/>
      </w:r>
    </w:p>
    <w:p w14:paraId="5EC26102" w14:textId="0A989D5C" w:rsidR="00FE1182" w:rsidRPr="00CF7E03" w:rsidRDefault="004D021D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518DBC8F" wp14:editId="51F9F664">
            <wp:extent cx="5010912" cy="2505456"/>
            <wp:effectExtent l="0" t="0" r="0" b="9525"/>
            <wp:docPr id="1155465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6" t="11464" r="8769" b="52216"/>
                    <a:stretch/>
                  </pic:blipFill>
                  <pic:spPr bwMode="auto">
                    <a:xfrm>
                      <a:off x="0" y="0"/>
                      <a:ext cx="5010912" cy="250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791FD" w14:textId="078EA035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367CA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routes, past and current applications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The figure introduces various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 using fossil-derived feedstocks, including coal, natural gas, and oil, </w:t>
      </w:r>
      <w:r>
        <w:rPr>
          <w:rFonts w:ascii="Arial" w:eastAsiaTheme="minorEastAsia" w:hAnsi="Arial" w:cs="Arial"/>
          <w:sz w:val="22"/>
          <w:szCs w:val="22"/>
          <w:lang w:eastAsia="zh-CN"/>
        </w:rPr>
        <w:t>along with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several technologies such as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PC, plasma, and TP. The figure highlights major industrial applications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provides data on approximate global annual production (Mt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) and market size (USD billion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). It distinguishes between commercial routes (currently in use), abandoned routes (past commercial processes replaced by other methods), and trial routes (processes with research interest but never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largely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commercialized). </w:t>
      </w:r>
      <w:proofErr w:type="spellStart"/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proofErr w:type="spellEnd"/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almost all VCM demand is for PVC production, this number reflects the global market size of PVC.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</w:t>
      </w:r>
      <w:proofErr w:type="spellStart"/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a,b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Data</w:t>
      </w:r>
      <w:proofErr w:type="spellEnd"/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from Statista.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40D846A4" w14:textId="2AFF68DB" w:rsidR="00FE1182" w:rsidRPr="00CF7E03" w:rsidRDefault="002C5AB8" w:rsidP="00FE1182">
      <w:pPr>
        <w:spacing w:before="240" w:line="360" w:lineRule="auto"/>
        <w:jc w:val="center"/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</w:pPr>
      <w:r w:rsidRPr="002C5AB8">
        <w:rPr>
          <w:rFonts w:ascii="Arial" w:eastAsiaTheme="minorEastAsia" w:hAnsi="Arial" w:cs="Arial"/>
          <w:b/>
          <w:i/>
          <w:iCs/>
          <w:noProof/>
          <w:sz w:val="22"/>
          <w:szCs w:val="22"/>
          <w:lang w:eastAsia="zh-CN"/>
        </w:rPr>
        <w:lastRenderedPageBreak/>
        <w:drawing>
          <wp:inline distT="0" distB="0" distL="0" distR="0" wp14:anchorId="236663F7" wp14:editId="4C1BF144">
            <wp:extent cx="4001161" cy="3002422"/>
            <wp:effectExtent l="0" t="0" r="0" b="7620"/>
            <wp:docPr id="1771510941" name="Picture 1" descr="A diagram of energy and g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10941" name="Picture 1" descr="A diagram of energy and ga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9753" cy="300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6CD4" w14:textId="77777777" w:rsidR="00CF0697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</w:pPr>
      <w:r w:rsidRPr="002C5AB8">
        <w:rPr>
          <w:rFonts w:ascii="Arial" w:hAnsi="Arial" w:cs="Arial"/>
          <w:b/>
          <w:sz w:val="22"/>
          <w:szCs w:val="22"/>
        </w:rPr>
        <w:t>Fig. </w:t>
      </w:r>
      <w:r w:rsidRPr="002C5AB8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3</w:t>
      </w:r>
      <w:r w:rsidRPr="002C5AB8">
        <w:rPr>
          <w:rFonts w:ascii="Arial" w:hAnsi="Arial" w:cs="Arial"/>
          <w:b/>
          <w:iCs/>
          <w:sz w:val="22"/>
          <w:szCs w:val="22"/>
        </w:rPr>
        <w:t> | </w:t>
      </w:r>
      <w:r w:rsidR="002C5AB8" w:rsidRPr="002C5AB8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 xml:space="preserve">Commercial acetylene production </w:t>
      </w:r>
      <w:r w:rsidRPr="00855F32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>route</w:t>
      </w:r>
      <w:r w:rsidR="002C5AB8" w:rsidRPr="00855F32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s</w:t>
      </w:r>
      <w:r w:rsidRPr="00855F32">
        <w:rPr>
          <w:rFonts w:ascii="Arial" w:hAnsi="Arial" w:cs="Arial"/>
          <w:b/>
          <w:sz w:val="22"/>
          <w:szCs w:val="22"/>
          <w:highlight w:val="yellow"/>
        </w:rPr>
        <w:t>.</w:t>
      </w:r>
      <w:r w:rsidRPr="00855F32">
        <w:rPr>
          <w:rFonts w:ascii="Arial" w:eastAsiaTheme="minorEastAsia" w:hAnsi="Arial" w:cs="Arial"/>
          <w:b/>
          <w:bCs/>
          <w:sz w:val="22"/>
          <w:szCs w:val="22"/>
          <w:highlight w:val="yellow"/>
          <w:lang w:eastAsia="zh-CN"/>
        </w:rPr>
        <w:t xml:space="preserve"> </w:t>
      </w:r>
      <w:r w:rsidRPr="00855F32">
        <w:rPr>
          <w:rFonts w:ascii="Arial" w:eastAsia="Times New Roman" w:hAnsi="Arial" w:cs="Arial"/>
          <w:b/>
          <w:sz w:val="22"/>
          <w:szCs w:val="22"/>
          <w:highlight w:val="yellow"/>
        </w:rPr>
        <w:t>a.</w:t>
      </w:r>
      <w:r w:rsidRPr="002C5AB8">
        <w:rPr>
          <w:rFonts w:ascii="Arial" w:eastAsia="Times New Roman" w:hAnsi="Arial" w:cs="Arial"/>
          <w:bCs/>
          <w:sz w:val="22"/>
          <w:szCs w:val="22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four major issues associated with the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including high energy input, high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production of slag waste, and large coal input.</w:t>
      </w:r>
      <w:r w:rsidR="002C5AB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C5AB8" w:rsidRPr="00855F32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>b</w:t>
      </w:r>
      <w:r w:rsidR="002C5AB8" w:rsidRPr="00855F32">
        <w:rPr>
          <w:rFonts w:ascii="Arial" w:hAnsi="Arial" w:cs="Arial"/>
          <w:b/>
          <w:sz w:val="22"/>
          <w:szCs w:val="22"/>
          <w:highlight w:val="yellow"/>
        </w:rPr>
        <w:t>. </w:t>
      </w:r>
      <w:r w:rsidR="002C5AB8" w:rsidRPr="00855F32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Gibbs free energy of formation per carbon atom for several hydrocarbons from the elements as a function of temperature.</w:t>
      </w:r>
      <w:r w:rsidR="002C5AB8" w:rsidRPr="00855F32">
        <w:rPr>
          <w:rFonts w:ascii="Arial" w:eastAsiaTheme="minorEastAsia" w:hAnsi="Arial" w:cs="Arial"/>
          <w:b/>
          <w:sz w:val="22"/>
          <w:szCs w:val="22"/>
          <w:highlight w:val="yellow"/>
          <w:lang w:eastAsia="zh-CN"/>
        </w:rPr>
        <w:t xml:space="preserve"> </w:t>
      </w:r>
      <w:r w:rsidR="002C5AB8" w:rsidRPr="00855F32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c</w:t>
      </w:r>
      <w:r w:rsidR="002C5AB8" w:rsidRPr="00855F32">
        <w:rPr>
          <w:rFonts w:ascii="Arial" w:hAnsi="Arial" w:cs="Arial"/>
          <w:b/>
          <w:sz w:val="22"/>
          <w:szCs w:val="22"/>
          <w:highlight w:val="yellow"/>
        </w:rPr>
        <w:t>.</w:t>
      </w:r>
      <w:r w:rsidR="002C5AB8" w:rsidRPr="00855F32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 </w:t>
      </w:r>
      <w:r w:rsidR="002C5AB8" w:rsidRPr="00855F3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>C</w:t>
      </w:r>
      <w:r w:rsidR="002C5AB8" w:rsidRPr="00855F3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omparison of</w:t>
      </w:r>
      <w:r w:rsidR="002C5AB8" w:rsidRPr="00855F3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partial combustion and thermal plasma routes</w:t>
      </w:r>
      <w:r w:rsidR="002C5AB8" w:rsidRPr="00855F32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 xml:space="preserve">. </w:t>
      </w:r>
      <w:r w:rsidR="002C5AB8" w:rsidRPr="00855F3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>Panel</w:t>
      </w:r>
      <w:r w:rsidR="002C5AB8" w:rsidRPr="00855F3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2C5AB8" w:rsidRPr="00855F32">
        <w:rPr>
          <w:rFonts w:ascii="Arial" w:eastAsiaTheme="minorEastAsia" w:hAnsi="Arial" w:cs="Arial" w:hint="eastAsia"/>
          <w:b/>
          <w:bCs/>
          <w:sz w:val="22"/>
          <w:szCs w:val="22"/>
          <w:highlight w:val="yellow"/>
          <w:lang w:eastAsia="zh-CN"/>
        </w:rPr>
        <w:t>b</w:t>
      </w:r>
      <w:r w:rsidR="002C5AB8" w:rsidRPr="00855F32">
        <w:rPr>
          <w:rFonts w:ascii="Arial" w:eastAsiaTheme="minorEastAsia" w:hAnsi="Arial" w:cs="Arial"/>
          <w:sz w:val="22"/>
          <w:szCs w:val="22"/>
          <w:highlight w:val="yellow"/>
          <w:lang w:eastAsia="zh-CN"/>
        </w:rPr>
        <w:t xml:space="preserve"> adapted with permission from</w:t>
      </w:r>
      <w:r w:rsidR="002C5AB8" w:rsidRPr="00855F32">
        <w:rPr>
          <w:rFonts w:ascii="Arial" w:eastAsiaTheme="minorEastAsia" w:hAnsi="Arial" w:cs="Arial" w:hint="eastAsia"/>
          <w:sz w:val="22"/>
          <w:szCs w:val="22"/>
          <w:highlight w:val="yellow"/>
          <w:lang w:eastAsia="zh-CN"/>
        </w:rPr>
        <w:t xml:space="preserve"> </w:t>
      </w:r>
      <w:r w:rsidR="002C5AB8" w:rsidRPr="00855F32">
        <w:rPr>
          <w:rFonts w:ascii="Arial" w:eastAsiaTheme="minorEastAsia" w:hAnsi="Arial" w:cs="Arial"/>
          <w:bCs/>
          <w:sz w:val="22"/>
          <w:szCs w:val="22"/>
          <w:highlight w:val="yellow"/>
          <w:lang w:eastAsia="zh-CN"/>
        </w:rPr>
        <w:t>ref. 32, Wiley</w:t>
      </w:r>
      <w:r w:rsidR="002C5AB8" w:rsidRPr="00855F32">
        <w:rPr>
          <w:rFonts w:ascii="Arial" w:eastAsiaTheme="minorEastAsia" w:hAnsi="Arial" w:cs="Arial" w:hint="eastAsia"/>
          <w:bCs/>
          <w:sz w:val="22"/>
          <w:szCs w:val="22"/>
          <w:highlight w:val="yellow"/>
          <w:lang w:eastAsia="zh-CN"/>
        </w:rPr>
        <w:t>.</w:t>
      </w:r>
    </w:p>
    <w:p w14:paraId="6E3C84D1" w14:textId="0E38F785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72841669" w14:textId="58D0ADD7" w:rsidR="00FE1182" w:rsidRPr="00CF7E03" w:rsidRDefault="00E31F2A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 w:rsidRPr="004C044A"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088FB109" wp14:editId="25DBE552">
            <wp:extent cx="4867718" cy="5616054"/>
            <wp:effectExtent l="0" t="0" r="9525" b="3810"/>
            <wp:docPr id="11595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9" t="9504" r="9530" b="7880"/>
                    <a:stretch/>
                  </pic:blipFill>
                  <pic:spPr bwMode="auto">
                    <a:xfrm>
                      <a:off x="0" y="0"/>
                      <a:ext cx="4870555" cy="561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465EA" w14:textId="160C8314" w:rsidR="00FE1182" w:rsidRDefault="00FE1182" w:rsidP="002E1370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318" w:name="_Hlk167814534"/>
      <w:r w:rsidRPr="001017A8">
        <w:rPr>
          <w:rFonts w:ascii="Arial" w:hAnsi="Arial" w:cs="Arial"/>
          <w:b/>
          <w:sz w:val="22"/>
          <w:szCs w:val="22"/>
        </w:rPr>
        <w:t>Fig. </w:t>
      </w:r>
      <w:r w:rsidR="003B0F7A" w:rsidRPr="002C5AB8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4</w:t>
      </w:r>
      <w:r w:rsidR="003B0F7A">
        <w:rPr>
          <w:rFonts w:ascii="Arial" w:hAnsi="Arial" w:cs="Arial"/>
          <w:b/>
          <w:iCs/>
          <w:sz w:val="22"/>
          <w:szCs w:val="22"/>
        </w:rPr>
        <w:t> </w:t>
      </w:r>
      <w:r w:rsidRPr="00F45D0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Emerging acetylene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a.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lectrode- and electrodeless-based non-thermal plasma reactors.</w:t>
      </w:r>
      <w:r w:rsidRPr="001A4196">
        <w:rPr>
          <w:rFonts w:ascii="Arial" w:hAnsi="Arial" w:cs="Arial"/>
          <w:sz w:val="22"/>
          <w:vertAlign w:val="superscript"/>
        </w:rPr>
        <w:t>5,69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 Structure of membrane reactor in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F45D07">
        <w:rPr>
          <w:rFonts w:ascii="Arial" w:hAnsi="Arial" w:cs="Arial"/>
          <w:sz w:val="22"/>
          <w:vertAlign w:val="superscript"/>
        </w:rPr>
        <w:t>65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selectivity trend </w:t>
      </w:r>
      <w:r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, non-thermal and thermal plasma.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>selectivity</w:t>
      </w:r>
      <w:r w:rsidRPr="001017A8">
        <w:rPr>
          <w:rFonts w:ascii="Arial" w:hAnsi="Arial" w:cs="Arial"/>
          <w:b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trend and energy </w:t>
      </w:r>
      <w:bookmarkStart w:id="1319" w:name="_Hlk17270974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requirement </w:t>
      </w:r>
      <w:bookmarkEnd w:id="1319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(kWh kg</w:t>
      </w:r>
      <w:r w:rsidRPr="001017A8">
        <w:rPr>
          <w:rFonts w:ascii="Arial" w:eastAsiaTheme="minorEastAsia" w:hAnsi="Arial" w:cs="Arial"/>
          <w:bCs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 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) for representative non-thermal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(cold and warm)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and thermal plasma routes.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Representative c</w:t>
      </w:r>
      <w:r w:rsidRPr="001017A8">
        <w:rPr>
          <w:rFonts w:ascii="Arial" w:hAnsi="Arial" w:cs="Arial"/>
          <w:sz w:val="22"/>
          <w:szCs w:val="22"/>
        </w:rPr>
        <w:t>atalyst type, reaction temperature, CH</w:t>
      </w:r>
      <w:r w:rsidRPr="001017A8">
        <w:rPr>
          <w:rFonts w:ascii="Arial" w:hAnsi="Arial" w:cs="Arial"/>
          <w:sz w:val="22"/>
          <w:szCs w:val="22"/>
          <w:vertAlign w:val="subscript"/>
        </w:rPr>
        <w:t>4</w:t>
      </w:r>
      <w:r w:rsidRPr="001017A8">
        <w:rPr>
          <w:rFonts w:ascii="Arial" w:hAnsi="Arial" w:cs="Arial"/>
          <w:sz w:val="22"/>
          <w:szCs w:val="22"/>
        </w:rPr>
        <w:t xml:space="preserve"> conversion, </w:t>
      </w:r>
      <w:r>
        <w:rPr>
          <w:rFonts w:ascii="Arial" w:hAnsi="Arial" w:cs="Arial"/>
          <w:sz w:val="22"/>
          <w:szCs w:val="22"/>
        </w:rPr>
        <w:t xml:space="preserve">and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in non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>oxidative CH</w:t>
      </w:r>
      <w:r w:rsidRPr="00B57699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 xml:space="preserve"> conversion.</w:t>
      </w:r>
      <w:bookmarkEnd w:id="1318"/>
      <w:r w:rsidR="006A4476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65, Wiley.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0C66381" w14:textId="71FD8D2F" w:rsidR="00FE1182" w:rsidRPr="00CF7E03" w:rsidRDefault="007161A5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4A58045B" wp14:editId="0BFF25D6">
            <wp:extent cx="4753378" cy="5923128"/>
            <wp:effectExtent l="0" t="0" r="9525" b="1905"/>
            <wp:docPr id="7076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7036" r="10557" b="4925"/>
                    <a:stretch/>
                  </pic:blipFill>
                  <pic:spPr bwMode="auto">
                    <a:xfrm>
                      <a:off x="0" y="0"/>
                      <a:ext cx="4760402" cy="593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77C77" w14:textId="3A3F30C0" w:rsidR="00FE1182" w:rsidRDefault="00FE1182" w:rsidP="000779C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320" w:name="_Hlk167963105"/>
      <w:r w:rsidRPr="001017A8">
        <w:rPr>
          <w:rFonts w:ascii="Arial" w:hAnsi="Arial" w:cs="Arial"/>
          <w:b/>
          <w:sz w:val="22"/>
          <w:szCs w:val="22"/>
        </w:rPr>
        <w:t>Fig. </w:t>
      </w:r>
      <w:r w:rsidR="003B0F7A" w:rsidRPr="002C5AB8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5</w:t>
      </w:r>
      <w:r w:rsidR="003B0F7A" w:rsidRPr="00A44315">
        <w:rPr>
          <w:rFonts w:ascii="Arial" w:hAnsi="Arial" w:cs="Arial"/>
          <w:b/>
          <w:iCs/>
          <w:sz w:val="22"/>
          <w:szCs w:val="22"/>
        </w:rPr>
        <w:t> </w:t>
      </w:r>
      <w:r w:rsidRPr="00A44315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Potential green 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391D0C">
        <w:rPr>
          <w:rFonts w:ascii="Arial" w:eastAsia="Times New Roman" w:hAnsi="Arial" w:cs="Arial"/>
          <w:b/>
          <w:sz w:val="22"/>
          <w:szCs w:val="22"/>
        </w:rPr>
        <w:t>a.</w:t>
      </w:r>
      <w:r w:rsidRPr="00391D0C">
        <w:rPr>
          <w:rFonts w:ascii="Arial" w:eastAsia="Times New Roman" w:hAnsi="Arial" w:cs="Arial"/>
          <w:bCs/>
          <w:sz w:val="22"/>
          <w:szCs w:val="22"/>
        </w:rPr>
        <w:t> Production costs</w:t>
      </w:r>
      <w:r w:rsidR="00532F7D">
        <w:rPr>
          <w:rFonts w:ascii="Arial" w:eastAsia="Times New Roman" w:hAnsi="Arial" w:cs="Arial"/>
          <w:bCs/>
          <w:sz w:val="22"/>
          <w:szCs w:val="22"/>
        </w:rPr>
        <w:t xml:space="preserve"> (only operational costs)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and </w:t>
      </w:r>
      <w:r w:rsidRPr="00391D0C">
        <w:rPr>
          <w:rFonts w:ascii="Arial" w:eastAsia="Times New Roman" w:hAnsi="Arial" w:cs="Arial"/>
          <w:b/>
          <w:sz w:val="22"/>
          <w:szCs w:val="22"/>
        </w:rPr>
        <w:t>b.</w:t>
      </w:r>
      <w:r w:rsidRPr="00391D0C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c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limate change impacts per kg of </w:t>
      </w:r>
      <w:r>
        <w:rPr>
          <w:rFonts w:ascii="Arial" w:eastAsia="Times New Roman" w:hAnsi="Arial" w:cs="Arial"/>
          <w:bCs/>
          <w:sz w:val="22"/>
          <w:szCs w:val="22"/>
        </w:rPr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the </w:t>
      </w:r>
      <w:r>
        <w:rPr>
          <w:rFonts w:ascii="Arial" w:eastAsia="Times New Roman" w:hAnsi="Arial" w:cs="Arial"/>
          <w:bCs/>
          <w:sz w:val="22"/>
          <w:szCs w:val="22"/>
        </w:rPr>
        <w:t>acetylene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to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="Times New Roman" w:hAnsi="Arial" w:cs="Arial"/>
          <w:bCs/>
          <w:sz w:val="22"/>
          <w:szCs w:val="22"/>
        </w:rPr>
        <w:t xml:space="preserve">(ATV) </w:t>
      </w:r>
      <w:r w:rsidRPr="00391D0C">
        <w:rPr>
          <w:rFonts w:ascii="Arial" w:eastAsia="Times New Roman" w:hAnsi="Arial" w:cs="Arial"/>
          <w:bCs/>
          <w:sz w:val="22"/>
          <w:szCs w:val="22"/>
        </w:rPr>
        <w:t>route</w:t>
      </w:r>
      <w:r w:rsidRPr="00391D0C">
        <w:rPr>
          <w:rFonts w:ascii="Arial" w:hAnsi="Arial" w:cs="Arial"/>
          <w:sz w:val="22"/>
          <w:szCs w:val="22"/>
        </w:rPr>
        <w:t xml:space="preserve"> and the </w:t>
      </w:r>
      <w:r>
        <w:rPr>
          <w:rFonts w:ascii="Arial" w:hAnsi="Arial" w:cs="Arial"/>
          <w:sz w:val="22"/>
          <w:szCs w:val="22"/>
        </w:rPr>
        <w:t>ethylene</w:t>
      </w:r>
      <w:r>
        <w:rPr>
          <w:rFonts w:ascii="Arial" w:hAnsi="Arial" w:cs="Arial"/>
          <w:sz w:val="22"/>
          <w:szCs w:val="22"/>
        </w:rPr>
        <w:noBreakHyphen/>
        <w:t>based balanced process (EBP)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. 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Results for both the fossil and green routes, depending on the 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feedstock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 source</w:t>
      </w:r>
      <w:r w:rsidRPr="00391D0C">
        <w:rPr>
          <w:rFonts w:ascii="Arial" w:eastAsia="Times New Roman" w:hAnsi="Arial" w:cs="Arial"/>
          <w:bCs/>
          <w:sz w:val="22"/>
          <w:szCs w:val="22"/>
        </w:rPr>
        <w:t>.</w:t>
      </w:r>
      <w:r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 (error bars)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803794">
        <w:rPr>
          <w:rFonts w:ascii="Arial" w:eastAsia="Times New Roman" w:hAnsi="Arial" w:cs="Arial"/>
          <w:bCs/>
          <w:sz w:val="22"/>
          <w:szCs w:val="22"/>
        </w:rPr>
        <w:t>see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803794">
        <w:rPr>
          <w:rFonts w:ascii="Arial" w:eastAsia="Times New Roman" w:hAnsi="Arial" w:cs="Arial"/>
          <w:bCs/>
          <w:sz w:val="22"/>
          <w:szCs w:val="22"/>
        </w:rPr>
        <w:t>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>).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Coal, natural gas, and oil-based technologies, including 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PC, TP, and plasma routes. 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The commercial routes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,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coal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based</w:t>
      </w:r>
      <w:r w:rsidR="00F8765E" w:rsidRPr="00F8765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65E"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8765E"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and natural gas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based PC,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have a larger width due to their</w:t>
      </w:r>
      <w:r w:rsidR="003D7D7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extensive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use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.</w:t>
      </w:r>
      <w:r w:rsidR="00F8765E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biochar, biogas,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and plastic</w:t>
      </w:r>
      <w:r w:rsidR="0024689D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based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technologies, including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plasma, cycle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TP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and PC.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R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enewable source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  <w:t xml:space="preserve">based routes are not yet commercialized, so their width </w:t>
      </w:r>
      <w:r w:rsidR="00361A27">
        <w:rPr>
          <w:rFonts w:ascii="Arial" w:eastAsiaTheme="minorEastAsia" w:hAnsi="Arial" w:cs="Arial"/>
          <w:bCs/>
          <w:sz w:val="22"/>
          <w:szCs w:val="22"/>
          <w:lang w:eastAsia="zh-CN"/>
        </w:rPr>
        <w:t>remains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uniform.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</w:t>
      </w:r>
      <w:bookmarkEnd w:id="1320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-based concept cycles include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-based route coupling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 production 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-CO cycle), and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f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Li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-based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electrochemical-assisted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three-step cycle from LiOH to Li, with Li reacting with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reaction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with 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O to produce 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cycle).</w:t>
      </w:r>
      <w:r w:rsidR="00F2181F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e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49,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f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57,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5B2EA0D8" w14:textId="239FC5F4" w:rsidR="00FE1182" w:rsidRPr="00CF7E03" w:rsidRDefault="00146E96" w:rsidP="00FE1182">
      <w:pPr>
        <w:spacing w:before="240" w:line="360" w:lineRule="auto"/>
        <w:jc w:val="center"/>
        <w:rPr>
          <w:rFonts w:ascii="Arial" w:hAnsi="Arial" w:cs="Arial"/>
          <w:sz w:val="22"/>
          <w:szCs w:val="22"/>
          <w:highlight w:val="yellow"/>
        </w:rPr>
      </w:pPr>
      <w:r w:rsidRPr="00146E9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379D677" wp14:editId="64877952">
            <wp:extent cx="3416763" cy="3982969"/>
            <wp:effectExtent l="0" t="0" r="0" b="0"/>
            <wp:docPr id="7" name="Picture 6" descr="A graph of different colored bar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C2F3890-C420-CF1C-4CD6-FA3DF2F082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raph of different colored bar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C2F3890-C420-CF1C-4CD6-FA3DF2F082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639" cy="39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5881" w14:textId="0E6280BD" w:rsidR="00FE1182" w:rsidRPr="00875479" w:rsidRDefault="00FE1182" w:rsidP="00703EA6">
      <w:pPr>
        <w:pStyle w:val="ListParagraph"/>
        <w:snapToGrid w:val="0"/>
        <w:spacing w:after="240" w:line="360" w:lineRule="auto"/>
        <w:ind w:left="0"/>
        <w:contextualSpacing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="003B0F7A" w:rsidRPr="002C5AB8">
        <w:rPr>
          <w:rFonts w:ascii="Arial" w:eastAsiaTheme="minorEastAsia" w:hAnsi="Arial" w:cs="Arial" w:hint="eastAsia"/>
          <w:b/>
          <w:sz w:val="22"/>
          <w:szCs w:val="22"/>
          <w:highlight w:val="yellow"/>
          <w:lang w:eastAsia="zh-CN"/>
        </w:rPr>
        <w:t>6</w:t>
      </w:r>
      <w:r w:rsidR="003B0F7A">
        <w:rPr>
          <w:rFonts w:ascii="Arial" w:hAnsi="Arial" w:cs="Arial"/>
          <w:b/>
          <w:iCs/>
          <w:sz w:val="22"/>
          <w:szCs w:val="22"/>
        </w:rPr>
        <w:t> </w:t>
      </w:r>
      <w:r w:rsidRPr="00A44315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Environmental and economic comparison of C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 xml:space="preserve"> manufacture.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 Climate change impacts and </w:t>
      </w:r>
      <w:r w:rsidRPr="001017A8">
        <w:rPr>
          <w:rFonts w:ascii="Arial" w:eastAsia="Times New Roman" w:hAnsi="Arial" w:cs="Arial"/>
          <w:b/>
          <w:sz w:val="22"/>
          <w:szCs w:val="22"/>
        </w:rPr>
        <w:t>b.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p</w:t>
      </w:r>
      <w:r w:rsidRPr="001017A8">
        <w:rPr>
          <w:rFonts w:ascii="Arial" w:eastAsia="Times New Roman" w:hAnsi="Arial" w:cs="Arial"/>
          <w:bCs/>
          <w:sz w:val="22"/>
          <w:szCs w:val="22"/>
        </w:rPr>
        <w:t>roduction costs</w:t>
      </w:r>
      <w:r w:rsidR="00FC21B2">
        <w:rPr>
          <w:rFonts w:ascii="Arial" w:eastAsia="Times New Roman" w:hAnsi="Arial" w:cs="Arial"/>
          <w:bCs/>
          <w:sz w:val="22"/>
          <w:szCs w:val="22"/>
        </w:rPr>
        <w:t xml:space="preserve"> (only operational </w:t>
      </w:r>
      <w:r w:rsidR="004F4880">
        <w:rPr>
          <w:rFonts w:ascii="Arial" w:eastAsia="Times New Roman" w:hAnsi="Arial" w:cs="Arial"/>
          <w:bCs/>
          <w:sz w:val="22"/>
          <w:szCs w:val="22"/>
        </w:rPr>
        <w:t>costs</w:t>
      </w:r>
      <w:r w:rsidR="00FC21B2">
        <w:rPr>
          <w:rFonts w:ascii="Arial" w:eastAsia="Times New Roman" w:hAnsi="Arial" w:cs="Arial"/>
          <w:bCs/>
          <w:sz w:val="22"/>
          <w:szCs w:val="22"/>
        </w:rPr>
        <w:t>)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per kg of 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4E692C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</w:t>
      </w:r>
      <w:r w:rsidRPr="001017A8">
        <w:rPr>
          <w:rFonts w:ascii="Arial" w:hAnsi="Arial" w:cs="Arial"/>
          <w:sz w:val="22"/>
          <w:szCs w:val="22"/>
        </w:rPr>
        <w:t xml:space="preserve"> and the PC or plasma routes</w:t>
      </w:r>
      <w:r w:rsidRPr="001017A8">
        <w:rPr>
          <w:rFonts w:ascii="Arial" w:eastAsia="Times New Roman" w:hAnsi="Arial" w:cs="Arial"/>
          <w:bCs/>
          <w:sz w:val="22"/>
          <w:szCs w:val="22"/>
        </w:rPr>
        <w:t>. Biochar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(from poplar)</w:t>
      </w:r>
      <w:r w:rsidRPr="001017A8">
        <w:rPr>
          <w:rFonts w:ascii="Arial" w:eastAsia="Times New Roman" w:hAnsi="Arial" w:cs="Arial"/>
          <w:bCs/>
          <w:sz w:val="22"/>
          <w:szCs w:val="22"/>
        </w:rPr>
        <w:t>, as an alternative to coke for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route, and biomethane, as an alternative to methane for the PC and plasma technologies, are evaluated for the green routes. Future projections (</w:t>
      </w:r>
      <w:r>
        <w:rPr>
          <w:rFonts w:ascii="Arial" w:eastAsia="Times New Roman" w:hAnsi="Arial" w:cs="Arial"/>
          <w:bCs/>
          <w:sz w:val="22"/>
          <w:szCs w:val="22"/>
        </w:rPr>
        <w:t>for</w:t>
      </w:r>
      <w:r w:rsidRPr="00F96492">
        <w:rPr>
          <w:rFonts w:ascii="Arial" w:eastAsia="Times New Roman" w:hAnsi="Arial" w:cs="Arial"/>
          <w:bCs/>
          <w:sz w:val="22"/>
          <w:szCs w:val="22"/>
        </w:rPr>
        <w:t xml:space="preserve"> 2050) </w:t>
      </w:r>
      <w:r>
        <w:rPr>
          <w:rFonts w:ascii="Arial" w:eastAsia="Times New Roman" w:hAnsi="Arial" w:cs="Arial"/>
          <w:bCs/>
          <w:sz w:val="22"/>
          <w:szCs w:val="22"/>
        </w:rPr>
        <w:t>of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climate change impacts for all technologies are presented to illustrate the potential reduction in impacts under a decarbonized electricity mix scenario.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</w:t>
      </w:r>
      <w:r w:rsidR="00085D7F">
        <w:rPr>
          <w:rFonts w:ascii="Arial" w:eastAsia="Times New Roman" w:hAnsi="Arial" w:cs="Arial"/>
          <w:bCs/>
          <w:sz w:val="22"/>
          <w:szCs w:val="22"/>
        </w:rPr>
        <w:t xml:space="preserve"> (error bars)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085D7F">
        <w:rPr>
          <w:rFonts w:ascii="Arial" w:eastAsia="Times New Roman" w:hAnsi="Arial" w:cs="Arial"/>
          <w:bCs/>
          <w:sz w:val="22"/>
          <w:szCs w:val="22"/>
        </w:rPr>
        <w:t>see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7326FA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AB6FB8">
        <w:rPr>
          <w:rFonts w:ascii="Arial" w:eastAsia="Times New Roman" w:hAnsi="Arial" w:cs="Arial"/>
          <w:bCs/>
          <w:sz w:val="22"/>
          <w:szCs w:val="22"/>
        </w:rPr>
        <w:t>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>).</w:t>
      </w:r>
    </w:p>
    <w:sectPr w:rsidR="00FE1182" w:rsidRPr="00875479" w:rsidSect="00D9477D">
      <w:footerReference w:type="default" r:id="rId15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056E020" w16cex:dateUtc="2024-12-05T08:50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8A9D2F" w14:textId="77777777" w:rsidR="008A32DF" w:rsidRDefault="008A32DF" w:rsidP="00E256AF">
      <w:r>
        <w:separator/>
      </w:r>
    </w:p>
  </w:endnote>
  <w:endnote w:type="continuationSeparator" w:id="0">
    <w:p w14:paraId="4056634F" w14:textId="77777777" w:rsidR="008A32DF" w:rsidRDefault="008A32DF" w:rsidP="00E256AF">
      <w:r>
        <w:continuationSeparator/>
      </w:r>
    </w:p>
  </w:endnote>
  <w:endnote w:type="continuationNotice" w:id="1">
    <w:p w14:paraId="47043535" w14:textId="77777777" w:rsidR="008A32DF" w:rsidRDefault="008A32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854656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6678B1BF" w14:textId="27234B21" w:rsidR="007D2033" w:rsidRPr="00E256AF" w:rsidRDefault="007D2033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E256AF">
          <w:rPr>
            <w:rFonts w:ascii="Arial" w:hAnsi="Arial" w:cs="Arial"/>
            <w:sz w:val="20"/>
            <w:szCs w:val="20"/>
          </w:rPr>
          <w:fldChar w:fldCharType="begin"/>
        </w:r>
        <w:r w:rsidRPr="00E256AF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256AF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9</w:t>
        </w:r>
        <w:r w:rsidRPr="00E256AF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2D205280" w14:textId="77777777" w:rsidR="007D2033" w:rsidRDefault="007D2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D675B9" w14:textId="77777777" w:rsidR="008A32DF" w:rsidRDefault="008A32DF" w:rsidP="00E256AF">
      <w:r>
        <w:separator/>
      </w:r>
    </w:p>
  </w:footnote>
  <w:footnote w:type="continuationSeparator" w:id="0">
    <w:p w14:paraId="4DEE12B7" w14:textId="77777777" w:rsidR="008A32DF" w:rsidRDefault="008A32DF" w:rsidP="00E256AF">
      <w:r>
        <w:continuationSeparator/>
      </w:r>
    </w:p>
  </w:footnote>
  <w:footnote w:type="continuationNotice" w:id="1">
    <w:p w14:paraId="537195AD" w14:textId="77777777" w:rsidR="008A32DF" w:rsidRDefault="008A32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3DD4"/>
    <w:multiLevelType w:val="hybridMultilevel"/>
    <w:tmpl w:val="591E3EB6"/>
    <w:lvl w:ilvl="0" w:tplc="8940F50C">
      <w:start w:val="1"/>
      <w:numFmt w:val="decimal"/>
      <w:lvlText w:val="(%1)"/>
      <w:lvlJc w:val="left"/>
      <w:pPr>
        <w:ind w:left="786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1F38EC"/>
    <w:multiLevelType w:val="hybridMultilevel"/>
    <w:tmpl w:val="F336061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54E84"/>
    <w:multiLevelType w:val="multilevel"/>
    <w:tmpl w:val="58063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F7066"/>
    <w:multiLevelType w:val="hybridMultilevel"/>
    <w:tmpl w:val="90C8C780"/>
    <w:lvl w:ilvl="0" w:tplc="07C2121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D5431"/>
    <w:multiLevelType w:val="hybridMultilevel"/>
    <w:tmpl w:val="432C5DD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C68D0"/>
    <w:multiLevelType w:val="hybridMultilevel"/>
    <w:tmpl w:val="6D26DC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7696"/>
    <w:multiLevelType w:val="hybridMultilevel"/>
    <w:tmpl w:val="33523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F1CA3"/>
    <w:multiLevelType w:val="hybridMultilevel"/>
    <w:tmpl w:val="96E2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7345C"/>
    <w:multiLevelType w:val="hybridMultilevel"/>
    <w:tmpl w:val="EEDAC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F4A84"/>
    <w:multiLevelType w:val="hybridMultilevel"/>
    <w:tmpl w:val="4C92DE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40E86"/>
    <w:multiLevelType w:val="hybridMultilevel"/>
    <w:tmpl w:val="6BAE7194"/>
    <w:lvl w:ilvl="0" w:tplc="D7D4807A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C1257FE"/>
    <w:multiLevelType w:val="hybridMultilevel"/>
    <w:tmpl w:val="BFFE273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D3E15"/>
    <w:multiLevelType w:val="hybridMultilevel"/>
    <w:tmpl w:val="0C1AB5B2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C0BF3"/>
    <w:multiLevelType w:val="hybridMultilevel"/>
    <w:tmpl w:val="269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44A18"/>
    <w:multiLevelType w:val="hybridMultilevel"/>
    <w:tmpl w:val="5FC6A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E7E2B"/>
    <w:multiLevelType w:val="hybridMultilevel"/>
    <w:tmpl w:val="15909C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F478F"/>
    <w:multiLevelType w:val="hybridMultilevel"/>
    <w:tmpl w:val="F01A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13758"/>
    <w:multiLevelType w:val="multilevel"/>
    <w:tmpl w:val="AE5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476D2C"/>
    <w:multiLevelType w:val="hybridMultilevel"/>
    <w:tmpl w:val="B7F6C82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C05A6"/>
    <w:multiLevelType w:val="hybridMultilevel"/>
    <w:tmpl w:val="03762AE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07625"/>
    <w:multiLevelType w:val="hybridMultilevel"/>
    <w:tmpl w:val="15F6BD1E"/>
    <w:lvl w:ilvl="0" w:tplc="0807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A426F9"/>
    <w:multiLevelType w:val="hybridMultilevel"/>
    <w:tmpl w:val="0BE2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F1725"/>
    <w:multiLevelType w:val="hybridMultilevel"/>
    <w:tmpl w:val="35E4FE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73765"/>
    <w:multiLevelType w:val="multilevel"/>
    <w:tmpl w:val="BD5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33E9E"/>
    <w:multiLevelType w:val="singleLevel"/>
    <w:tmpl w:val="5B04F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5" w15:restartNumberingAfterBreak="0">
    <w:nsid w:val="504A5AC6"/>
    <w:multiLevelType w:val="hybridMultilevel"/>
    <w:tmpl w:val="D102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D09CE"/>
    <w:multiLevelType w:val="hybridMultilevel"/>
    <w:tmpl w:val="AB9C213A"/>
    <w:lvl w:ilvl="0" w:tplc="2634E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A74E7"/>
    <w:multiLevelType w:val="hybridMultilevel"/>
    <w:tmpl w:val="3DF2CEA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52064"/>
    <w:multiLevelType w:val="hybridMultilevel"/>
    <w:tmpl w:val="91EA4A0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4782"/>
    <w:multiLevelType w:val="hybridMultilevel"/>
    <w:tmpl w:val="C0BA1388"/>
    <w:lvl w:ilvl="0" w:tplc="A42A5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96965"/>
    <w:multiLevelType w:val="hybridMultilevel"/>
    <w:tmpl w:val="375A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408A0"/>
    <w:multiLevelType w:val="hybridMultilevel"/>
    <w:tmpl w:val="A912812C"/>
    <w:lvl w:ilvl="0" w:tplc="16447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62D70"/>
    <w:multiLevelType w:val="multilevel"/>
    <w:tmpl w:val="A62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EB2897"/>
    <w:multiLevelType w:val="hybridMultilevel"/>
    <w:tmpl w:val="CF244B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D2206"/>
    <w:multiLevelType w:val="hybridMultilevel"/>
    <w:tmpl w:val="D110FB3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60B2B"/>
    <w:multiLevelType w:val="hybridMultilevel"/>
    <w:tmpl w:val="4A040B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51D0A"/>
    <w:multiLevelType w:val="hybridMultilevel"/>
    <w:tmpl w:val="5F665A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B2B40"/>
    <w:multiLevelType w:val="hybridMultilevel"/>
    <w:tmpl w:val="5AB2E060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96310"/>
    <w:multiLevelType w:val="hybridMultilevel"/>
    <w:tmpl w:val="62CA541A"/>
    <w:lvl w:ilvl="0" w:tplc="FF10C424">
      <w:start w:val="1"/>
      <w:numFmt w:val="decimal"/>
      <w:lvlText w:val="%1)"/>
      <w:lvlJc w:val="left"/>
      <w:pPr>
        <w:ind w:left="1020" w:hanging="360"/>
      </w:pPr>
    </w:lvl>
    <w:lvl w:ilvl="1" w:tplc="102A8186">
      <w:start w:val="1"/>
      <w:numFmt w:val="decimal"/>
      <w:lvlText w:val="%2)"/>
      <w:lvlJc w:val="left"/>
      <w:pPr>
        <w:ind w:left="1020" w:hanging="360"/>
      </w:pPr>
    </w:lvl>
    <w:lvl w:ilvl="2" w:tplc="5D808EE4">
      <w:start w:val="1"/>
      <w:numFmt w:val="decimal"/>
      <w:lvlText w:val="%3)"/>
      <w:lvlJc w:val="left"/>
      <w:pPr>
        <w:ind w:left="1020" w:hanging="360"/>
      </w:pPr>
    </w:lvl>
    <w:lvl w:ilvl="3" w:tplc="5552B10A">
      <w:start w:val="1"/>
      <w:numFmt w:val="decimal"/>
      <w:lvlText w:val="%4)"/>
      <w:lvlJc w:val="left"/>
      <w:pPr>
        <w:ind w:left="1020" w:hanging="360"/>
      </w:pPr>
    </w:lvl>
    <w:lvl w:ilvl="4" w:tplc="42C00DC6">
      <w:start w:val="1"/>
      <w:numFmt w:val="decimal"/>
      <w:lvlText w:val="%5)"/>
      <w:lvlJc w:val="left"/>
      <w:pPr>
        <w:ind w:left="1020" w:hanging="360"/>
      </w:pPr>
    </w:lvl>
    <w:lvl w:ilvl="5" w:tplc="C2D888E4">
      <w:start w:val="1"/>
      <w:numFmt w:val="decimal"/>
      <w:lvlText w:val="%6)"/>
      <w:lvlJc w:val="left"/>
      <w:pPr>
        <w:ind w:left="1020" w:hanging="360"/>
      </w:pPr>
    </w:lvl>
    <w:lvl w:ilvl="6" w:tplc="2426112C">
      <w:start w:val="1"/>
      <w:numFmt w:val="decimal"/>
      <w:lvlText w:val="%7)"/>
      <w:lvlJc w:val="left"/>
      <w:pPr>
        <w:ind w:left="1020" w:hanging="360"/>
      </w:pPr>
    </w:lvl>
    <w:lvl w:ilvl="7" w:tplc="079AFF02">
      <w:start w:val="1"/>
      <w:numFmt w:val="decimal"/>
      <w:lvlText w:val="%8)"/>
      <w:lvlJc w:val="left"/>
      <w:pPr>
        <w:ind w:left="1020" w:hanging="360"/>
      </w:pPr>
    </w:lvl>
    <w:lvl w:ilvl="8" w:tplc="7C14B2A6">
      <w:start w:val="1"/>
      <w:numFmt w:val="decimal"/>
      <w:lvlText w:val="%9)"/>
      <w:lvlJc w:val="left"/>
      <w:pPr>
        <w:ind w:left="1020" w:hanging="360"/>
      </w:pPr>
    </w:lvl>
  </w:abstractNum>
  <w:abstractNum w:abstractNumId="39" w15:restartNumberingAfterBreak="0">
    <w:nsid w:val="74B7597D"/>
    <w:multiLevelType w:val="hybridMultilevel"/>
    <w:tmpl w:val="D0B65B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E269B"/>
    <w:multiLevelType w:val="hybridMultilevel"/>
    <w:tmpl w:val="8D9A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A7E3F"/>
    <w:multiLevelType w:val="hybridMultilevel"/>
    <w:tmpl w:val="23862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A557F"/>
    <w:multiLevelType w:val="hybridMultilevel"/>
    <w:tmpl w:val="71FC4D96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2214AE"/>
    <w:multiLevelType w:val="hybridMultilevel"/>
    <w:tmpl w:val="BC64CC36"/>
    <w:lvl w:ilvl="0" w:tplc="933C0FCE">
      <w:start w:val="1"/>
      <w:numFmt w:val="lowerLetter"/>
      <w:lvlText w:val="%1."/>
      <w:lvlJc w:val="left"/>
      <w:pPr>
        <w:ind w:left="792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12" w:hanging="360"/>
      </w:pPr>
    </w:lvl>
    <w:lvl w:ilvl="2" w:tplc="0807001B" w:tentative="1">
      <w:start w:val="1"/>
      <w:numFmt w:val="lowerRoman"/>
      <w:lvlText w:val="%3."/>
      <w:lvlJc w:val="right"/>
      <w:pPr>
        <w:ind w:left="2232" w:hanging="180"/>
      </w:pPr>
    </w:lvl>
    <w:lvl w:ilvl="3" w:tplc="0807000F" w:tentative="1">
      <w:start w:val="1"/>
      <w:numFmt w:val="decimal"/>
      <w:lvlText w:val="%4."/>
      <w:lvlJc w:val="left"/>
      <w:pPr>
        <w:ind w:left="2952" w:hanging="360"/>
      </w:pPr>
    </w:lvl>
    <w:lvl w:ilvl="4" w:tplc="08070019" w:tentative="1">
      <w:start w:val="1"/>
      <w:numFmt w:val="lowerLetter"/>
      <w:lvlText w:val="%5."/>
      <w:lvlJc w:val="left"/>
      <w:pPr>
        <w:ind w:left="3672" w:hanging="360"/>
      </w:pPr>
    </w:lvl>
    <w:lvl w:ilvl="5" w:tplc="0807001B" w:tentative="1">
      <w:start w:val="1"/>
      <w:numFmt w:val="lowerRoman"/>
      <w:lvlText w:val="%6."/>
      <w:lvlJc w:val="right"/>
      <w:pPr>
        <w:ind w:left="4392" w:hanging="180"/>
      </w:pPr>
    </w:lvl>
    <w:lvl w:ilvl="6" w:tplc="0807000F" w:tentative="1">
      <w:start w:val="1"/>
      <w:numFmt w:val="decimal"/>
      <w:lvlText w:val="%7."/>
      <w:lvlJc w:val="left"/>
      <w:pPr>
        <w:ind w:left="5112" w:hanging="360"/>
      </w:pPr>
    </w:lvl>
    <w:lvl w:ilvl="7" w:tplc="08070019" w:tentative="1">
      <w:start w:val="1"/>
      <w:numFmt w:val="lowerLetter"/>
      <w:lvlText w:val="%8."/>
      <w:lvlJc w:val="left"/>
      <w:pPr>
        <w:ind w:left="5832" w:hanging="360"/>
      </w:pPr>
    </w:lvl>
    <w:lvl w:ilvl="8" w:tplc="08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4" w15:restartNumberingAfterBreak="0">
    <w:nsid w:val="7C0526EC"/>
    <w:multiLevelType w:val="hybridMultilevel"/>
    <w:tmpl w:val="E6E20C8C"/>
    <w:lvl w:ilvl="0" w:tplc="AD88C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19"/>
  </w:num>
  <w:num w:numId="4">
    <w:abstractNumId w:val="42"/>
  </w:num>
  <w:num w:numId="5">
    <w:abstractNumId w:val="27"/>
  </w:num>
  <w:num w:numId="6">
    <w:abstractNumId w:val="26"/>
  </w:num>
  <w:num w:numId="7">
    <w:abstractNumId w:val="44"/>
  </w:num>
  <w:num w:numId="8">
    <w:abstractNumId w:val="31"/>
  </w:num>
  <w:num w:numId="9">
    <w:abstractNumId w:val="35"/>
  </w:num>
  <w:num w:numId="10">
    <w:abstractNumId w:val="24"/>
  </w:num>
  <w:num w:numId="11">
    <w:abstractNumId w:val="33"/>
  </w:num>
  <w:num w:numId="12">
    <w:abstractNumId w:val="29"/>
  </w:num>
  <w:num w:numId="13">
    <w:abstractNumId w:val="9"/>
  </w:num>
  <w:num w:numId="14">
    <w:abstractNumId w:val="5"/>
  </w:num>
  <w:num w:numId="15">
    <w:abstractNumId w:val="39"/>
  </w:num>
  <w:num w:numId="16">
    <w:abstractNumId w:val="41"/>
  </w:num>
  <w:num w:numId="17">
    <w:abstractNumId w:val="8"/>
  </w:num>
  <w:num w:numId="18">
    <w:abstractNumId w:val="30"/>
  </w:num>
  <w:num w:numId="19">
    <w:abstractNumId w:val="4"/>
  </w:num>
  <w:num w:numId="20">
    <w:abstractNumId w:val="34"/>
  </w:num>
  <w:num w:numId="21">
    <w:abstractNumId w:val="25"/>
  </w:num>
  <w:num w:numId="22">
    <w:abstractNumId w:val="7"/>
  </w:num>
  <w:num w:numId="23">
    <w:abstractNumId w:val="36"/>
  </w:num>
  <w:num w:numId="24">
    <w:abstractNumId w:val="6"/>
  </w:num>
  <w:num w:numId="25">
    <w:abstractNumId w:val="40"/>
  </w:num>
  <w:num w:numId="26">
    <w:abstractNumId w:val="21"/>
  </w:num>
  <w:num w:numId="27">
    <w:abstractNumId w:val="22"/>
  </w:num>
  <w:num w:numId="28">
    <w:abstractNumId w:val="15"/>
  </w:num>
  <w:num w:numId="29">
    <w:abstractNumId w:val="2"/>
  </w:num>
  <w:num w:numId="30">
    <w:abstractNumId w:val="43"/>
  </w:num>
  <w:num w:numId="31">
    <w:abstractNumId w:val="17"/>
  </w:num>
  <w:num w:numId="32">
    <w:abstractNumId w:val="32"/>
  </w:num>
  <w:num w:numId="33">
    <w:abstractNumId w:val="0"/>
  </w:num>
  <w:num w:numId="34">
    <w:abstractNumId w:val="10"/>
  </w:num>
  <w:num w:numId="35">
    <w:abstractNumId w:val="12"/>
  </w:num>
  <w:num w:numId="36">
    <w:abstractNumId w:val="11"/>
  </w:num>
  <w:num w:numId="37">
    <w:abstractNumId w:val="37"/>
  </w:num>
  <w:num w:numId="38">
    <w:abstractNumId w:val="28"/>
  </w:num>
  <w:num w:numId="39">
    <w:abstractNumId w:val="23"/>
  </w:num>
  <w:num w:numId="40">
    <w:abstractNumId w:val="13"/>
  </w:num>
  <w:num w:numId="41">
    <w:abstractNumId w:val="38"/>
  </w:num>
  <w:num w:numId="42">
    <w:abstractNumId w:val="18"/>
  </w:num>
  <w:num w:numId="43">
    <w:abstractNumId w:val="1"/>
  </w:num>
  <w:num w:numId="44">
    <w:abstractNumId w:val="3"/>
  </w:num>
  <w:num w:numId="4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Zhang, Zihao">
    <w15:presenceInfo w15:providerId="AD" w15:userId="S::zzhan125@utk.edu::26112959-846b-4648-8ed6-22f7e11ddcd4"/>
  </w15:person>
  <w15:person w15:author="Nabera  Abhinandan">
    <w15:presenceInfo w15:providerId="AD" w15:userId="S-1-5-21-2025429265-764733703-1417001333-5312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trackRevision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xMwECC0sjI2MjcyUdpeDU4uLM/DyQApNaAJFSiGUsAAAA"/>
  </w:docVars>
  <w:rsids>
    <w:rsidRoot w:val="0052034A"/>
    <w:rsid w:val="000001EB"/>
    <w:rsid w:val="0000025E"/>
    <w:rsid w:val="00000F3A"/>
    <w:rsid w:val="00001447"/>
    <w:rsid w:val="000023C8"/>
    <w:rsid w:val="00002576"/>
    <w:rsid w:val="00002935"/>
    <w:rsid w:val="00002C5D"/>
    <w:rsid w:val="00002D89"/>
    <w:rsid w:val="000030A6"/>
    <w:rsid w:val="00003B31"/>
    <w:rsid w:val="00003DDE"/>
    <w:rsid w:val="00003FD7"/>
    <w:rsid w:val="00004BF1"/>
    <w:rsid w:val="00005252"/>
    <w:rsid w:val="00005529"/>
    <w:rsid w:val="00005A22"/>
    <w:rsid w:val="00005FA8"/>
    <w:rsid w:val="000064FC"/>
    <w:rsid w:val="00006A94"/>
    <w:rsid w:val="00007186"/>
    <w:rsid w:val="000075B9"/>
    <w:rsid w:val="00007C5E"/>
    <w:rsid w:val="00010ADF"/>
    <w:rsid w:val="00011922"/>
    <w:rsid w:val="00011CB2"/>
    <w:rsid w:val="00012D91"/>
    <w:rsid w:val="00012E31"/>
    <w:rsid w:val="00012F11"/>
    <w:rsid w:val="00013152"/>
    <w:rsid w:val="000137E0"/>
    <w:rsid w:val="00013831"/>
    <w:rsid w:val="000138F3"/>
    <w:rsid w:val="00013AD0"/>
    <w:rsid w:val="00013D4A"/>
    <w:rsid w:val="00013F74"/>
    <w:rsid w:val="000142B7"/>
    <w:rsid w:val="00015892"/>
    <w:rsid w:val="00015974"/>
    <w:rsid w:val="00015E38"/>
    <w:rsid w:val="000161DD"/>
    <w:rsid w:val="0001681C"/>
    <w:rsid w:val="0001759D"/>
    <w:rsid w:val="00017926"/>
    <w:rsid w:val="00017CA2"/>
    <w:rsid w:val="00021469"/>
    <w:rsid w:val="00021AD6"/>
    <w:rsid w:val="00021BD4"/>
    <w:rsid w:val="00021D09"/>
    <w:rsid w:val="00021F97"/>
    <w:rsid w:val="00023B9F"/>
    <w:rsid w:val="00024A51"/>
    <w:rsid w:val="00024BD5"/>
    <w:rsid w:val="00024E75"/>
    <w:rsid w:val="00025765"/>
    <w:rsid w:val="00025A57"/>
    <w:rsid w:val="00025A6E"/>
    <w:rsid w:val="00025ECB"/>
    <w:rsid w:val="00026F93"/>
    <w:rsid w:val="00027533"/>
    <w:rsid w:val="00027712"/>
    <w:rsid w:val="00027E9C"/>
    <w:rsid w:val="0003055B"/>
    <w:rsid w:val="00030A56"/>
    <w:rsid w:val="00031026"/>
    <w:rsid w:val="0003173D"/>
    <w:rsid w:val="0003216B"/>
    <w:rsid w:val="000324D5"/>
    <w:rsid w:val="00032597"/>
    <w:rsid w:val="00032613"/>
    <w:rsid w:val="00032879"/>
    <w:rsid w:val="00032D92"/>
    <w:rsid w:val="00032F34"/>
    <w:rsid w:val="00033977"/>
    <w:rsid w:val="00034557"/>
    <w:rsid w:val="000347A8"/>
    <w:rsid w:val="00034C56"/>
    <w:rsid w:val="00035347"/>
    <w:rsid w:val="00035744"/>
    <w:rsid w:val="000359BA"/>
    <w:rsid w:val="000363EB"/>
    <w:rsid w:val="0003663A"/>
    <w:rsid w:val="0003785D"/>
    <w:rsid w:val="00037EA9"/>
    <w:rsid w:val="00040344"/>
    <w:rsid w:val="000405E3"/>
    <w:rsid w:val="00041450"/>
    <w:rsid w:val="00042676"/>
    <w:rsid w:val="00042A46"/>
    <w:rsid w:val="00042CB1"/>
    <w:rsid w:val="000430A2"/>
    <w:rsid w:val="000430F9"/>
    <w:rsid w:val="000432D2"/>
    <w:rsid w:val="000441D3"/>
    <w:rsid w:val="00044679"/>
    <w:rsid w:val="000449B9"/>
    <w:rsid w:val="00044C64"/>
    <w:rsid w:val="00044D15"/>
    <w:rsid w:val="00045790"/>
    <w:rsid w:val="00045F41"/>
    <w:rsid w:val="000460B2"/>
    <w:rsid w:val="00046222"/>
    <w:rsid w:val="0004649B"/>
    <w:rsid w:val="0004651C"/>
    <w:rsid w:val="000475C8"/>
    <w:rsid w:val="00047824"/>
    <w:rsid w:val="00050162"/>
    <w:rsid w:val="00050182"/>
    <w:rsid w:val="00050438"/>
    <w:rsid w:val="00050D5F"/>
    <w:rsid w:val="0005195B"/>
    <w:rsid w:val="00051F53"/>
    <w:rsid w:val="000535A9"/>
    <w:rsid w:val="00053C35"/>
    <w:rsid w:val="00053D7E"/>
    <w:rsid w:val="000556A9"/>
    <w:rsid w:val="00055E81"/>
    <w:rsid w:val="00056063"/>
    <w:rsid w:val="000562EE"/>
    <w:rsid w:val="00057265"/>
    <w:rsid w:val="000578BC"/>
    <w:rsid w:val="00057CA1"/>
    <w:rsid w:val="00057DD5"/>
    <w:rsid w:val="00060422"/>
    <w:rsid w:val="000608AC"/>
    <w:rsid w:val="00060A6D"/>
    <w:rsid w:val="00060CC1"/>
    <w:rsid w:val="00060DE8"/>
    <w:rsid w:val="000613DB"/>
    <w:rsid w:val="000619E5"/>
    <w:rsid w:val="00061DAF"/>
    <w:rsid w:val="0006245E"/>
    <w:rsid w:val="00062BC2"/>
    <w:rsid w:val="00062FFD"/>
    <w:rsid w:val="00063436"/>
    <w:rsid w:val="00063508"/>
    <w:rsid w:val="00063543"/>
    <w:rsid w:val="0006408F"/>
    <w:rsid w:val="00064887"/>
    <w:rsid w:val="0006497D"/>
    <w:rsid w:val="0006583B"/>
    <w:rsid w:val="00066133"/>
    <w:rsid w:val="000661EE"/>
    <w:rsid w:val="00067585"/>
    <w:rsid w:val="000701A7"/>
    <w:rsid w:val="00070219"/>
    <w:rsid w:val="0007041A"/>
    <w:rsid w:val="000707E8"/>
    <w:rsid w:val="00070D5A"/>
    <w:rsid w:val="00071441"/>
    <w:rsid w:val="00071634"/>
    <w:rsid w:val="000720E6"/>
    <w:rsid w:val="000724A7"/>
    <w:rsid w:val="00072DC0"/>
    <w:rsid w:val="000736B6"/>
    <w:rsid w:val="00073CC4"/>
    <w:rsid w:val="000740AE"/>
    <w:rsid w:val="00074F52"/>
    <w:rsid w:val="00075756"/>
    <w:rsid w:val="00076680"/>
    <w:rsid w:val="00076868"/>
    <w:rsid w:val="00076D6A"/>
    <w:rsid w:val="00077254"/>
    <w:rsid w:val="0007746C"/>
    <w:rsid w:val="00077887"/>
    <w:rsid w:val="0007795D"/>
    <w:rsid w:val="000779C6"/>
    <w:rsid w:val="0008033C"/>
    <w:rsid w:val="0008059E"/>
    <w:rsid w:val="00080CE0"/>
    <w:rsid w:val="000810FB"/>
    <w:rsid w:val="00081245"/>
    <w:rsid w:val="00081E65"/>
    <w:rsid w:val="00081FB7"/>
    <w:rsid w:val="0008296D"/>
    <w:rsid w:val="00082C7E"/>
    <w:rsid w:val="00082F2C"/>
    <w:rsid w:val="00082F2F"/>
    <w:rsid w:val="000838B1"/>
    <w:rsid w:val="00083DFF"/>
    <w:rsid w:val="0008405F"/>
    <w:rsid w:val="00084A80"/>
    <w:rsid w:val="00085207"/>
    <w:rsid w:val="00085B3D"/>
    <w:rsid w:val="00085C83"/>
    <w:rsid w:val="00085D7F"/>
    <w:rsid w:val="00086AF3"/>
    <w:rsid w:val="00087056"/>
    <w:rsid w:val="0008724F"/>
    <w:rsid w:val="0008736E"/>
    <w:rsid w:val="000876E0"/>
    <w:rsid w:val="000877E5"/>
    <w:rsid w:val="00087DA0"/>
    <w:rsid w:val="0009100A"/>
    <w:rsid w:val="000915BF"/>
    <w:rsid w:val="00091C20"/>
    <w:rsid w:val="00091E2C"/>
    <w:rsid w:val="0009273A"/>
    <w:rsid w:val="00093221"/>
    <w:rsid w:val="00094270"/>
    <w:rsid w:val="00094FE4"/>
    <w:rsid w:val="00095AF5"/>
    <w:rsid w:val="00095B38"/>
    <w:rsid w:val="000960A4"/>
    <w:rsid w:val="00096432"/>
    <w:rsid w:val="000964E3"/>
    <w:rsid w:val="000970E6"/>
    <w:rsid w:val="000972A4"/>
    <w:rsid w:val="00097B53"/>
    <w:rsid w:val="000A05C3"/>
    <w:rsid w:val="000A0816"/>
    <w:rsid w:val="000A083F"/>
    <w:rsid w:val="000A1911"/>
    <w:rsid w:val="000A1E02"/>
    <w:rsid w:val="000A3533"/>
    <w:rsid w:val="000A3F45"/>
    <w:rsid w:val="000A4261"/>
    <w:rsid w:val="000A4567"/>
    <w:rsid w:val="000A4FE6"/>
    <w:rsid w:val="000A56C8"/>
    <w:rsid w:val="000A6D4A"/>
    <w:rsid w:val="000A748C"/>
    <w:rsid w:val="000A7C03"/>
    <w:rsid w:val="000A7CB9"/>
    <w:rsid w:val="000B0164"/>
    <w:rsid w:val="000B0687"/>
    <w:rsid w:val="000B0A4F"/>
    <w:rsid w:val="000B129D"/>
    <w:rsid w:val="000B13DC"/>
    <w:rsid w:val="000B145F"/>
    <w:rsid w:val="000B17CD"/>
    <w:rsid w:val="000B19EA"/>
    <w:rsid w:val="000B1A21"/>
    <w:rsid w:val="000B1B10"/>
    <w:rsid w:val="000B2F87"/>
    <w:rsid w:val="000B3322"/>
    <w:rsid w:val="000B3573"/>
    <w:rsid w:val="000B3A1A"/>
    <w:rsid w:val="000B3AFF"/>
    <w:rsid w:val="000B3C21"/>
    <w:rsid w:val="000B4611"/>
    <w:rsid w:val="000B4EF9"/>
    <w:rsid w:val="000B5066"/>
    <w:rsid w:val="000B53E7"/>
    <w:rsid w:val="000B5630"/>
    <w:rsid w:val="000B5D01"/>
    <w:rsid w:val="000B6026"/>
    <w:rsid w:val="000B69A7"/>
    <w:rsid w:val="000B7545"/>
    <w:rsid w:val="000B7682"/>
    <w:rsid w:val="000C0427"/>
    <w:rsid w:val="000C1431"/>
    <w:rsid w:val="000C192D"/>
    <w:rsid w:val="000C1CC6"/>
    <w:rsid w:val="000C1D71"/>
    <w:rsid w:val="000C2126"/>
    <w:rsid w:val="000C27AE"/>
    <w:rsid w:val="000C2F29"/>
    <w:rsid w:val="000C32ED"/>
    <w:rsid w:val="000C3991"/>
    <w:rsid w:val="000C39DA"/>
    <w:rsid w:val="000C3A2D"/>
    <w:rsid w:val="000C3AFD"/>
    <w:rsid w:val="000C3D31"/>
    <w:rsid w:val="000C4A07"/>
    <w:rsid w:val="000C4B06"/>
    <w:rsid w:val="000C4E16"/>
    <w:rsid w:val="000C50D8"/>
    <w:rsid w:val="000C6A2C"/>
    <w:rsid w:val="000C733D"/>
    <w:rsid w:val="000C7572"/>
    <w:rsid w:val="000C75DF"/>
    <w:rsid w:val="000C7782"/>
    <w:rsid w:val="000C7788"/>
    <w:rsid w:val="000C791B"/>
    <w:rsid w:val="000D0947"/>
    <w:rsid w:val="000D0CE6"/>
    <w:rsid w:val="000D0E82"/>
    <w:rsid w:val="000D11B6"/>
    <w:rsid w:val="000D145D"/>
    <w:rsid w:val="000D1ACD"/>
    <w:rsid w:val="000D2089"/>
    <w:rsid w:val="000D229B"/>
    <w:rsid w:val="000D276D"/>
    <w:rsid w:val="000D320B"/>
    <w:rsid w:val="000D322A"/>
    <w:rsid w:val="000D3560"/>
    <w:rsid w:val="000D39CA"/>
    <w:rsid w:val="000D3FE0"/>
    <w:rsid w:val="000D438D"/>
    <w:rsid w:val="000D4816"/>
    <w:rsid w:val="000D5F87"/>
    <w:rsid w:val="000D6271"/>
    <w:rsid w:val="000D72F9"/>
    <w:rsid w:val="000D766C"/>
    <w:rsid w:val="000D76FC"/>
    <w:rsid w:val="000E0245"/>
    <w:rsid w:val="000E2396"/>
    <w:rsid w:val="000E25FA"/>
    <w:rsid w:val="000E2BDE"/>
    <w:rsid w:val="000E2E77"/>
    <w:rsid w:val="000E3879"/>
    <w:rsid w:val="000E38BD"/>
    <w:rsid w:val="000E3931"/>
    <w:rsid w:val="000E4A27"/>
    <w:rsid w:val="000E4D61"/>
    <w:rsid w:val="000E5637"/>
    <w:rsid w:val="000E5939"/>
    <w:rsid w:val="000E6848"/>
    <w:rsid w:val="000E71F4"/>
    <w:rsid w:val="000E7AE1"/>
    <w:rsid w:val="000F0014"/>
    <w:rsid w:val="000F02C2"/>
    <w:rsid w:val="000F0C23"/>
    <w:rsid w:val="000F1AA6"/>
    <w:rsid w:val="000F206A"/>
    <w:rsid w:val="000F2421"/>
    <w:rsid w:val="000F2C1D"/>
    <w:rsid w:val="000F30D4"/>
    <w:rsid w:val="000F3AEA"/>
    <w:rsid w:val="000F3DB3"/>
    <w:rsid w:val="000F3F12"/>
    <w:rsid w:val="000F41C8"/>
    <w:rsid w:val="000F4243"/>
    <w:rsid w:val="000F428A"/>
    <w:rsid w:val="000F4327"/>
    <w:rsid w:val="000F47A5"/>
    <w:rsid w:val="000F4FAF"/>
    <w:rsid w:val="000F63BB"/>
    <w:rsid w:val="000F6D47"/>
    <w:rsid w:val="000F7B0D"/>
    <w:rsid w:val="000F7FCB"/>
    <w:rsid w:val="00100313"/>
    <w:rsid w:val="00100441"/>
    <w:rsid w:val="001005F1"/>
    <w:rsid w:val="00100A1D"/>
    <w:rsid w:val="00100BF9"/>
    <w:rsid w:val="00100C0A"/>
    <w:rsid w:val="001010C4"/>
    <w:rsid w:val="0010120A"/>
    <w:rsid w:val="001017A8"/>
    <w:rsid w:val="00101815"/>
    <w:rsid w:val="001021CD"/>
    <w:rsid w:val="00103244"/>
    <w:rsid w:val="0010339E"/>
    <w:rsid w:val="0010344F"/>
    <w:rsid w:val="0010395C"/>
    <w:rsid w:val="00103971"/>
    <w:rsid w:val="00103D1E"/>
    <w:rsid w:val="00104151"/>
    <w:rsid w:val="0010415B"/>
    <w:rsid w:val="00104DE7"/>
    <w:rsid w:val="0010564C"/>
    <w:rsid w:val="00105A6E"/>
    <w:rsid w:val="00106258"/>
    <w:rsid w:val="001062DA"/>
    <w:rsid w:val="00106698"/>
    <w:rsid w:val="00106743"/>
    <w:rsid w:val="00106B06"/>
    <w:rsid w:val="00107EDF"/>
    <w:rsid w:val="001100A0"/>
    <w:rsid w:val="00110C23"/>
    <w:rsid w:val="001110F2"/>
    <w:rsid w:val="001111A1"/>
    <w:rsid w:val="00111609"/>
    <w:rsid w:val="00112364"/>
    <w:rsid w:val="001129D4"/>
    <w:rsid w:val="001129E5"/>
    <w:rsid w:val="00113F17"/>
    <w:rsid w:val="0011421F"/>
    <w:rsid w:val="00115220"/>
    <w:rsid w:val="00115474"/>
    <w:rsid w:val="001158AC"/>
    <w:rsid w:val="0011598D"/>
    <w:rsid w:val="00115A10"/>
    <w:rsid w:val="001161EA"/>
    <w:rsid w:val="00116274"/>
    <w:rsid w:val="0011640B"/>
    <w:rsid w:val="0011675E"/>
    <w:rsid w:val="00116897"/>
    <w:rsid w:val="00116960"/>
    <w:rsid w:val="00116E5A"/>
    <w:rsid w:val="00117429"/>
    <w:rsid w:val="00117611"/>
    <w:rsid w:val="00117A80"/>
    <w:rsid w:val="00117E67"/>
    <w:rsid w:val="00117F69"/>
    <w:rsid w:val="00117F8D"/>
    <w:rsid w:val="001209AE"/>
    <w:rsid w:val="00120C2C"/>
    <w:rsid w:val="00120C46"/>
    <w:rsid w:val="00121434"/>
    <w:rsid w:val="001215BA"/>
    <w:rsid w:val="001219F6"/>
    <w:rsid w:val="001223C3"/>
    <w:rsid w:val="0012368B"/>
    <w:rsid w:val="001242D5"/>
    <w:rsid w:val="001242ED"/>
    <w:rsid w:val="0012445B"/>
    <w:rsid w:val="00124BC2"/>
    <w:rsid w:val="00124EAE"/>
    <w:rsid w:val="00125076"/>
    <w:rsid w:val="00125098"/>
    <w:rsid w:val="001253A0"/>
    <w:rsid w:val="00125884"/>
    <w:rsid w:val="001261F6"/>
    <w:rsid w:val="001263CF"/>
    <w:rsid w:val="0012692C"/>
    <w:rsid w:val="00126E6E"/>
    <w:rsid w:val="0012765E"/>
    <w:rsid w:val="00127D2C"/>
    <w:rsid w:val="001301D4"/>
    <w:rsid w:val="00130304"/>
    <w:rsid w:val="00130C83"/>
    <w:rsid w:val="00130EFE"/>
    <w:rsid w:val="00131AD4"/>
    <w:rsid w:val="00131D72"/>
    <w:rsid w:val="00131DF2"/>
    <w:rsid w:val="001325EE"/>
    <w:rsid w:val="001332C3"/>
    <w:rsid w:val="00133316"/>
    <w:rsid w:val="00134575"/>
    <w:rsid w:val="0013468A"/>
    <w:rsid w:val="00134E30"/>
    <w:rsid w:val="0013521F"/>
    <w:rsid w:val="00135311"/>
    <w:rsid w:val="00135EEF"/>
    <w:rsid w:val="001360E3"/>
    <w:rsid w:val="00136492"/>
    <w:rsid w:val="00136567"/>
    <w:rsid w:val="00136616"/>
    <w:rsid w:val="001367D9"/>
    <w:rsid w:val="00136BB0"/>
    <w:rsid w:val="0013774E"/>
    <w:rsid w:val="00137B2E"/>
    <w:rsid w:val="00137F09"/>
    <w:rsid w:val="00140816"/>
    <w:rsid w:val="00140B4E"/>
    <w:rsid w:val="00140F8E"/>
    <w:rsid w:val="00141640"/>
    <w:rsid w:val="00141AEB"/>
    <w:rsid w:val="00142501"/>
    <w:rsid w:val="001429BE"/>
    <w:rsid w:val="00143447"/>
    <w:rsid w:val="001434DE"/>
    <w:rsid w:val="00143BC1"/>
    <w:rsid w:val="00143D53"/>
    <w:rsid w:val="00143F26"/>
    <w:rsid w:val="00144171"/>
    <w:rsid w:val="0014427D"/>
    <w:rsid w:val="001442A0"/>
    <w:rsid w:val="001442D7"/>
    <w:rsid w:val="00144B2B"/>
    <w:rsid w:val="00145810"/>
    <w:rsid w:val="00145B40"/>
    <w:rsid w:val="001464DD"/>
    <w:rsid w:val="00146B36"/>
    <w:rsid w:val="00146E96"/>
    <w:rsid w:val="001471BE"/>
    <w:rsid w:val="00147AB6"/>
    <w:rsid w:val="001507EA"/>
    <w:rsid w:val="00151742"/>
    <w:rsid w:val="00152B57"/>
    <w:rsid w:val="00152CCE"/>
    <w:rsid w:val="00152F06"/>
    <w:rsid w:val="0015341C"/>
    <w:rsid w:val="00153DFD"/>
    <w:rsid w:val="00153F04"/>
    <w:rsid w:val="001550A9"/>
    <w:rsid w:val="001559BA"/>
    <w:rsid w:val="001559F4"/>
    <w:rsid w:val="00155E7E"/>
    <w:rsid w:val="0015627A"/>
    <w:rsid w:val="00156BF2"/>
    <w:rsid w:val="0015712F"/>
    <w:rsid w:val="00157F04"/>
    <w:rsid w:val="00157F89"/>
    <w:rsid w:val="001600BB"/>
    <w:rsid w:val="001601AC"/>
    <w:rsid w:val="00160204"/>
    <w:rsid w:val="001604A9"/>
    <w:rsid w:val="00160759"/>
    <w:rsid w:val="001612A1"/>
    <w:rsid w:val="00161523"/>
    <w:rsid w:val="001615C4"/>
    <w:rsid w:val="00161A13"/>
    <w:rsid w:val="00162534"/>
    <w:rsid w:val="00162597"/>
    <w:rsid w:val="00162C4A"/>
    <w:rsid w:val="00162CFD"/>
    <w:rsid w:val="001635A2"/>
    <w:rsid w:val="00163CFA"/>
    <w:rsid w:val="0016435B"/>
    <w:rsid w:val="001648A4"/>
    <w:rsid w:val="00165935"/>
    <w:rsid w:val="00165BF1"/>
    <w:rsid w:val="00166D90"/>
    <w:rsid w:val="00166F13"/>
    <w:rsid w:val="00167459"/>
    <w:rsid w:val="0017065B"/>
    <w:rsid w:val="001717CB"/>
    <w:rsid w:val="001718A6"/>
    <w:rsid w:val="00171F10"/>
    <w:rsid w:val="001728A5"/>
    <w:rsid w:val="00172BF8"/>
    <w:rsid w:val="00173398"/>
    <w:rsid w:val="0017367A"/>
    <w:rsid w:val="001737C7"/>
    <w:rsid w:val="001739F7"/>
    <w:rsid w:val="001741B9"/>
    <w:rsid w:val="00174381"/>
    <w:rsid w:val="00174463"/>
    <w:rsid w:val="00174772"/>
    <w:rsid w:val="0017560D"/>
    <w:rsid w:val="00175B39"/>
    <w:rsid w:val="00176515"/>
    <w:rsid w:val="001769B7"/>
    <w:rsid w:val="00177896"/>
    <w:rsid w:val="0017797E"/>
    <w:rsid w:val="001800C5"/>
    <w:rsid w:val="00180843"/>
    <w:rsid w:val="00180BA2"/>
    <w:rsid w:val="00180F5E"/>
    <w:rsid w:val="001817D5"/>
    <w:rsid w:val="00181D88"/>
    <w:rsid w:val="00182153"/>
    <w:rsid w:val="001825C3"/>
    <w:rsid w:val="00182C91"/>
    <w:rsid w:val="00182E8F"/>
    <w:rsid w:val="001831BA"/>
    <w:rsid w:val="001836EB"/>
    <w:rsid w:val="001839BF"/>
    <w:rsid w:val="00183D61"/>
    <w:rsid w:val="001840EB"/>
    <w:rsid w:val="00184D63"/>
    <w:rsid w:val="00185C08"/>
    <w:rsid w:val="00185DEA"/>
    <w:rsid w:val="00185F7E"/>
    <w:rsid w:val="00186106"/>
    <w:rsid w:val="00186546"/>
    <w:rsid w:val="00186695"/>
    <w:rsid w:val="001868AE"/>
    <w:rsid w:val="0018713D"/>
    <w:rsid w:val="001873FC"/>
    <w:rsid w:val="001875ED"/>
    <w:rsid w:val="00187944"/>
    <w:rsid w:val="00187959"/>
    <w:rsid w:val="00187DC8"/>
    <w:rsid w:val="00190602"/>
    <w:rsid w:val="00190DBD"/>
    <w:rsid w:val="001919F9"/>
    <w:rsid w:val="0019203E"/>
    <w:rsid w:val="0019281E"/>
    <w:rsid w:val="00192AC0"/>
    <w:rsid w:val="00192C03"/>
    <w:rsid w:val="001936D3"/>
    <w:rsid w:val="00193A32"/>
    <w:rsid w:val="00194199"/>
    <w:rsid w:val="001942CE"/>
    <w:rsid w:val="001945A5"/>
    <w:rsid w:val="00194653"/>
    <w:rsid w:val="00194D2E"/>
    <w:rsid w:val="00194E0F"/>
    <w:rsid w:val="0019539F"/>
    <w:rsid w:val="001956EA"/>
    <w:rsid w:val="00195B09"/>
    <w:rsid w:val="00195CA2"/>
    <w:rsid w:val="0019697B"/>
    <w:rsid w:val="001969B9"/>
    <w:rsid w:val="00196B7E"/>
    <w:rsid w:val="00196D79"/>
    <w:rsid w:val="0019711C"/>
    <w:rsid w:val="0019797F"/>
    <w:rsid w:val="00197BE3"/>
    <w:rsid w:val="001A0693"/>
    <w:rsid w:val="001A1992"/>
    <w:rsid w:val="001A1DD8"/>
    <w:rsid w:val="001A2047"/>
    <w:rsid w:val="001A2740"/>
    <w:rsid w:val="001A3027"/>
    <w:rsid w:val="001A32FC"/>
    <w:rsid w:val="001A38D1"/>
    <w:rsid w:val="001A410D"/>
    <w:rsid w:val="001A4196"/>
    <w:rsid w:val="001A4540"/>
    <w:rsid w:val="001A458B"/>
    <w:rsid w:val="001A4AF7"/>
    <w:rsid w:val="001A4F41"/>
    <w:rsid w:val="001A5970"/>
    <w:rsid w:val="001A5C38"/>
    <w:rsid w:val="001A5D49"/>
    <w:rsid w:val="001A5EF6"/>
    <w:rsid w:val="001A610B"/>
    <w:rsid w:val="001A64F4"/>
    <w:rsid w:val="001A65B3"/>
    <w:rsid w:val="001A6B70"/>
    <w:rsid w:val="001A6E3C"/>
    <w:rsid w:val="001A7D2A"/>
    <w:rsid w:val="001B01AC"/>
    <w:rsid w:val="001B0805"/>
    <w:rsid w:val="001B0977"/>
    <w:rsid w:val="001B0A68"/>
    <w:rsid w:val="001B1315"/>
    <w:rsid w:val="001B1319"/>
    <w:rsid w:val="001B2247"/>
    <w:rsid w:val="001B323C"/>
    <w:rsid w:val="001B33C1"/>
    <w:rsid w:val="001B3511"/>
    <w:rsid w:val="001B35EF"/>
    <w:rsid w:val="001B4427"/>
    <w:rsid w:val="001B47A0"/>
    <w:rsid w:val="001B4B11"/>
    <w:rsid w:val="001B4FC7"/>
    <w:rsid w:val="001B565E"/>
    <w:rsid w:val="001B5D0D"/>
    <w:rsid w:val="001B5DE4"/>
    <w:rsid w:val="001B5E53"/>
    <w:rsid w:val="001B5EA1"/>
    <w:rsid w:val="001B60AE"/>
    <w:rsid w:val="001B6C6C"/>
    <w:rsid w:val="001B7592"/>
    <w:rsid w:val="001B7B3A"/>
    <w:rsid w:val="001B7BF6"/>
    <w:rsid w:val="001C0571"/>
    <w:rsid w:val="001C12DB"/>
    <w:rsid w:val="001C297B"/>
    <w:rsid w:val="001C2C99"/>
    <w:rsid w:val="001C2D20"/>
    <w:rsid w:val="001C318E"/>
    <w:rsid w:val="001C3A4C"/>
    <w:rsid w:val="001C46C3"/>
    <w:rsid w:val="001C48BB"/>
    <w:rsid w:val="001C49D0"/>
    <w:rsid w:val="001C4C40"/>
    <w:rsid w:val="001C6714"/>
    <w:rsid w:val="001C6754"/>
    <w:rsid w:val="001C6B72"/>
    <w:rsid w:val="001C6D37"/>
    <w:rsid w:val="001C6D55"/>
    <w:rsid w:val="001C6F9B"/>
    <w:rsid w:val="001C7990"/>
    <w:rsid w:val="001C7B9F"/>
    <w:rsid w:val="001C7D77"/>
    <w:rsid w:val="001C7F36"/>
    <w:rsid w:val="001D02D6"/>
    <w:rsid w:val="001D0D0A"/>
    <w:rsid w:val="001D0E52"/>
    <w:rsid w:val="001D16AC"/>
    <w:rsid w:val="001D18F2"/>
    <w:rsid w:val="001D1A58"/>
    <w:rsid w:val="001D1E86"/>
    <w:rsid w:val="001D24DD"/>
    <w:rsid w:val="001D2738"/>
    <w:rsid w:val="001D27B8"/>
    <w:rsid w:val="001D2F0D"/>
    <w:rsid w:val="001D303C"/>
    <w:rsid w:val="001D3480"/>
    <w:rsid w:val="001D3C19"/>
    <w:rsid w:val="001D3CD8"/>
    <w:rsid w:val="001D4532"/>
    <w:rsid w:val="001D4A5F"/>
    <w:rsid w:val="001D4E5D"/>
    <w:rsid w:val="001D5180"/>
    <w:rsid w:val="001D6971"/>
    <w:rsid w:val="001D6A6B"/>
    <w:rsid w:val="001D6A73"/>
    <w:rsid w:val="001D6DF8"/>
    <w:rsid w:val="001D7087"/>
    <w:rsid w:val="001D7210"/>
    <w:rsid w:val="001D7A13"/>
    <w:rsid w:val="001D7AFA"/>
    <w:rsid w:val="001E07F1"/>
    <w:rsid w:val="001E0B31"/>
    <w:rsid w:val="001E0D0B"/>
    <w:rsid w:val="001E17D2"/>
    <w:rsid w:val="001E18F6"/>
    <w:rsid w:val="001E1B2C"/>
    <w:rsid w:val="001E2633"/>
    <w:rsid w:val="001E31A3"/>
    <w:rsid w:val="001E37F5"/>
    <w:rsid w:val="001E4694"/>
    <w:rsid w:val="001E495B"/>
    <w:rsid w:val="001E4BB3"/>
    <w:rsid w:val="001E5DC5"/>
    <w:rsid w:val="001E646A"/>
    <w:rsid w:val="001E7B4D"/>
    <w:rsid w:val="001F03C7"/>
    <w:rsid w:val="001F0B2F"/>
    <w:rsid w:val="001F108B"/>
    <w:rsid w:val="001F1174"/>
    <w:rsid w:val="001F13C3"/>
    <w:rsid w:val="001F17B1"/>
    <w:rsid w:val="001F19DB"/>
    <w:rsid w:val="001F1DFC"/>
    <w:rsid w:val="001F1EDE"/>
    <w:rsid w:val="001F1FB0"/>
    <w:rsid w:val="001F21AD"/>
    <w:rsid w:val="001F2ECD"/>
    <w:rsid w:val="001F3288"/>
    <w:rsid w:val="001F3C5A"/>
    <w:rsid w:val="001F4330"/>
    <w:rsid w:val="001F4688"/>
    <w:rsid w:val="001F46A3"/>
    <w:rsid w:val="001F4897"/>
    <w:rsid w:val="001F49FC"/>
    <w:rsid w:val="001F4B01"/>
    <w:rsid w:val="001F5262"/>
    <w:rsid w:val="001F5308"/>
    <w:rsid w:val="001F58A2"/>
    <w:rsid w:val="001F5939"/>
    <w:rsid w:val="001F5B4C"/>
    <w:rsid w:val="001F5C30"/>
    <w:rsid w:val="001F6A93"/>
    <w:rsid w:val="001F73F1"/>
    <w:rsid w:val="001F7849"/>
    <w:rsid w:val="001F7EEF"/>
    <w:rsid w:val="0020019B"/>
    <w:rsid w:val="00200821"/>
    <w:rsid w:val="00200ED8"/>
    <w:rsid w:val="00200FCE"/>
    <w:rsid w:val="0020109E"/>
    <w:rsid w:val="0020164C"/>
    <w:rsid w:val="00202229"/>
    <w:rsid w:val="002029D5"/>
    <w:rsid w:val="00203B81"/>
    <w:rsid w:val="00203FEC"/>
    <w:rsid w:val="0020410B"/>
    <w:rsid w:val="00205008"/>
    <w:rsid w:val="00205759"/>
    <w:rsid w:val="00205873"/>
    <w:rsid w:val="00205970"/>
    <w:rsid w:val="00205ABF"/>
    <w:rsid w:val="002061D7"/>
    <w:rsid w:val="002067EA"/>
    <w:rsid w:val="00206A6E"/>
    <w:rsid w:val="00206B0F"/>
    <w:rsid w:val="00206C2C"/>
    <w:rsid w:val="00206C49"/>
    <w:rsid w:val="00207363"/>
    <w:rsid w:val="00207432"/>
    <w:rsid w:val="002077B2"/>
    <w:rsid w:val="00207894"/>
    <w:rsid w:val="00207AEE"/>
    <w:rsid w:val="002100AE"/>
    <w:rsid w:val="00210590"/>
    <w:rsid w:val="002106F9"/>
    <w:rsid w:val="002109D5"/>
    <w:rsid w:val="00210AB8"/>
    <w:rsid w:val="00210C2A"/>
    <w:rsid w:val="00211090"/>
    <w:rsid w:val="00211096"/>
    <w:rsid w:val="002115F1"/>
    <w:rsid w:val="00211706"/>
    <w:rsid w:val="0021187F"/>
    <w:rsid w:val="002120BB"/>
    <w:rsid w:val="0021234A"/>
    <w:rsid w:val="0021277A"/>
    <w:rsid w:val="00212E7C"/>
    <w:rsid w:val="00213299"/>
    <w:rsid w:val="0021394F"/>
    <w:rsid w:val="00213B2C"/>
    <w:rsid w:val="00213CA5"/>
    <w:rsid w:val="00213D8D"/>
    <w:rsid w:val="00213E21"/>
    <w:rsid w:val="00214578"/>
    <w:rsid w:val="00214852"/>
    <w:rsid w:val="00215197"/>
    <w:rsid w:val="00216425"/>
    <w:rsid w:val="002167DF"/>
    <w:rsid w:val="00216A92"/>
    <w:rsid w:val="00216B5D"/>
    <w:rsid w:val="0021733D"/>
    <w:rsid w:val="00217A35"/>
    <w:rsid w:val="00217C81"/>
    <w:rsid w:val="00220266"/>
    <w:rsid w:val="002206B9"/>
    <w:rsid w:val="00220978"/>
    <w:rsid w:val="00220F29"/>
    <w:rsid w:val="00221183"/>
    <w:rsid w:val="0022133E"/>
    <w:rsid w:val="0022149B"/>
    <w:rsid w:val="00221BD9"/>
    <w:rsid w:val="00221EE9"/>
    <w:rsid w:val="002227C0"/>
    <w:rsid w:val="00222ADC"/>
    <w:rsid w:val="00222B9D"/>
    <w:rsid w:val="00222C10"/>
    <w:rsid w:val="00222DC4"/>
    <w:rsid w:val="00223879"/>
    <w:rsid w:val="00223885"/>
    <w:rsid w:val="00224281"/>
    <w:rsid w:val="002244AF"/>
    <w:rsid w:val="002247AA"/>
    <w:rsid w:val="00224C18"/>
    <w:rsid w:val="00226193"/>
    <w:rsid w:val="00226726"/>
    <w:rsid w:val="002267B6"/>
    <w:rsid w:val="00226AE2"/>
    <w:rsid w:val="002271BC"/>
    <w:rsid w:val="0022761C"/>
    <w:rsid w:val="00227F56"/>
    <w:rsid w:val="002302AE"/>
    <w:rsid w:val="0023138D"/>
    <w:rsid w:val="0023217F"/>
    <w:rsid w:val="002327AD"/>
    <w:rsid w:val="002331E6"/>
    <w:rsid w:val="002339CF"/>
    <w:rsid w:val="00233A5B"/>
    <w:rsid w:val="0023424F"/>
    <w:rsid w:val="0023471F"/>
    <w:rsid w:val="00234BA5"/>
    <w:rsid w:val="00234CC2"/>
    <w:rsid w:val="00234D61"/>
    <w:rsid w:val="00234D89"/>
    <w:rsid w:val="00234F40"/>
    <w:rsid w:val="0023508B"/>
    <w:rsid w:val="002352D3"/>
    <w:rsid w:val="002354FE"/>
    <w:rsid w:val="0023667F"/>
    <w:rsid w:val="002369AB"/>
    <w:rsid w:val="00237292"/>
    <w:rsid w:val="00237B1E"/>
    <w:rsid w:val="00237DD4"/>
    <w:rsid w:val="0024009B"/>
    <w:rsid w:val="00240457"/>
    <w:rsid w:val="0024056C"/>
    <w:rsid w:val="00241307"/>
    <w:rsid w:val="0024135D"/>
    <w:rsid w:val="00242B54"/>
    <w:rsid w:val="002433BD"/>
    <w:rsid w:val="00243C37"/>
    <w:rsid w:val="00243EE3"/>
    <w:rsid w:val="00243FE7"/>
    <w:rsid w:val="002443AC"/>
    <w:rsid w:val="0024473E"/>
    <w:rsid w:val="0024689D"/>
    <w:rsid w:val="002477A5"/>
    <w:rsid w:val="00247F48"/>
    <w:rsid w:val="00250406"/>
    <w:rsid w:val="0025131A"/>
    <w:rsid w:val="00251C48"/>
    <w:rsid w:val="002520FA"/>
    <w:rsid w:val="00252351"/>
    <w:rsid w:val="00252580"/>
    <w:rsid w:val="0025399E"/>
    <w:rsid w:val="00253D10"/>
    <w:rsid w:val="00253E6E"/>
    <w:rsid w:val="0025450B"/>
    <w:rsid w:val="0025551E"/>
    <w:rsid w:val="00256E4E"/>
    <w:rsid w:val="002571AA"/>
    <w:rsid w:val="00257C8A"/>
    <w:rsid w:val="00257D35"/>
    <w:rsid w:val="00260312"/>
    <w:rsid w:val="002611A2"/>
    <w:rsid w:val="00261FE8"/>
    <w:rsid w:val="00262290"/>
    <w:rsid w:val="002622DB"/>
    <w:rsid w:val="00262739"/>
    <w:rsid w:val="00262F46"/>
    <w:rsid w:val="00263AE2"/>
    <w:rsid w:val="00263E6C"/>
    <w:rsid w:val="00264EB5"/>
    <w:rsid w:val="0026540C"/>
    <w:rsid w:val="0026556B"/>
    <w:rsid w:val="0026626E"/>
    <w:rsid w:val="00266494"/>
    <w:rsid w:val="00266B93"/>
    <w:rsid w:val="00267757"/>
    <w:rsid w:val="00267807"/>
    <w:rsid w:val="00270240"/>
    <w:rsid w:val="002703B5"/>
    <w:rsid w:val="002723AD"/>
    <w:rsid w:val="00272404"/>
    <w:rsid w:val="00272450"/>
    <w:rsid w:val="0027268A"/>
    <w:rsid w:val="00274238"/>
    <w:rsid w:val="002744CC"/>
    <w:rsid w:val="00274736"/>
    <w:rsid w:val="00274A71"/>
    <w:rsid w:val="00274F7F"/>
    <w:rsid w:val="002752E3"/>
    <w:rsid w:val="00275940"/>
    <w:rsid w:val="00275C20"/>
    <w:rsid w:val="00275E21"/>
    <w:rsid w:val="002768F3"/>
    <w:rsid w:val="002775AF"/>
    <w:rsid w:val="00277717"/>
    <w:rsid w:val="002777CB"/>
    <w:rsid w:val="00277B52"/>
    <w:rsid w:val="00281101"/>
    <w:rsid w:val="002815E7"/>
    <w:rsid w:val="00281F4E"/>
    <w:rsid w:val="002821B6"/>
    <w:rsid w:val="00282ADF"/>
    <w:rsid w:val="00282B06"/>
    <w:rsid w:val="00282C33"/>
    <w:rsid w:val="00282D9B"/>
    <w:rsid w:val="002839A1"/>
    <w:rsid w:val="00283AC9"/>
    <w:rsid w:val="00283BAA"/>
    <w:rsid w:val="00283FA5"/>
    <w:rsid w:val="00284046"/>
    <w:rsid w:val="002844AD"/>
    <w:rsid w:val="0028492B"/>
    <w:rsid w:val="00285017"/>
    <w:rsid w:val="0028504F"/>
    <w:rsid w:val="00285F49"/>
    <w:rsid w:val="00286E64"/>
    <w:rsid w:val="00287183"/>
    <w:rsid w:val="00287622"/>
    <w:rsid w:val="002878E3"/>
    <w:rsid w:val="00287BF3"/>
    <w:rsid w:val="00287D37"/>
    <w:rsid w:val="00290307"/>
    <w:rsid w:val="00290C45"/>
    <w:rsid w:val="00290EF5"/>
    <w:rsid w:val="00290F5C"/>
    <w:rsid w:val="0029118C"/>
    <w:rsid w:val="002914B6"/>
    <w:rsid w:val="0029193E"/>
    <w:rsid w:val="00291AE2"/>
    <w:rsid w:val="00291E4E"/>
    <w:rsid w:val="00291F78"/>
    <w:rsid w:val="00293065"/>
    <w:rsid w:val="0029377A"/>
    <w:rsid w:val="00293953"/>
    <w:rsid w:val="00293D9C"/>
    <w:rsid w:val="0029496E"/>
    <w:rsid w:val="00294A04"/>
    <w:rsid w:val="00294DED"/>
    <w:rsid w:val="00294F13"/>
    <w:rsid w:val="00296877"/>
    <w:rsid w:val="00296D39"/>
    <w:rsid w:val="00296E12"/>
    <w:rsid w:val="0029709B"/>
    <w:rsid w:val="0029720D"/>
    <w:rsid w:val="0029722A"/>
    <w:rsid w:val="00297377"/>
    <w:rsid w:val="002977C8"/>
    <w:rsid w:val="00297B01"/>
    <w:rsid w:val="002A0345"/>
    <w:rsid w:val="002A0A2C"/>
    <w:rsid w:val="002A0A5C"/>
    <w:rsid w:val="002A0D71"/>
    <w:rsid w:val="002A102E"/>
    <w:rsid w:val="002A1585"/>
    <w:rsid w:val="002A1ACB"/>
    <w:rsid w:val="002A1CE1"/>
    <w:rsid w:val="002A1FE0"/>
    <w:rsid w:val="002A2242"/>
    <w:rsid w:val="002A2681"/>
    <w:rsid w:val="002A3B8A"/>
    <w:rsid w:val="002A3FE2"/>
    <w:rsid w:val="002A4325"/>
    <w:rsid w:val="002A4B1C"/>
    <w:rsid w:val="002A4C34"/>
    <w:rsid w:val="002A50EF"/>
    <w:rsid w:val="002A510A"/>
    <w:rsid w:val="002A5C4B"/>
    <w:rsid w:val="002A66D0"/>
    <w:rsid w:val="002A66E4"/>
    <w:rsid w:val="002A681A"/>
    <w:rsid w:val="002A6F94"/>
    <w:rsid w:val="002A7BAB"/>
    <w:rsid w:val="002A7C45"/>
    <w:rsid w:val="002B0263"/>
    <w:rsid w:val="002B02C0"/>
    <w:rsid w:val="002B0CE0"/>
    <w:rsid w:val="002B10EB"/>
    <w:rsid w:val="002B1BD9"/>
    <w:rsid w:val="002B1E0D"/>
    <w:rsid w:val="002B2789"/>
    <w:rsid w:val="002B2B8E"/>
    <w:rsid w:val="002B2C38"/>
    <w:rsid w:val="002B2F2B"/>
    <w:rsid w:val="002B311E"/>
    <w:rsid w:val="002B3188"/>
    <w:rsid w:val="002B34D1"/>
    <w:rsid w:val="002B3C4F"/>
    <w:rsid w:val="002B480B"/>
    <w:rsid w:val="002B5005"/>
    <w:rsid w:val="002B5896"/>
    <w:rsid w:val="002B61E0"/>
    <w:rsid w:val="002B6292"/>
    <w:rsid w:val="002B70B4"/>
    <w:rsid w:val="002B7702"/>
    <w:rsid w:val="002B7959"/>
    <w:rsid w:val="002B7A61"/>
    <w:rsid w:val="002B7C7A"/>
    <w:rsid w:val="002B7CF7"/>
    <w:rsid w:val="002C0FD3"/>
    <w:rsid w:val="002C1372"/>
    <w:rsid w:val="002C146B"/>
    <w:rsid w:val="002C1B59"/>
    <w:rsid w:val="002C1C0F"/>
    <w:rsid w:val="002C1F4F"/>
    <w:rsid w:val="002C22EB"/>
    <w:rsid w:val="002C24F6"/>
    <w:rsid w:val="002C31B6"/>
    <w:rsid w:val="002C33B7"/>
    <w:rsid w:val="002C360D"/>
    <w:rsid w:val="002C3EA5"/>
    <w:rsid w:val="002C43A4"/>
    <w:rsid w:val="002C4739"/>
    <w:rsid w:val="002C49BB"/>
    <w:rsid w:val="002C540E"/>
    <w:rsid w:val="002C566E"/>
    <w:rsid w:val="002C5AB8"/>
    <w:rsid w:val="002C5B26"/>
    <w:rsid w:val="002C61DB"/>
    <w:rsid w:val="002C61E2"/>
    <w:rsid w:val="002C62C5"/>
    <w:rsid w:val="002C6363"/>
    <w:rsid w:val="002C69DC"/>
    <w:rsid w:val="002C6D65"/>
    <w:rsid w:val="002C6E51"/>
    <w:rsid w:val="002C7351"/>
    <w:rsid w:val="002C740A"/>
    <w:rsid w:val="002C775F"/>
    <w:rsid w:val="002C7822"/>
    <w:rsid w:val="002C7E19"/>
    <w:rsid w:val="002D0FEA"/>
    <w:rsid w:val="002D1035"/>
    <w:rsid w:val="002D11B6"/>
    <w:rsid w:val="002D14F3"/>
    <w:rsid w:val="002D19FF"/>
    <w:rsid w:val="002D2EBD"/>
    <w:rsid w:val="002D32E3"/>
    <w:rsid w:val="002D38E3"/>
    <w:rsid w:val="002D3BEC"/>
    <w:rsid w:val="002D3C68"/>
    <w:rsid w:val="002D3EBF"/>
    <w:rsid w:val="002D4254"/>
    <w:rsid w:val="002D452D"/>
    <w:rsid w:val="002D4951"/>
    <w:rsid w:val="002D4A29"/>
    <w:rsid w:val="002D53E2"/>
    <w:rsid w:val="002D54A0"/>
    <w:rsid w:val="002D5765"/>
    <w:rsid w:val="002D5970"/>
    <w:rsid w:val="002D5EAB"/>
    <w:rsid w:val="002D6558"/>
    <w:rsid w:val="002D6BFD"/>
    <w:rsid w:val="002D6D48"/>
    <w:rsid w:val="002D6EB1"/>
    <w:rsid w:val="002D7864"/>
    <w:rsid w:val="002D7A0E"/>
    <w:rsid w:val="002D7EC0"/>
    <w:rsid w:val="002E00D4"/>
    <w:rsid w:val="002E01CE"/>
    <w:rsid w:val="002E0CC1"/>
    <w:rsid w:val="002E0D7A"/>
    <w:rsid w:val="002E0E08"/>
    <w:rsid w:val="002E0FCA"/>
    <w:rsid w:val="002E1370"/>
    <w:rsid w:val="002E1401"/>
    <w:rsid w:val="002E15EB"/>
    <w:rsid w:val="002E16DB"/>
    <w:rsid w:val="002E18C6"/>
    <w:rsid w:val="002E1AB0"/>
    <w:rsid w:val="002E1D11"/>
    <w:rsid w:val="002E2109"/>
    <w:rsid w:val="002E23D3"/>
    <w:rsid w:val="002E27C9"/>
    <w:rsid w:val="002E28EB"/>
    <w:rsid w:val="002E28FA"/>
    <w:rsid w:val="002E2982"/>
    <w:rsid w:val="002E2A26"/>
    <w:rsid w:val="002E2A38"/>
    <w:rsid w:val="002E39CB"/>
    <w:rsid w:val="002E3C2D"/>
    <w:rsid w:val="002E4443"/>
    <w:rsid w:val="002E4B14"/>
    <w:rsid w:val="002E5BB0"/>
    <w:rsid w:val="002E6563"/>
    <w:rsid w:val="002E661D"/>
    <w:rsid w:val="002E7050"/>
    <w:rsid w:val="002E71D2"/>
    <w:rsid w:val="002F06BC"/>
    <w:rsid w:val="002F0CE1"/>
    <w:rsid w:val="002F1287"/>
    <w:rsid w:val="002F13E3"/>
    <w:rsid w:val="002F1428"/>
    <w:rsid w:val="002F1B0E"/>
    <w:rsid w:val="002F21C4"/>
    <w:rsid w:val="002F25A6"/>
    <w:rsid w:val="002F26E4"/>
    <w:rsid w:val="002F2F1B"/>
    <w:rsid w:val="002F3D1F"/>
    <w:rsid w:val="002F3F77"/>
    <w:rsid w:val="002F41BB"/>
    <w:rsid w:val="002F4296"/>
    <w:rsid w:val="002F501E"/>
    <w:rsid w:val="002F502A"/>
    <w:rsid w:val="002F5106"/>
    <w:rsid w:val="002F5445"/>
    <w:rsid w:val="002F5462"/>
    <w:rsid w:val="002F6503"/>
    <w:rsid w:val="002F6970"/>
    <w:rsid w:val="002F6D32"/>
    <w:rsid w:val="002F6E83"/>
    <w:rsid w:val="002F7B55"/>
    <w:rsid w:val="0030073D"/>
    <w:rsid w:val="0030091C"/>
    <w:rsid w:val="00300BF9"/>
    <w:rsid w:val="00300D0D"/>
    <w:rsid w:val="0030294F"/>
    <w:rsid w:val="003036BE"/>
    <w:rsid w:val="00303D66"/>
    <w:rsid w:val="00303F83"/>
    <w:rsid w:val="003048DC"/>
    <w:rsid w:val="00304B13"/>
    <w:rsid w:val="003055AA"/>
    <w:rsid w:val="00305BDE"/>
    <w:rsid w:val="00305D61"/>
    <w:rsid w:val="003064E0"/>
    <w:rsid w:val="00306708"/>
    <w:rsid w:val="00307CBF"/>
    <w:rsid w:val="00307EF4"/>
    <w:rsid w:val="0031055D"/>
    <w:rsid w:val="00310828"/>
    <w:rsid w:val="00311E70"/>
    <w:rsid w:val="00312545"/>
    <w:rsid w:val="003128DD"/>
    <w:rsid w:val="0031292A"/>
    <w:rsid w:val="00312D55"/>
    <w:rsid w:val="00313023"/>
    <w:rsid w:val="00313059"/>
    <w:rsid w:val="00313195"/>
    <w:rsid w:val="003132C6"/>
    <w:rsid w:val="00313568"/>
    <w:rsid w:val="00313C9B"/>
    <w:rsid w:val="00315629"/>
    <w:rsid w:val="00315729"/>
    <w:rsid w:val="00315BF2"/>
    <w:rsid w:val="0031619D"/>
    <w:rsid w:val="003164E4"/>
    <w:rsid w:val="00316FAF"/>
    <w:rsid w:val="0031781E"/>
    <w:rsid w:val="00317B5A"/>
    <w:rsid w:val="00320691"/>
    <w:rsid w:val="0032084E"/>
    <w:rsid w:val="0032173E"/>
    <w:rsid w:val="00321D08"/>
    <w:rsid w:val="00321F35"/>
    <w:rsid w:val="0032251A"/>
    <w:rsid w:val="003225DE"/>
    <w:rsid w:val="00322922"/>
    <w:rsid w:val="0032362B"/>
    <w:rsid w:val="00323B8C"/>
    <w:rsid w:val="00323C02"/>
    <w:rsid w:val="00323D34"/>
    <w:rsid w:val="00323DF1"/>
    <w:rsid w:val="00323EF7"/>
    <w:rsid w:val="0032420F"/>
    <w:rsid w:val="003247E5"/>
    <w:rsid w:val="00324DE2"/>
    <w:rsid w:val="00325630"/>
    <w:rsid w:val="00325BA7"/>
    <w:rsid w:val="0032640C"/>
    <w:rsid w:val="00326D01"/>
    <w:rsid w:val="00327B02"/>
    <w:rsid w:val="003312A0"/>
    <w:rsid w:val="00331AC2"/>
    <w:rsid w:val="00331E74"/>
    <w:rsid w:val="0033281B"/>
    <w:rsid w:val="00332AFD"/>
    <w:rsid w:val="00333439"/>
    <w:rsid w:val="003334EE"/>
    <w:rsid w:val="003336C1"/>
    <w:rsid w:val="003337B3"/>
    <w:rsid w:val="00333E08"/>
    <w:rsid w:val="00333FF3"/>
    <w:rsid w:val="00334DCC"/>
    <w:rsid w:val="00335218"/>
    <w:rsid w:val="00335505"/>
    <w:rsid w:val="00335A7A"/>
    <w:rsid w:val="00335BF4"/>
    <w:rsid w:val="00335E6A"/>
    <w:rsid w:val="00335F2F"/>
    <w:rsid w:val="00336072"/>
    <w:rsid w:val="003362D5"/>
    <w:rsid w:val="00336419"/>
    <w:rsid w:val="003372EE"/>
    <w:rsid w:val="00337F24"/>
    <w:rsid w:val="00340441"/>
    <w:rsid w:val="003408B1"/>
    <w:rsid w:val="003408D5"/>
    <w:rsid w:val="00340B0A"/>
    <w:rsid w:val="00340F0D"/>
    <w:rsid w:val="003417EE"/>
    <w:rsid w:val="00342262"/>
    <w:rsid w:val="00343063"/>
    <w:rsid w:val="0034347C"/>
    <w:rsid w:val="003453F0"/>
    <w:rsid w:val="00345739"/>
    <w:rsid w:val="00345DCD"/>
    <w:rsid w:val="00346A4C"/>
    <w:rsid w:val="00346BF1"/>
    <w:rsid w:val="0034731D"/>
    <w:rsid w:val="00350165"/>
    <w:rsid w:val="00350C72"/>
    <w:rsid w:val="00350D4B"/>
    <w:rsid w:val="00351627"/>
    <w:rsid w:val="0035190E"/>
    <w:rsid w:val="00351974"/>
    <w:rsid w:val="003519A9"/>
    <w:rsid w:val="00351F6E"/>
    <w:rsid w:val="003523AE"/>
    <w:rsid w:val="0035246F"/>
    <w:rsid w:val="00352612"/>
    <w:rsid w:val="00353139"/>
    <w:rsid w:val="003533F3"/>
    <w:rsid w:val="00353BBD"/>
    <w:rsid w:val="00354383"/>
    <w:rsid w:val="0035445A"/>
    <w:rsid w:val="003549AC"/>
    <w:rsid w:val="00354E3F"/>
    <w:rsid w:val="00355A50"/>
    <w:rsid w:val="00356A26"/>
    <w:rsid w:val="00356EFF"/>
    <w:rsid w:val="0035758F"/>
    <w:rsid w:val="00357B96"/>
    <w:rsid w:val="00360362"/>
    <w:rsid w:val="00360598"/>
    <w:rsid w:val="003605F3"/>
    <w:rsid w:val="00361A27"/>
    <w:rsid w:val="00361E1C"/>
    <w:rsid w:val="00361E52"/>
    <w:rsid w:val="00362528"/>
    <w:rsid w:val="0036254D"/>
    <w:rsid w:val="00362640"/>
    <w:rsid w:val="00362E85"/>
    <w:rsid w:val="00363C0D"/>
    <w:rsid w:val="0036421E"/>
    <w:rsid w:val="00364FD2"/>
    <w:rsid w:val="00365277"/>
    <w:rsid w:val="00365AE0"/>
    <w:rsid w:val="00366186"/>
    <w:rsid w:val="00366BBF"/>
    <w:rsid w:val="00366E91"/>
    <w:rsid w:val="003672DA"/>
    <w:rsid w:val="003675E6"/>
    <w:rsid w:val="00367A92"/>
    <w:rsid w:val="003702DA"/>
    <w:rsid w:val="00370592"/>
    <w:rsid w:val="00370980"/>
    <w:rsid w:val="00372228"/>
    <w:rsid w:val="0037222E"/>
    <w:rsid w:val="00373D67"/>
    <w:rsid w:val="00373FF2"/>
    <w:rsid w:val="003741E8"/>
    <w:rsid w:val="00374EBF"/>
    <w:rsid w:val="00374FE3"/>
    <w:rsid w:val="00375056"/>
    <w:rsid w:val="003759C2"/>
    <w:rsid w:val="003759C8"/>
    <w:rsid w:val="00375C41"/>
    <w:rsid w:val="00375EAB"/>
    <w:rsid w:val="00376EB0"/>
    <w:rsid w:val="0037705B"/>
    <w:rsid w:val="003775E1"/>
    <w:rsid w:val="00377B36"/>
    <w:rsid w:val="00377BFC"/>
    <w:rsid w:val="003801BD"/>
    <w:rsid w:val="00380445"/>
    <w:rsid w:val="003804EE"/>
    <w:rsid w:val="003815F3"/>
    <w:rsid w:val="0038196C"/>
    <w:rsid w:val="00381F86"/>
    <w:rsid w:val="003821BC"/>
    <w:rsid w:val="00382ADC"/>
    <w:rsid w:val="00383370"/>
    <w:rsid w:val="0038348A"/>
    <w:rsid w:val="00383F46"/>
    <w:rsid w:val="00384622"/>
    <w:rsid w:val="00384F9C"/>
    <w:rsid w:val="00385A72"/>
    <w:rsid w:val="003861E6"/>
    <w:rsid w:val="003865B1"/>
    <w:rsid w:val="00386808"/>
    <w:rsid w:val="00386D14"/>
    <w:rsid w:val="00387189"/>
    <w:rsid w:val="00387805"/>
    <w:rsid w:val="00387818"/>
    <w:rsid w:val="00387BD3"/>
    <w:rsid w:val="00387C77"/>
    <w:rsid w:val="00387D76"/>
    <w:rsid w:val="00387E17"/>
    <w:rsid w:val="00387F10"/>
    <w:rsid w:val="00390180"/>
    <w:rsid w:val="00390405"/>
    <w:rsid w:val="00390869"/>
    <w:rsid w:val="00390C40"/>
    <w:rsid w:val="00390D50"/>
    <w:rsid w:val="003910A4"/>
    <w:rsid w:val="003916DD"/>
    <w:rsid w:val="0039235D"/>
    <w:rsid w:val="003923DD"/>
    <w:rsid w:val="00392DC7"/>
    <w:rsid w:val="003936A5"/>
    <w:rsid w:val="00393AEB"/>
    <w:rsid w:val="0039443D"/>
    <w:rsid w:val="00394D52"/>
    <w:rsid w:val="003952BE"/>
    <w:rsid w:val="00395AFF"/>
    <w:rsid w:val="00395DD9"/>
    <w:rsid w:val="00395E30"/>
    <w:rsid w:val="00395F54"/>
    <w:rsid w:val="003965AE"/>
    <w:rsid w:val="00396971"/>
    <w:rsid w:val="003974F3"/>
    <w:rsid w:val="003A00FE"/>
    <w:rsid w:val="003A03A5"/>
    <w:rsid w:val="003A03E2"/>
    <w:rsid w:val="003A062C"/>
    <w:rsid w:val="003A063A"/>
    <w:rsid w:val="003A1281"/>
    <w:rsid w:val="003A1E02"/>
    <w:rsid w:val="003A1EA3"/>
    <w:rsid w:val="003A2A24"/>
    <w:rsid w:val="003A2D59"/>
    <w:rsid w:val="003A2E72"/>
    <w:rsid w:val="003A2FD4"/>
    <w:rsid w:val="003A30C5"/>
    <w:rsid w:val="003A314B"/>
    <w:rsid w:val="003A3766"/>
    <w:rsid w:val="003A37D0"/>
    <w:rsid w:val="003A4E20"/>
    <w:rsid w:val="003A4E64"/>
    <w:rsid w:val="003A52DC"/>
    <w:rsid w:val="003A65EB"/>
    <w:rsid w:val="003A6A75"/>
    <w:rsid w:val="003A6DBC"/>
    <w:rsid w:val="003A713B"/>
    <w:rsid w:val="003A72AA"/>
    <w:rsid w:val="003B00F0"/>
    <w:rsid w:val="003B02B1"/>
    <w:rsid w:val="003B05AA"/>
    <w:rsid w:val="003B0702"/>
    <w:rsid w:val="003B0F7A"/>
    <w:rsid w:val="003B1FC6"/>
    <w:rsid w:val="003B2261"/>
    <w:rsid w:val="003B2995"/>
    <w:rsid w:val="003B3003"/>
    <w:rsid w:val="003B32FF"/>
    <w:rsid w:val="003B36DC"/>
    <w:rsid w:val="003B39E2"/>
    <w:rsid w:val="003B3B0E"/>
    <w:rsid w:val="003B3D64"/>
    <w:rsid w:val="003B414D"/>
    <w:rsid w:val="003B442C"/>
    <w:rsid w:val="003B4525"/>
    <w:rsid w:val="003B4ACB"/>
    <w:rsid w:val="003B4FD6"/>
    <w:rsid w:val="003B55F6"/>
    <w:rsid w:val="003B615E"/>
    <w:rsid w:val="003B71EA"/>
    <w:rsid w:val="003B7670"/>
    <w:rsid w:val="003C0AEA"/>
    <w:rsid w:val="003C0C9A"/>
    <w:rsid w:val="003C0F1D"/>
    <w:rsid w:val="003C1211"/>
    <w:rsid w:val="003C1254"/>
    <w:rsid w:val="003C1C61"/>
    <w:rsid w:val="003C2737"/>
    <w:rsid w:val="003C324C"/>
    <w:rsid w:val="003C3254"/>
    <w:rsid w:val="003C3371"/>
    <w:rsid w:val="003C35CB"/>
    <w:rsid w:val="003C3620"/>
    <w:rsid w:val="003C39D3"/>
    <w:rsid w:val="003C440B"/>
    <w:rsid w:val="003C5882"/>
    <w:rsid w:val="003C5ACC"/>
    <w:rsid w:val="003C61C0"/>
    <w:rsid w:val="003C64D3"/>
    <w:rsid w:val="003C6AEA"/>
    <w:rsid w:val="003D04FF"/>
    <w:rsid w:val="003D095D"/>
    <w:rsid w:val="003D0F9B"/>
    <w:rsid w:val="003D1A1B"/>
    <w:rsid w:val="003D270E"/>
    <w:rsid w:val="003D2784"/>
    <w:rsid w:val="003D2CE3"/>
    <w:rsid w:val="003D2EED"/>
    <w:rsid w:val="003D316D"/>
    <w:rsid w:val="003D47CD"/>
    <w:rsid w:val="003D507E"/>
    <w:rsid w:val="003D58D1"/>
    <w:rsid w:val="003D5A89"/>
    <w:rsid w:val="003D612C"/>
    <w:rsid w:val="003D6AEF"/>
    <w:rsid w:val="003D7162"/>
    <w:rsid w:val="003D7D78"/>
    <w:rsid w:val="003D7D9D"/>
    <w:rsid w:val="003E0307"/>
    <w:rsid w:val="003E0795"/>
    <w:rsid w:val="003E176F"/>
    <w:rsid w:val="003E18D7"/>
    <w:rsid w:val="003E1B33"/>
    <w:rsid w:val="003E1B5B"/>
    <w:rsid w:val="003E2330"/>
    <w:rsid w:val="003E2686"/>
    <w:rsid w:val="003E2AC6"/>
    <w:rsid w:val="003E2DA5"/>
    <w:rsid w:val="003E32E8"/>
    <w:rsid w:val="003E3C6F"/>
    <w:rsid w:val="003E3CF0"/>
    <w:rsid w:val="003E446D"/>
    <w:rsid w:val="003E4847"/>
    <w:rsid w:val="003E56FD"/>
    <w:rsid w:val="003E5B8B"/>
    <w:rsid w:val="003E704B"/>
    <w:rsid w:val="003E7603"/>
    <w:rsid w:val="003F038D"/>
    <w:rsid w:val="003F0881"/>
    <w:rsid w:val="003F0A85"/>
    <w:rsid w:val="003F0B79"/>
    <w:rsid w:val="003F24F4"/>
    <w:rsid w:val="003F2DAA"/>
    <w:rsid w:val="003F42A3"/>
    <w:rsid w:val="003F4698"/>
    <w:rsid w:val="003F470E"/>
    <w:rsid w:val="003F60CD"/>
    <w:rsid w:val="003F6258"/>
    <w:rsid w:val="003F6A22"/>
    <w:rsid w:val="003F6B75"/>
    <w:rsid w:val="003F6BFB"/>
    <w:rsid w:val="003F6FBC"/>
    <w:rsid w:val="003F789E"/>
    <w:rsid w:val="004001AC"/>
    <w:rsid w:val="00400574"/>
    <w:rsid w:val="004006C2"/>
    <w:rsid w:val="004009C4"/>
    <w:rsid w:val="00400A0C"/>
    <w:rsid w:val="00400BF6"/>
    <w:rsid w:val="00400E4E"/>
    <w:rsid w:val="004010A3"/>
    <w:rsid w:val="004012E8"/>
    <w:rsid w:val="0040229C"/>
    <w:rsid w:val="00402852"/>
    <w:rsid w:val="00403294"/>
    <w:rsid w:val="00403703"/>
    <w:rsid w:val="00403DBB"/>
    <w:rsid w:val="004040A9"/>
    <w:rsid w:val="00404320"/>
    <w:rsid w:val="004044B3"/>
    <w:rsid w:val="0040481F"/>
    <w:rsid w:val="00404857"/>
    <w:rsid w:val="00404AA3"/>
    <w:rsid w:val="00404E83"/>
    <w:rsid w:val="00405703"/>
    <w:rsid w:val="00406203"/>
    <w:rsid w:val="00406213"/>
    <w:rsid w:val="0040646D"/>
    <w:rsid w:val="00406F47"/>
    <w:rsid w:val="00407676"/>
    <w:rsid w:val="0040792D"/>
    <w:rsid w:val="004103DB"/>
    <w:rsid w:val="00410E9D"/>
    <w:rsid w:val="0041103D"/>
    <w:rsid w:val="004112FE"/>
    <w:rsid w:val="0041131B"/>
    <w:rsid w:val="004116D3"/>
    <w:rsid w:val="00411C8A"/>
    <w:rsid w:val="00412180"/>
    <w:rsid w:val="00412F9A"/>
    <w:rsid w:val="0041316E"/>
    <w:rsid w:val="004142BE"/>
    <w:rsid w:val="004157AC"/>
    <w:rsid w:val="004167CC"/>
    <w:rsid w:val="00416F4A"/>
    <w:rsid w:val="00417150"/>
    <w:rsid w:val="00417210"/>
    <w:rsid w:val="00417A36"/>
    <w:rsid w:val="00417F31"/>
    <w:rsid w:val="00421169"/>
    <w:rsid w:val="004223DD"/>
    <w:rsid w:val="004224D4"/>
    <w:rsid w:val="0042309E"/>
    <w:rsid w:val="004238C4"/>
    <w:rsid w:val="0042401E"/>
    <w:rsid w:val="004241C5"/>
    <w:rsid w:val="004262FD"/>
    <w:rsid w:val="0042633C"/>
    <w:rsid w:val="004267C4"/>
    <w:rsid w:val="004267D5"/>
    <w:rsid w:val="00426B51"/>
    <w:rsid w:val="0042718F"/>
    <w:rsid w:val="004271C9"/>
    <w:rsid w:val="0042768C"/>
    <w:rsid w:val="00427C70"/>
    <w:rsid w:val="00427C83"/>
    <w:rsid w:val="00430391"/>
    <w:rsid w:val="00430DDB"/>
    <w:rsid w:val="004315BC"/>
    <w:rsid w:val="00431884"/>
    <w:rsid w:val="004318D3"/>
    <w:rsid w:val="0043199A"/>
    <w:rsid w:val="00431F8C"/>
    <w:rsid w:val="00432006"/>
    <w:rsid w:val="00432EDA"/>
    <w:rsid w:val="00433055"/>
    <w:rsid w:val="00433683"/>
    <w:rsid w:val="00433760"/>
    <w:rsid w:val="0043527A"/>
    <w:rsid w:val="0043551E"/>
    <w:rsid w:val="00435A93"/>
    <w:rsid w:val="00436429"/>
    <w:rsid w:val="004365A7"/>
    <w:rsid w:val="00436693"/>
    <w:rsid w:val="004369B0"/>
    <w:rsid w:val="00436C46"/>
    <w:rsid w:val="00436F51"/>
    <w:rsid w:val="004370C7"/>
    <w:rsid w:val="0043744A"/>
    <w:rsid w:val="00437C4F"/>
    <w:rsid w:val="00437CD1"/>
    <w:rsid w:val="00437F19"/>
    <w:rsid w:val="004408A7"/>
    <w:rsid w:val="00441183"/>
    <w:rsid w:val="00441982"/>
    <w:rsid w:val="00441B15"/>
    <w:rsid w:val="00441C2B"/>
    <w:rsid w:val="00442121"/>
    <w:rsid w:val="00442D1B"/>
    <w:rsid w:val="00442F1E"/>
    <w:rsid w:val="00443106"/>
    <w:rsid w:val="00443B07"/>
    <w:rsid w:val="00444B96"/>
    <w:rsid w:val="00445184"/>
    <w:rsid w:val="004453E8"/>
    <w:rsid w:val="00445B87"/>
    <w:rsid w:val="00445E6E"/>
    <w:rsid w:val="00446222"/>
    <w:rsid w:val="004462C2"/>
    <w:rsid w:val="0044636C"/>
    <w:rsid w:val="00446384"/>
    <w:rsid w:val="00446F59"/>
    <w:rsid w:val="0044763A"/>
    <w:rsid w:val="00447688"/>
    <w:rsid w:val="004500FE"/>
    <w:rsid w:val="004505A5"/>
    <w:rsid w:val="00450840"/>
    <w:rsid w:val="00450CE4"/>
    <w:rsid w:val="00451036"/>
    <w:rsid w:val="004513C4"/>
    <w:rsid w:val="004523C7"/>
    <w:rsid w:val="00452C5B"/>
    <w:rsid w:val="00452CA7"/>
    <w:rsid w:val="00452E6B"/>
    <w:rsid w:val="00453F35"/>
    <w:rsid w:val="00454433"/>
    <w:rsid w:val="0045476C"/>
    <w:rsid w:val="0045479F"/>
    <w:rsid w:val="00454C95"/>
    <w:rsid w:val="00455603"/>
    <w:rsid w:val="00456254"/>
    <w:rsid w:val="00456BF3"/>
    <w:rsid w:val="00457169"/>
    <w:rsid w:val="00457526"/>
    <w:rsid w:val="004576CE"/>
    <w:rsid w:val="00457824"/>
    <w:rsid w:val="00457F44"/>
    <w:rsid w:val="00460010"/>
    <w:rsid w:val="004604B6"/>
    <w:rsid w:val="00460F1B"/>
    <w:rsid w:val="00462099"/>
    <w:rsid w:val="0046295B"/>
    <w:rsid w:val="00462F86"/>
    <w:rsid w:val="00463105"/>
    <w:rsid w:val="00463BEE"/>
    <w:rsid w:val="004642FD"/>
    <w:rsid w:val="00464469"/>
    <w:rsid w:val="004647EE"/>
    <w:rsid w:val="0046484B"/>
    <w:rsid w:val="0046490A"/>
    <w:rsid w:val="00464D8E"/>
    <w:rsid w:val="00465131"/>
    <w:rsid w:val="00465347"/>
    <w:rsid w:val="00465778"/>
    <w:rsid w:val="00465A9F"/>
    <w:rsid w:val="00465D71"/>
    <w:rsid w:val="00466C3D"/>
    <w:rsid w:val="0046708E"/>
    <w:rsid w:val="0046761C"/>
    <w:rsid w:val="00467DE2"/>
    <w:rsid w:val="004707D0"/>
    <w:rsid w:val="00470CB3"/>
    <w:rsid w:val="00470F21"/>
    <w:rsid w:val="004712B8"/>
    <w:rsid w:val="00471303"/>
    <w:rsid w:val="004718B0"/>
    <w:rsid w:val="00471C8A"/>
    <w:rsid w:val="004725C0"/>
    <w:rsid w:val="004729D1"/>
    <w:rsid w:val="00472BDF"/>
    <w:rsid w:val="00473067"/>
    <w:rsid w:val="00473374"/>
    <w:rsid w:val="0047353F"/>
    <w:rsid w:val="004735A0"/>
    <w:rsid w:val="00473C5D"/>
    <w:rsid w:val="00473CE0"/>
    <w:rsid w:val="00474290"/>
    <w:rsid w:val="00474428"/>
    <w:rsid w:val="00474E15"/>
    <w:rsid w:val="00474F03"/>
    <w:rsid w:val="0047586A"/>
    <w:rsid w:val="0047588E"/>
    <w:rsid w:val="00475B8F"/>
    <w:rsid w:val="00475C58"/>
    <w:rsid w:val="004768C7"/>
    <w:rsid w:val="004774A2"/>
    <w:rsid w:val="0047759C"/>
    <w:rsid w:val="00477613"/>
    <w:rsid w:val="0047799D"/>
    <w:rsid w:val="00477E5D"/>
    <w:rsid w:val="00480EA7"/>
    <w:rsid w:val="0048146B"/>
    <w:rsid w:val="004815DD"/>
    <w:rsid w:val="00481662"/>
    <w:rsid w:val="00481760"/>
    <w:rsid w:val="00481965"/>
    <w:rsid w:val="004819A5"/>
    <w:rsid w:val="00481D10"/>
    <w:rsid w:val="004823CA"/>
    <w:rsid w:val="00482F29"/>
    <w:rsid w:val="004830A3"/>
    <w:rsid w:val="00483B54"/>
    <w:rsid w:val="00484151"/>
    <w:rsid w:val="004845A2"/>
    <w:rsid w:val="00484796"/>
    <w:rsid w:val="004853BE"/>
    <w:rsid w:val="0048606B"/>
    <w:rsid w:val="00487D2F"/>
    <w:rsid w:val="0049017D"/>
    <w:rsid w:val="004903F6"/>
    <w:rsid w:val="004911AB"/>
    <w:rsid w:val="00491971"/>
    <w:rsid w:val="00491D2E"/>
    <w:rsid w:val="00491FF6"/>
    <w:rsid w:val="004928B2"/>
    <w:rsid w:val="004931F8"/>
    <w:rsid w:val="00493420"/>
    <w:rsid w:val="00493DB6"/>
    <w:rsid w:val="004941C9"/>
    <w:rsid w:val="00494424"/>
    <w:rsid w:val="004946E5"/>
    <w:rsid w:val="00494B08"/>
    <w:rsid w:val="00494B49"/>
    <w:rsid w:val="00495801"/>
    <w:rsid w:val="004959C3"/>
    <w:rsid w:val="004969F4"/>
    <w:rsid w:val="00496C37"/>
    <w:rsid w:val="00497A2D"/>
    <w:rsid w:val="004A014C"/>
    <w:rsid w:val="004A091D"/>
    <w:rsid w:val="004A0947"/>
    <w:rsid w:val="004A0CFD"/>
    <w:rsid w:val="004A0D49"/>
    <w:rsid w:val="004A1551"/>
    <w:rsid w:val="004A1742"/>
    <w:rsid w:val="004A18BE"/>
    <w:rsid w:val="004A1EB9"/>
    <w:rsid w:val="004A21C0"/>
    <w:rsid w:val="004A2A09"/>
    <w:rsid w:val="004A349C"/>
    <w:rsid w:val="004A4B02"/>
    <w:rsid w:val="004A4E15"/>
    <w:rsid w:val="004A4EE2"/>
    <w:rsid w:val="004A5264"/>
    <w:rsid w:val="004A52B7"/>
    <w:rsid w:val="004A5584"/>
    <w:rsid w:val="004A558F"/>
    <w:rsid w:val="004A5CE6"/>
    <w:rsid w:val="004A5DFE"/>
    <w:rsid w:val="004A6867"/>
    <w:rsid w:val="004A68C4"/>
    <w:rsid w:val="004A6C73"/>
    <w:rsid w:val="004A6EE5"/>
    <w:rsid w:val="004A70ED"/>
    <w:rsid w:val="004A7378"/>
    <w:rsid w:val="004A74BF"/>
    <w:rsid w:val="004A7554"/>
    <w:rsid w:val="004A7EB5"/>
    <w:rsid w:val="004B0ED1"/>
    <w:rsid w:val="004B0F8C"/>
    <w:rsid w:val="004B1779"/>
    <w:rsid w:val="004B1C3C"/>
    <w:rsid w:val="004B2555"/>
    <w:rsid w:val="004B2A56"/>
    <w:rsid w:val="004B2D93"/>
    <w:rsid w:val="004B3106"/>
    <w:rsid w:val="004B36AB"/>
    <w:rsid w:val="004B3B54"/>
    <w:rsid w:val="004B4B4D"/>
    <w:rsid w:val="004B4C1F"/>
    <w:rsid w:val="004B5749"/>
    <w:rsid w:val="004B5885"/>
    <w:rsid w:val="004B5909"/>
    <w:rsid w:val="004B6BFC"/>
    <w:rsid w:val="004B6DFA"/>
    <w:rsid w:val="004B7328"/>
    <w:rsid w:val="004B74AB"/>
    <w:rsid w:val="004B77A4"/>
    <w:rsid w:val="004C0134"/>
    <w:rsid w:val="004C044A"/>
    <w:rsid w:val="004C1088"/>
    <w:rsid w:val="004C1357"/>
    <w:rsid w:val="004C1540"/>
    <w:rsid w:val="004C1DDD"/>
    <w:rsid w:val="004C42B7"/>
    <w:rsid w:val="004C4551"/>
    <w:rsid w:val="004C48EA"/>
    <w:rsid w:val="004C4C3A"/>
    <w:rsid w:val="004C4E25"/>
    <w:rsid w:val="004C534E"/>
    <w:rsid w:val="004C634D"/>
    <w:rsid w:val="004C6A75"/>
    <w:rsid w:val="004C6E7B"/>
    <w:rsid w:val="004C72C2"/>
    <w:rsid w:val="004C7BB1"/>
    <w:rsid w:val="004C7EF2"/>
    <w:rsid w:val="004C7F44"/>
    <w:rsid w:val="004C7F8B"/>
    <w:rsid w:val="004D021D"/>
    <w:rsid w:val="004D0712"/>
    <w:rsid w:val="004D09D5"/>
    <w:rsid w:val="004D0A82"/>
    <w:rsid w:val="004D0C47"/>
    <w:rsid w:val="004D0CB8"/>
    <w:rsid w:val="004D12AD"/>
    <w:rsid w:val="004D144A"/>
    <w:rsid w:val="004D1D97"/>
    <w:rsid w:val="004D20E4"/>
    <w:rsid w:val="004D219F"/>
    <w:rsid w:val="004D2293"/>
    <w:rsid w:val="004D25DB"/>
    <w:rsid w:val="004D2877"/>
    <w:rsid w:val="004D2A57"/>
    <w:rsid w:val="004D2C74"/>
    <w:rsid w:val="004D3716"/>
    <w:rsid w:val="004D3B69"/>
    <w:rsid w:val="004D40B7"/>
    <w:rsid w:val="004D4194"/>
    <w:rsid w:val="004D4275"/>
    <w:rsid w:val="004D42EA"/>
    <w:rsid w:val="004D4438"/>
    <w:rsid w:val="004D46D9"/>
    <w:rsid w:val="004D4D93"/>
    <w:rsid w:val="004D4EA9"/>
    <w:rsid w:val="004D4F6C"/>
    <w:rsid w:val="004D5BDB"/>
    <w:rsid w:val="004D5C8A"/>
    <w:rsid w:val="004D5ED9"/>
    <w:rsid w:val="004D6078"/>
    <w:rsid w:val="004D67F4"/>
    <w:rsid w:val="004D6E0A"/>
    <w:rsid w:val="004D7347"/>
    <w:rsid w:val="004D796F"/>
    <w:rsid w:val="004E0E65"/>
    <w:rsid w:val="004E2091"/>
    <w:rsid w:val="004E2677"/>
    <w:rsid w:val="004E2BAD"/>
    <w:rsid w:val="004E2C1A"/>
    <w:rsid w:val="004E2CC5"/>
    <w:rsid w:val="004E2D3E"/>
    <w:rsid w:val="004E3F95"/>
    <w:rsid w:val="004E4354"/>
    <w:rsid w:val="004E489A"/>
    <w:rsid w:val="004E50D6"/>
    <w:rsid w:val="004E5222"/>
    <w:rsid w:val="004E5543"/>
    <w:rsid w:val="004E57D2"/>
    <w:rsid w:val="004E692C"/>
    <w:rsid w:val="004E6A7D"/>
    <w:rsid w:val="004E7362"/>
    <w:rsid w:val="004E744F"/>
    <w:rsid w:val="004E7D82"/>
    <w:rsid w:val="004F0171"/>
    <w:rsid w:val="004F1241"/>
    <w:rsid w:val="004F1E82"/>
    <w:rsid w:val="004F2441"/>
    <w:rsid w:val="004F29EE"/>
    <w:rsid w:val="004F329C"/>
    <w:rsid w:val="004F33F9"/>
    <w:rsid w:val="004F37CD"/>
    <w:rsid w:val="004F3A70"/>
    <w:rsid w:val="004F4390"/>
    <w:rsid w:val="004F4733"/>
    <w:rsid w:val="004F4880"/>
    <w:rsid w:val="004F5355"/>
    <w:rsid w:val="004F5CCA"/>
    <w:rsid w:val="004F5EC0"/>
    <w:rsid w:val="004F613C"/>
    <w:rsid w:val="004F6A90"/>
    <w:rsid w:val="004F7467"/>
    <w:rsid w:val="00500789"/>
    <w:rsid w:val="00500A76"/>
    <w:rsid w:val="00500AD6"/>
    <w:rsid w:val="00501073"/>
    <w:rsid w:val="005012E8"/>
    <w:rsid w:val="00501DE8"/>
    <w:rsid w:val="00502037"/>
    <w:rsid w:val="005032C8"/>
    <w:rsid w:val="0050339A"/>
    <w:rsid w:val="00504054"/>
    <w:rsid w:val="0050423D"/>
    <w:rsid w:val="00504286"/>
    <w:rsid w:val="00504A56"/>
    <w:rsid w:val="00505AB7"/>
    <w:rsid w:val="00505B23"/>
    <w:rsid w:val="00505C61"/>
    <w:rsid w:val="00507235"/>
    <w:rsid w:val="00507B52"/>
    <w:rsid w:val="00507ED6"/>
    <w:rsid w:val="00507F48"/>
    <w:rsid w:val="005102E3"/>
    <w:rsid w:val="00510CD0"/>
    <w:rsid w:val="005113CE"/>
    <w:rsid w:val="005115D8"/>
    <w:rsid w:val="005122FC"/>
    <w:rsid w:val="00512432"/>
    <w:rsid w:val="00512ABA"/>
    <w:rsid w:val="00512B62"/>
    <w:rsid w:val="0051322C"/>
    <w:rsid w:val="005138FD"/>
    <w:rsid w:val="00513DA8"/>
    <w:rsid w:val="00514262"/>
    <w:rsid w:val="005142CB"/>
    <w:rsid w:val="0051440D"/>
    <w:rsid w:val="0051445F"/>
    <w:rsid w:val="005147E4"/>
    <w:rsid w:val="00514CAF"/>
    <w:rsid w:val="00514D23"/>
    <w:rsid w:val="00515018"/>
    <w:rsid w:val="00515817"/>
    <w:rsid w:val="0051581B"/>
    <w:rsid w:val="0051665F"/>
    <w:rsid w:val="00516B39"/>
    <w:rsid w:val="00517B9D"/>
    <w:rsid w:val="00517C20"/>
    <w:rsid w:val="00517E8D"/>
    <w:rsid w:val="0052001B"/>
    <w:rsid w:val="0052034A"/>
    <w:rsid w:val="00520765"/>
    <w:rsid w:val="00520C33"/>
    <w:rsid w:val="00520F4F"/>
    <w:rsid w:val="00520F93"/>
    <w:rsid w:val="0052130A"/>
    <w:rsid w:val="0052162C"/>
    <w:rsid w:val="0052164C"/>
    <w:rsid w:val="00521815"/>
    <w:rsid w:val="005222E3"/>
    <w:rsid w:val="00522747"/>
    <w:rsid w:val="00522B3F"/>
    <w:rsid w:val="005236FD"/>
    <w:rsid w:val="00523A54"/>
    <w:rsid w:val="00523A62"/>
    <w:rsid w:val="00523BE7"/>
    <w:rsid w:val="00523E81"/>
    <w:rsid w:val="00524041"/>
    <w:rsid w:val="0052453D"/>
    <w:rsid w:val="005248C9"/>
    <w:rsid w:val="00524F59"/>
    <w:rsid w:val="00525769"/>
    <w:rsid w:val="00525C8A"/>
    <w:rsid w:val="00526B54"/>
    <w:rsid w:val="00526E90"/>
    <w:rsid w:val="00526EDB"/>
    <w:rsid w:val="00527297"/>
    <w:rsid w:val="005273C1"/>
    <w:rsid w:val="00527CB5"/>
    <w:rsid w:val="00530018"/>
    <w:rsid w:val="00531A95"/>
    <w:rsid w:val="005322D9"/>
    <w:rsid w:val="00532948"/>
    <w:rsid w:val="00532C0A"/>
    <w:rsid w:val="00532F7D"/>
    <w:rsid w:val="00533937"/>
    <w:rsid w:val="00533AE8"/>
    <w:rsid w:val="00534510"/>
    <w:rsid w:val="00534E86"/>
    <w:rsid w:val="005363AC"/>
    <w:rsid w:val="005365C8"/>
    <w:rsid w:val="005369A9"/>
    <w:rsid w:val="0053729D"/>
    <w:rsid w:val="0053770D"/>
    <w:rsid w:val="0053790A"/>
    <w:rsid w:val="00537C0E"/>
    <w:rsid w:val="00537C9F"/>
    <w:rsid w:val="00537E8D"/>
    <w:rsid w:val="00537F5C"/>
    <w:rsid w:val="0054029C"/>
    <w:rsid w:val="005407E0"/>
    <w:rsid w:val="00540B1D"/>
    <w:rsid w:val="00540FC2"/>
    <w:rsid w:val="005418FE"/>
    <w:rsid w:val="005431A6"/>
    <w:rsid w:val="00543284"/>
    <w:rsid w:val="00543349"/>
    <w:rsid w:val="00543766"/>
    <w:rsid w:val="00543893"/>
    <w:rsid w:val="00543A65"/>
    <w:rsid w:val="00544BBC"/>
    <w:rsid w:val="00544D95"/>
    <w:rsid w:val="0054565B"/>
    <w:rsid w:val="00545914"/>
    <w:rsid w:val="00545AA4"/>
    <w:rsid w:val="005462F2"/>
    <w:rsid w:val="0054669D"/>
    <w:rsid w:val="00546D1B"/>
    <w:rsid w:val="00547B13"/>
    <w:rsid w:val="00547E11"/>
    <w:rsid w:val="0055066F"/>
    <w:rsid w:val="00550FFE"/>
    <w:rsid w:val="00551077"/>
    <w:rsid w:val="00551413"/>
    <w:rsid w:val="0055166A"/>
    <w:rsid w:val="005516DC"/>
    <w:rsid w:val="00551D1E"/>
    <w:rsid w:val="00551DBD"/>
    <w:rsid w:val="00551DE6"/>
    <w:rsid w:val="00552119"/>
    <w:rsid w:val="00552AE0"/>
    <w:rsid w:val="00552CF2"/>
    <w:rsid w:val="00552E90"/>
    <w:rsid w:val="00552F46"/>
    <w:rsid w:val="005533BD"/>
    <w:rsid w:val="005533E9"/>
    <w:rsid w:val="005536D4"/>
    <w:rsid w:val="00553F63"/>
    <w:rsid w:val="00553FB5"/>
    <w:rsid w:val="005563F6"/>
    <w:rsid w:val="00556707"/>
    <w:rsid w:val="00557003"/>
    <w:rsid w:val="005573AE"/>
    <w:rsid w:val="005576E7"/>
    <w:rsid w:val="00557CE3"/>
    <w:rsid w:val="0056001E"/>
    <w:rsid w:val="00560799"/>
    <w:rsid w:val="0056080A"/>
    <w:rsid w:val="00560ECC"/>
    <w:rsid w:val="0056109D"/>
    <w:rsid w:val="0056168E"/>
    <w:rsid w:val="005616A9"/>
    <w:rsid w:val="00561821"/>
    <w:rsid w:val="005618B0"/>
    <w:rsid w:val="005619A5"/>
    <w:rsid w:val="005619CA"/>
    <w:rsid w:val="005633F0"/>
    <w:rsid w:val="00563BA9"/>
    <w:rsid w:val="00563BDE"/>
    <w:rsid w:val="00563D1F"/>
    <w:rsid w:val="00563D58"/>
    <w:rsid w:val="00563F47"/>
    <w:rsid w:val="0056460C"/>
    <w:rsid w:val="00565BC8"/>
    <w:rsid w:val="00565BF1"/>
    <w:rsid w:val="00566B8A"/>
    <w:rsid w:val="00566BF9"/>
    <w:rsid w:val="00566F67"/>
    <w:rsid w:val="00567D5D"/>
    <w:rsid w:val="00567E45"/>
    <w:rsid w:val="005709A4"/>
    <w:rsid w:val="00570C0A"/>
    <w:rsid w:val="0057111A"/>
    <w:rsid w:val="00571A61"/>
    <w:rsid w:val="00571D22"/>
    <w:rsid w:val="00571D4B"/>
    <w:rsid w:val="00571EA0"/>
    <w:rsid w:val="00572119"/>
    <w:rsid w:val="0057211B"/>
    <w:rsid w:val="00572226"/>
    <w:rsid w:val="00572656"/>
    <w:rsid w:val="00572A19"/>
    <w:rsid w:val="00573A0B"/>
    <w:rsid w:val="00573D36"/>
    <w:rsid w:val="00573D92"/>
    <w:rsid w:val="00573F1F"/>
    <w:rsid w:val="00574242"/>
    <w:rsid w:val="00574ADB"/>
    <w:rsid w:val="00574CD0"/>
    <w:rsid w:val="00575BE5"/>
    <w:rsid w:val="00575D94"/>
    <w:rsid w:val="00575DC2"/>
    <w:rsid w:val="0057618B"/>
    <w:rsid w:val="00576432"/>
    <w:rsid w:val="005764A9"/>
    <w:rsid w:val="00576C35"/>
    <w:rsid w:val="00577143"/>
    <w:rsid w:val="00577E7E"/>
    <w:rsid w:val="005802C7"/>
    <w:rsid w:val="00580331"/>
    <w:rsid w:val="00580598"/>
    <w:rsid w:val="00581863"/>
    <w:rsid w:val="00582156"/>
    <w:rsid w:val="00583156"/>
    <w:rsid w:val="0058335C"/>
    <w:rsid w:val="0058342B"/>
    <w:rsid w:val="00583BAD"/>
    <w:rsid w:val="00583C2C"/>
    <w:rsid w:val="00583C77"/>
    <w:rsid w:val="00583DB9"/>
    <w:rsid w:val="00584270"/>
    <w:rsid w:val="0058456E"/>
    <w:rsid w:val="00585858"/>
    <w:rsid w:val="00585927"/>
    <w:rsid w:val="00585BC6"/>
    <w:rsid w:val="005861B2"/>
    <w:rsid w:val="005865C9"/>
    <w:rsid w:val="0058697A"/>
    <w:rsid w:val="00586D77"/>
    <w:rsid w:val="00586FAF"/>
    <w:rsid w:val="005877DE"/>
    <w:rsid w:val="00587997"/>
    <w:rsid w:val="00587B1C"/>
    <w:rsid w:val="00587B4B"/>
    <w:rsid w:val="00587D48"/>
    <w:rsid w:val="0059001D"/>
    <w:rsid w:val="00590C09"/>
    <w:rsid w:val="00591194"/>
    <w:rsid w:val="005914F7"/>
    <w:rsid w:val="00591501"/>
    <w:rsid w:val="005917D4"/>
    <w:rsid w:val="00591DBE"/>
    <w:rsid w:val="00591EF0"/>
    <w:rsid w:val="00591F15"/>
    <w:rsid w:val="00592665"/>
    <w:rsid w:val="00593F54"/>
    <w:rsid w:val="0059416A"/>
    <w:rsid w:val="00594551"/>
    <w:rsid w:val="0059498A"/>
    <w:rsid w:val="00595000"/>
    <w:rsid w:val="0059550D"/>
    <w:rsid w:val="00595AEE"/>
    <w:rsid w:val="00595B88"/>
    <w:rsid w:val="0059612D"/>
    <w:rsid w:val="0059629B"/>
    <w:rsid w:val="00596E3F"/>
    <w:rsid w:val="005978EE"/>
    <w:rsid w:val="005A011B"/>
    <w:rsid w:val="005A12F6"/>
    <w:rsid w:val="005A2C29"/>
    <w:rsid w:val="005A313D"/>
    <w:rsid w:val="005A3244"/>
    <w:rsid w:val="005A3D2C"/>
    <w:rsid w:val="005A3F0E"/>
    <w:rsid w:val="005A43BD"/>
    <w:rsid w:val="005A4FF4"/>
    <w:rsid w:val="005A566D"/>
    <w:rsid w:val="005A5E87"/>
    <w:rsid w:val="005A5EBF"/>
    <w:rsid w:val="005A5F0E"/>
    <w:rsid w:val="005A67C4"/>
    <w:rsid w:val="005A6DC4"/>
    <w:rsid w:val="005A737A"/>
    <w:rsid w:val="005A7FA6"/>
    <w:rsid w:val="005B03D1"/>
    <w:rsid w:val="005B08B5"/>
    <w:rsid w:val="005B178B"/>
    <w:rsid w:val="005B1B6F"/>
    <w:rsid w:val="005B1EB9"/>
    <w:rsid w:val="005B1F71"/>
    <w:rsid w:val="005B27E2"/>
    <w:rsid w:val="005B3080"/>
    <w:rsid w:val="005B32D1"/>
    <w:rsid w:val="005B3640"/>
    <w:rsid w:val="005B36E0"/>
    <w:rsid w:val="005B3B84"/>
    <w:rsid w:val="005B403B"/>
    <w:rsid w:val="005B47E0"/>
    <w:rsid w:val="005B4A35"/>
    <w:rsid w:val="005B4E68"/>
    <w:rsid w:val="005B54A8"/>
    <w:rsid w:val="005B5B38"/>
    <w:rsid w:val="005B5C56"/>
    <w:rsid w:val="005B5CBD"/>
    <w:rsid w:val="005B6049"/>
    <w:rsid w:val="005B6430"/>
    <w:rsid w:val="005B67DE"/>
    <w:rsid w:val="005B6C0B"/>
    <w:rsid w:val="005B6D10"/>
    <w:rsid w:val="005B71C6"/>
    <w:rsid w:val="005B78BC"/>
    <w:rsid w:val="005B7FC6"/>
    <w:rsid w:val="005C01C3"/>
    <w:rsid w:val="005C0D7F"/>
    <w:rsid w:val="005C14B7"/>
    <w:rsid w:val="005C1756"/>
    <w:rsid w:val="005C17B6"/>
    <w:rsid w:val="005C1835"/>
    <w:rsid w:val="005C1ABE"/>
    <w:rsid w:val="005C1B0F"/>
    <w:rsid w:val="005C1FF4"/>
    <w:rsid w:val="005C21EC"/>
    <w:rsid w:val="005C2395"/>
    <w:rsid w:val="005C2582"/>
    <w:rsid w:val="005C2E6F"/>
    <w:rsid w:val="005C3E49"/>
    <w:rsid w:val="005C4244"/>
    <w:rsid w:val="005C45CA"/>
    <w:rsid w:val="005C47D2"/>
    <w:rsid w:val="005C4B39"/>
    <w:rsid w:val="005C4BDA"/>
    <w:rsid w:val="005C4C71"/>
    <w:rsid w:val="005C4C93"/>
    <w:rsid w:val="005C4F05"/>
    <w:rsid w:val="005C50A1"/>
    <w:rsid w:val="005C5116"/>
    <w:rsid w:val="005C5917"/>
    <w:rsid w:val="005C5CC7"/>
    <w:rsid w:val="005C6121"/>
    <w:rsid w:val="005C654F"/>
    <w:rsid w:val="005C6BC2"/>
    <w:rsid w:val="005C730C"/>
    <w:rsid w:val="005D0E5A"/>
    <w:rsid w:val="005D0F10"/>
    <w:rsid w:val="005D1F5D"/>
    <w:rsid w:val="005D26AD"/>
    <w:rsid w:val="005D33DD"/>
    <w:rsid w:val="005D461E"/>
    <w:rsid w:val="005D4ABB"/>
    <w:rsid w:val="005D5246"/>
    <w:rsid w:val="005D542D"/>
    <w:rsid w:val="005D5C99"/>
    <w:rsid w:val="005D5F56"/>
    <w:rsid w:val="005D6CE7"/>
    <w:rsid w:val="005D6DD5"/>
    <w:rsid w:val="005D7224"/>
    <w:rsid w:val="005D7297"/>
    <w:rsid w:val="005D72AD"/>
    <w:rsid w:val="005E05F1"/>
    <w:rsid w:val="005E0AE9"/>
    <w:rsid w:val="005E0BE2"/>
    <w:rsid w:val="005E12D6"/>
    <w:rsid w:val="005E15B4"/>
    <w:rsid w:val="005E15C8"/>
    <w:rsid w:val="005E1BF7"/>
    <w:rsid w:val="005E1E14"/>
    <w:rsid w:val="005E2A7D"/>
    <w:rsid w:val="005E3267"/>
    <w:rsid w:val="005E3662"/>
    <w:rsid w:val="005E3694"/>
    <w:rsid w:val="005E376D"/>
    <w:rsid w:val="005E42E5"/>
    <w:rsid w:val="005E444C"/>
    <w:rsid w:val="005E4C41"/>
    <w:rsid w:val="005E4F02"/>
    <w:rsid w:val="005E52B3"/>
    <w:rsid w:val="005E5377"/>
    <w:rsid w:val="005E5A88"/>
    <w:rsid w:val="005E640D"/>
    <w:rsid w:val="005E666E"/>
    <w:rsid w:val="005E6E60"/>
    <w:rsid w:val="005E7639"/>
    <w:rsid w:val="005E764D"/>
    <w:rsid w:val="005E794C"/>
    <w:rsid w:val="005E7C63"/>
    <w:rsid w:val="005E7E14"/>
    <w:rsid w:val="005F044B"/>
    <w:rsid w:val="005F1C22"/>
    <w:rsid w:val="005F1D5D"/>
    <w:rsid w:val="005F2576"/>
    <w:rsid w:val="005F342E"/>
    <w:rsid w:val="005F3BF2"/>
    <w:rsid w:val="005F51FC"/>
    <w:rsid w:val="005F5334"/>
    <w:rsid w:val="005F5600"/>
    <w:rsid w:val="005F5ED8"/>
    <w:rsid w:val="005F5FEE"/>
    <w:rsid w:val="005F66A8"/>
    <w:rsid w:val="005F66C0"/>
    <w:rsid w:val="005F6FBB"/>
    <w:rsid w:val="005F7120"/>
    <w:rsid w:val="005F7D32"/>
    <w:rsid w:val="005F7D7E"/>
    <w:rsid w:val="005F7E16"/>
    <w:rsid w:val="00600002"/>
    <w:rsid w:val="0060036A"/>
    <w:rsid w:val="0060086A"/>
    <w:rsid w:val="006010B4"/>
    <w:rsid w:val="00601447"/>
    <w:rsid w:val="0060145E"/>
    <w:rsid w:val="00601585"/>
    <w:rsid w:val="00601708"/>
    <w:rsid w:val="00601C0A"/>
    <w:rsid w:val="00601E81"/>
    <w:rsid w:val="00601E9F"/>
    <w:rsid w:val="00601F5D"/>
    <w:rsid w:val="00601FA2"/>
    <w:rsid w:val="00603044"/>
    <w:rsid w:val="006030C4"/>
    <w:rsid w:val="00603185"/>
    <w:rsid w:val="00603448"/>
    <w:rsid w:val="00603F90"/>
    <w:rsid w:val="00604320"/>
    <w:rsid w:val="00604509"/>
    <w:rsid w:val="00604638"/>
    <w:rsid w:val="0060475C"/>
    <w:rsid w:val="0060487B"/>
    <w:rsid w:val="00604B8E"/>
    <w:rsid w:val="00605AA6"/>
    <w:rsid w:val="00605E10"/>
    <w:rsid w:val="00605EAF"/>
    <w:rsid w:val="0060620D"/>
    <w:rsid w:val="006065A8"/>
    <w:rsid w:val="00606B83"/>
    <w:rsid w:val="00606E97"/>
    <w:rsid w:val="00606EBA"/>
    <w:rsid w:val="00606EFD"/>
    <w:rsid w:val="00607A43"/>
    <w:rsid w:val="00610457"/>
    <w:rsid w:val="0061055E"/>
    <w:rsid w:val="0061094B"/>
    <w:rsid w:val="00610BCC"/>
    <w:rsid w:val="00610BD9"/>
    <w:rsid w:val="00611181"/>
    <w:rsid w:val="00611309"/>
    <w:rsid w:val="00612752"/>
    <w:rsid w:val="006127A2"/>
    <w:rsid w:val="00612864"/>
    <w:rsid w:val="00612B2E"/>
    <w:rsid w:val="00612E71"/>
    <w:rsid w:val="00613001"/>
    <w:rsid w:val="0061331E"/>
    <w:rsid w:val="006134BE"/>
    <w:rsid w:val="00614152"/>
    <w:rsid w:val="006141E0"/>
    <w:rsid w:val="006145AA"/>
    <w:rsid w:val="00614690"/>
    <w:rsid w:val="00614FAC"/>
    <w:rsid w:val="00615280"/>
    <w:rsid w:val="0061567A"/>
    <w:rsid w:val="006156B8"/>
    <w:rsid w:val="00615932"/>
    <w:rsid w:val="00615E50"/>
    <w:rsid w:val="00615EFC"/>
    <w:rsid w:val="00616178"/>
    <w:rsid w:val="00616ABB"/>
    <w:rsid w:val="00616DE2"/>
    <w:rsid w:val="006174A0"/>
    <w:rsid w:val="00617D4A"/>
    <w:rsid w:val="00620F2D"/>
    <w:rsid w:val="00621240"/>
    <w:rsid w:val="006212A1"/>
    <w:rsid w:val="00621411"/>
    <w:rsid w:val="006214FA"/>
    <w:rsid w:val="00621513"/>
    <w:rsid w:val="006229F7"/>
    <w:rsid w:val="006244EB"/>
    <w:rsid w:val="006247B9"/>
    <w:rsid w:val="0062578B"/>
    <w:rsid w:val="00627228"/>
    <w:rsid w:val="006303D8"/>
    <w:rsid w:val="00630632"/>
    <w:rsid w:val="00630692"/>
    <w:rsid w:val="006306F4"/>
    <w:rsid w:val="006310F9"/>
    <w:rsid w:val="00631892"/>
    <w:rsid w:val="00631E6F"/>
    <w:rsid w:val="00632076"/>
    <w:rsid w:val="006321E4"/>
    <w:rsid w:val="00632442"/>
    <w:rsid w:val="00632A14"/>
    <w:rsid w:val="00632AE4"/>
    <w:rsid w:val="00632D45"/>
    <w:rsid w:val="00633070"/>
    <w:rsid w:val="006331F3"/>
    <w:rsid w:val="00633D92"/>
    <w:rsid w:val="0063400A"/>
    <w:rsid w:val="006340F1"/>
    <w:rsid w:val="00634436"/>
    <w:rsid w:val="006345CE"/>
    <w:rsid w:val="00634CC8"/>
    <w:rsid w:val="00635B9A"/>
    <w:rsid w:val="0063647A"/>
    <w:rsid w:val="00637593"/>
    <w:rsid w:val="0064013E"/>
    <w:rsid w:val="006401EA"/>
    <w:rsid w:val="00640E1F"/>
    <w:rsid w:val="006410E3"/>
    <w:rsid w:val="006415D1"/>
    <w:rsid w:val="00641722"/>
    <w:rsid w:val="00641787"/>
    <w:rsid w:val="006417A4"/>
    <w:rsid w:val="00642E6B"/>
    <w:rsid w:val="006436C9"/>
    <w:rsid w:val="00643A74"/>
    <w:rsid w:val="00643FF0"/>
    <w:rsid w:val="00644104"/>
    <w:rsid w:val="00644358"/>
    <w:rsid w:val="006444CD"/>
    <w:rsid w:val="006445E6"/>
    <w:rsid w:val="00644B69"/>
    <w:rsid w:val="00644F55"/>
    <w:rsid w:val="00644FF3"/>
    <w:rsid w:val="00646516"/>
    <w:rsid w:val="006467F2"/>
    <w:rsid w:val="0064756F"/>
    <w:rsid w:val="006503FC"/>
    <w:rsid w:val="00650B60"/>
    <w:rsid w:val="00650D33"/>
    <w:rsid w:val="0065124B"/>
    <w:rsid w:val="006513C9"/>
    <w:rsid w:val="006515F5"/>
    <w:rsid w:val="006517BE"/>
    <w:rsid w:val="006517E4"/>
    <w:rsid w:val="00651C3B"/>
    <w:rsid w:val="00651D52"/>
    <w:rsid w:val="00651E12"/>
    <w:rsid w:val="0065225D"/>
    <w:rsid w:val="00652587"/>
    <w:rsid w:val="00652766"/>
    <w:rsid w:val="006527C3"/>
    <w:rsid w:val="0065309A"/>
    <w:rsid w:val="006530E7"/>
    <w:rsid w:val="0065361B"/>
    <w:rsid w:val="0065379E"/>
    <w:rsid w:val="00653DA9"/>
    <w:rsid w:val="00653F85"/>
    <w:rsid w:val="0065435C"/>
    <w:rsid w:val="00654C27"/>
    <w:rsid w:val="00654D3A"/>
    <w:rsid w:val="00654F30"/>
    <w:rsid w:val="00655A2A"/>
    <w:rsid w:val="00655A89"/>
    <w:rsid w:val="00655E3D"/>
    <w:rsid w:val="00655F85"/>
    <w:rsid w:val="00656404"/>
    <w:rsid w:val="00656465"/>
    <w:rsid w:val="00656946"/>
    <w:rsid w:val="00656A31"/>
    <w:rsid w:val="006600CC"/>
    <w:rsid w:val="00660276"/>
    <w:rsid w:val="0066055E"/>
    <w:rsid w:val="006609E3"/>
    <w:rsid w:val="00660C25"/>
    <w:rsid w:val="0066133B"/>
    <w:rsid w:val="0066144B"/>
    <w:rsid w:val="006615C0"/>
    <w:rsid w:val="00661D59"/>
    <w:rsid w:val="00661F46"/>
    <w:rsid w:val="00662CD3"/>
    <w:rsid w:val="006631F3"/>
    <w:rsid w:val="006636A0"/>
    <w:rsid w:val="0066372F"/>
    <w:rsid w:val="006638E1"/>
    <w:rsid w:val="00663989"/>
    <w:rsid w:val="00663FD3"/>
    <w:rsid w:val="006648BF"/>
    <w:rsid w:val="00664AFE"/>
    <w:rsid w:val="00664CD7"/>
    <w:rsid w:val="0066569D"/>
    <w:rsid w:val="00665C11"/>
    <w:rsid w:val="00665E9C"/>
    <w:rsid w:val="006660F4"/>
    <w:rsid w:val="006663FD"/>
    <w:rsid w:val="00666BFE"/>
    <w:rsid w:val="00666E0B"/>
    <w:rsid w:val="00667E68"/>
    <w:rsid w:val="006707B4"/>
    <w:rsid w:val="00671040"/>
    <w:rsid w:val="00671171"/>
    <w:rsid w:val="0067137B"/>
    <w:rsid w:val="00671455"/>
    <w:rsid w:val="00671922"/>
    <w:rsid w:val="006719DA"/>
    <w:rsid w:val="00671A8A"/>
    <w:rsid w:val="00671BE1"/>
    <w:rsid w:val="00671E8C"/>
    <w:rsid w:val="00672215"/>
    <w:rsid w:val="006724F0"/>
    <w:rsid w:val="0067293C"/>
    <w:rsid w:val="0067307F"/>
    <w:rsid w:val="006733FF"/>
    <w:rsid w:val="00673401"/>
    <w:rsid w:val="00673FC8"/>
    <w:rsid w:val="00674166"/>
    <w:rsid w:val="00674568"/>
    <w:rsid w:val="0067492B"/>
    <w:rsid w:val="00674AF6"/>
    <w:rsid w:val="00674EF5"/>
    <w:rsid w:val="00674F30"/>
    <w:rsid w:val="00675023"/>
    <w:rsid w:val="0067605D"/>
    <w:rsid w:val="00676539"/>
    <w:rsid w:val="0067733E"/>
    <w:rsid w:val="00677C5D"/>
    <w:rsid w:val="00680411"/>
    <w:rsid w:val="00680D98"/>
    <w:rsid w:val="0068114C"/>
    <w:rsid w:val="00682CEE"/>
    <w:rsid w:val="006831BD"/>
    <w:rsid w:val="006832E0"/>
    <w:rsid w:val="00683B3A"/>
    <w:rsid w:val="00684B0F"/>
    <w:rsid w:val="00685B8B"/>
    <w:rsid w:val="00685C63"/>
    <w:rsid w:val="00685D23"/>
    <w:rsid w:val="00685D92"/>
    <w:rsid w:val="00685FC0"/>
    <w:rsid w:val="00686385"/>
    <w:rsid w:val="006863F8"/>
    <w:rsid w:val="0068654D"/>
    <w:rsid w:val="00686CAE"/>
    <w:rsid w:val="00687574"/>
    <w:rsid w:val="00690162"/>
    <w:rsid w:val="0069036B"/>
    <w:rsid w:val="00690E52"/>
    <w:rsid w:val="006910F1"/>
    <w:rsid w:val="00691128"/>
    <w:rsid w:val="0069132F"/>
    <w:rsid w:val="00691559"/>
    <w:rsid w:val="0069206C"/>
    <w:rsid w:val="00692551"/>
    <w:rsid w:val="0069262F"/>
    <w:rsid w:val="0069270F"/>
    <w:rsid w:val="00692936"/>
    <w:rsid w:val="00692E48"/>
    <w:rsid w:val="00692F30"/>
    <w:rsid w:val="006942E8"/>
    <w:rsid w:val="00694328"/>
    <w:rsid w:val="00694710"/>
    <w:rsid w:val="00694961"/>
    <w:rsid w:val="00695627"/>
    <w:rsid w:val="00695A62"/>
    <w:rsid w:val="00695D22"/>
    <w:rsid w:val="00695EE7"/>
    <w:rsid w:val="00696035"/>
    <w:rsid w:val="006966B6"/>
    <w:rsid w:val="006967BC"/>
    <w:rsid w:val="00696999"/>
    <w:rsid w:val="0069716B"/>
    <w:rsid w:val="00697257"/>
    <w:rsid w:val="00697341"/>
    <w:rsid w:val="00697E26"/>
    <w:rsid w:val="00697F6B"/>
    <w:rsid w:val="006A0938"/>
    <w:rsid w:val="006A1770"/>
    <w:rsid w:val="006A19DD"/>
    <w:rsid w:val="006A24FC"/>
    <w:rsid w:val="006A262F"/>
    <w:rsid w:val="006A2F1F"/>
    <w:rsid w:val="006A3269"/>
    <w:rsid w:val="006A35FB"/>
    <w:rsid w:val="006A3646"/>
    <w:rsid w:val="006A37D4"/>
    <w:rsid w:val="006A4476"/>
    <w:rsid w:val="006A4C25"/>
    <w:rsid w:val="006A4DE7"/>
    <w:rsid w:val="006A4EE5"/>
    <w:rsid w:val="006A560F"/>
    <w:rsid w:val="006A5C05"/>
    <w:rsid w:val="006A6BBC"/>
    <w:rsid w:val="006A7EE6"/>
    <w:rsid w:val="006B0162"/>
    <w:rsid w:val="006B076B"/>
    <w:rsid w:val="006B1058"/>
    <w:rsid w:val="006B16DD"/>
    <w:rsid w:val="006B1B42"/>
    <w:rsid w:val="006B26C4"/>
    <w:rsid w:val="006B3129"/>
    <w:rsid w:val="006B37C1"/>
    <w:rsid w:val="006B3A26"/>
    <w:rsid w:val="006B41A2"/>
    <w:rsid w:val="006B4270"/>
    <w:rsid w:val="006B43ED"/>
    <w:rsid w:val="006B43F1"/>
    <w:rsid w:val="006B482F"/>
    <w:rsid w:val="006B668C"/>
    <w:rsid w:val="006B715D"/>
    <w:rsid w:val="006B77C0"/>
    <w:rsid w:val="006B79D9"/>
    <w:rsid w:val="006B7CA8"/>
    <w:rsid w:val="006C1137"/>
    <w:rsid w:val="006C11CB"/>
    <w:rsid w:val="006C1710"/>
    <w:rsid w:val="006C1D1B"/>
    <w:rsid w:val="006C1D37"/>
    <w:rsid w:val="006C2381"/>
    <w:rsid w:val="006C2BF3"/>
    <w:rsid w:val="006C3B58"/>
    <w:rsid w:val="006C3D86"/>
    <w:rsid w:val="006C42DB"/>
    <w:rsid w:val="006C4488"/>
    <w:rsid w:val="006C4732"/>
    <w:rsid w:val="006C50C3"/>
    <w:rsid w:val="006C56B2"/>
    <w:rsid w:val="006C5FAC"/>
    <w:rsid w:val="006C6D9C"/>
    <w:rsid w:val="006C795C"/>
    <w:rsid w:val="006C7B31"/>
    <w:rsid w:val="006C7ECB"/>
    <w:rsid w:val="006C7FA0"/>
    <w:rsid w:val="006D054F"/>
    <w:rsid w:val="006D0DAF"/>
    <w:rsid w:val="006D0F03"/>
    <w:rsid w:val="006D11EF"/>
    <w:rsid w:val="006D1692"/>
    <w:rsid w:val="006D1717"/>
    <w:rsid w:val="006D1CA1"/>
    <w:rsid w:val="006D1F00"/>
    <w:rsid w:val="006D26D4"/>
    <w:rsid w:val="006D3123"/>
    <w:rsid w:val="006D3240"/>
    <w:rsid w:val="006D3BCA"/>
    <w:rsid w:val="006D4704"/>
    <w:rsid w:val="006D4DB1"/>
    <w:rsid w:val="006D556E"/>
    <w:rsid w:val="006D5841"/>
    <w:rsid w:val="006D5B75"/>
    <w:rsid w:val="006D5BE7"/>
    <w:rsid w:val="006D67AF"/>
    <w:rsid w:val="006D6CC8"/>
    <w:rsid w:val="006D715D"/>
    <w:rsid w:val="006D79EB"/>
    <w:rsid w:val="006D7EE7"/>
    <w:rsid w:val="006E00DD"/>
    <w:rsid w:val="006E08E8"/>
    <w:rsid w:val="006E0A98"/>
    <w:rsid w:val="006E0F22"/>
    <w:rsid w:val="006E1098"/>
    <w:rsid w:val="006E11C3"/>
    <w:rsid w:val="006E1268"/>
    <w:rsid w:val="006E131C"/>
    <w:rsid w:val="006E171A"/>
    <w:rsid w:val="006E1B3D"/>
    <w:rsid w:val="006E2598"/>
    <w:rsid w:val="006E26FC"/>
    <w:rsid w:val="006E2730"/>
    <w:rsid w:val="006E2F51"/>
    <w:rsid w:val="006E3366"/>
    <w:rsid w:val="006E3464"/>
    <w:rsid w:val="006E3BCD"/>
    <w:rsid w:val="006E4105"/>
    <w:rsid w:val="006E4EDF"/>
    <w:rsid w:val="006E5118"/>
    <w:rsid w:val="006E51F0"/>
    <w:rsid w:val="006E5451"/>
    <w:rsid w:val="006E5B6A"/>
    <w:rsid w:val="006E5F69"/>
    <w:rsid w:val="006E6892"/>
    <w:rsid w:val="006E6BDA"/>
    <w:rsid w:val="006E7539"/>
    <w:rsid w:val="006E7658"/>
    <w:rsid w:val="006E7764"/>
    <w:rsid w:val="006F02CB"/>
    <w:rsid w:val="006F0ADB"/>
    <w:rsid w:val="006F0B99"/>
    <w:rsid w:val="006F148E"/>
    <w:rsid w:val="006F1581"/>
    <w:rsid w:val="006F20DE"/>
    <w:rsid w:val="006F28F0"/>
    <w:rsid w:val="006F2AB3"/>
    <w:rsid w:val="006F2D0B"/>
    <w:rsid w:val="006F2D34"/>
    <w:rsid w:val="006F3396"/>
    <w:rsid w:val="006F3CC7"/>
    <w:rsid w:val="006F3DA3"/>
    <w:rsid w:val="006F471E"/>
    <w:rsid w:val="006F5080"/>
    <w:rsid w:val="006F5BC0"/>
    <w:rsid w:val="006F6B03"/>
    <w:rsid w:val="006F6B61"/>
    <w:rsid w:val="006F7C2F"/>
    <w:rsid w:val="00700227"/>
    <w:rsid w:val="007004E9"/>
    <w:rsid w:val="00702D94"/>
    <w:rsid w:val="00702EC1"/>
    <w:rsid w:val="007031F8"/>
    <w:rsid w:val="007032D2"/>
    <w:rsid w:val="00703503"/>
    <w:rsid w:val="00703A92"/>
    <w:rsid w:val="00703EA6"/>
    <w:rsid w:val="00704D3D"/>
    <w:rsid w:val="0070530A"/>
    <w:rsid w:val="007057C0"/>
    <w:rsid w:val="00705F8B"/>
    <w:rsid w:val="007063D0"/>
    <w:rsid w:val="00707466"/>
    <w:rsid w:val="00707BBF"/>
    <w:rsid w:val="007101E3"/>
    <w:rsid w:val="00710222"/>
    <w:rsid w:val="00710627"/>
    <w:rsid w:val="0071072D"/>
    <w:rsid w:val="007109E9"/>
    <w:rsid w:val="00710C93"/>
    <w:rsid w:val="00711930"/>
    <w:rsid w:val="00711947"/>
    <w:rsid w:val="00711D85"/>
    <w:rsid w:val="00711E28"/>
    <w:rsid w:val="00712A8B"/>
    <w:rsid w:val="00713437"/>
    <w:rsid w:val="00714091"/>
    <w:rsid w:val="007144CC"/>
    <w:rsid w:val="0071469C"/>
    <w:rsid w:val="00714774"/>
    <w:rsid w:val="00714AF8"/>
    <w:rsid w:val="00715578"/>
    <w:rsid w:val="007156C2"/>
    <w:rsid w:val="00715ACC"/>
    <w:rsid w:val="00716048"/>
    <w:rsid w:val="007160DD"/>
    <w:rsid w:val="007161A5"/>
    <w:rsid w:val="0071720A"/>
    <w:rsid w:val="0072073F"/>
    <w:rsid w:val="0072078F"/>
    <w:rsid w:val="00720EC5"/>
    <w:rsid w:val="0072174A"/>
    <w:rsid w:val="00721C49"/>
    <w:rsid w:val="00722469"/>
    <w:rsid w:val="00722E34"/>
    <w:rsid w:val="00723120"/>
    <w:rsid w:val="00723AC5"/>
    <w:rsid w:val="00723D43"/>
    <w:rsid w:val="00724741"/>
    <w:rsid w:val="00724831"/>
    <w:rsid w:val="00724E0A"/>
    <w:rsid w:val="00725299"/>
    <w:rsid w:val="00725726"/>
    <w:rsid w:val="00725D85"/>
    <w:rsid w:val="00726117"/>
    <w:rsid w:val="00726FFC"/>
    <w:rsid w:val="00727329"/>
    <w:rsid w:val="00727C56"/>
    <w:rsid w:val="00727DAD"/>
    <w:rsid w:val="00727E51"/>
    <w:rsid w:val="007300FE"/>
    <w:rsid w:val="00730154"/>
    <w:rsid w:val="007303B4"/>
    <w:rsid w:val="0073053D"/>
    <w:rsid w:val="007305D0"/>
    <w:rsid w:val="0073091F"/>
    <w:rsid w:val="00730B5B"/>
    <w:rsid w:val="00730F17"/>
    <w:rsid w:val="00731244"/>
    <w:rsid w:val="0073129E"/>
    <w:rsid w:val="007315C1"/>
    <w:rsid w:val="00731B75"/>
    <w:rsid w:val="007326FA"/>
    <w:rsid w:val="00732A13"/>
    <w:rsid w:val="007335C0"/>
    <w:rsid w:val="00733B9E"/>
    <w:rsid w:val="00734438"/>
    <w:rsid w:val="00734862"/>
    <w:rsid w:val="00734953"/>
    <w:rsid w:val="0073512B"/>
    <w:rsid w:val="0073535F"/>
    <w:rsid w:val="007354D1"/>
    <w:rsid w:val="0073576F"/>
    <w:rsid w:val="00735B97"/>
    <w:rsid w:val="007364C8"/>
    <w:rsid w:val="00736557"/>
    <w:rsid w:val="00736C3E"/>
    <w:rsid w:val="00736F5E"/>
    <w:rsid w:val="00737566"/>
    <w:rsid w:val="0073790A"/>
    <w:rsid w:val="007379C7"/>
    <w:rsid w:val="00737D84"/>
    <w:rsid w:val="0074014E"/>
    <w:rsid w:val="00740286"/>
    <w:rsid w:val="007403AD"/>
    <w:rsid w:val="00740EE0"/>
    <w:rsid w:val="0074143A"/>
    <w:rsid w:val="007418CD"/>
    <w:rsid w:val="007419F8"/>
    <w:rsid w:val="00741BF0"/>
    <w:rsid w:val="00742889"/>
    <w:rsid w:val="00742A8B"/>
    <w:rsid w:val="00742AE2"/>
    <w:rsid w:val="007443D1"/>
    <w:rsid w:val="00744544"/>
    <w:rsid w:val="00744CAF"/>
    <w:rsid w:val="00745721"/>
    <w:rsid w:val="00745D36"/>
    <w:rsid w:val="00745E38"/>
    <w:rsid w:val="00745F87"/>
    <w:rsid w:val="007461AC"/>
    <w:rsid w:val="0074641E"/>
    <w:rsid w:val="00746795"/>
    <w:rsid w:val="00746B2B"/>
    <w:rsid w:val="00746CA8"/>
    <w:rsid w:val="0074774E"/>
    <w:rsid w:val="0074783A"/>
    <w:rsid w:val="007506ED"/>
    <w:rsid w:val="007508CF"/>
    <w:rsid w:val="007515AC"/>
    <w:rsid w:val="007515FE"/>
    <w:rsid w:val="00751633"/>
    <w:rsid w:val="00751884"/>
    <w:rsid w:val="00751F3F"/>
    <w:rsid w:val="00752282"/>
    <w:rsid w:val="0075340F"/>
    <w:rsid w:val="007536E6"/>
    <w:rsid w:val="00753D1A"/>
    <w:rsid w:val="00754BFF"/>
    <w:rsid w:val="00754C18"/>
    <w:rsid w:val="00754ECF"/>
    <w:rsid w:val="007552DB"/>
    <w:rsid w:val="00755812"/>
    <w:rsid w:val="00755AB5"/>
    <w:rsid w:val="00756721"/>
    <w:rsid w:val="00756EAD"/>
    <w:rsid w:val="00757510"/>
    <w:rsid w:val="0076013D"/>
    <w:rsid w:val="007609CF"/>
    <w:rsid w:val="00762065"/>
    <w:rsid w:val="00762534"/>
    <w:rsid w:val="00762FA7"/>
    <w:rsid w:val="007639EB"/>
    <w:rsid w:val="00763B49"/>
    <w:rsid w:val="00764AAB"/>
    <w:rsid w:val="00765001"/>
    <w:rsid w:val="00765351"/>
    <w:rsid w:val="0076613E"/>
    <w:rsid w:val="00766462"/>
    <w:rsid w:val="007667C8"/>
    <w:rsid w:val="00766DD1"/>
    <w:rsid w:val="00767B33"/>
    <w:rsid w:val="007709F4"/>
    <w:rsid w:val="00770CDD"/>
    <w:rsid w:val="00771486"/>
    <w:rsid w:val="00771D44"/>
    <w:rsid w:val="007723DC"/>
    <w:rsid w:val="007724AA"/>
    <w:rsid w:val="00772905"/>
    <w:rsid w:val="0077342F"/>
    <w:rsid w:val="00773DED"/>
    <w:rsid w:val="00773E4B"/>
    <w:rsid w:val="007747A1"/>
    <w:rsid w:val="007748F4"/>
    <w:rsid w:val="00775195"/>
    <w:rsid w:val="0077574B"/>
    <w:rsid w:val="007759B0"/>
    <w:rsid w:val="00775A74"/>
    <w:rsid w:val="00775AD7"/>
    <w:rsid w:val="00775BF5"/>
    <w:rsid w:val="00775FA8"/>
    <w:rsid w:val="007760B7"/>
    <w:rsid w:val="00776D48"/>
    <w:rsid w:val="007770E9"/>
    <w:rsid w:val="007771E8"/>
    <w:rsid w:val="0077759A"/>
    <w:rsid w:val="00777703"/>
    <w:rsid w:val="0077798D"/>
    <w:rsid w:val="00777DA3"/>
    <w:rsid w:val="00780029"/>
    <w:rsid w:val="00780D6F"/>
    <w:rsid w:val="0078147D"/>
    <w:rsid w:val="00781B0B"/>
    <w:rsid w:val="00781E70"/>
    <w:rsid w:val="00782259"/>
    <w:rsid w:val="00782437"/>
    <w:rsid w:val="00782CD3"/>
    <w:rsid w:val="00782F1C"/>
    <w:rsid w:val="00783437"/>
    <w:rsid w:val="0078350F"/>
    <w:rsid w:val="007836BB"/>
    <w:rsid w:val="00783860"/>
    <w:rsid w:val="00783C52"/>
    <w:rsid w:val="00784294"/>
    <w:rsid w:val="007844F0"/>
    <w:rsid w:val="00785AB9"/>
    <w:rsid w:val="00785B38"/>
    <w:rsid w:val="00786187"/>
    <w:rsid w:val="00786387"/>
    <w:rsid w:val="00786893"/>
    <w:rsid w:val="00786C40"/>
    <w:rsid w:val="00787994"/>
    <w:rsid w:val="00787C12"/>
    <w:rsid w:val="00790960"/>
    <w:rsid w:val="00790D7F"/>
    <w:rsid w:val="007925DF"/>
    <w:rsid w:val="00792B4E"/>
    <w:rsid w:val="007938B9"/>
    <w:rsid w:val="00793985"/>
    <w:rsid w:val="007939B0"/>
    <w:rsid w:val="007947EE"/>
    <w:rsid w:val="00794D84"/>
    <w:rsid w:val="0079530F"/>
    <w:rsid w:val="007953A0"/>
    <w:rsid w:val="0079547A"/>
    <w:rsid w:val="00795984"/>
    <w:rsid w:val="007964A3"/>
    <w:rsid w:val="007964EC"/>
    <w:rsid w:val="00796AF1"/>
    <w:rsid w:val="00796F03"/>
    <w:rsid w:val="007A0599"/>
    <w:rsid w:val="007A10BE"/>
    <w:rsid w:val="007A21F3"/>
    <w:rsid w:val="007A2BB0"/>
    <w:rsid w:val="007A2BBF"/>
    <w:rsid w:val="007A2E3A"/>
    <w:rsid w:val="007A3649"/>
    <w:rsid w:val="007A3865"/>
    <w:rsid w:val="007A3F2B"/>
    <w:rsid w:val="007A42A8"/>
    <w:rsid w:val="007A4732"/>
    <w:rsid w:val="007A4DFF"/>
    <w:rsid w:val="007A58C1"/>
    <w:rsid w:val="007A5E9D"/>
    <w:rsid w:val="007A6117"/>
    <w:rsid w:val="007A66A7"/>
    <w:rsid w:val="007A6C96"/>
    <w:rsid w:val="007A73BA"/>
    <w:rsid w:val="007A7D98"/>
    <w:rsid w:val="007B00BF"/>
    <w:rsid w:val="007B0241"/>
    <w:rsid w:val="007B0959"/>
    <w:rsid w:val="007B098D"/>
    <w:rsid w:val="007B15C0"/>
    <w:rsid w:val="007B1989"/>
    <w:rsid w:val="007B26A5"/>
    <w:rsid w:val="007B28F0"/>
    <w:rsid w:val="007B3422"/>
    <w:rsid w:val="007B479B"/>
    <w:rsid w:val="007B4843"/>
    <w:rsid w:val="007B4976"/>
    <w:rsid w:val="007B4D6D"/>
    <w:rsid w:val="007B527E"/>
    <w:rsid w:val="007B581E"/>
    <w:rsid w:val="007B59D0"/>
    <w:rsid w:val="007B65C9"/>
    <w:rsid w:val="007B747A"/>
    <w:rsid w:val="007B7B73"/>
    <w:rsid w:val="007C1976"/>
    <w:rsid w:val="007C1EEB"/>
    <w:rsid w:val="007C23D1"/>
    <w:rsid w:val="007C33F9"/>
    <w:rsid w:val="007C3475"/>
    <w:rsid w:val="007C3A53"/>
    <w:rsid w:val="007C3B14"/>
    <w:rsid w:val="007C3D5F"/>
    <w:rsid w:val="007C40AD"/>
    <w:rsid w:val="007C4319"/>
    <w:rsid w:val="007C4A05"/>
    <w:rsid w:val="007C4EA7"/>
    <w:rsid w:val="007C5056"/>
    <w:rsid w:val="007C5B89"/>
    <w:rsid w:val="007C5DD6"/>
    <w:rsid w:val="007C5E6C"/>
    <w:rsid w:val="007C6BFC"/>
    <w:rsid w:val="007C7029"/>
    <w:rsid w:val="007C72B2"/>
    <w:rsid w:val="007C787A"/>
    <w:rsid w:val="007C7931"/>
    <w:rsid w:val="007C7CAD"/>
    <w:rsid w:val="007D0B6D"/>
    <w:rsid w:val="007D1791"/>
    <w:rsid w:val="007D1879"/>
    <w:rsid w:val="007D1BA4"/>
    <w:rsid w:val="007D2033"/>
    <w:rsid w:val="007D20A8"/>
    <w:rsid w:val="007D22C4"/>
    <w:rsid w:val="007D2612"/>
    <w:rsid w:val="007D267C"/>
    <w:rsid w:val="007D2B59"/>
    <w:rsid w:val="007D33BE"/>
    <w:rsid w:val="007D3735"/>
    <w:rsid w:val="007D38A5"/>
    <w:rsid w:val="007D42E3"/>
    <w:rsid w:val="007D4802"/>
    <w:rsid w:val="007D48DD"/>
    <w:rsid w:val="007D4A1D"/>
    <w:rsid w:val="007D4A76"/>
    <w:rsid w:val="007D4B4B"/>
    <w:rsid w:val="007D5741"/>
    <w:rsid w:val="007D57AB"/>
    <w:rsid w:val="007D57E5"/>
    <w:rsid w:val="007D58D3"/>
    <w:rsid w:val="007D59E7"/>
    <w:rsid w:val="007D62EA"/>
    <w:rsid w:val="007D6724"/>
    <w:rsid w:val="007D6E1F"/>
    <w:rsid w:val="007D6F3A"/>
    <w:rsid w:val="007D713F"/>
    <w:rsid w:val="007D7331"/>
    <w:rsid w:val="007D746C"/>
    <w:rsid w:val="007D75CA"/>
    <w:rsid w:val="007D7909"/>
    <w:rsid w:val="007E0109"/>
    <w:rsid w:val="007E035C"/>
    <w:rsid w:val="007E0546"/>
    <w:rsid w:val="007E05FF"/>
    <w:rsid w:val="007E128F"/>
    <w:rsid w:val="007E1343"/>
    <w:rsid w:val="007E170C"/>
    <w:rsid w:val="007E1AF2"/>
    <w:rsid w:val="007E2398"/>
    <w:rsid w:val="007E3109"/>
    <w:rsid w:val="007E3C8D"/>
    <w:rsid w:val="007E3E9B"/>
    <w:rsid w:val="007E3F72"/>
    <w:rsid w:val="007E4068"/>
    <w:rsid w:val="007E42FC"/>
    <w:rsid w:val="007E4456"/>
    <w:rsid w:val="007E4511"/>
    <w:rsid w:val="007E4947"/>
    <w:rsid w:val="007E5680"/>
    <w:rsid w:val="007E5788"/>
    <w:rsid w:val="007E69B6"/>
    <w:rsid w:val="007E6B8D"/>
    <w:rsid w:val="007E7289"/>
    <w:rsid w:val="007E776A"/>
    <w:rsid w:val="007E77B2"/>
    <w:rsid w:val="007E7E0C"/>
    <w:rsid w:val="007E7EFE"/>
    <w:rsid w:val="007F02B2"/>
    <w:rsid w:val="007F0587"/>
    <w:rsid w:val="007F0614"/>
    <w:rsid w:val="007F0A11"/>
    <w:rsid w:val="007F0BD7"/>
    <w:rsid w:val="007F1099"/>
    <w:rsid w:val="007F2738"/>
    <w:rsid w:val="007F2882"/>
    <w:rsid w:val="007F2A4B"/>
    <w:rsid w:val="007F31D9"/>
    <w:rsid w:val="007F38A6"/>
    <w:rsid w:val="007F444F"/>
    <w:rsid w:val="007F463D"/>
    <w:rsid w:val="007F4EF0"/>
    <w:rsid w:val="007F4FE1"/>
    <w:rsid w:val="007F5025"/>
    <w:rsid w:val="007F5081"/>
    <w:rsid w:val="007F53C5"/>
    <w:rsid w:val="007F570F"/>
    <w:rsid w:val="007F598C"/>
    <w:rsid w:val="007F5BD2"/>
    <w:rsid w:val="007F63E3"/>
    <w:rsid w:val="007F6AFF"/>
    <w:rsid w:val="007F72A0"/>
    <w:rsid w:val="007F75A0"/>
    <w:rsid w:val="00800403"/>
    <w:rsid w:val="008005DB"/>
    <w:rsid w:val="008009D5"/>
    <w:rsid w:val="00800CE3"/>
    <w:rsid w:val="00800D8E"/>
    <w:rsid w:val="00800FFF"/>
    <w:rsid w:val="00801860"/>
    <w:rsid w:val="0080354C"/>
    <w:rsid w:val="00803794"/>
    <w:rsid w:val="00803E0F"/>
    <w:rsid w:val="00803F4B"/>
    <w:rsid w:val="008048CF"/>
    <w:rsid w:val="008053F2"/>
    <w:rsid w:val="00805BF2"/>
    <w:rsid w:val="00806573"/>
    <w:rsid w:val="008066E7"/>
    <w:rsid w:val="008072C0"/>
    <w:rsid w:val="00807549"/>
    <w:rsid w:val="00807815"/>
    <w:rsid w:val="008079DA"/>
    <w:rsid w:val="008101C8"/>
    <w:rsid w:val="00810565"/>
    <w:rsid w:val="008107DD"/>
    <w:rsid w:val="00810877"/>
    <w:rsid w:val="00810A49"/>
    <w:rsid w:val="00810A7A"/>
    <w:rsid w:val="00811540"/>
    <w:rsid w:val="00811675"/>
    <w:rsid w:val="008120C8"/>
    <w:rsid w:val="00812116"/>
    <w:rsid w:val="008125A5"/>
    <w:rsid w:val="00812AE9"/>
    <w:rsid w:val="00813F14"/>
    <w:rsid w:val="00814896"/>
    <w:rsid w:val="008149B6"/>
    <w:rsid w:val="00814FE2"/>
    <w:rsid w:val="0081629C"/>
    <w:rsid w:val="008162E7"/>
    <w:rsid w:val="008168D0"/>
    <w:rsid w:val="00816F0B"/>
    <w:rsid w:val="0082018B"/>
    <w:rsid w:val="008204E8"/>
    <w:rsid w:val="008207B4"/>
    <w:rsid w:val="008207C3"/>
    <w:rsid w:val="00820A6F"/>
    <w:rsid w:val="0082192F"/>
    <w:rsid w:val="008226F3"/>
    <w:rsid w:val="00822981"/>
    <w:rsid w:val="00822F5C"/>
    <w:rsid w:val="00823D33"/>
    <w:rsid w:val="00823F6E"/>
    <w:rsid w:val="008242D2"/>
    <w:rsid w:val="008244C7"/>
    <w:rsid w:val="00826182"/>
    <w:rsid w:val="008271B5"/>
    <w:rsid w:val="00827402"/>
    <w:rsid w:val="008277FC"/>
    <w:rsid w:val="00830368"/>
    <w:rsid w:val="00830427"/>
    <w:rsid w:val="00830494"/>
    <w:rsid w:val="008313D3"/>
    <w:rsid w:val="00831477"/>
    <w:rsid w:val="00831488"/>
    <w:rsid w:val="008314D4"/>
    <w:rsid w:val="00832261"/>
    <w:rsid w:val="008333E6"/>
    <w:rsid w:val="00833827"/>
    <w:rsid w:val="008338AE"/>
    <w:rsid w:val="008338DF"/>
    <w:rsid w:val="008343E0"/>
    <w:rsid w:val="008343F4"/>
    <w:rsid w:val="0083478D"/>
    <w:rsid w:val="00834B14"/>
    <w:rsid w:val="0083535E"/>
    <w:rsid w:val="00835BA3"/>
    <w:rsid w:val="00835D6B"/>
    <w:rsid w:val="0083603F"/>
    <w:rsid w:val="008363F2"/>
    <w:rsid w:val="00836712"/>
    <w:rsid w:val="00836F86"/>
    <w:rsid w:val="0083717B"/>
    <w:rsid w:val="00837B68"/>
    <w:rsid w:val="00840261"/>
    <w:rsid w:val="008407CF"/>
    <w:rsid w:val="008411FA"/>
    <w:rsid w:val="0084222C"/>
    <w:rsid w:val="008422E6"/>
    <w:rsid w:val="008424AD"/>
    <w:rsid w:val="00842A40"/>
    <w:rsid w:val="00842DE6"/>
    <w:rsid w:val="00843B73"/>
    <w:rsid w:val="00844CDB"/>
    <w:rsid w:val="008455C1"/>
    <w:rsid w:val="00845BB4"/>
    <w:rsid w:val="00845BCC"/>
    <w:rsid w:val="00845F89"/>
    <w:rsid w:val="00846A29"/>
    <w:rsid w:val="008470B2"/>
    <w:rsid w:val="00847104"/>
    <w:rsid w:val="0084717A"/>
    <w:rsid w:val="00847BF8"/>
    <w:rsid w:val="00847FC0"/>
    <w:rsid w:val="00850099"/>
    <w:rsid w:val="0085051D"/>
    <w:rsid w:val="00851385"/>
    <w:rsid w:val="00851F59"/>
    <w:rsid w:val="00851F60"/>
    <w:rsid w:val="008529AB"/>
    <w:rsid w:val="00852C14"/>
    <w:rsid w:val="008538B1"/>
    <w:rsid w:val="00853B5E"/>
    <w:rsid w:val="00854CB1"/>
    <w:rsid w:val="008553D9"/>
    <w:rsid w:val="008553FC"/>
    <w:rsid w:val="00855542"/>
    <w:rsid w:val="0085560F"/>
    <w:rsid w:val="00855F32"/>
    <w:rsid w:val="0085639B"/>
    <w:rsid w:val="0085658B"/>
    <w:rsid w:val="0085687D"/>
    <w:rsid w:val="0085696B"/>
    <w:rsid w:val="0085716A"/>
    <w:rsid w:val="00857337"/>
    <w:rsid w:val="008574A1"/>
    <w:rsid w:val="00857687"/>
    <w:rsid w:val="00857856"/>
    <w:rsid w:val="0086016A"/>
    <w:rsid w:val="008610D1"/>
    <w:rsid w:val="008617EF"/>
    <w:rsid w:val="00861A47"/>
    <w:rsid w:val="00861D61"/>
    <w:rsid w:val="00863A8A"/>
    <w:rsid w:val="00864B8A"/>
    <w:rsid w:val="00864C8C"/>
    <w:rsid w:val="00864DA1"/>
    <w:rsid w:val="00864E7D"/>
    <w:rsid w:val="00865391"/>
    <w:rsid w:val="00866DA4"/>
    <w:rsid w:val="00867012"/>
    <w:rsid w:val="00867334"/>
    <w:rsid w:val="008679FE"/>
    <w:rsid w:val="00867EF7"/>
    <w:rsid w:val="0087056B"/>
    <w:rsid w:val="0087061B"/>
    <w:rsid w:val="008716C2"/>
    <w:rsid w:val="00871CD7"/>
    <w:rsid w:val="00872617"/>
    <w:rsid w:val="00872883"/>
    <w:rsid w:val="008728E1"/>
    <w:rsid w:val="00872A3A"/>
    <w:rsid w:val="008738B1"/>
    <w:rsid w:val="00874207"/>
    <w:rsid w:val="00874381"/>
    <w:rsid w:val="0087486F"/>
    <w:rsid w:val="008748EE"/>
    <w:rsid w:val="00874988"/>
    <w:rsid w:val="00875479"/>
    <w:rsid w:val="00875AF8"/>
    <w:rsid w:val="00876E99"/>
    <w:rsid w:val="00877072"/>
    <w:rsid w:val="00877198"/>
    <w:rsid w:val="00877309"/>
    <w:rsid w:val="0087731C"/>
    <w:rsid w:val="00877D94"/>
    <w:rsid w:val="00880952"/>
    <w:rsid w:val="00880AF8"/>
    <w:rsid w:val="00880F65"/>
    <w:rsid w:val="0088134C"/>
    <w:rsid w:val="00882205"/>
    <w:rsid w:val="008826DB"/>
    <w:rsid w:val="008829F4"/>
    <w:rsid w:val="00882B64"/>
    <w:rsid w:val="00882BD8"/>
    <w:rsid w:val="0088382B"/>
    <w:rsid w:val="008839D8"/>
    <w:rsid w:val="00883DD6"/>
    <w:rsid w:val="008840A6"/>
    <w:rsid w:val="0088440A"/>
    <w:rsid w:val="008847D4"/>
    <w:rsid w:val="0088578A"/>
    <w:rsid w:val="0088637B"/>
    <w:rsid w:val="00886C4B"/>
    <w:rsid w:val="00887398"/>
    <w:rsid w:val="00887A1F"/>
    <w:rsid w:val="008901A1"/>
    <w:rsid w:val="00890B8C"/>
    <w:rsid w:val="00891327"/>
    <w:rsid w:val="00891533"/>
    <w:rsid w:val="008919F5"/>
    <w:rsid w:val="00891AA3"/>
    <w:rsid w:val="00891BE2"/>
    <w:rsid w:val="00892311"/>
    <w:rsid w:val="008928C1"/>
    <w:rsid w:val="00892A17"/>
    <w:rsid w:val="00892EEF"/>
    <w:rsid w:val="0089331F"/>
    <w:rsid w:val="008935BD"/>
    <w:rsid w:val="00894233"/>
    <w:rsid w:val="008949FE"/>
    <w:rsid w:val="00895784"/>
    <w:rsid w:val="0089582C"/>
    <w:rsid w:val="008959C9"/>
    <w:rsid w:val="0089632D"/>
    <w:rsid w:val="00896BBA"/>
    <w:rsid w:val="00897DF2"/>
    <w:rsid w:val="008A00A5"/>
    <w:rsid w:val="008A0198"/>
    <w:rsid w:val="008A05BE"/>
    <w:rsid w:val="008A0C4F"/>
    <w:rsid w:val="008A10B8"/>
    <w:rsid w:val="008A12E3"/>
    <w:rsid w:val="008A1C77"/>
    <w:rsid w:val="008A2465"/>
    <w:rsid w:val="008A28C6"/>
    <w:rsid w:val="008A28DA"/>
    <w:rsid w:val="008A2A5C"/>
    <w:rsid w:val="008A2E1C"/>
    <w:rsid w:val="008A2E6C"/>
    <w:rsid w:val="008A32DF"/>
    <w:rsid w:val="008A39C4"/>
    <w:rsid w:val="008A4504"/>
    <w:rsid w:val="008A506B"/>
    <w:rsid w:val="008A5317"/>
    <w:rsid w:val="008A569D"/>
    <w:rsid w:val="008A67F3"/>
    <w:rsid w:val="008A7039"/>
    <w:rsid w:val="008A7C36"/>
    <w:rsid w:val="008A7E80"/>
    <w:rsid w:val="008A7F76"/>
    <w:rsid w:val="008B04C5"/>
    <w:rsid w:val="008B092E"/>
    <w:rsid w:val="008B21E8"/>
    <w:rsid w:val="008B381E"/>
    <w:rsid w:val="008B385B"/>
    <w:rsid w:val="008B3F8E"/>
    <w:rsid w:val="008B468F"/>
    <w:rsid w:val="008B48E6"/>
    <w:rsid w:val="008B4D91"/>
    <w:rsid w:val="008B4DAB"/>
    <w:rsid w:val="008B67EC"/>
    <w:rsid w:val="008B6FA5"/>
    <w:rsid w:val="008B7981"/>
    <w:rsid w:val="008B7F19"/>
    <w:rsid w:val="008B7FC6"/>
    <w:rsid w:val="008C0683"/>
    <w:rsid w:val="008C0E07"/>
    <w:rsid w:val="008C15D5"/>
    <w:rsid w:val="008C2ADF"/>
    <w:rsid w:val="008C2E67"/>
    <w:rsid w:val="008C3065"/>
    <w:rsid w:val="008C311B"/>
    <w:rsid w:val="008C3B99"/>
    <w:rsid w:val="008C3FB5"/>
    <w:rsid w:val="008C469A"/>
    <w:rsid w:val="008C4714"/>
    <w:rsid w:val="008C47B8"/>
    <w:rsid w:val="008C5112"/>
    <w:rsid w:val="008C5155"/>
    <w:rsid w:val="008C5A54"/>
    <w:rsid w:val="008C697A"/>
    <w:rsid w:val="008C7989"/>
    <w:rsid w:val="008C7EF9"/>
    <w:rsid w:val="008D01A7"/>
    <w:rsid w:val="008D0841"/>
    <w:rsid w:val="008D0AB6"/>
    <w:rsid w:val="008D0AED"/>
    <w:rsid w:val="008D14E3"/>
    <w:rsid w:val="008D17FD"/>
    <w:rsid w:val="008D1AC1"/>
    <w:rsid w:val="008D2004"/>
    <w:rsid w:val="008D235B"/>
    <w:rsid w:val="008D31D4"/>
    <w:rsid w:val="008D3808"/>
    <w:rsid w:val="008D3A20"/>
    <w:rsid w:val="008D3C1B"/>
    <w:rsid w:val="008D3CBE"/>
    <w:rsid w:val="008D3F1A"/>
    <w:rsid w:val="008D41A3"/>
    <w:rsid w:val="008D41A4"/>
    <w:rsid w:val="008D42A4"/>
    <w:rsid w:val="008D4720"/>
    <w:rsid w:val="008D49D4"/>
    <w:rsid w:val="008D5418"/>
    <w:rsid w:val="008D6399"/>
    <w:rsid w:val="008D65C2"/>
    <w:rsid w:val="008D6AEC"/>
    <w:rsid w:val="008D7449"/>
    <w:rsid w:val="008D7552"/>
    <w:rsid w:val="008E0688"/>
    <w:rsid w:val="008E077E"/>
    <w:rsid w:val="008E0BB3"/>
    <w:rsid w:val="008E0E7E"/>
    <w:rsid w:val="008E1084"/>
    <w:rsid w:val="008E1755"/>
    <w:rsid w:val="008E1E8B"/>
    <w:rsid w:val="008E24D2"/>
    <w:rsid w:val="008E288B"/>
    <w:rsid w:val="008E2EA3"/>
    <w:rsid w:val="008E37DD"/>
    <w:rsid w:val="008E383D"/>
    <w:rsid w:val="008E3D45"/>
    <w:rsid w:val="008E4118"/>
    <w:rsid w:val="008E4371"/>
    <w:rsid w:val="008E43CC"/>
    <w:rsid w:val="008E4899"/>
    <w:rsid w:val="008E4EB9"/>
    <w:rsid w:val="008E5250"/>
    <w:rsid w:val="008E5290"/>
    <w:rsid w:val="008E57CD"/>
    <w:rsid w:val="008E66AD"/>
    <w:rsid w:val="008E6E7C"/>
    <w:rsid w:val="008E7536"/>
    <w:rsid w:val="008E778F"/>
    <w:rsid w:val="008F01B1"/>
    <w:rsid w:val="008F02FE"/>
    <w:rsid w:val="008F08B6"/>
    <w:rsid w:val="008F0B34"/>
    <w:rsid w:val="008F0EEF"/>
    <w:rsid w:val="008F148F"/>
    <w:rsid w:val="008F2273"/>
    <w:rsid w:val="008F23AE"/>
    <w:rsid w:val="008F30FE"/>
    <w:rsid w:val="008F3402"/>
    <w:rsid w:val="008F36E3"/>
    <w:rsid w:val="008F3C5A"/>
    <w:rsid w:val="008F4229"/>
    <w:rsid w:val="008F49E6"/>
    <w:rsid w:val="008F4C01"/>
    <w:rsid w:val="008F5F40"/>
    <w:rsid w:val="008F6482"/>
    <w:rsid w:val="008F686A"/>
    <w:rsid w:val="008F6914"/>
    <w:rsid w:val="008F6B0E"/>
    <w:rsid w:val="008F6D9C"/>
    <w:rsid w:val="008F76B4"/>
    <w:rsid w:val="008F7C11"/>
    <w:rsid w:val="00900595"/>
    <w:rsid w:val="009005EC"/>
    <w:rsid w:val="00900943"/>
    <w:rsid w:val="0090101C"/>
    <w:rsid w:val="009011B4"/>
    <w:rsid w:val="009019B8"/>
    <w:rsid w:val="00902BBE"/>
    <w:rsid w:val="00902EDF"/>
    <w:rsid w:val="009035E6"/>
    <w:rsid w:val="009035FB"/>
    <w:rsid w:val="009039DC"/>
    <w:rsid w:val="009046A9"/>
    <w:rsid w:val="0090484D"/>
    <w:rsid w:val="00904C5E"/>
    <w:rsid w:val="00905279"/>
    <w:rsid w:val="009052A4"/>
    <w:rsid w:val="0090564F"/>
    <w:rsid w:val="009057FF"/>
    <w:rsid w:val="00905F67"/>
    <w:rsid w:val="00906407"/>
    <w:rsid w:val="009066D2"/>
    <w:rsid w:val="0090745A"/>
    <w:rsid w:val="00910411"/>
    <w:rsid w:val="0091047B"/>
    <w:rsid w:val="0091118C"/>
    <w:rsid w:val="009112E9"/>
    <w:rsid w:val="0091169F"/>
    <w:rsid w:val="00911ADA"/>
    <w:rsid w:val="00911C4B"/>
    <w:rsid w:val="00911CFB"/>
    <w:rsid w:val="00912189"/>
    <w:rsid w:val="00912A4A"/>
    <w:rsid w:val="00912A8F"/>
    <w:rsid w:val="0091301C"/>
    <w:rsid w:val="009132B6"/>
    <w:rsid w:val="009134CB"/>
    <w:rsid w:val="0091378C"/>
    <w:rsid w:val="00913A11"/>
    <w:rsid w:val="00913D64"/>
    <w:rsid w:val="00913E5C"/>
    <w:rsid w:val="00913F24"/>
    <w:rsid w:val="00914704"/>
    <w:rsid w:val="00914794"/>
    <w:rsid w:val="00914937"/>
    <w:rsid w:val="00914F2B"/>
    <w:rsid w:val="00915621"/>
    <w:rsid w:val="009162D4"/>
    <w:rsid w:val="00916595"/>
    <w:rsid w:val="00916749"/>
    <w:rsid w:val="009168C3"/>
    <w:rsid w:val="00917C41"/>
    <w:rsid w:val="009208FD"/>
    <w:rsid w:val="0092117C"/>
    <w:rsid w:val="00921E46"/>
    <w:rsid w:val="00921F47"/>
    <w:rsid w:val="0092226A"/>
    <w:rsid w:val="00922889"/>
    <w:rsid w:val="009229C8"/>
    <w:rsid w:val="00923A20"/>
    <w:rsid w:val="00923D3A"/>
    <w:rsid w:val="009246A2"/>
    <w:rsid w:val="00924A43"/>
    <w:rsid w:val="00924E9F"/>
    <w:rsid w:val="009252C9"/>
    <w:rsid w:val="009253F8"/>
    <w:rsid w:val="00925822"/>
    <w:rsid w:val="00925C87"/>
    <w:rsid w:val="00926686"/>
    <w:rsid w:val="009267F1"/>
    <w:rsid w:val="00926B77"/>
    <w:rsid w:val="00926BCC"/>
    <w:rsid w:val="00926D8A"/>
    <w:rsid w:val="00926F0D"/>
    <w:rsid w:val="00927095"/>
    <w:rsid w:val="00927DF6"/>
    <w:rsid w:val="00930211"/>
    <w:rsid w:val="0093046B"/>
    <w:rsid w:val="0093067C"/>
    <w:rsid w:val="00930B4C"/>
    <w:rsid w:val="009315B5"/>
    <w:rsid w:val="00931925"/>
    <w:rsid w:val="00931A02"/>
    <w:rsid w:val="00931B4D"/>
    <w:rsid w:val="009321FE"/>
    <w:rsid w:val="00932440"/>
    <w:rsid w:val="009326B1"/>
    <w:rsid w:val="00933473"/>
    <w:rsid w:val="009337DC"/>
    <w:rsid w:val="009352B5"/>
    <w:rsid w:val="00935575"/>
    <w:rsid w:val="00935CA3"/>
    <w:rsid w:val="00935EAB"/>
    <w:rsid w:val="00936987"/>
    <w:rsid w:val="00936C7A"/>
    <w:rsid w:val="00936ED2"/>
    <w:rsid w:val="00936FD6"/>
    <w:rsid w:val="00937059"/>
    <w:rsid w:val="00937172"/>
    <w:rsid w:val="00940B15"/>
    <w:rsid w:val="00940B25"/>
    <w:rsid w:val="00941200"/>
    <w:rsid w:val="009416E1"/>
    <w:rsid w:val="009419A1"/>
    <w:rsid w:val="00941CBA"/>
    <w:rsid w:val="00941D3E"/>
    <w:rsid w:val="0094207F"/>
    <w:rsid w:val="00942291"/>
    <w:rsid w:val="009423EC"/>
    <w:rsid w:val="0094261A"/>
    <w:rsid w:val="009426E4"/>
    <w:rsid w:val="0094270E"/>
    <w:rsid w:val="0094300C"/>
    <w:rsid w:val="009432D1"/>
    <w:rsid w:val="00944EBA"/>
    <w:rsid w:val="00945362"/>
    <w:rsid w:val="0094542B"/>
    <w:rsid w:val="00945523"/>
    <w:rsid w:val="00945943"/>
    <w:rsid w:val="00945EE3"/>
    <w:rsid w:val="009460F8"/>
    <w:rsid w:val="009462BF"/>
    <w:rsid w:val="00946C14"/>
    <w:rsid w:val="0094732C"/>
    <w:rsid w:val="00947C06"/>
    <w:rsid w:val="00947F3C"/>
    <w:rsid w:val="00947F6E"/>
    <w:rsid w:val="00947F71"/>
    <w:rsid w:val="0095049B"/>
    <w:rsid w:val="009524B3"/>
    <w:rsid w:val="00952C26"/>
    <w:rsid w:val="00953957"/>
    <w:rsid w:val="00953CBE"/>
    <w:rsid w:val="00953D0C"/>
    <w:rsid w:val="00953F4C"/>
    <w:rsid w:val="00954842"/>
    <w:rsid w:val="009549E6"/>
    <w:rsid w:val="00955008"/>
    <w:rsid w:val="00955AC6"/>
    <w:rsid w:val="00956569"/>
    <w:rsid w:val="0095669B"/>
    <w:rsid w:val="00956C0D"/>
    <w:rsid w:val="009571E7"/>
    <w:rsid w:val="0095744E"/>
    <w:rsid w:val="00957765"/>
    <w:rsid w:val="00957F38"/>
    <w:rsid w:val="00957FF5"/>
    <w:rsid w:val="009604C0"/>
    <w:rsid w:val="0096085C"/>
    <w:rsid w:val="00960BDD"/>
    <w:rsid w:val="00960C25"/>
    <w:rsid w:val="00960D3C"/>
    <w:rsid w:val="00961E21"/>
    <w:rsid w:val="0096217D"/>
    <w:rsid w:val="00963031"/>
    <w:rsid w:val="00963141"/>
    <w:rsid w:val="00963C63"/>
    <w:rsid w:val="00963D27"/>
    <w:rsid w:val="009645DC"/>
    <w:rsid w:val="00964E39"/>
    <w:rsid w:val="00965240"/>
    <w:rsid w:val="0096616B"/>
    <w:rsid w:val="00966440"/>
    <w:rsid w:val="0096655F"/>
    <w:rsid w:val="009665E2"/>
    <w:rsid w:val="009666FF"/>
    <w:rsid w:val="009674B1"/>
    <w:rsid w:val="009678CB"/>
    <w:rsid w:val="00967F20"/>
    <w:rsid w:val="009705EB"/>
    <w:rsid w:val="009708B6"/>
    <w:rsid w:val="00971218"/>
    <w:rsid w:val="009714D9"/>
    <w:rsid w:val="00971A2F"/>
    <w:rsid w:val="00971EE2"/>
    <w:rsid w:val="00973581"/>
    <w:rsid w:val="00973681"/>
    <w:rsid w:val="009738E5"/>
    <w:rsid w:val="00973E53"/>
    <w:rsid w:val="00974947"/>
    <w:rsid w:val="00975782"/>
    <w:rsid w:val="00975ADE"/>
    <w:rsid w:val="009763F5"/>
    <w:rsid w:val="00976511"/>
    <w:rsid w:val="00976588"/>
    <w:rsid w:val="00976E33"/>
    <w:rsid w:val="0097783A"/>
    <w:rsid w:val="00977BD4"/>
    <w:rsid w:val="00977C69"/>
    <w:rsid w:val="00977DA2"/>
    <w:rsid w:val="0098067E"/>
    <w:rsid w:val="009806AA"/>
    <w:rsid w:val="00980808"/>
    <w:rsid w:val="009815FF"/>
    <w:rsid w:val="0098164D"/>
    <w:rsid w:val="00981A23"/>
    <w:rsid w:val="00981A75"/>
    <w:rsid w:val="009825EB"/>
    <w:rsid w:val="00982D49"/>
    <w:rsid w:val="00982FC8"/>
    <w:rsid w:val="0098329D"/>
    <w:rsid w:val="00983D84"/>
    <w:rsid w:val="00983E21"/>
    <w:rsid w:val="00984288"/>
    <w:rsid w:val="00985557"/>
    <w:rsid w:val="00985698"/>
    <w:rsid w:val="0098682E"/>
    <w:rsid w:val="00986998"/>
    <w:rsid w:val="00986DF4"/>
    <w:rsid w:val="009870FD"/>
    <w:rsid w:val="00987330"/>
    <w:rsid w:val="0098759F"/>
    <w:rsid w:val="00987BF1"/>
    <w:rsid w:val="00990062"/>
    <w:rsid w:val="00990335"/>
    <w:rsid w:val="0099087A"/>
    <w:rsid w:val="00990967"/>
    <w:rsid w:val="00990FCF"/>
    <w:rsid w:val="00991745"/>
    <w:rsid w:val="00991F22"/>
    <w:rsid w:val="00992736"/>
    <w:rsid w:val="00992C1E"/>
    <w:rsid w:val="00992F97"/>
    <w:rsid w:val="00993F75"/>
    <w:rsid w:val="00994456"/>
    <w:rsid w:val="009957E1"/>
    <w:rsid w:val="0099605F"/>
    <w:rsid w:val="0099628F"/>
    <w:rsid w:val="00997399"/>
    <w:rsid w:val="00997CCA"/>
    <w:rsid w:val="00997CF7"/>
    <w:rsid w:val="00997D5C"/>
    <w:rsid w:val="00997EF2"/>
    <w:rsid w:val="009A0087"/>
    <w:rsid w:val="009A07A1"/>
    <w:rsid w:val="009A11C7"/>
    <w:rsid w:val="009A1308"/>
    <w:rsid w:val="009A16AD"/>
    <w:rsid w:val="009A1CBF"/>
    <w:rsid w:val="009A20FF"/>
    <w:rsid w:val="009A2BC9"/>
    <w:rsid w:val="009A3081"/>
    <w:rsid w:val="009A3659"/>
    <w:rsid w:val="009A3C32"/>
    <w:rsid w:val="009A3C7F"/>
    <w:rsid w:val="009A3DD8"/>
    <w:rsid w:val="009A5150"/>
    <w:rsid w:val="009A5180"/>
    <w:rsid w:val="009A51AE"/>
    <w:rsid w:val="009A5ABC"/>
    <w:rsid w:val="009A60B2"/>
    <w:rsid w:val="009A6478"/>
    <w:rsid w:val="009A64CE"/>
    <w:rsid w:val="009A6AA4"/>
    <w:rsid w:val="009A7255"/>
    <w:rsid w:val="009A7424"/>
    <w:rsid w:val="009B0B0E"/>
    <w:rsid w:val="009B0E2C"/>
    <w:rsid w:val="009B0FA7"/>
    <w:rsid w:val="009B19DD"/>
    <w:rsid w:val="009B1A3F"/>
    <w:rsid w:val="009B1D75"/>
    <w:rsid w:val="009B1FED"/>
    <w:rsid w:val="009B2D28"/>
    <w:rsid w:val="009B2F3B"/>
    <w:rsid w:val="009B3525"/>
    <w:rsid w:val="009B3A21"/>
    <w:rsid w:val="009B3AC0"/>
    <w:rsid w:val="009B4052"/>
    <w:rsid w:val="009B4A22"/>
    <w:rsid w:val="009B4C72"/>
    <w:rsid w:val="009B549D"/>
    <w:rsid w:val="009B5545"/>
    <w:rsid w:val="009B57CB"/>
    <w:rsid w:val="009B598C"/>
    <w:rsid w:val="009B5D47"/>
    <w:rsid w:val="009B5DFC"/>
    <w:rsid w:val="009B62B4"/>
    <w:rsid w:val="009B67D1"/>
    <w:rsid w:val="009B68EE"/>
    <w:rsid w:val="009B70AE"/>
    <w:rsid w:val="009B772E"/>
    <w:rsid w:val="009B7F5F"/>
    <w:rsid w:val="009C0023"/>
    <w:rsid w:val="009C01A1"/>
    <w:rsid w:val="009C0278"/>
    <w:rsid w:val="009C05B0"/>
    <w:rsid w:val="009C062A"/>
    <w:rsid w:val="009C0852"/>
    <w:rsid w:val="009C0DC9"/>
    <w:rsid w:val="009C0FE7"/>
    <w:rsid w:val="009C1324"/>
    <w:rsid w:val="009C1A0E"/>
    <w:rsid w:val="009C289A"/>
    <w:rsid w:val="009C2DC2"/>
    <w:rsid w:val="009C322B"/>
    <w:rsid w:val="009C34F2"/>
    <w:rsid w:val="009C3AFC"/>
    <w:rsid w:val="009C3E15"/>
    <w:rsid w:val="009C40E5"/>
    <w:rsid w:val="009C4292"/>
    <w:rsid w:val="009C445B"/>
    <w:rsid w:val="009C4466"/>
    <w:rsid w:val="009C44D3"/>
    <w:rsid w:val="009C45E0"/>
    <w:rsid w:val="009C4CE8"/>
    <w:rsid w:val="009C4E18"/>
    <w:rsid w:val="009C52F1"/>
    <w:rsid w:val="009C55A3"/>
    <w:rsid w:val="009C5959"/>
    <w:rsid w:val="009C7200"/>
    <w:rsid w:val="009D05A8"/>
    <w:rsid w:val="009D1199"/>
    <w:rsid w:val="009D186D"/>
    <w:rsid w:val="009D20A9"/>
    <w:rsid w:val="009D2546"/>
    <w:rsid w:val="009D2A73"/>
    <w:rsid w:val="009D2B70"/>
    <w:rsid w:val="009D2C77"/>
    <w:rsid w:val="009D2EF3"/>
    <w:rsid w:val="009D2F7D"/>
    <w:rsid w:val="009D3D3F"/>
    <w:rsid w:val="009D422D"/>
    <w:rsid w:val="009D4713"/>
    <w:rsid w:val="009D532A"/>
    <w:rsid w:val="009D57E4"/>
    <w:rsid w:val="009D58C1"/>
    <w:rsid w:val="009D6296"/>
    <w:rsid w:val="009D6320"/>
    <w:rsid w:val="009D7DB8"/>
    <w:rsid w:val="009E075C"/>
    <w:rsid w:val="009E08D1"/>
    <w:rsid w:val="009E0CD2"/>
    <w:rsid w:val="009E134B"/>
    <w:rsid w:val="009E17FC"/>
    <w:rsid w:val="009E1A1B"/>
    <w:rsid w:val="009E1EE2"/>
    <w:rsid w:val="009E2474"/>
    <w:rsid w:val="009E2C07"/>
    <w:rsid w:val="009E3059"/>
    <w:rsid w:val="009E33F2"/>
    <w:rsid w:val="009E38C9"/>
    <w:rsid w:val="009E3972"/>
    <w:rsid w:val="009E3DA8"/>
    <w:rsid w:val="009E41E9"/>
    <w:rsid w:val="009E43CD"/>
    <w:rsid w:val="009E452C"/>
    <w:rsid w:val="009E4D69"/>
    <w:rsid w:val="009E4F60"/>
    <w:rsid w:val="009E595D"/>
    <w:rsid w:val="009E5A91"/>
    <w:rsid w:val="009E5F87"/>
    <w:rsid w:val="009E62A7"/>
    <w:rsid w:val="009E64D0"/>
    <w:rsid w:val="009E651A"/>
    <w:rsid w:val="009E6A97"/>
    <w:rsid w:val="009E6BE6"/>
    <w:rsid w:val="009E77D4"/>
    <w:rsid w:val="009E7C6B"/>
    <w:rsid w:val="009F0C41"/>
    <w:rsid w:val="009F2546"/>
    <w:rsid w:val="009F29A8"/>
    <w:rsid w:val="009F2A0F"/>
    <w:rsid w:val="009F2BB9"/>
    <w:rsid w:val="009F330D"/>
    <w:rsid w:val="009F330F"/>
    <w:rsid w:val="009F33D1"/>
    <w:rsid w:val="009F350E"/>
    <w:rsid w:val="009F36B3"/>
    <w:rsid w:val="009F37AA"/>
    <w:rsid w:val="009F3A38"/>
    <w:rsid w:val="009F3AE2"/>
    <w:rsid w:val="009F3BD8"/>
    <w:rsid w:val="009F46ED"/>
    <w:rsid w:val="009F4BA3"/>
    <w:rsid w:val="009F5381"/>
    <w:rsid w:val="009F588D"/>
    <w:rsid w:val="009F58EE"/>
    <w:rsid w:val="009F5A36"/>
    <w:rsid w:val="009F5B00"/>
    <w:rsid w:val="009F5C59"/>
    <w:rsid w:val="009F5CCC"/>
    <w:rsid w:val="009F5EE0"/>
    <w:rsid w:val="009F62DE"/>
    <w:rsid w:val="009F65C1"/>
    <w:rsid w:val="009F708E"/>
    <w:rsid w:val="009F7100"/>
    <w:rsid w:val="009F783D"/>
    <w:rsid w:val="009F7981"/>
    <w:rsid w:val="009F7AD7"/>
    <w:rsid w:val="009F7E0A"/>
    <w:rsid w:val="00A00BE1"/>
    <w:rsid w:val="00A00D04"/>
    <w:rsid w:val="00A00E8D"/>
    <w:rsid w:val="00A00FE7"/>
    <w:rsid w:val="00A014E6"/>
    <w:rsid w:val="00A0165A"/>
    <w:rsid w:val="00A018EF"/>
    <w:rsid w:val="00A01A45"/>
    <w:rsid w:val="00A01F04"/>
    <w:rsid w:val="00A01F94"/>
    <w:rsid w:val="00A02946"/>
    <w:rsid w:val="00A02BC0"/>
    <w:rsid w:val="00A02BC5"/>
    <w:rsid w:val="00A02D83"/>
    <w:rsid w:val="00A02F6F"/>
    <w:rsid w:val="00A03122"/>
    <w:rsid w:val="00A03A61"/>
    <w:rsid w:val="00A03DEF"/>
    <w:rsid w:val="00A04847"/>
    <w:rsid w:val="00A049CA"/>
    <w:rsid w:val="00A050E5"/>
    <w:rsid w:val="00A0543A"/>
    <w:rsid w:val="00A05624"/>
    <w:rsid w:val="00A057D7"/>
    <w:rsid w:val="00A05878"/>
    <w:rsid w:val="00A076BD"/>
    <w:rsid w:val="00A07B17"/>
    <w:rsid w:val="00A103FD"/>
    <w:rsid w:val="00A105B4"/>
    <w:rsid w:val="00A111CB"/>
    <w:rsid w:val="00A1132E"/>
    <w:rsid w:val="00A11681"/>
    <w:rsid w:val="00A11ED1"/>
    <w:rsid w:val="00A125AD"/>
    <w:rsid w:val="00A12931"/>
    <w:rsid w:val="00A12C83"/>
    <w:rsid w:val="00A12EAE"/>
    <w:rsid w:val="00A12EE4"/>
    <w:rsid w:val="00A13037"/>
    <w:rsid w:val="00A13FA5"/>
    <w:rsid w:val="00A148AA"/>
    <w:rsid w:val="00A1596C"/>
    <w:rsid w:val="00A15F47"/>
    <w:rsid w:val="00A16AA1"/>
    <w:rsid w:val="00A16EF6"/>
    <w:rsid w:val="00A17916"/>
    <w:rsid w:val="00A179AB"/>
    <w:rsid w:val="00A17B45"/>
    <w:rsid w:val="00A17F6E"/>
    <w:rsid w:val="00A2034F"/>
    <w:rsid w:val="00A2051B"/>
    <w:rsid w:val="00A207BC"/>
    <w:rsid w:val="00A209A8"/>
    <w:rsid w:val="00A20E1A"/>
    <w:rsid w:val="00A2100E"/>
    <w:rsid w:val="00A213FD"/>
    <w:rsid w:val="00A22A90"/>
    <w:rsid w:val="00A22CAF"/>
    <w:rsid w:val="00A24410"/>
    <w:rsid w:val="00A24609"/>
    <w:rsid w:val="00A24C9F"/>
    <w:rsid w:val="00A24D68"/>
    <w:rsid w:val="00A24FC2"/>
    <w:rsid w:val="00A259B3"/>
    <w:rsid w:val="00A25BA4"/>
    <w:rsid w:val="00A261F7"/>
    <w:rsid w:val="00A26C23"/>
    <w:rsid w:val="00A27EFF"/>
    <w:rsid w:val="00A303EC"/>
    <w:rsid w:val="00A31383"/>
    <w:rsid w:val="00A31399"/>
    <w:rsid w:val="00A316F0"/>
    <w:rsid w:val="00A319DC"/>
    <w:rsid w:val="00A32441"/>
    <w:rsid w:val="00A324C5"/>
    <w:rsid w:val="00A32649"/>
    <w:rsid w:val="00A33326"/>
    <w:rsid w:val="00A33686"/>
    <w:rsid w:val="00A34658"/>
    <w:rsid w:val="00A34698"/>
    <w:rsid w:val="00A34987"/>
    <w:rsid w:val="00A34E46"/>
    <w:rsid w:val="00A35395"/>
    <w:rsid w:val="00A36333"/>
    <w:rsid w:val="00A36406"/>
    <w:rsid w:val="00A367A8"/>
    <w:rsid w:val="00A3683A"/>
    <w:rsid w:val="00A36F22"/>
    <w:rsid w:val="00A3735C"/>
    <w:rsid w:val="00A37786"/>
    <w:rsid w:val="00A37A2B"/>
    <w:rsid w:val="00A40444"/>
    <w:rsid w:val="00A40A76"/>
    <w:rsid w:val="00A4134B"/>
    <w:rsid w:val="00A41668"/>
    <w:rsid w:val="00A42049"/>
    <w:rsid w:val="00A43839"/>
    <w:rsid w:val="00A43DC8"/>
    <w:rsid w:val="00A44315"/>
    <w:rsid w:val="00A44796"/>
    <w:rsid w:val="00A44B94"/>
    <w:rsid w:val="00A451FB"/>
    <w:rsid w:val="00A4572B"/>
    <w:rsid w:val="00A45ACA"/>
    <w:rsid w:val="00A45BE8"/>
    <w:rsid w:val="00A45E2A"/>
    <w:rsid w:val="00A46042"/>
    <w:rsid w:val="00A467E2"/>
    <w:rsid w:val="00A46859"/>
    <w:rsid w:val="00A46CAE"/>
    <w:rsid w:val="00A476BC"/>
    <w:rsid w:val="00A479F3"/>
    <w:rsid w:val="00A50582"/>
    <w:rsid w:val="00A50FF5"/>
    <w:rsid w:val="00A51686"/>
    <w:rsid w:val="00A51CAC"/>
    <w:rsid w:val="00A51EC0"/>
    <w:rsid w:val="00A5207C"/>
    <w:rsid w:val="00A52246"/>
    <w:rsid w:val="00A5279E"/>
    <w:rsid w:val="00A5295A"/>
    <w:rsid w:val="00A53804"/>
    <w:rsid w:val="00A53A76"/>
    <w:rsid w:val="00A53A90"/>
    <w:rsid w:val="00A53ABB"/>
    <w:rsid w:val="00A542AA"/>
    <w:rsid w:val="00A54567"/>
    <w:rsid w:val="00A5517B"/>
    <w:rsid w:val="00A566CF"/>
    <w:rsid w:val="00A57420"/>
    <w:rsid w:val="00A574D1"/>
    <w:rsid w:val="00A5769C"/>
    <w:rsid w:val="00A61210"/>
    <w:rsid w:val="00A612CF"/>
    <w:rsid w:val="00A62333"/>
    <w:rsid w:val="00A63830"/>
    <w:rsid w:val="00A638C0"/>
    <w:rsid w:val="00A65B0A"/>
    <w:rsid w:val="00A65BBE"/>
    <w:rsid w:val="00A66DCD"/>
    <w:rsid w:val="00A67030"/>
    <w:rsid w:val="00A67690"/>
    <w:rsid w:val="00A70AD1"/>
    <w:rsid w:val="00A70B59"/>
    <w:rsid w:val="00A70BB7"/>
    <w:rsid w:val="00A71949"/>
    <w:rsid w:val="00A71D78"/>
    <w:rsid w:val="00A7204C"/>
    <w:rsid w:val="00A72755"/>
    <w:rsid w:val="00A73B43"/>
    <w:rsid w:val="00A73D45"/>
    <w:rsid w:val="00A740C4"/>
    <w:rsid w:val="00A74C1F"/>
    <w:rsid w:val="00A75496"/>
    <w:rsid w:val="00A75CD9"/>
    <w:rsid w:val="00A75D66"/>
    <w:rsid w:val="00A75F24"/>
    <w:rsid w:val="00A7605E"/>
    <w:rsid w:val="00A76367"/>
    <w:rsid w:val="00A764A9"/>
    <w:rsid w:val="00A76703"/>
    <w:rsid w:val="00A777B9"/>
    <w:rsid w:val="00A80DCB"/>
    <w:rsid w:val="00A810E5"/>
    <w:rsid w:val="00A817F0"/>
    <w:rsid w:val="00A82C30"/>
    <w:rsid w:val="00A82D0A"/>
    <w:rsid w:val="00A839C1"/>
    <w:rsid w:val="00A83E3D"/>
    <w:rsid w:val="00A84000"/>
    <w:rsid w:val="00A8461A"/>
    <w:rsid w:val="00A84F9A"/>
    <w:rsid w:val="00A8550F"/>
    <w:rsid w:val="00A8699A"/>
    <w:rsid w:val="00A86BB7"/>
    <w:rsid w:val="00A86D3F"/>
    <w:rsid w:val="00A87020"/>
    <w:rsid w:val="00A87C2A"/>
    <w:rsid w:val="00A90E71"/>
    <w:rsid w:val="00A9126B"/>
    <w:rsid w:val="00A91A33"/>
    <w:rsid w:val="00A91DFC"/>
    <w:rsid w:val="00A91F32"/>
    <w:rsid w:val="00A9226D"/>
    <w:rsid w:val="00A925AA"/>
    <w:rsid w:val="00A92960"/>
    <w:rsid w:val="00A929EF"/>
    <w:rsid w:val="00A92E90"/>
    <w:rsid w:val="00A934DA"/>
    <w:rsid w:val="00A93E79"/>
    <w:rsid w:val="00A94697"/>
    <w:rsid w:val="00A9583D"/>
    <w:rsid w:val="00A96744"/>
    <w:rsid w:val="00A9686F"/>
    <w:rsid w:val="00A96D8C"/>
    <w:rsid w:val="00A97415"/>
    <w:rsid w:val="00A97DB8"/>
    <w:rsid w:val="00AA010F"/>
    <w:rsid w:val="00AA058E"/>
    <w:rsid w:val="00AA0627"/>
    <w:rsid w:val="00AA08EB"/>
    <w:rsid w:val="00AA2184"/>
    <w:rsid w:val="00AA24A7"/>
    <w:rsid w:val="00AA2ADA"/>
    <w:rsid w:val="00AA2B19"/>
    <w:rsid w:val="00AA2DF3"/>
    <w:rsid w:val="00AA35FF"/>
    <w:rsid w:val="00AA3682"/>
    <w:rsid w:val="00AA39F7"/>
    <w:rsid w:val="00AA3CC6"/>
    <w:rsid w:val="00AA415D"/>
    <w:rsid w:val="00AA539E"/>
    <w:rsid w:val="00AA53CA"/>
    <w:rsid w:val="00AA581F"/>
    <w:rsid w:val="00AA60C6"/>
    <w:rsid w:val="00AA67FA"/>
    <w:rsid w:val="00AA6F0F"/>
    <w:rsid w:val="00AA7222"/>
    <w:rsid w:val="00AA7A69"/>
    <w:rsid w:val="00AB0260"/>
    <w:rsid w:val="00AB1BE1"/>
    <w:rsid w:val="00AB1C86"/>
    <w:rsid w:val="00AB25B0"/>
    <w:rsid w:val="00AB2718"/>
    <w:rsid w:val="00AB27E2"/>
    <w:rsid w:val="00AB4282"/>
    <w:rsid w:val="00AB462C"/>
    <w:rsid w:val="00AB4805"/>
    <w:rsid w:val="00AB4816"/>
    <w:rsid w:val="00AB4A94"/>
    <w:rsid w:val="00AB4B6B"/>
    <w:rsid w:val="00AB4CDC"/>
    <w:rsid w:val="00AB562C"/>
    <w:rsid w:val="00AB5A76"/>
    <w:rsid w:val="00AB6003"/>
    <w:rsid w:val="00AB694D"/>
    <w:rsid w:val="00AB6985"/>
    <w:rsid w:val="00AB6FB8"/>
    <w:rsid w:val="00AB7010"/>
    <w:rsid w:val="00AB743B"/>
    <w:rsid w:val="00AC0030"/>
    <w:rsid w:val="00AC040F"/>
    <w:rsid w:val="00AC1655"/>
    <w:rsid w:val="00AC1BF7"/>
    <w:rsid w:val="00AC22D1"/>
    <w:rsid w:val="00AC25E5"/>
    <w:rsid w:val="00AC266F"/>
    <w:rsid w:val="00AC2672"/>
    <w:rsid w:val="00AC2B4B"/>
    <w:rsid w:val="00AC2D3A"/>
    <w:rsid w:val="00AC3990"/>
    <w:rsid w:val="00AC3B08"/>
    <w:rsid w:val="00AC3E6B"/>
    <w:rsid w:val="00AC465F"/>
    <w:rsid w:val="00AC4C4E"/>
    <w:rsid w:val="00AC5045"/>
    <w:rsid w:val="00AC5B22"/>
    <w:rsid w:val="00AC5EA5"/>
    <w:rsid w:val="00AC673A"/>
    <w:rsid w:val="00AC6934"/>
    <w:rsid w:val="00AC6B46"/>
    <w:rsid w:val="00AC6BAC"/>
    <w:rsid w:val="00AC6BCB"/>
    <w:rsid w:val="00AC6E10"/>
    <w:rsid w:val="00AC7315"/>
    <w:rsid w:val="00AC7388"/>
    <w:rsid w:val="00AC77DD"/>
    <w:rsid w:val="00AC786D"/>
    <w:rsid w:val="00AC7F03"/>
    <w:rsid w:val="00AD0736"/>
    <w:rsid w:val="00AD0B0A"/>
    <w:rsid w:val="00AD0E80"/>
    <w:rsid w:val="00AD1EE9"/>
    <w:rsid w:val="00AD226D"/>
    <w:rsid w:val="00AD2406"/>
    <w:rsid w:val="00AD24C0"/>
    <w:rsid w:val="00AD265D"/>
    <w:rsid w:val="00AD2DBD"/>
    <w:rsid w:val="00AD30EF"/>
    <w:rsid w:val="00AD31B1"/>
    <w:rsid w:val="00AD32C8"/>
    <w:rsid w:val="00AD33C2"/>
    <w:rsid w:val="00AD37D8"/>
    <w:rsid w:val="00AD3909"/>
    <w:rsid w:val="00AD3FAD"/>
    <w:rsid w:val="00AD4560"/>
    <w:rsid w:val="00AD4798"/>
    <w:rsid w:val="00AD5D54"/>
    <w:rsid w:val="00AD5F11"/>
    <w:rsid w:val="00AD6690"/>
    <w:rsid w:val="00AD67E8"/>
    <w:rsid w:val="00AD6B75"/>
    <w:rsid w:val="00AD6BA0"/>
    <w:rsid w:val="00AD6FA1"/>
    <w:rsid w:val="00AD75C7"/>
    <w:rsid w:val="00AD778D"/>
    <w:rsid w:val="00AE0DA0"/>
    <w:rsid w:val="00AE0E04"/>
    <w:rsid w:val="00AE2387"/>
    <w:rsid w:val="00AE2444"/>
    <w:rsid w:val="00AE2593"/>
    <w:rsid w:val="00AE2765"/>
    <w:rsid w:val="00AE276A"/>
    <w:rsid w:val="00AE323F"/>
    <w:rsid w:val="00AE34A1"/>
    <w:rsid w:val="00AE3FBE"/>
    <w:rsid w:val="00AE3FE3"/>
    <w:rsid w:val="00AE45F2"/>
    <w:rsid w:val="00AE4680"/>
    <w:rsid w:val="00AE4D7E"/>
    <w:rsid w:val="00AE4E56"/>
    <w:rsid w:val="00AE553F"/>
    <w:rsid w:val="00AE5917"/>
    <w:rsid w:val="00AE61F3"/>
    <w:rsid w:val="00AE6819"/>
    <w:rsid w:val="00AE701B"/>
    <w:rsid w:val="00AE78EB"/>
    <w:rsid w:val="00AF0263"/>
    <w:rsid w:val="00AF0650"/>
    <w:rsid w:val="00AF0CCC"/>
    <w:rsid w:val="00AF102F"/>
    <w:rsid w:val="00AF14FA"/>
    <w:rsid w:val="00AF21FE"/>
    <w:rsid w:val="00AF245B"/>
    <w:rsid w:val="00AF29F5"/>
    <w:rsid w:val="00AF2D9A"/>
    <w:rsid w:val="00AF2F81"/>
    <w:rsid w:val="00AF31A2"/>
    <w:rsid w:val="00AF34B2"/>
    <w:rsid w:val="00AF3AEA"/>
    <w:rsid w:val="00AF3F1C"/>
    <w:rsid w:val="00AF4233"/>
    <w:rsid w:val="00AF42D0"/>
    <w:rsid w:val="00AF45A2"/>
    <w:rsid w:val="00AF47C4"/>
    <w:rsid w:val="00AF5082"/>
    <w:rsid w:val="00AF50AF"/>
    <w:rsid w:val="00AF5372"/>
    <w:rsid w:val="00AF58F6"/>
    <w:rsid w:val="00AF64EB"/>
    <w:rsid w:val="00AF6758"/>
    <w:rsid w:val="00AF6842"/>
    <w:rsid w:val="00AF71F2"/>
    <w:rsid w:val="00AF780A"/>
    <w:rsid w:val="00AF7EAF"/>
    <w:rsid w:val="00B001BC"/>
    <w:rsid w:val="00B01FF8"/>
    <w:rsid w:val="00B02128"/>
    <w:rsid w:val="00B02254"/>
    <w:rsid w:val="00B02919"/>
    <w:rsid w:val="00B0292D"/>
    <w:rsid w:val="00B030F1"/>
    <w:rsid w:val="00B031F5"/>
    <w:rsid w:val="00B04173"/>
    <w:rsid w:val="00B0494C"/>
    <w:rsid w:val="00B04DCD"/>
    <w:rsid w:val="00B05993"/>
    <w:rsid w:val="00B05C9B"/>
    <w:rsid w:val="00B06214"/>
    <w:rsid w:val="00B0724D"/>
    <w:rsid w:val="00B1021E"/>
    <w:rsid w:val="00B103E5"/>
    <w:rsid w:val="00B1079B"/>
    <w:rsid w:val="00B10835"/>
    <w:rsid w:val="00B1084B"/>
    <w:rsid w:val="00B11253"/>
    <w:rsid w:val="00B115F3"/>
    <w:rsid w:val="00B11607"/>
    <w:rsid w:val="00B1301D"/>
    <w:rsid w:val="00B1355B"/>
    <w:rsid w:val="00B139A7"/>
    <w:rsid w:val="00B13A31"/>
    <w:rsid w:val="00B13ACA"/>
    <w:rsid w:val="00B14C4D"/>
    <w:rsid w:val="00B14CF7"/>
    <w:rsid w:val="00B14D70"/>
    <w:rsid w:val="00B14E2B"/>
    <w:rsid w:val="00B15492"/>
    <w:rsid w:val="00B156F1"/>
    <w:rsid w:val="00B15E08"/>
    <w:rsid w:val="00B16282"/>
    <w:rsid w:val="00B162CC"/>
    <w:rsid w:val="00B16A2B"/>
    <w:rsid w:val="00B1724A"/>
    <w:rsid w:val="00B17A0A"/>
    <w:rsid w:val="00B204AD"/>
    <w:rsid w:val="00B211F2"/>
    <w:rsid w:val="00B215F7"/>
    <w:rsid w:val="00B21D74"/>
    <w:rsid w:val="00B2223E"/>
    <w:rsid w:val="00B223B1"/>
    <w:rsid w:val="00B2280D"/>
    <w:rsid w:val="00B238FF"/>
    <w:rsid w:val="00B23DBE"/>
    <w:rsid w:val="00B24309"/>
    <w:rsid w:val="00B24734"/>
    <w:rsid w:val="00B248E8"/>
    <w:rsid w:val="00B24CAD"/>
    <w:rsid w:val="00B24DC6"/>
    <w:rsid w:val="00B25B30"/>
    <w:rsid w:val="00B267DF"/>
    <w:rsid w:val="00B26BF8"/>
    <w:rsid w:val="00B26D77"/>
    <w:rsid w:val="00B270C2"/>
    <w:rsid w:val="00B2718A"/>
    <w:rsid w:val="00B271BA"/>
    <w:rsid w:val="00B27B3D"/>
    <w:rsid w:val="00B309BC"/>
    <w:rsid w:val="00B31379"/>
    <w:rsid w:val="00B31403"/>
    <w:rsid w:val="00B31513"/>
    <w:rsid w:val="00B31587"/>
    <w:rsid w:val="00B3165F"/>
    <w:rsid w:val="00B31C03"/>
    <w:rsid w:val="00B321CC"/>
    <w:rsid w:val="00B32AB7"/>
    <w:rsid w:val="00B33336"/>
    <w:rsid w:val="00B337A7"/>
    <w:rsid w:val="00B33C80"/>
    <w:rsid w:val="00B33FFB"/>
    <w:rsid w:val="00B34115"/>
    <w:rsid w:val="00B3416E"/>
    <w:rsid w:val="00B34271"/>
    <w:rsid w:val="00B34B2C"/>
    <w:rsid w:val="00B34C99"/>
    <w:rsid w:val="00B35C91"/>
    <w:rsid w:val="00B35FDB"/>
    <w:rsid w:val="00B373A8"/>
    <w:rsid w:val="00B37DC7"/>
    <w:rsid w:val="00B37FC8"/>
    <w:rsid w:val="00B40948"/>
    <w:rsid w:val="00B40A3B"/>
    <w:rsid w:val="00B4136A"/>
    <w:rsid w:val="00B4162D"/>
    <w:rsid w:val="00B42180"/>
    <w:rsid w:val="00B42485"/>
    <w:rsid w:val="00B427FA"/>
    <w:rsid w:val="00B4398F"/>
    <w:rsid w:val="00B43A98"/>
    <w:rsid w:val="00B44168"/>
    <w:rsid w:val="00B459B8"/>
    <w:rsid w:val="00B45C59"/>
    <w:rsid w:val="00B4609C"/>
    <w:rsid w:val="00B4627D"/>
    <w:rsid w:val="00B46630"/>
    <w:rsid w:val="00B46857"/>
    <w:rsid w:val="00B468FE"/>
    <w:rsid w:val="00B46BCE"/>
    <w:rsid w:val="00B47457"/>
    <w:rsid w:val="00B4779D"/>
    <w:rsid w:val="00B47E01"/>
    <w:rsid w:val="00B47E22"/>
    <w:rsid w:val="00B47F77"/>
    <w:rsid w:val="00B501AA"/>
    <w:rsid w:val="00B50474"/>
    <w:rsid w:val="00B5120A"/>
    <w:rsid w:val="00B519EA"/>
    <w:rsid w:val="00B51A4F"/>
    <w:rsid w:val="00B521AC"/>
    <w:rsid w:val="00B5225E"/>
    <w:rsid w:val="00B52428"/>
    <w:rsid w:val="00B52C67"/>
    <w:rsid w:val="00B52EB9"/>
    <w:rsid w:val="00B52F19"/>
    <w:rsid w:val="00B52FA5"/>
    <w:rsid w:val="00B536C2"/>
    <w:rsid w:val="00B53B59"/>
    <w:rsid w:val="00B53E9B"/>
    <w:rsid w:val="00B53EB6"/>
    <w:rsid w:val="00B54984"/>
    <w:rsid w:val="00B54B21"/>
    <w:rsid w:val="00B55127"/>
    <w:rsid w:val="00B55336"/>
    <w:rsid w:val="00B55AE2"/>
    <w:rsid w:val="00B55BBF"/>
    <w:rsid w:val="00B55D2E"/>
    <w:rsid w:val="00B55E6C"/>
    <w:rsid w:val="00B5605A"/>
    <w:rsid w:val="00B5623A"/>
    <w:rsid w:val="00B5638C"/>
    <w:rsid w:val="00B56A95"/>
    <w:rsid w:val="00B56AF9"/>
    <w:rsid w:val="00B56CD6"/>
    <w:rsid w:val="00B56EEF"/>
    <w:rsid w:val="00B56FFB"/>
    <w:rsid w:val="00B5746D"/>
    <w:rsid w:val="00B57471"/>
    <w:rsid w:val="00B57699"/>
    <w:rsid w:val="00B577B5"/>
    <w:rsid w:val="00B57C51"/>
    <w:rsid w:val="00B57DAC"/>
    <w:rsid w:val="00B60455"/>
    <w:rsid w:val="00B614E4"/>
    <w:rsid w:val="00B6161F"/>
    <w:rsid w:val="00B620A5"/>
    <w:rsid w:val="00B62269"/>
    <w:rsid w:val="00B62441"/>
    <w:rsid w:val="00B6279D"/>
    <w:rsid w:val="00B62D0E"/>
    <w:rsid w:val="00B632FE"/>
    <w:rsid w:val="00B645A0"/>
    <w:rsid w:val="00B648F3"/>
    <w:rsid w:val="00B64E38"/>
    <w:rsid w:val="00B650FA"/>
    <w:rsid w:val="00B65919"/>
    <w:rsid w:val="00B65D5A"/>
    <w:rsid w:val="00B66222"/>
    <w:rsid w:val="00B6623A"/>
    <w:rsid w:val="00B6645C"/>
    <w:rsid w:val="00B66718"/>
    <w:rsid w:val="00B66BF8"/>
    <w:rsid w:val="00B67B0D"/>
    <w:rsid w:val="00B67FD8"/>
    <w:rsid w:val="00B7024A"/>
    <w:rsid w:val="00B70318"/>
    <w:rsid w:val="00B703A6"/>
    <w:rsid w:val="00B704B9"/>
    <w:rsid w:val="00B70556"/>
    <w:rsid w:val="00B70EC7"/>
    <w:rsid w:val="00B7107F"/>
    <w:rsid w:val="00B717E3"/>
    <w:rsid w:val="00B721CA"/>
    <w:rsid w:val="00B7276C"/>
    <w:rsid w:val="00B72C99"/>
    <w:rsid w:val="00B7344D"/>
    <w:rsid w:val="00B73A7B"/>
    <w:rsid w:val="00B73DCE"/>
    <w:rsid w:val="00B745BF"/>
    <w:rsid w:val="00B76A35"/>
    <w:rsid w:val="00B76CE3"/>
    <w:rsid w:val="00B772FD"/>
    <w:rsid w:val="00B81DAB"/>
    <w:rsid w:val="00B8220B"/>
    <w:rsid w:val="00B822A2"/>
    <w:rsid w:val="00B827F2"/>
    <w:rsid w:val="00B82855"/>
    <w:rsid w:val="00B83604"/>
    <w:rsid w:val="00B839AD"/>
    <w:rsid w:val="00B843D8"/>
    <w:rsid w:val="00B84669"/>
    <w:rsid w:val="00B852C3"/>
    <w:rsid w:val="00B866F6"/>
    <w:rsid w:val="00B868E4"/>
    <w:rsid w:val="00B869F6"/>
    <w:rsid w:val="00B87246"/>
    <w:rsid w:val="00B8737C"/>
    <w:rsid w:val="00B8738A"/>
    <w:rsid w:val="00B910B5"/>
    <w:rsid w:val="00B91EA4"/>
    <w:rsid w:val="00B924CF"/>
    <w:rsid w:val="00B9265F"/>
    <w:rsid w:val="00B92EBF"/>
    <w:rsid w:val="00B937AD"/>
    <w:rsid w:val="00B9405E"/>
    <w:rsid w:val="00B947CB"/>
    <w:rsid w:val="00B9530F"/>
    <w:rsid w:val="00B95C09"/>
    <w:rsid w:val="00B95FD8"/>
    <w:rsid w:val="00B96466"/>
    <w:rsid w:val="00B964F9"/>
    <w:rsid w:val="00B96DDE"/>
    <w:rsid w:val="00B97096"/>
    <w:rsid w:val="00B97AE6"/>
    <w:rsid w:val="00BA0762"/>
    <w:rsid w:val="00BA13AF"/>
    <w:rsid w:val="00BA1517"/>
    <w:rsid w:val="00BA2C86"/>
    <w:rsid w:val="00BA2E35"/>
    <w:rsid w:val="00BA310E"/>
    <w:rsid w:val="00BA32D4"/>
    <w:rsid w:val="00BA3524"/>
    <w:rsid w:val="00BA363E"/>
    <w:rsid w:val="00BA384B"/>
    <w:rsid w:val="00BA4981"/>
    <w:rsid w:val="00BA5284"/>
    <w:rsid w:val="00BA53CB"/>
    <w:rsid w:val="00BA55D6"/>
    <w:rsid w:val="00BA5BDE"/>
    <w:rsid w:val="00BA6365"/>
    <w:rsid w:val="00BA64C9"/>
    <w:rsid w:val="00BA6A5E"/>
    <w:rsid w:val="00BA7667"/>
    <w:rsid w:val="00BA7BAE"/>
    <w:rsid w:val="00BB009C"/>
    <w:rsid w:val="00BB0E35"/>
    <w:rsid w:val="00BB1203"/>
    <w:rsid w:val="00BB268A"/>
    <w:rsid w:val="00BB2755"/>
    <w:rsid w:val="00BB2952"/>
    <w:rsid w:val="00BB3C5B"/>
    <w:rsid w:val="00BB3C79"/>
    <w:rsid w:val="00BB3E79"/>
    <w:rsid w:val="00BB3F84"/>
    <w:rsid w:val="00BB4425"/>
    <w:rsid w:val="00BB4956"/>
    <w:rsid w:val="00BB4EC3"/>
    <w:rsid w:val="00BB4F75"/>
    <w:rsid w:val="00BB522E"/>
    <w:rsid w:val="00BB55AA"/>
    <w:rsid w:val="00BB57EC"/>
    <w:rsid w:val="00BB5A14"/>
    <w:rsid w:val="00BB6191"/>
    <w:rsid w:val="00BB6199"/>
    <w:rsid w:val="00BB6229"/>
    <w:rsid w:val="00BB6305"/>
    <w:rsid w:val="00BB6B69"/>
    <w:rsid w:val="00BB6DB5"/>
    <w:rsid w:val="00BB764A"/>
    <w:rsid w:val="00BB7ADC"/>
    <w:rsid w:val="00BB7BC1"/>
    <w:rsid w:val="00BC0451"/>
    <w:rsid w:val="00BC1313"/>
    <w:rsid w:val="00BC1CDD"/>
    <w:rsid w:val="00BC236F"/>
    <w:rsid w:val="00BC2A2F"/>
    <w:rsid w:val="00BC2A5F"/>
    <w:rsid w:val="00BC31B0"/>
    <w:rsid w:val="00BC3547"/>
    <w:rsid w:val="00BC4C58"/>
    <w:rsid w:val="00BC4D2B"/>
    <w:rsid w:val="00BC560B"/>
    <w:rsid w:val="00BC59E2"/>
    <w:rsid w:val="00BC6CC9"/>
    <w:rsid w:val="00BC70E6"/>
    <w:rsid w:val="00BC719C"/>
    <w:rsid w:val="00BD11FF"/>
    <w:rsid w:val="00BD148C"/>
    <w:rsid w:val="00BD14F8"/>
    <w:rsid w:val="00BD17BF"/>
    <w:rsid w:val="00BD186B"/>
    <w:rsid w:val="00BD1A57"/>
    <w:rsid w:val="00BD2C0C"/>
    <w:rsid w:val="00BD2F36"/>
    <w:rsid w:val="00BD3AE1"/>
    <w:rsid w:val="00BD3C27"/>
    <w:rsid w:val="00BD3F8D"/>
    <w:rsid w:val="00BD4283"/>
    <w:rsid w:val="00BD4290"/>
    <w:rsid w:val="00BD4398"/>
    <w:rsid w:val="00BD45BF"/>
    <w:rsid w:val="00BD4B5F"/>
    <w:rsid w:val="00BD4B6E"/>
    <w:rsid w:val="00BD558E"/>
    <w:rsid w:val="00BD5A2A"/>
    <w:rsid w:val="00BD5CA4"/>
    <w:rsid w:val="00BD6E79"/>
    <w:rsid w:val="00BD708A"/>
    <w:rsid w:val="00BD74F4"/>
    <w:rsid w:val="00BD7643"/>
    <w:rsid w:val="00BE06DC"/>
    <w:rsid w:val="00BE0B08"/>
    <w:rsid w:val="00BE1969"/>
    <w:rsid w:val="00BE22A8"/>
    <w:rsid w:val="00BE22EB"/>
    <w:rsid w:val="00BE236D"/>
    <w:rsid w:val="00BE2470"/>
    <w:rsid w:val="00BE280F"/>
    <w:rsid w:val="00BE2ED7"/>
    <w:rsid w:val="00BE2FFD"/>
    <w:rsid w:val="00BE3426"/>
    <w:rsid w:val="00BE3C99"/>
    <w:rsid w:val="00BE42B4"/>
    <w:rsid w:val="00BE4AD9"/>
    <w:rsid w:val="00BE5A61"/>
    <w:rsid w:val="00BE5E21"/>
    <w:rsid w:val="00BE5FD7"/>
    <w:rsid w:val="00BE6971"/>
    <w:rsid w:val="00BE6D64"/>
    <w:rsid w:val="00BE74CB"/>
    <w:rsid w:val="00BE7C01"/>
    <w:rsid w:val="00BF08DD"/>
    <w:rsid w:val="00BF12CD"/>
    <w:rsid w:val="00BF1FB5"/>
    <w:rsid w:val="00BF2141"/>
    <w:rsid w:val="00BF2379"/>
    <w:rsid w:val="00BF2977"/>
    <w:rsid w:val="00BF2FF1"/>
    <w:rsid w:val="00BF2FFE"/>
    <w:rsid w:val="00BF38ED"/>
    <w:rsid w:val="00BF3F49"/>
    <w:rsid w:val="00BF484D"/>
    <w:rsid w:val="00BF4CC6"/>
    <w:rsid w:val="00BF4F01"/>
    <w:rsid w:val="00BF4F2C"/>
    <w:rsid w:val="00BF516B"/>
    <w:rsid w:val="00BF5283"/>
    <w:rsid w:val="00BF5342"/>
    <w:rsid w:val="00BF5586"/>
    <w:rsid w:val="00BF65CC"/>
    <w:rsid w:val="00BF6669"/>
    <w:rsid w:val="00BF6B6E"/>
    <w:rsid w:val="00C00448"/>
    <w:rsid w:val="00C008A7"/>
    <w:rsid w:val="00C00D7C"/>
    <w:rsid w:val="00C00E5A"/>
    <w:rsid w:val="00C021DC"/>
    <w:rsid w:val="00C03091"/>
    <w:rsid w:val="00C03534"/>
    <w:rsid w:val="00C03BC9"/>
    <w:rsid w:val="00C03F39"/>
    <w:rsid w:val="00C04253"/>
    <w:rsid w:val="00C044BF"/>
    <w:rsid w:val="00C0577E"/>
    <w:rsid w:val="00C06EDB"/>
    <w:rsid w:val="00C0700A"/>
    <w:rsid w:val="00C07193"/>
    <w:rsid w:val="00C07216"/>
    <w:rsid w:val="00C07486"/>
    <w:rsid w:val="00C109FD"/>
    <w:rsid w:val="00C10A02"/>
    <w:rsid w:val="00C10B2F"/>
    <w:rsid w:val="00C112BE"/>
    <w:rsid w:val="00C11B8C"/>
    <w:rsid w:val="00C11CAF"/>
    <w:rsid w:val="00C1255D"/>
    <w:rsid w:val="00C12DFD"/>
    <w:rsid w:val="00C13263"/>
    <w:rsid w:val="00C145EE"/>
    <w:rsid w:val="00C14722"/>
    <w:rsid w:val="00C14C51"/>
    <w:rsid w:val="00C14D32"/>
    <w:rsid w:val="00C150A0"/>
    <w:rsid w:val="00C15394"/>
    <w:rsid w:val="00C160BD"/>
    <w:rsid w:val="00C16150"/>
    <w:rsid w:val="00C16944"/>
    <w:rsid w:val="00C16C66"/>
    <w:rsid w:val="00C16DB2"/>
    <w:rsid w:val="00C16F9D"/>
    <w:rsid w:val="00C17052"/>
    <w:rsid w:val="00C1721E"/>
    <w:rsid w:val="00C173C9"/>
    <w:rsid w:val="00C17529"/>
    <w:rsid w:val="00C178FB"/>
    <w:rsid w:val="00C179C0"/>
    <w:rsid w:val="00C20C54"/>
    <w:rsid w:val="00C212CB"/>
    <w:rsid w:val="00C21890"/>
    <w:rsid w:val="00C22A93"/>
    <w:rsid w:val="00C22BD2"/>
    <w:rsid w:val="00C23076"/>
    <w:rsid w:val="00C23121"/>
    <w:rsid w:val="00C24AA0"/>
    <w:rsid w:val="00C24BBE"/>
    <w:rsid w:val="00C24E41"/>
    <w:rsid w:val="00C251DD"/>
    <w:rsid w:val="00C25A43"/>
    <w:rsid w:val="00C25F9D"/>
    <w:rsid w:val="00C26122"/>
    <w:rsid w:val="00C26808"/>
    <w:rsid w:val="00C27090"/>
    <w:rsid w:val="00C27419"/>
    <w:rsid w:val="00C27587"/>
    <w:rsid w:val="00C2797E"/>
    <w:rsid w:val="00C279AE"/>
    <w:rsid w:val="00C27AF8"/>
    <w:rsid w:val="00C27B1C"/>
    <w:rsid w:val="00C30375"/>
    <w:rsid w:val="00C30ABF"/>
    <w:rsid w:val="00C32574"/>
    <w:rsid w:val="00C3288F"/>
    <w:rsid w:val="00C32F7C"/>
    <w:rsid w:val="00C32FBF"/>
    <w:rsid w:val="00C331A0"/>
    <w:rsid w:val="00C3344D"/>
    <w:rsid w:val="00C349A7"/>
    <w:rsid w:val="00C34BFC"/>
    <w:rsid w:val="00C34F55"/>
    <w:rsid w:val="00C3502B"/>
    <w:rsid w:val="00C35669"/>
    <w:rsid w:val="00C358B5"/>
    <w:rsid w:val="00C3591C"/>
    <w:rsid w:val="00C35F58"/>
    <w:rsid w:val="00C36618"/>
    <w:rsid w:val="00C36B32"/>
    <w:rsid w:val="00C36F77"/>
    <w:rsid w:val="00C37D1A"/>
    <w:rsid w:val="00C40869"/>
    <w:rsid w:val="00C41120"/>
    <w:rsid w:val="00C42343"/>
    <w:rsid w:val="00C4258D"/>
    <w:rsid w:val="00C4281C"/>
    <w:rsid w:val="00C42D0D"/>
    <w:rsid w:val="00C43417"/>
    <w:rsid w:val="00C443C4"/>
    <w:rsid w:val="00C445C5"/>
    <w:rsid w:val="00C44989"/>
    <w:rsid w:val="00C452B3"/>
    <w:rsid w:val="00C45646"/>
    <w:rsid w:val="00C458A9"/>
    <w:rsid w:val="00C45D66"/>
    <w:rsid w:val="00C45DCF"/>
    <w:rsid w:val="00C4626C"/>
    <w:rsid w:val="00C4678E"/>
    <w:rsid w:val="00C469C8"/>
    <w:rsid w:val="00C475D5"/>
    <w:rsid w:val="00C47955"/>
    <w:rsid w:val="00C502F2"/>
    <w:rsid w:val="00C5036E"/>
    <w:rsid w:val="00C51323"/>
    <w:rsid w:val="00C516E5"/>
    <w:rsid w:val="00C52109"/>
    <w:rsid w:val="00C523DB"/>
    <w:rsid w:val="00C52FA5"/>
    <w:rsid w:val="00C534AA"/>
    <w:rsid w:val="00C5368C"/>
    <w:rsid w:val="00C53F89"/>
    <w:rsid w:val="00C543E3"/>
    <w:rsid w:val="00C54415"/>
    <w:rsid w:val="00C54442"/>
    <w:rsid w:val="00C54D04"/>
    <w:rsid w:val="00C54E46"/>
    <w:rsid w:val="00C55102"/>
    <w:rsid w:val="00C552E1"/>
    <w:rsid w:val="00C55558"/>
    <w:rsid w:val="00C55618"/>
    <w:rsid w:val="00C55A8A"/>
    <w:rsid w:val="00C55B26"/>
    <w:rsid w:val="00C55BB5"/>
    <w:rsid w:val="00C56145"/>
    <w:rsid w:val="00C56585"/>
    <w:rsid w:val="00C5670A"/>
    <w:rsid w:val="00C56712"/>
    <w:rsid w:val="00C57540"/>
    <w:rsid w:val="00C57583"/>
    <w:rsid w:val="00C575FE"/>
    <w:rsid w:val="00C5787A"/>
    <w:rsid w:val="00C578CA"/>
    <w:rsid w:val="00C57C8D"/>
    <w:rsid w:val="00C57D90"/>
    <w:rsid w:val="00C602F2"/>
    <w:rsid w:val="00C603FB"/>
    <w:rsid w:val="00C605D7"/>
    <w:rsid w:val="00C60802"/>
    <w:rsid w:val="00C619E8"/>
    <w:rsid w:val="00C62010"/>
    <w:rsid w:val="00C62081"/>
    <w:rsid w:val="00C6209F"/>
    <w:rsid w:val="00C6267C"/>
    <w:rsid w:val="00C62EE5"/>
    <w:rsid w:val="00C62EEB"/>
    <w:rsid w:val="00C63318"/>
    <w:rsid w:val="00C63608"/>
    <w:rsid w:val="00C63AC4"/>
    <w:rsid w:val="00C63C61"/>
    <w:rsid w:val="00C64436"/>
    <w:rsid w:val="00C64CFC"/>
    <w:rsid w:val="00C657B6"/>
    <w:rsid w:val="00C65B46"/>
    <w:rsid w:val="00C65BA7"/>
    <w:rsid w:val="00C66236"/>
    <w:rsid w:val="00C66DCF"/>
    <w:rsid w:val="00C672A0"/>
    <w:rsid w:val="00C67576"/>
    <w:rsid w:val="00C678F1"/>
    <w:rsid w:val="00C67A9D"/>
    <w:rsid w:val="00C706D7"/>
    <w:rsid w:val="00C70EFC"/>
    <w:rsid w:val="00C70F91"/>
    <w:rsid w:val="00C713D2"/>
    <w:rsid w:val="00C72A40"/>
    <w:rsid w:val="00C737E2"/>
    <w:rsid w:val="00C73E25"/>
    <w:rsid w:val="00C74984"/>
    <w:rsid w:val="00C749AC"/>
    <w:rsid w:val="00C749BE"/>
    <w:rsid w:val="00C759AC"/>
    <w:rsid w:val="00C75C9F"/>
    <w:rsid w:val="00C75DD6"/>
    <w:rsid w:val="00C7681E"/>
    <w:rsid w:val="00C77108"/>
    <w:rsid w:val="00C7767F"/>
    <w:rsid w:val="00C77D05"/>
    <w:rsid w:val="00C80283"/>
    <w:rsid w:val="00C80350"/>
    <w:rsid w:val="00C80836"/>
    <w:rsid w:val="00C80E3E"/>
    <w:rsid w:val="00C811C7"/>
    <w:rsid w:val="00C816D2"/>
    <w:rsid w:val="00C81803"/>
    <w:rsid w:val="00C81B12"/>
    <w:rsid w:val="00C82130"/>
    <w:rsid w:val="00C834E5"/>
    <w:rsid w:val="00C83793"/>
    <w:rsid w:val="00C83CA6"/>
    <w:rsid w:val="00C83CAF"/>
    <w:rsid w:val="00C85386"/>
    <w:rsid w:val="00C8568D"/>
    <w:rsid w:val="00C85747"/>
    <w:rsid w:val="00C85942"/>
    <w:rsid w:val="00C85A21"/>
    <w:rsid w:val="00C85C09"/>
    <w:rsid w:val="00C85FC2"/>
    <w:rsid w:val="00C8682D"/>
    <w:rsid w:val="00C868FB"/>
    <w:rsid w:val="00C878B1"/>
    <w:rsid w:val="00C87D22"/>
    <w:rsid w:val="00C87D40"/>
    <w:rsid w:val="00C87F8C"/>
    <w:rsid w:val="00C914BB"/>
    <w:rsid w:val="00C9174D"/>
    <w:rsid w:val="00C920FF"/>
    <w:rsid w:val="00C921A0"/>
    <w:rsid w:val="00C92833"/>
    <w:rsid w:val="00C92D63"/>
    <w:rsid w:val="00C92D74"/>
    <w:rsid w:val="00C93222"/>
    <w:rsid w:val="00C93494"/>
    <w:rsid w:val="00C93F32"/>
    <w:rsid w:val="00C9444E"/>
    <w:rsid w:val="00C94B61"/>
    <w:rsid w:val="00C94FCB"/>
    <w:rsid w:val="00C9670E"/>
    <w:rsid w:val="00C96E78"/>
    <w:rsid w:val="00C973FE"/>
    <w:rsid w:val="00CA0022"/>
    <w:rsid w:val="00CA065A"/>
    <w:rsid w:val="00CA06D5"/>
    <w:rsid w:val="00CA0760"/>
    <w:rsid w:val="00CA0A20"/>
    <w:rsid w:val="00CA124D"/>
    <w:rsid w:val="00CA2253"/>
    <w:rsid w:val="00CA38B2"/>
    <w:rsid w:val="00CA3A8F"/>
    <w:rsid w:val="00CA3E8B"/>
    <w:rsid w:val="00CA3ED5"/>
    <w:rsid w:val="00CA41A3"/>
    <w:rsid w:val="00CA43A6"/>
    <w:rsid w:val="00CA4FC9"/>
    <w:rsid w:val="00CA5138"/>
    <w:rsid w:val="00CA55E3"/>
    <w:rsid w:val="00CA5D3E"/>
    <w:rsid w:val="00CA6352"/>
    <w:rsid w:val="00CA6481"/>
    <w:rsid w:val="00CA6844"/>
    <w:rsid w:val="00CA6DC1"/>
    <w:rsid w:val="00CA7DB2"/>
    <w:rsid w:val="00CB080F"/>
    <w:rsid w:val="00CB08CF"/>
    <w:rsid w:val="00CB0995"/>
    <w:rsid w:val="00CB0AEA"/>
    <w:rsid w:val="00CB181A"/>
    <w:rsid w:val="00CB1D8C"/>
    <w:rsid w:val="00CB27E9"/>
    <w:rsid w:val="00CB2977"/>
    <w:rsid w:val="00CB2B9F"/>
    <w:rsid w:val="00CB32A3"/>
    <w:rsid w:val="00CB3526"/>
    <w:rsid w:val="00CB36D9"/>
    <w:rsid w:val="00CB3855"/>
    <w:rsid w:val="00CB45FF"/>
    <w:rsid w:val="00CB4A86"/>
    <w:rsid w:val="00CB566D"/>
    <w:rsid w:val="00CB5A7C"/>
    <w:rsid w:val="00CB61A7"/>
    <w:rsid w:val="00CB66E1"/>
    <w:rsid w:val="00CB712A"/>
    <w:rsid w:val="00CB7EAC"/>
    <w:rsid w:val="00CC0365"/>
    <w:rsid w:val="00CC0398"/>
    <w:rsid w:val="00CC0521"/>
    <w:rsid w:val="00CC0BAB"/>
    <w:rsid w:val="00CC1882"/>
    <w:rsid w:val="00CC1CB0"/>
    <w:rsid w:val="00CC232C"/>
    <w:rsid w:val="00CC2354"/>
    <w:rsid w:val="00CC242B"/>
    <w:rsid w:val="00CC3400"/>
    <w:rsid w:val="00CC46C8"/>
    <w:rsid w:val="00CC5230"/>
    <w:rsid w:val="00CC5259"/>
    <w:rsid w:val="00CC6167"/>
    <w:rsid w:val="00CC6AAA"/>
    <w:rsid w:val="00CC754C"/>
    <w:rsid w:val="00CC79E9"/>
    <w:rsid w:val="00CC7B69"/>
    <w:rsid w:val="00CD00F3"/>
    <w:rsid w:val="00CD0341"/>
    <w:rsid w:val="00CD165A"/>
    <w:rsid w:val="00CD205A"/>
    <w:rsid w:val="00CD2C81"/>
    <w:rsid w:val="00CD3755"/>
    <w:rsid w:val="00CD4092"/>
    <w:rsid w:val="00CD524A"/>
    <w:rsid w:val="00CD53E9"/>
    <w:rsid w:val="00CD5450"/>
    <w:rsid w:val="00CD5F80"/>
    <w:rsid w:val="00CD6026"/>
    <w:rsid w:val="00CD63D0"/>
    <w:rsid w:val="00CD6A86"/>
    <w:rsid w:val="00CD6F13"/>
    <w:rsid w:val="00CD6FB9"/>
    <w:rsid w:val="00CD79A1"/>
    <w:rsid w:val="00CD7D98"/>
    <w:rsid w:val="00CD7EAF"/>
    <w:rsid w:val="00CE09DF"/>
    <w:rsid w:val="00CE0D1C"/>
    <w:rsid w:val="00CE145B"/>
    <w:rsid w:val="00CE14C5"/>
    <w:rsid w:val="00CE1676"/>
    <w:rsid w:val="00CE17A2"/>
    <w:rsid w:val="00CE1AD6"/>
    <w:rsid w:val="00CE2AA4"/>
    <w:rsid w:val="00CE2B27"/>
    <w:rsid w:val="00CE3285"/>
    <w:rsid w:val="00CE38CA"/>
    <w:rsid w:val="00CE3B43"/>
    <w:rsid w:val="00CE3F90"/>
    <w:rsid w:val="00CE4013"/>
    <w:rsid w:val="00CE41FD"/>
    <w:rsid w:val="00CE4221"/>
    <w:rsid w:val="00CE45B3"/>
    <w:rsid w:val="00CE45BA"/>
    <w:rsid w:val="00CE4BF0"/>
    <w:rsid w:val="00CE5613"/>
    <w:rsid w:val="00CE5969"/>
    <w:rsid w:val="00CE5DCB"/>
    <w:rsid w:val="00CE6227"/>
    <w:rsid w:val="00CE6E4F"/>
    <w:rsid w:val="00CE6E50"/>
    <w:rsid w:val="00CE74B5"/>
    <w:rsid w:val="00CE7825"/>
    <w:rsid w:val="00CF0697"/>
    <w:rsid w:val="00CF0CC8"/>
    <w:rsid w:val="00CF0E28"/>
    <w:rsid w:val="00CF0F9A"/>
    <w:rsid w:val="00CF0FAA"/>
    <w:rsid w:val="00CF11BD"/>
    <w:rsid w:val="00CF1FDA"/>
    <w:rsid w:val="00CF2083"/>
    <w:rsid w:val="00CF238D"/>
    <w:rsid w:val="00CF29BB"/>
    <w:rsid w:val="00CF2BCD"/>
    <w:rsid w:val="00CF2BD9"/>
    <w:rsid w:val="00CF2BFA"/>
    <w:rsid w:val="00CF2ED8"/>
    <w:rsid w:val="00CF34E3"/>
    <w:rsid w:val="00CF37A0"/>
    <w:rsid w:val="00CF4597"/>
    <w:rsid w:val="00CF4B17"/>
    <w:rsid w:val="00CF5782"/>
    <w:rsid w:val="00CF58DC"/>
    <w:rsid w:val="00CF738B"/>
    <w:rsid w:val="00CF7BBF"/>
    <w:rsid w:val="00CF7E03"/>
    <w:rsid w:val="00CF7ECC"/>
    <w:rsid w:val="00D005C7"/>
    <w:rsid w:val="00D005E2"/>
    <w:rsid w:val="00D00C88"/>
    <w:rsid w:val="00D00CA1"/>
    <w:rsid w:val="00D01334"/>
    <w:rsid w:val="00D01935"/>
    <w:rsid w:val="00D0199E"/>
    <w:rsid w:val="00D01FD3"/>
    <w:rsid w:val="00D02189"/>
    <w:rsid w:val="00D035C2"/>
    <w:rsid w:val="00D038DD"/>
    <w:rsid w:val="00D04258"/>
    <w:rsid w:val="00D04776"/>
    <w:rsid w:val="00D056FF"/>
    <w:rsid w:val="00D058DF"/>
    <w:rsid w:val="00D05FC0"/>
    <w:rsid w:val="00D0637A"/>
    <w:rsid w:val="00D0697C"/>
    <w:rsid w:val="00D06B7B"/>
    <w:rsid w:val="00D06CBD"/>
    <w:rsid w:val="00D073A1"/>
    <w:rsid w:val="00D073E5"/>
    <w:rsid w:val="00D075EB"/>
    <w:rsid w:val="00D0764F"/>
    <w:rsid w:val="00D07715"/>
    <w:rsid w:val="00D106EB"/>
    <w:rsid w:val="00D1094B"/>
    <w:rsid w:val="00D10E15"/>
    <w:rsid w:val="00D11383"/>
    <w:rsid w:val="00D11825"/>
    <w:rsid w:val="00D11ADD"/>
    <w:rsid w:val="00D11BB2"/>
    <w:rsid w:val="00D11EAD"/>
    <w:rsid w:val="00D1219C"/>
    <w:rsid w:val="00D12D6B"/>
    <w:rsid w:val="00D139A8"/>
    <w:rsid w:val="00D13A0E"/>
    <w:rsid w:val="00D13BF7"/>
    <w:rsid w:val="00D141E7"/>
    <w:rsid w:val="00D143FF"/>
    <w:rsid w:val="00D147C8"/>
    <w:rsid w:val="00D157C0"/>
    <w:rsid w:val="00D15980"/>
    <w:rsid w:val="00D15E82"/>
    <w:rsid w:val="00D16408"/>
    <w:rsid w:val="00D164B7"/>
    <w:rsid w:val="00D16519"/>
    <w:rsid w:val="00D1656F"/>
    <w:rsid w:val="00D16625"/>
    <w:rsid w:val="00D1666B"/>
    <w:rsid w:val="00D1693F"/>
    <w:rsid w:val="00D17F52"/>
    <w:rsid w:val="00D17F83"/>
    <w:rsid w:val="00D207AB"/>
    <w:rsid w:val="00D20AA3"/>
    <w:rsid w:val="00D20DDF"/>
    <w:rsid w:val="00D210B8"/>
    <w:rsid w:val="00D21328"/>
    <w:rsid w:val="00D21905"/>
    <w:rsid w:val="00D21B77"/>
    <w:rsid w:val="00D220C2"/>
    <w:rsid w:val="00D2304A"/>
    <w:rsid w:val="00D230B9"/>
    <w:rsid w:val="00D2318F"/>
    <w:rsid w:val="00D23401"/>
    <w:rsid w:val="00D23ABB"/>
    <w:rsid w:val="00D23C84"/>
    <w:rsid w:val="00D25373"/>
    <w:rsid w:val="00D257A0"/>
    <w:rsid w:val="00D25B4B"/>
    <w:rsid w:val="00D2637C"/>
    <w:rsid w:val="00D26576"/>
    <w:rsid w:val="00D266FA"/>
    <w:rsid w:val="00D26AF4"/>
    <w:rsid w:val="00D26CE2"/>
    <w:rsid w:val="00D3115F"/>
    <w:rsid w:val="00D31284"/>
    <w:rsid w:val="00D31A3A"/>
    <w:rsid w:val="00D32190"/>
    <w:rsid w:val="00D32217"/>
    <w:rsid w:val="00D3251F"/>
    <w:rsid w:val="00D32853"/>
    <w:rsid w:val="00D329BB"/>
    <w:rsid w:val="00D32D94"/>
    <w:rsid w:val="00D32FEF"/>
    <w:rsid w:val="00D332BE"/>
    <w:rsid w:val="00D333AC"/>
    <w:rsid w:val="00D33456"/>
    <w:rsid w:val="00D33BAC"/>
    <w:rsid w:val="00D33FF6"/>
    <w:rsid w:val="00D3459B"/>
    <w:rsid w:val="00D34680"/>
    <w:rsid w:val="00D352A8"/>
    <w:rsid w:val="00D35351"/>
    <w:rsid w:val="00D35697"/>
    <w:rsid w:val="00D35B00"/>
    <w:rsid w:val="00D35C1F"/>
    <w:rsid w:val="00D36035"/>
    <w:rsid w:val="00D36661"/>
    <w:rsid w:val="00D376C5"/>
    <w:rsid w:val="00D3778B"/>
    <w:rsid w:val="00D379C1"/>
    <w:rsid w:val="00D37F2D"/>
    <w:rsid w:val="00D40087"/>
    <w:rsid w:val="00D4039D"/>
    <w:rsid w:val="00D404EA"/>
    <w:rsid w:val="00D404ED"/>
    <w:rsid w:val="00D41032"/>
    <w:rsid w:val="00D41821"/>
    <w:rsid w:val="00D418D6"/>
    <w:rsid w:val="00D41A3D"/>
    <w:rsid w:val="00D4211B"/>
    <w:rsid w:val="00D423F6"/>
    <w:rsid w:val="00D423F8"/>
    <w:rsid w:val="00D42544"/>
    <w:rsid w:val="00D43158"/>
    <w:rsid w:val="00D4370B"/>
    <w:rsid w:val="00D43EC7"/>
    <w:rsid w:val="00D44C2E"/>
    <w:rsid w:val="00D4576A"/>
    <w:rsid w:val="00D4586C"/>
    <w:rsid w:val="00D46F9C"/>
    <w:rsid w:val="00D471A0"/>
    <w:rsid w:val="00D47A7C"/>
    <w:rsid w:val="00D50741"/>
    <w:rsid w:val="00D51160"/>
    <w:rsid w:val="00D51615"/>
    <w:rsid w:val="00D516B1"/>
    <w:rsid w:val="00D517C6"/>
    <w:rsid w:val="00D51D62"/>
    <w:rsid w:val="00D51E5A"/>
    <w:rsid w:val="00D51FCD"/>
    <w:rsid w:val="00D520F2"/>
    <w:rsid w:val="00D5258B"/>
    <w:rsid w:val="00D53C92"/>
    <w:rsid w:val="00D53FA2"/>
    <w:rsid w:val="00D54066"/>
    <w:rsid w:val="00D5418B"/>
    <w:rsid w:val="00D54205"/>
    <w:rsid w:val="00D54496"/>
    <w:rsid w:val="00D546EC"/>
    <w:rsid w:val="00D552B9"/>
    <w:rsid w:val="00D56188"/>
    <w:rsid w:val="00D56515"/>
    <w:rsid w:val="00D56C0C"/>
    <w:rsid w:val="00D56E1F"/>
    <w:rsid w:val="00D57457"/>
    <w:rsid w:val="00D574D8"/>
    <w:rsid w:val="00D576F3"/>
    <w:rsid w:val="00D5780D"/>
    <w:rsid w:val="00D578CF"/>
    <w:rsid w:val="00D57A42"/>
    <w:rsid w:val="00D57C45"/>
    <w:rsid w:val="00D60447"/>
    <w:rsid w:val="00D60E21"/>
    <w:rsid w:val="00D60E2F"/>
    <w:rsid w:val="00D6188D"/>
    <w:rsid w:val="00D62847"/>
    <w:rsid w:val="00D628C8"/>
    <w:rsid w:val="00D62A76"/>
    <w:rsid w:val="00D62B08"/>
    <w:rsid w:val="00D62E48"/>
    <w:rsid w:val="00D630A7"/>
    <w:rsid w:val="00D63659"/>
    <w:rsid w:val="00D63D3A"/>
    <w:rsid w:val="00D65C6D"/>
    <w:rsid w:val="00D65DAE"/>
    <w:rsid w:val="00D65F7E"/>
    <w:rsid w:val="00D6655F"/>
    <w:rsid w:val="00D67E4A"/>
    <w:rsid w:val="00D67F8B"/>
    <w:rsid w:val="00D70295"/>
    <w:rsid w:val="00D704CC"/>
    <w:rsid w:val="00D70E60"/>
    <w:rsid w:val="00D7180E"/>
    <w:rsid w:val="00D7295A"/>
    <w:rsid w:val="00D72972"/>
    <w:rsid w:val="00D7364E"/>
    <w:rsid w:val="00D73953"/>
    <w:rsid w:val="00D73E97"/>
    <w:rsid w:val="00D73F2E"/>
    <w:rsid w:val="00D7479E"/>
    <w:rsid w:val="00D74F4C"/>
    <w:rsid w:val="00D7556D"/>
    <w:rsid w:val="00D75F74"/>
    <w:rsid w:val="00D76221"/>
    <w:rsid w:val="00D7630D"/>
    <w:rsid w:val="00D7677D"/>
    <w:rsid w:val="00D767A1"/>
    <w:rsid w:val="00D773B8"/>
    <w:rsid w:val="00D77997"/>
    <w:rsid w:val="00D779B9"/>
    <w:rsid w:val="00D806BE"/>
    <w:rsid w:val="00D8074F"/>
    <w:rsid w:val="00D80867"/>
    <w:rsid w:val="00D80A28"/>
    <w:rsid w:val="00D80B9A"/>
    <w:rsid w:val="00D80B9D"/>
    <w:rsid w:val="00D81603"/>
    <w:rsid w:val="00D82D52"/>
    <w:rsid w:val="00D82F65"/>
    <w:rsid w:val="00D831B9"/>
    <w:rsid w:val="00D83411"/>
    <w:rsid w:val="00D83790"/>
    <w:rsid w:val="00D83AE4"/>
    <w:rsid w:val="00D83C52"/>
    <w:rsid w:val="00D83D93"/>
    <w:rsid w:val="00D845F0"/>
    <w:rsid w:val="00D84697"/>
    <w:rsid w:val="00D848AB"/>
    <w:rsid w:val="00D8491D"/>
    <w:rsid w:val="00D84F63"/>
    <w:rsid w:val="00D85754"/>
    <w:rsid w:val="00D8588B"/>
    <w:rsid w:val="00D85913"/>
    <w:rsid w:val="00D85970"/>
    <w:rsid w:val="00D85A4D"/>
    <w:rsid w:val="00D85D4E"/>
    <w:rsid w:val="00D878DE"/>
    <w:rsid w:val="00D87BCA"/>
    <w:rsid w:val="00D87ECB"/>
    <w:rsid w:val="00D902FE"/>
    <w:rsid w:val="00D90818"/>
    <w:rsid w:val="00D90FB5"/>
    <w:rsid w:val="00D910CF"/>
    <w:rsid w:val="00D91565"/>
    <w:rsid w:val="00D915E0"/>
    <w:rsid w:val="00D9223E"/>
    <w:rsid w:val="00D92271"/>
    <w:rsid w:val="00D92343"/>
    <w:rsid w:val="00D92951"/>
    <w:rsid w:val="00D92982"/>
    <w:rsid w:val="00D92DCB"/>
    <w:rsid w:val="00D92E18"/>
    <w:rsid w:val="00D93A51"/>
    <w:rsid w:val="00D93D77"/>
    <w:rsid w:val="00D9411B"/>
    <w:rsid w:val="00D9477D"/>
    <w:rsid w:val="00D94DAA"/>
    <w:rsid w:val="00D954C6"/>
    <w:rsid w:val="00D95C49"/>
    <w:rsid w:val="00D976BF"/>
    <w:rsid w:val="00DA05E0"/>
    <w:rsid w:val="00DA09F4"/>
    <w:rsid w:val="00DA0A8B"/>
    <w:rsid w:val="00DA0BE8"/>
    <w:rsid w:val="00DA0C9C"/>
    <w:rsid w:val="00DA0EDE"/>
    <w:rsid w:val="00DA15D9"/>
    <w:rsid w:val="00DA1E8D"/>
    <w:rsid w:val="00DA20C1"/>
    <w:rsid w:val="00DA2371"/>
    <w:rsid w:val="00DA2A72"/>
    <w:rsid w:val="00DA34C9"/>
    <w:rsid w:val="00DA371D"/>
    <w:rsid w:val="00DA40C9"/>
    <w:rsid w:val="00DA4724"/>
    <w:rsid w:val="00DA646C"/>
    <w:rsid w:val="00DA68BD"/>
    <w:rsid w:val="00DA7D46"/>
    <w:rsid w:val="00DB013F"/>
    <w:rsid w:val="00DB017E"/>
    <w:rsid w:val="00DB0691"/>
    <w:rsid w:val="00DB0B6A"/>
    <w:rsid w:val="00DB0FE8"/>
    <w:rsid w:val="00DB1215"/>
    <w:rsid w:val="00DB15FF"/>
    <w:rsid w:val="00DB1E5F"/>
    <w:rsid w:val="00DB27FC"/>
    <w:rsid w:val="00DB2FE7"/>
    <w:rsid w:val="00DB312F"/>
    <w:rsid w:val="00DB3419"/>
    <w:rsid w:val="00DB4384"/>
    <w:rsid w:val="00DB5C42"/>
    <w:rsid w:val="00DB5C44"/>
    <w:rsid w:val="00DB6E9B"/>
    <w:rsid w:val="00DB7D87"/>
    <w:rsid w:val="00DC011C"/>
    <w:rsid w:val="00DC0199"/>
    <w:rsid w:val="00DC02C5"/>
    <w:rsid w:val="00DC0360"/>
    <w:rsid w:val="00DC04F2"/>
    <w:rsid w:val="00DC0552"/>
    <w:rsid w:val="00DC098C"/>
    <w:rsid w:val="00DC0E73"/>
    <w:rsid w:val="00DC0EC3"/>
    <w:rsid w:val="00DC1576"/>
    <w:rsid w:val="00DC1777"/>
    <w:rsid w:val="00DC1DDC"/>
    <w:rsid w:val="00DC240F"/>
    <w:rsid w:val="00DC2577"/>
    <w:rsid w:val="00DC2C9A"/>
    <w:rsid w:val="00DC2FD7"/>
    <w:rsid w:val="00DC3E51"/>
    <w:rsid w:val="00DC42A0"/>
    <w:rsid w:val="00DC4DCC"/>
    <w:rsid w:val="00DC52A7"/>
    <w:rsid w:val="00DC555E"/>
    <w:rsid w:val="00DC5773"/>
    <w:rsid w:val="00DC5F21"/>
    <w:rsid w:val="00DC5FF0"/>
    <w:rsid w:val="00DC6F2A"/>
    <w:rsid w:val="00DD05DA"/>
    <w:rsid w:val="00DD12C4"/>
    <w:rsid w:val="00DD165E"/>
    <w:rsid w:val="00DD1B9C"/>
    <w:rsid w:val="00DD26E7"/>
    <w:rsid w:val="00DD2C00"/>
    <w:rsid w:val="00DD2C21"/>
    <w:rsid w:val="00DD2E6F"/>
    <w:rsid w:val="00DD2F11"/>
    <w:rsid w:val="00DD4118"/>
    <w:rsid w:val="00DD48F4"/>
    <w:rsid w:val="00DD4A29"/>
    <w:rsid w:val="00DD4AB7"/>
    <w:rsid w:val="00DD5048"/>
    <w:rsid w:val="00DD5C40"/>
    <w:rsid w:val="00DD689E"/>
    <w:rsid w:val="00DD7670"/>
    <w:rsid w:val="00DD7A0B"/>
    <w:rsid w:val="00DD7ECC"/>
    <w:rsid w:val="00DD7FCC"/>
    <w:rsid w:val="00DE0DFD"/>
    <w:rsid w:val="00DE0F59"/>
    <w:rsid w:val="00DE1883"/>
    <w:rsid w:val="00DE191B"/>
    <w:rsid w:val="00DE22B7"/>
    <w:rsid w:val="00DE2361"/>
    <w:rsid w:val="00DE320F"/>
    <w:rsid w:val="00DE34F1"/>
    <w:rsid w:val="00DE3B1D"/>
    <w:rsid w:val="00DE3BCE"/>
    <w:rsid w:val="00DE3E38"/>
    <w:rsid w:val="00DE473F"/>
    <w:rsid w:val="00DE4EAF"/>
    <w:rsid w:val="00DE5197"/>
    <w:rsid w:val="00DE5901"/>
    <w:rsid w:val="00DE6173"/>
    <w:rsid w:val="00DE662B"/>
    <w:rsid w:val="00DE688F"/>
    <w:rsid w:val="00DE6A1D"/>
    <w:rsid w:val="00DE6BB0"/>
    <w:rsid w:val="00DE6F7F"/>
    <w:rsid w:val="00DE7054"/>
    <w:rsid w:val="00DE70E7"/>
    <w:rsid w:val="00DE71B0"/>
    <w:rsid w:val="00DE77F1"/>
    <w:rsid w:val="00DE7B6B"/>
    <w:rsid w:val="00DF0542"/>
    <w:rsid w:val="00DF1426"/>
    <w:rsid w:val="00DF151C"/>
    <w:rsid w:val="00DF1576"/>
    <w:rsid w:val="00DF1826"/>
    <w:rsid w:val="00DF2398"/>
    <w:rsid w:val="00DF23D7"/>
    <w:rsid w:val="00DF26A6"/>
    <w:rsid w:val="00DF3D76"/>
    <w:rsid w:val="00DF3ED9"/>
    <w:rsid w:val="00DF4031"/>
    <w:rsid w:val="00DF4D8E"/>
    <w:rsid w:val="00DF4FFB"/>
    <w:rsid w:val="00DF5D44"/>
    <w:rsid w:val="00DF64BC"/>
    <w:rsid w:val="00DF6DB2"/>
    <w:rsid w:val="00DF6E8B"/>
    <w:rsid w:val="00DF76D5"/>
    <w:rsid w:val="00E00C2D"/>
    <w:rsid w:val="00E00F94"/>
    <w:rsid w:val="00E0152F"/>
    <w:rsid w:val="00E01988"/>
    <w:rsid w:val="00E01BFE"/>
    <w:rsid w:val="00E01DF8"/>
    <w:rsid w:val="00E01F23"/>
    <w:rsid w:val="00E01F48"/>
    <w:rsid w:val="00E02665"/>
    <w:rsid w:val="00E0320E"/>
    <w:rsid w:val="00E03F32"/>
    <w:rsid w:val="00E04301"/>
    <w:rsid w:val="00E046B6"/>
    <w:rsid w:val="00E05186"/>
    <w:rsid w:val="00E058A2"/>
    <w:rsid w:val="00E0652E"/>
    <w:rsid w:val="00E068B8"/>
    <w:rsid w:val="00E07272"/>
    <w:rsid w:val="00E10269"/>
    <w:rsid w:val="00E10460"/>
    <w:rsid w:val="00E1255F"/>
    <w:rsid w:val="00E1277B"/>
    <w:rsid w:val="00E128C6"/>
    <w:rsid w:val="00E13199"/>
    <w:rsid w:val="00E13A17"/>
    <w:rsid w:val="00E13A88"/>
    <w:rsid w:val="00E13B42"/>
    <w:rsid w:val="00E13CF3"/>
    <w:rsid w:val="00E141B9"/>
    <w:rsid w:val="00E15B2B"/>
    <w:rsid w:val="00E16946"/>
    <w:rsid w:val="00E17B94"/>
    <w:rsid w:val="00E17BE0"/>
    <w:rsid w:val="00E20869"/>
    <w:rsid w:val="00E210FA"/>
    <w:rsid w:val="00E211EB"/>
    <w:rsid w:val="00E21449"/>
    <w:rsid w:val="00E214F2"/>
    <w:rsid w:val="00E220B8"/>
    <w:rsid w:val="00E22582"/>
    <w:rsid w:val="00E22AAA"/>
    <w:rsid w:val="00E2328E"/>
    <w:rsid w:val="00E23314"/>
    <w:rsid w:val="00E23C5F"/>
    <w:rsid w:val="00E23F6D"/>
    <w:rsid w:val="00E2408F"/>
    <w:rsid w:val="00E24235"/>
    <w:rsid w:val="00E243F7"/>
    <w:rsid w:val="00E24490"/>
    <w:rsid w:val="00E24727"/>
    <w:rsid w:val="00E24730"/>
    <w:rsid w:val="00E24ECA"/>
    <w:rsid w:val="00E24F03"/>
    <w:rsid w:val="00E25372"/>
    <w:rsid w:val="00E25645"/>
    <w:rsid w:val="00E256AF"/>
    <w:rsid w:val="00E26E8A"/>
    <w:rsid w:val="00E27761"/>
    <w:rsid w:val="00E30215"/>
    <w:rsid w:val="00E305ED"/>
    <w:rsid w:val="00E31296"/>
    <w:rsid w:val="00E314C0"/>
    <w:rsid w:val="00E317B6"/>
    <w:rsid w:val="00E31F10"/>
    <w:rsid w:val="00E31F2A"/>
    <w:rsid w:val="00E32045"/>
    <w:rsid w:val="00E322E6"/>
    <w:rsid w:val="00E323CC"/>
    <w:rsid w:val="00E329B4"/>
    <w:rsid w:val="00E33B1C"/>
    <w:rsid w:val="00E340C9"/>
    <w:rsid w:val="00E34516"/>
    <w:rsid w:val="00E3458F"/>
    <w:rsid w:val="00E35175"/>
    <w:rsid w:val="00E354ED"/>
    <w:rsid w:val="00E3586A"/>
    <w:rsid w:val="00E359CE"/>
    <w:rsid w:val="00E35EF8"/>
    <w:rsid w:val="00E36565"/>
    <w:rsid w:val="00E3700B"/>
    <w:rsid w:val="00E3700F"/>
    <w:rsid w:val="00E37726"/>
    <w:rsid w:val="00E37D12"/>
    <w:rsid w:val="00E40368"/>
    <w:rsid w:val="00E412D3"/>
    <w:rsid w:val="00E42216"/>
    <w:rsid w:val="00E4237B"/>
    <w:rsid w:val="00E424C4"/>
    <w:rsid w:val="00E425A2"/>
    <w:rsid w:val="00E4359A"/>
    <w:rsid w:val="00E43724"/>
    <w:rsid w:val="00E437AE"/>
    <w:rsid w:val="00E43C94"/>
    <w:rsid w:val="00E43F64"/>
    <w:rsid w:val="00E446AC"/>
    <w:rsid w:val="00E44923"/>
    <w:rsid w:val="00E44E2C"/>
    <w:rsid w:val="00E451CB"/>
    <w:rsid w:val="00E4528D"/>
    <w:rsid w:val="00E454E3"/>
    <w:rsid w:val="00E45F21"/>
    <w:rsid w:val="00E4620B"/>
    <w:rsid w:val="00E46403"/>
    <w:rsid w:val="00E46561"/>
    <w:rsid w:val="00E46A65"/>
    <w:rsid w:val="00E46B0C"/>
    <w:rsid w:val="00E46EAC"/>
    <w:rsid w:val="00E47698"/>
    <w:rsid w:val="00E47C90"/>
    <w:rsid w:val="00E50141"/>
    <w:rsid w:val="00E502FB"/>
    <w:rsid w:val="00E50B89"/>
    <w:rsid w:val="00E522A8"/>
    <w:rsid w:val="00E53405"/>
    <w:rsid w:val="00E539C9"/>
    <w:rsid w:val="00E54475"/>
    <w:rsid w:val="00E548B3"/>
    <w:rsid w:val="00E54A94"/>
    <w:rsid w:val="00E5501D"/>
    <w:rsid w:val="00E554D8"/>
    <w:rsid w:val="00E555A3"/>
    <w:rsid w:val="00E55A52"/>
    <w:rsid w:val="00E55AA2"/>
    <w:rsid w:val="00E56912"/>
    <w:rsid w:val="00E57A86"/>
    <w:rsid w:val="00E6083C"/>
    <w:rsid w:val="00E608C5"/>
    <w:rsid w:val="00E609FC"/>
    <w:rsid w:val="00E612D7"/>
    <w:rsid w:val="00E61423"/>
    <w:rsid w:val="00E615FC"/>
    <w:rsid w:val="00E63981"/>
    <w:rsid w:val="00E643AD"/>
    <w:rsid w:val="00E643D0"/>
    <w:rsid w:val="00E64611"/>
    <w:rsid w:val="00E648EB"/>
    <w:rsid w:val="00E64B13"/>
    <w:rsid w:val="00E64BE2"/>
    <w:rsid w:val="00E6508F"/>
    <w:rsid w:val="00E655BA"/>
    <w:rsid w:val="00E65A28"/>
    <w:rsid w:val="00E66487"/>
    <w:rsid w:val="00E66551"/>
    <w:rsid w:val="00E666A3"/>
    <w:rsid w:val="00E66C17"/>
    <w:rsid w:val="00E66CD5"/>
    <w:rsid w:val="00E6727A"/>
    <w:rsid w:val="00E67321"/>
    <w:rsid w:val="00E679B9"/>
    <w:rsid w:val="00E70969"/>
    <w:rsid w:val="00E70AA8"/>
    <w:rsid w:val="00E70E5E"/>
    <w:rsid w:val="00E70E87"/>
    <w:rsid w:val="00E712A0"/>
    <w:rsid w:val="00E71C45"/>
    <w:rsid w:val="00E71F38"/>
    <w:rsid w:val="00E72171"/>
    <w:rsid w:val="00E72446"/>
    <w:rsid w:val="00E72799"/>
    <w:rsid w:val="00E72D8D"/>
    <w:rsid w:val="00E73006"/>
    <w:rsid w:val="00E732E2"/>
    <w:rsid w:val="00E73646"/>
    <w:rsid w:val="00E7401D"/>
    <w:rsid w:val="00E744BE"/>
    <w:rsid w:val="00E74BBA"/>
    <w:rsid w:val="00E74D09"/>
    <w:rsid w:val="00E74F51"/>
    <w:rsid w:val="00E75C15"/>
    <w:rsid w:val="00E7674C"/>
    <w:rsid w:val="00E76ECE"/>
    <w:rsid w:val="00E77227"/>
    <w:rsid w:val="00E77B91"/>
    <w:rsid w:val="00E77E3E"/>
    <w:rsid w:val="00E77FED"/>
    <w:rsid w:val="00E8044E"/>
    <w:rsid w:val="00E810EF"/>
    <w:rsid w:val="00E82A3A"/>
    <w:rsid w:val="00E83492"/>
    <w:rsid w:val="00E83B63"/>
    <w:rsid w:val="00E83F20"/>
    <w:rsid w:val="00E84033"/>
    <w:rsid w:val="00E841AE"/>
    <w:rsid w:val="00E842A4"/>
    <w:rsid w:val="00E84C04"/>
    <w:rsid w:val="00E84D58"/>
    <w:rsid w:val="00E85229"/>
    <w:rsid w:val="00E85270"/>
    <w:rsid w:val="00E85345"/>
    <w:rsid w:val="00E8545B"/>
    <w:rsid w:val="00E85BFF"/>
    <w:rsid w:val="00E86182"/>
    <w:rsid w:val="00E86502"/>
    <w:rsid w:val="00E86FD8"/>
    <w:rsid w:val="00E870CD"/>
    <w:rsid w:val="00E87332"/>
    <w:rsid w:val="00E8764B"/>
    <w:rsid w:val="00E877F6"/>
    <w:rsid w:val="00E87C8A"/>
    <w:rsid w:val="00E87EDA"/>
    <w:rsid w:val="00E909D6"/>
    <w:rsid w:val="00E911D0"/>
    <w:rsid w:val="00E914AD"/>
    <w:rsid w:val="00E91588"/>
    <w:rsid w:val="00E91A69"/>
    <w:rsid w:val="00E91F19"/>
    <w:rsid w:val="00E9227D"/>
    <w:rsid w:val="00E9245B"/>
    <w:rsid w:val="00E925DC"/>
    <w:rsid w:val="00E9268A"/>
    <w:rsid w:val="00E9371F"/>
    <w:rsid w:val="00E93A1B"/>
    <w:rsid w:val="00E93A2A"/>
    <w:rsid w:val="00E948D0"/>
    <w:rsid w:val="00E94F08"/>
    <w:rsid w:val="00E952D1"/>
    <w:rsid w:val="00E95762"/>
    <w:rsid w:val="00E96071"/>
    <w:rsid w:val="00E976C5"/>
    <w:rsid w:val="00E9792E"/>
    <w:rsid w:val="00EA1454"/>
    <w:rsid w:val="00EA19FB"/>
    <w:rsid w:val="00EA1B4C"/>
    <w:rsid w:val="00EA1BC4"/>
    <w:rsid w:val="00EA1F35"/>
    <w:rsid w:val="00EA25D7"/>
    <w:rsid w:val="00EA2C62"/>
    <w:rsid w:val="00EA2F0C"/>
    <w:rsid w:val="00EA3656"/>
    <w:rsid w:val="00EA41A4"/>
    <w:rsid w:val="00EA4844"/>
    <w:rsid w:val="00EA48E7"/>
    <w:rsid w:val="00EA5035"/>
    <w:rsid w:val="00EA52C6"/>
    <w:rsid w:val="00EA5754"/>
    <w:rsid w:val="00EA5911"/>
    <w:rsid w:val="00EA598D"/>
    <w:rsid w:val="00EA5A71"/>
    <w:rsid w:val="00EA6261"/>
    <w:rsid w:val="00EA6684"/>
    <w:rsid w:val="00EA6B58"/>
    <w:rsid w:val="00EA6B6D"/>
    <w:rsid w:val="00EA7292"/>
    <w:rsid w:val="00EB021B"/>
    <w:rsid w:val="00EB049C"/>
    <w:rsid w:val="00EB0E1B"/>
    <w:rsid w:val="00EB0F37"/>
    <w:rsid w:val="00EB161E"/>
    <w:rsid w:val="00EB1FAF"/>
    <w:rsid w:val="00EB201E"/>
    <w:rsid w:val="00EB2276"/>
    <w:rsid w:val="00EB2658"/>
    <w:rsid w:val="00EB2CCB"/>
    <w:rsid w:val="00EB2DE8"/>
    <w:rsid w:val="00EB2F86"/>
    <w:rsid w:val="00EB3735"/>
    <w:rsid w:val="00EB3A9F"/>
    <w:rsid w:val="00EB42FE"/>
    <w:rsid w:val="00EB4F98"/>
    <w:rsid w:val="00EB5534"/>
    <w:rsid w:val="00EB5ADE"/>
    <w:rsid w:val="00EB6377"/>
    <w:rsid w:val="00EB63B6"/>
    <w:rsid w:val="00EB73AC"/>
    <w:rsid w:val="00EB781B"/>
    <w:rsid w:val="00EB7DDE"/>
    <w:rsid w:val="00EC029F"/>
    <w:rsid w:val="00EC10BA"/>
    <w:rsid w:val="00EC1228"/>
    <w:rsid w:val="00EC135A"/>
    <w:rsid w:val="00EC1369"/>
    <w:rsid w:val="00EC165F"/>
    <w:rsid w:val="00EC1E9A"/>
    <w:rsid w:val="00EC1EBC"/>
    <w:rsid w:val="00EC21E1"/>
    <w:rsid w:val="00EC2403"/>
    <w:rsid w:val="00EC262C"/>
    <w:rsid w:val="00EC2729"/>
    <w:rsid w:val="00EC293F"/>
    <w:rsid w:val="00EC2DBE"/>
    <w:rsid w:val="00EC2E66"/>
    <w:rsid w:val="00EC2E73"/>
    <w:rsid w:val="00EC3C52"/>
    <w:rsid w:val="00EC481A"/>
    <w:rsid w:val="00EC4852"/>
    <w:rsid w:val="00EC4903"/>
    <w:rsid w:val="00EC4AF7"/>
    <w:rsid w:val="00EC5378"/>
    <w:rsid w:val="00EC53D8"/>
    <w:rsid w:val="00EC54C3"/>
    <w:rsid w:val="00EC5A57"/>
    <w:rsid w:val="00EC5A5C"/>
    <w:rsid w:val="00EC6912"/>
    <w:rsid w:val="00EC77C9"/>
    <w:rsid w:val="00EC78BF"/>
    <w:rsid w:val="00EC7B9D"/>
    <w:rsid w:val="00ED00C7"/>
    <w:rsid w:val="00ED01A3"/>
    <w:rsid w:val="00ED03FD"/>
    <w:rsid w:val="00ED04E1"/>
    <w:rsid w:val="00ED0A1C"/>
    <w:rsid w:val="00ED1A71"/>
    <w:rsid w:val="00ED1AA7"/>
    <w:rsid w:val="00ED2513"/>
    <w:rsid w:val="00ED2872"/>
    <w:rsid w:val="00ED28A4"/>
    <w:rsid w:val="00ED32D8"/>
    <w:rsid w:val="00ED3397"/>
    <w:rsid w:val="00ED3AF2"/>
    <w:rsid w:val="00ED4012"/>
    <w:rsid w:val="00ED41FF"/>
    <w:rsid w:val="00ED4583"/>
    <w:rsid w:val="00ED4783"/>
    <w:rsid w:val="00ED4C7D"/>
    <w:rsid w:val="00ED540D"/>
    <w:rsid w:val="00ED6040"/>
    <w:rsid w:val="00ED7007"/>
    <w:rsid w:val="00ED7078"/>
    <w:rsid w:val="00ED70FB"/>
    <w:rsid w:val="00ED74FD"/>
    <w:rsid w:val="00EE06B5"/>
    <w:rsid w:val="00EE08E8"/>
    <w:rsid w:val="00EE09EB"/>
    <w:rsid w:val="00EE111E"/>
    <w:rsid w:val="00EE14B5"/>
    <w:rsid w:val="00EE1AF7"/>
    <w:rsid w:val="00EE1ED7"/>
    <w:rsid w:val="00EE2779"/>
    <w:rsid w:val="00EE2806"/>
    <w:rsid w:val="00EE285D"/>
    <w:rsid w:val="00EE3300"/>
    <w:rsid w:val="00EE3321"/>
    <w:rsid w:val="00EE3353"/>
    <w:rsid w:val="00EE36D5"/>
    <w:rsid w:val="00EE39ED"/>
    <w:rsid w:val="00EE3F60"/>
    <w:rsid w:val="00EE463C"/>
    <w:rsid w:val="00EE4BA9"/>
    <w:rsid w:val="00EE54DB"/>
    <w:rsid w:val="00EE582F"/>
    <w:rsid w:val="00EE607E"/>
    <w:rsid w:val="00EE6D67"/>
    <w:rsid w:val="00EE6E17"/>
    <w:rsid w:val="00EE7505"/>
    <w:rsid w:val="00EE7A7A"/>
    <w:rsid w:val="00EF07F4"/>
    <w:rsid w:val="00EF0F3A"/>
    <w:rsid w:val="00EF174C"/>
    <w:rsid w:val="00EF1CD4"/>
    <w:rsid w:val="00EF1D0C"/>
    <w:rsid w:val="00EF2112"/>
    <w:rsid w:val="00EF233C"/>
    <w:rsid w:val="00EF2855"/>
    <w:rsid w:val="00EF2F4F"/>
    <w:rsid w:val="00EF3796"/>
    <w:rsid w:val="00EF418A"/>
    <w:rsid w:val="00EF42CB"/>
    <w:rsid w:val="00EF4F9A"/>
    <w:rsid w:val="00EF541B"/>
    <w:rsid w:val="00EF5633"/>
    <w:rsid w:val="00EF575B"/>
    <w:rsid w:val="00EF597E"/>
    <w:rsid w:val="00EF5AD2"/>
    <w:rsid w:val="00EF5B77"/>
    <w:rsid w:val="00EF63EB"/>
    <w:rsid w:val="00EF64DF"/>
    <w:rsid w:val="00EF6939"/>
    <w:rsid w:val="00EF6B3C"/>
    <w:rsid w:val="00EF6FCD"/>
    <w:rsid w:val="00EF71D6"/>
    <w:rsid w:val="00EF7CBF"/>
    <w:rsid w:val="00F00190"/>
    <w:rsid w:val="00F015EA"/>
    <w:rsid w:val="00F0165E"/>
    <w:rsid w:val="00F01E75"/>
    <w:rsid w:val="00F01EE6"/>
    <w:rsid w:val="00F0253C"/>
    <w:rsid w:val="00F029B7"/>
    <w:rsid w:val="00F02D3A"/>
    <w:rsid w:val="00F02F27"/>
    <w:rsid w:val="00F03557"/>
    <w:rsid w:val="00F0364B"/>
    <w:rsid w:val="00F03687"/>
    <w:rsid w:val="00F036F2"/>
    <w:rsid w:val="00F04523"/>
    <w:rsid w:val="00F045D7"/>
    <w:rsid w:val="00F047CF"/>
    <w:rsid w:val="00F05504"/>
    <w:rsid w:val="00F05519"/>
    <w:rsid w:val="00F0593F"/>
    <w:rsid w:val="00F061C2"/>
    <w:rsid w:val="00F06206"/>
    <w:rsid w:val="00F06230"/>
    <w:rsid w:val="00F06440"/>
    <w:rsid w:val="00F065FB"/>
    <w:rsid w:val="00F066D5"/>
    <w:rsid w:val="00F06735"/>
    <w:rsid w:val="00F0675B"/>
    <w:rsid w:val="00F0686D"/>
    <w:rsid w:val="00F06D27"/>
    <w:rsid w:val="00F06DFE"/>
    <w:rsid w:val="00F072A8"/>
    <w:rsid w:val="00F07306"/>
    <w:rsid w:val="00F0769A"/>
    <w:rsid w:val="00F07A77"/>
    <w:rsid w:val="00F07BE2"/>
    <w:rsid w:val="00F100B1"/>
    <w:rsid w:val="00F1059A"/>
    <w:rsid w:val="00F105C8"/>
    <w:rsid w:val="00F10B6F"/>
    <w:rsid w:val="00F10FD5"/>
    <w:rsid w:val="00F11813"/>
    <w:rsid w:val="00F118E1"/>
    <w:rsid w:val="00F132A3"/>
    <w:rsid w:val="00F13716"/>
    <w:rsid w:val="00F13FEB"/>
    <w:rsid w:val="00F143F9"/>
    <w:rsid w:val="00F14830"/>
    <w:rsid w:val="00F1496A"/>
    <w:rsid w:val="00F14C2C"/>
    <w:rsid w:val="00F15130"/>
    <w:rsid w:val="00F15A3C"/>
    <w:rsid w:val="00F15E52"/>
    <w:rsid w:val="00F16CBF"/>
    <w:rsid w:val="00F16E8E"/>
    <w:rsid w:val="00F177D9"/>
    <w:rsid w:val="00F17ECE"/>
    <w:rsid w:val="00F20049"/>
    <w:rsid w:val="00F204B2"/>
    <w:rsid w:val="00F207F8"/>
    <w:rsid w:val="00F20D7D"/>
    <w:rsid w:val="00F216BC"/>
    <w:rsid w:val="00F2181F"/>
    <w:rsid w:val="00F21AAD"/>
    <w:rsid w:val="00F21C03"/>
    <w:rsid w:val="00F21EFD"/>
    <w:rsid w:val="00F22492"/>
    <w:rsid w:val="00F229E7"/>
    <w:rsid w:val="00F2312D"/>
    <w:rsid w:val="00F234EF"/>
    <w:rsid w:val="00F23B1B"/>
    <w:rsid w:val="00F23CD6"/>
    <w:rsid w:val="00F2467C"/>
    <w:rsid w:val="00F24A83"/>
    <w:rsid w:val="00F24CE8"/>
    <w:rsid w:val="00F25CD0"/>
    <w:rsid w:val="00F25E8F"/>
    <w:rsid w:val="00F25EA9"/>
    <w:rsid w:val="00F2603B"/>
    <w:rsid w:val="00F2681B"/>
    <w:rsid w:val="00F26979"/>
    <w:rsid w:val="00F26C60"/>
    <w:rsid w:val="00F272B4"/>
    <w:rsid w:val="00F27864"/>
    <w:rsid w:val="00F27C07"/>
    <w:rsid w:val="00F301DE"/>
    <w:rsid w:val="00F302C7"/>
    <w:rsid w:val="00F30F49"/>
    <w:rsid w:val="00F31814"/>
    <w:rsid w:val="00F31B09"/>
    <w:rsid w:val="00F31EA8"/>
    <w:rsid w:val="00F32EB3"/>
    <w:rsid w:val="00F32F81"/>
    <w:rsid w:val="00F332C5"/>
    <w:rsid w:val="00F332CB"/>
    <w:rsid w:val="00F33465"/>
    <w:rsid w:val="00F33537"/>
    <w:rsid w:val="00F33855"/>
    <w:rsid w:val="00F33CC8"/>
    <w:rsid w:val="00F34694"/>
    <w:rsid w:val="00F35020"/>
    <w:rsid w:val="00F351EC"/>
    <w:rsid w:val="00F35420"/>
    <w:rsid w:val="00F35972"/>
    <w:rsid w:val="00F35A72"/>
    <w:rsid w:val="00F3608A"/>
    <w:rsid w:val="00F360C6"/>
    <w:rsid w:val="00F36295"/>
    <w:rsid w:val="00F362C8"/>
    <w:rsid w:val="00F367CA"/>
    <w:rsid w:val="00F36B48"/>
    <w:rsid w:val="00F36DF8"/>
    <w:rsid w:val="00F37072"/>
    <w:rsid w:val="00F37146"/>
    <w:rsid w:val="00F3724B"/>
    <w:rsid w:val="00F373E0"/>
    <w:rsid w:val="00F37643"/>
    <w:rsid w:val="00F37E5D"/>
    <w:rsid w:val="00F41439"/>
    <w:rsid w:val="00F41477"/>
    <w:rsid w:val="00F415EF"/>
    <w:rsid w:val="00F418C0"/>
    <w:rsid w:val="00F41AB2"/>
    <w:rsid w:val="00F41D61"/>
    <w:rsid w:val="00F41E7A"/>
    <w:rsid w:val="00F424FC"/>
    <w:rsid w:val="00F42BD5"/>
    <w:rsid w:val="00F430B2"/>
    <w:rsid w:val="00F4329B"/>
    <w:rsid w:val="00F43B51"/>
    <w:rsid w:val="00F43C27"/>
    <w:rsid w:val="00F44122"/>
    <w:rsid w:val="00F44265"/>
    <w:rsid w:val="00F44E86"/>
    <w:rsid w:val="00F4540E"/>
    <w:rsid w:val="00F45425"/>
    <w:rsid w:val="00F45CDC"/>
    <w:rsid w:val="00F45D07"/>
    <w:rsid w:val="00F4652E"/>
    <w:rsid w:val="00F46611"/>
    <w:rsid w:val="00F46619"/>
    <w:rsid w:val="00F46C51"/>
    <w:rsid w:val="00F47012"/>
    <w:rsid w:val="00F47D21"/>
    <w:rsid w:val="00F5035E"/>
    <w:rsid w:val="00F5052C"/>
    <w:rsid w:val="00F50BE5"/>
    <w:rsid w:val="00F50D66"/>
    <w:rsid w:val="00F515B8"/>
    <w:rsid w:val="00F51A35"/>
    <w:rsid w:val="00F51BF7"/>
    <w:rsid w:val="00F52065"/>
    <w:rsid w:val="00F52111"/>
    <w:rsid w:val="00F52466"/>
    <w:rsid w:val="00F52CFA"/>
    <w:rsid w:val="00F531A0"/>
    <w:rsid w:val="00F5366D"/>
    <w:rsid w:val="00F53A10"/>
    <w:rsid w:val="00F543E2"/>
    <w:rsid w:val="00F546B7"/>
    <w:rsid w:val="00F548F7"/>
    <w:rsid w:val="00F550E8"/>
    <w:rsid w:val="00F5593E"/>
    <w:rsid w:val="00F563C4"/>
    <w:rsid w:val="00F56828"/>
    <w:rsid w:val="00F56B7D"/>
    <w:rsid w:val="00F56C98"/>
    <w:rsid w:val="00F56CB3"/>
    <w:rsid w:val="00F56E65"/>
    <w:rsid w:val="00F57327"/>
    <w:rsid w:val="00F5760F"/>
    <w:rsid w:val="00F601A1"/>
    <w:rsid w:val="00F608F1"/>
    <w:rsid w:val="00F61C38"/>
    <w:rsid w:val="00F61DBA"/>
    <w:rsid w:val="00F6257F"/>
    <w:rsid w:val="00F629C4"/>
    <w:rsid w:val="00F62E27"/>
    <w:rsid w:val="00F630B0"/>
    <w:rsid w:val="00F634FB"/>
    <w:rsid w:val="00F636ED"/>
    <w:rsid w:val="00F63BD6"/>
    <w:rsid w:val="00F64898"/>
    <w:rsid w:val="00F6506F"/>
    <w:rsid w:val="00F661FA"/>
    <w:rsid w:val="00F6646C"/>
    <w:rsid w:val="00F66993"/>
    <w:rsid w:val="00F6713D"/>
    <w:rsid w:val="00F67AC5"/>
    <w:rsid w:val="00F67D3E"/>
    <w:rsid w:val="00F70D6B"/>
    <w:rsid w:val="00F71104"/>
    <w:rsid w:val="00F717D2"/>
    <w:rsid w:val="00F7263D"/>
    <w:rsid w:val="00F72916"/>
    <w:rsid w:val="00F72BB6"/>
    <w:rsid w:val="00F73949"/>
    <w:rsid w:val="00F73D32"/>
    <w:rsid w:val="00F73FEC"/>
    <w:rsid w:val="00F741DF"/>
    <w:rsid w:val="00F749F5"/>
    <w:rsid w:val="00F74D00"/>
    <w:rsid w:val="00F7522F"/>
    <w:rsid w:val="00F7637C"/>
    <w:rsid w:val="00F77401"/>
    <w:rsid w:val="00F77471"/>
    <w:rsid w:val="00F7753C"/>
    <w:rsid w:val="00F77BB4"/>
    <w:rsid w:val="00F8144D"/>
    <w:rsid w:val="00F81810"/>
    <w:rsid w:val="00F82D53"/>
    <w:rsid w:val="00F83283"/>
    <w:rsid w:val="00F83FF4"/>
    <w:rsid w:val="00F844B5"/>
    <w:rsid w:val="00F844CD"/>
    <w:rsid w:val="00F84546"/>
    <w:rsid w:val="00F84711"/>
    <w:rsid w:val="00F84881"/>
    <w:rsid w:val="00F84BB1"/>
    <w:rsid w:val="00F851A7"/>
    <w:rsid w:val="00F85479"/>
    <w:rsid w:val="00F85BB1"/>
    <w:rsid w:val="00F8730F"/>
    <w:rsid w:val="00F8765E"/>
    <w:rsid w:val="00F8770F"/>
    <w:rsid w:val="00F87A2F"/>
    <w:rsid w:val="00F90D61"/>
    <w:rsid w:val="00F91198"/>
    <w:rsid w:val="00F916D3"/>
    <w:rsid w:val="00F91DFF"/>
    <w:rsid w:val="00F92601"/>
    <w:rsid w:val="00F92A3A"/>
    <w:rsid w:val="00F93551"/>
    <w:rsid w:val="00F936F7"/>
    <w:rsid w:val="00F93CC8"/>
    <w:rsid w:val="00F93EDE"/>
    <w:rsid w:val="00F94547"/>
    <w:rsid w:val="00F94B2D"/>
    <w:rsid w:val="00F956DA"/>
    <w:rsid w:val="00F957CD"/>
    <w:rsid w:val="00F959C2"/>
    <w:rsid w:val="00F95A6A"/>
    <w:rsid w:val="00F95DEA"/>
    <w:rsid w:val="00F96492"/>
    <w:rsid w:val="00F96528"/>
    <w:rsid w:val="00F966DD"/>
    <w:rsid w:val="00FA045C"/>
    <w:rsid w:val="00FA13E4"/>
    <w:rsid w:val="00FA2040"/>
    <w:rsid w:val="00FA280F"/>
    <w:rsid w:val="00FA28F8"/>
    <w:rsid w:val="00FA2A15"/>
    <w:rsid w:val="00FA2B6E"/>
    <w:rsid w:val="00FA2D46"/>
    <w:rsid w:val="00FA3726"/>
    <w:rsid w:val="00FA3C9D"/>
    <w:rsid w:val="00FA3FA0"/>
    <w:rsid w:val="00FA4219"/>
    <w:rsid w:val="00FA4A77"/>
    <w:rsid w:val="00FA4E70"/>
    <w:rsid w:val="00FA4F6F"/>
    <w:rsid w:val="00FA51FE"/>
    <w:rsid w:val="00FA53DE"/>
    <w:rsid w:val="00FA6051"/>
    <w:rsid w:val="00FA61C6"/>
    <w:rsid w:val="00FA6741"/>
    <w:rsid w:val="00FA760D"/>
    <w:rsid w:val="00FA78EF"/>
    <w:rsid w:val="00FA7FA6"/>
    <w:rsid w:val="00FB003F"/>
    <w:rsid w:val="00FB0074"/>
    <w:rsid w:val="00FB00D8"/>
    <w:rsid w:val="00FB027C"/>
    <w:rsid w:val="00FB06D2"/>
    <w:rsid w:val="00FB1556"/>
    <w:rsid w:val="00FB177A"/>
    <w:rsid w:val="00FB17D2"/>
    <w:rsid w:val="00FB18D6"/>
    <w:rsid w:val="00FB1A02"/>
    <w:rsid w:val="00FB1DDA"/>
    <w:rsid w:val="00FB1ED2"/>
    <w:rsid w:val="00FB2248"/>
    <w:rsid w:val="00FB278D"/>
    <w:rsid w:val="00FB2A60"/>
    <w:rsid w:val="00FB2C52"/>
    <w:rsid w:val="00FB2D03"/>
    <w:rsid w:val="00FB3A8B"/>
    <w:rsid w:val="00FB4552"/>
    <w:rsid w:val="00FB46DB"/>
    <w:rsid w:val="00FB4DCD"/>
    <w:rsid w:val="00FB5447"/>
    <w:rsid w:val="00FB5FF3"/>
    <w:rsid w:val="00FB64F5"/>
    <w:rsid w:val="00FB677E"/>
    <w:rsid w:val="00FB6E8B"/>
    <w:rsid w:val="00FB76DA"/>
    <w:rsid w:val="00FB77E1"/>
    <w:rsid w:val="00FB7947"/>
    <w:rsid w:val="00FC0419"/>
    <w:rsid w:val="00FC052E"/>
    <w:rsid w:val="00FC05DD"/>
    <w:rsid w:val="00FC0D03"/>
    <w:rsid w:val="00FC115A"/>
    <w:rsid w:val="00FC1295"/>
    <w:rsid w:val="00FC21B2"/>
    <w:rsid w:val="00FC2CCB"/>
    <w:rsid w:val="00FC32EA"/>
    <w:rsid w:val="00FC3A9E"/>
    <w:rsid w:val="00FC3BBA"/>
    <w:rsid w:val="00FC4537"/>
    <w:rsid w:val="00FC4558"/>
    <w:rsid w:val="00FC4D05"/>
    <w:rsid w:val="00FC52CE"/>
    <w:rsid w:val="00FC562D"/>
    <w:rsid w:val="00FC64E8"/>
    <w:rsid w:val="00FC6626"/>
    <w:rsid w:val="00FC6CFF"/>
    <w:rsid w:val="00FC6FE3"/>
    <w:rsid w:val="00FC71EF"/>
    <w:rsid w:val="00FC7579"/>
    <w:rsid w:val="00FD02E3"/>
    <w:rsid w:val="00FD06B9"/>
    <w:rsid w:val="00FD0743"/>
    <w:rsid w:val="00FD1B7B"/>
    <w:rsid w:val="00FD2052"/>
    <w:rsid w:val="00FD20D5"/>
    <w:rsid w:val="00FD2135"/>
    <w:rsid w:val="00FD252F"/>
    <w:rsid w:val="00FD2EA9"/>
    <w:rsid w:val="00FD2FBE"/>
    <w:rsid w:val="00FD329F"/>
    <w:rsid w:val="00FD48BF"/>
    <w:rsid w:val="00FD4F88"/>
    <w:rsid w:val="00FD53DF"/>
    <w:rsid w:val="00FD55CB"/>
    <w:rsid w:val="00FD5EC1"/>
    <w:rsid w:val="00FD5F6A"/>
    <w:rsid w:val="00FD6202"/>
    <w:rsid w:val="00FD64D8"/>
    <w:rsid w:val="00FD712D"/>
    <w:rsid w:val="00FD7393"/>
    <w:rsid w:val="00FD77F2"/>
    <w:rsid w:val="00FD7A7C"/>
    <w:rsid w:val="00FD7B1C"/>
    <w:rsid w:val="00FE0EBF"/>
    <w:rsid w:val="00FE109C"/>
    <w:rsid w:val="00FE1182"/>
    <w:rsid w:val="00FE1E1E"/>
    <w:rsid w:val="00FE1E1F"/>
    <w:rsid w:val="00FE206A"/>
    <w:rsid w:val="00FE27A3"/>
    <w:rsid w:val="00FE2948"/>
    <w:rsid w:val="00FE300E"/>
    <w:rsid w:val="00FE308D"/>
    <w:rsid w:val="00FE36CF"/>
    <w:rsid w:val="00FE3A89"/>
    <w:rsid w:val="00FE3C7F"/>
    <w:rsid w:val="00FE3EE6"/>
    <w:rsid w:val="00FE492B"/>
    <w:rsid w:val="00FE5D6B"/>
    <w:rsid w:val="00FE5F08"/>
    <w:rsid w:val="00FE6BB5"/>
    <w:rsid w:val="00FE6BF5"/>
    <w:rsid w:val="00FE6D50"/>
    <w:rsid w:val="00FE74C8"/>
    <w:rsid w:val="00FF04D2"/>
    <w:rsid w:val="00FF0761"/>
    <w:rsid w:val="00FF0CFF"/>
    <w:rsid w:val="00FF15A6"/>
    <w:rsid w:val="00FF1D96"/>
    <w:rsid w:val="00FF242B"/>
    <w:rsid w:val="00FF2864"/>
    <w:rsid w:val="00FF2AE3"/>
    <w:rsid w:val="00FF376F"/>
    <w:rsid w:val="00FF4F7F"/>
    <w:rsid w:val="00FF5A67"/>
    <w:rsid w:val="00FF6607"/>
    <w:rsid w:val="00FF69BD"/>
    <w:rsid w:val="00FF7445"/>
    <w:rsid w:val="00FF77F1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2E0E22"/>
  <w14:defaultImageDpi w14:val="32767"/>
  <w15:chartTrackingRefBased/>
  <w15:docId w15:val="{50DD381D-0178-404E-A60F-92F5B21C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F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7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7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7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6AF"/>
  </w:style>
  <w:style w:type="paragraph" w:styleId="Footer">
    <w:name w:val="footer"/>
    <w:basedOn w:val="Normal"/>
    <w:link w:val="Foot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6AF"/>
  </w:style>
  <w:style w:type="character" w:styleId="Hyperlink">
    <w:name w:val="Hyperlink"/>
    <w:basedOn w:val="DefaultParagraphFont"/>
    <w:uiPriority w:val="99"/>
    <w:unhideWhenUsed/>
    <w:rsid w:val="00F373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7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B0"/>
    <w:rPr>
      <w:color w:val="954F72" w:themeColor="followedHyperlink"/>
      <w:u w:val="single"/>
    </w:rPr>
  </w:style>
  <w:style w:type="character" w:customStyle="1" w:styleId="hithilite">
    <w:name w:val="hithilite"/>
    <w:basedOn w:val="DefaultParagraphFont"/>
    <w:rsid w:val="007A58C1"/>
  </w:style>
  <w:style w:type="character" w:styleId="UnresolvedMention">
    <w:name w:val="Unresolved Mention"/>
    <w:basedOn w:val="DefaultParagraphFont"/>
    <w:uiPriority w:val="99"/>
    <w:semiHidden/>
    <w:unhideWhenUsed/>
    <w:rsid w:val="0016152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A058E"/>
    <w:pPr>
      <w:tabs>
        <w:tab w:val="left" w:pos="264"/>
      </w:tabs>
      <w:spacing w:line="480" w:lineRule="auto"/>
      <w:ind w:left="264" w:hanging="264"/>
    </w:pPr>
  </w:style>
  <w:style w:type="paragraph" w:styleId="Revision">
    <w:name w:val="Revision"/>
    <w:hidden/>
    <w:uiPriority w:val="99"/>
    <w:semiHidden/>
    <w:rsid w:val="00AC3990"/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0C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AF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CE14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styleId="PlaceholderText">
    <w:name w:val="Placeholder Text"/>
    <w:basedOn w:val="DefaultParagraphFont"/>
    <w:uiPriority w:val="99"/>
    <w:semiHidden/>
    <w:rsid w:val="005462F2"/>
    <w:rPr>
      <w:color w:val="666666"/>
    </w:rPr>
  </w:style>
  <w:style w:type="character" w:customStyle="1" w:styleId="c-bibliographic-informationvalue">
    <w:name w:val="c-bibliographic-information__value"/>
    <w:basedOn w:val="DefaultParagraphFont"/>
    <w:rsid w:val="00C42343"/>
  </w:style>
  <w:style w:type="paragraph" w:customStyle="1" w:styleId="HAcknowledgements">
    <w:name w:val="HAcknowledgements"/>
    <w:basedOn w:val="Normal"/>
    <w:qFormat/>
    <w:rsid w:val="008553FC"/>
    <w:pPr>
      <w:spacing w:before="480" w:after="230" w:line="230" w:lineRule="atLeast"/>
    </w:pPr>
    <w:rPr>
      <w:rFonts w:ascii="Arial" w:eastAsia="MS Mincho" w:hAnsi="Arial" w:cs="Times New Roman"/>
      <w:b/>
      <w:sz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f0">
    <w:name w:val="pf0"/>
    <w:basedOn w:val="Normal"/>
    <w:rsid w:val="00F854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customStyle="1" w:styleId="cf01">
    <w:name w:val="cf01"/>
    <w:basedOn w:val="DefaultParagraphFont"/>
    <w:rsid w:val="00F8547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8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710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41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49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762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172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149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228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7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140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58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68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5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78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500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r@chem.ethz.ch" TargetMode="External"/><Relationship Id="rId13" Type="http://schemas.openxmlformats.org/officeDocument/2006/relationships/image" Target="media/image5.tif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tiff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1.tif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DC4A8-970F-4943-856D-BF7BCFFA8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10615</Words>
  <Characters>60507</Characters>
  <Application>Microsoft Office Word</Application>
  <DocSecurity>0</DocSecurity>
  <Lines>504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 Sharon Jane</dc:creator>
  <cp:keywords/>
  <dc:description/>
  <cp:lastModifiedBy>Nabera  Abhinandan</cp:lastModifiedBy>
  <cp:revision>620</cp:revision>
  <cp:lastPrinted>2021-04-08T08:54:00Z</cp:lastPrinted>
  <dcterms:created xsi:type="dcterms:W3CDTF">2024-09-05T05:26:00Z</dcterms:created>
  <dcterms:modified xsi:type="dcterms:W3CDTF">2024-12-06T12:18:00Z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2216125360b09626e51cd0516b46567da839d2a1c09a99b6b58ad9a957af723b</vt:lpwstr>
  </property>
  <property fmtid="{D5CDD505-2E9C-101B-9397-08002B2CF9AE}" pid="3" name="ZOTERO_PREF_1">
    <vt:lpwstr>&lt;data data-version="3" zotero-version="6.0.36"&gt;&lt;session id="GHo7UJjc"/&gt;&lt;style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4" name="ZOTERO_PREF_2">
    <vt:lpwstr>ons" value="true"/&gt;&lt;/prefs&gt;&lt;/data&gt;</vt:lpwstr>
  </property>
</Properties>
</file>